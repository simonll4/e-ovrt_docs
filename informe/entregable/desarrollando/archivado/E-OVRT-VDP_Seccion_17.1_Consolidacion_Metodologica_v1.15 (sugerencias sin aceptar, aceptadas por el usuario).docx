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w:t>
      </w:r>
      <w:del w:id="9323" w:author="Claude" w:date="2026-09-03T09:00:00Z">
        <w:r>
          <w:rPr>
            <w:rFonts w:ascii="Times New Roman" w:cs="Times New Roman" w:eastAsia="Times New Roman" w:hAnsi="Times New Roman"/>
            <w:sz w:val="24"/>
            <w:szCs w:val="24"/>
            <w:rtl w:val="0"/>
          </w:rPr>
          <w:delText xml:space="preserve">17.1.4.4</w:delText>
        </w:r>
      </w:del>
      <w:ins w:id="9324" w:author="Claude" w:date="2026-09-03T09:00:00Z">
        <w:r>
          <w:rPr>
            <w:rFonts w:ascii="Times New Roman" w:cs="Times New Roman" w:eastAsia="Times New Roman" w:hAnsi="Times New Roman"/>
            <w:sz w:val="24"/>
            <w:szCs w:val="24"/>
            <w:rtl w:val="0"/>
          </w:rPr>
          <w:t xml:space="preserve">17.1.4.2</w:t>
        </w:r>
      </w:ins>
      <w:r>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09288874"/>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ins w:id="9344" w:author="Claude" w:date="2026-09-03T09:00:00Z">
        <w:r>
          <w:rPr>
            <w:rFonts w:ascii="Times New Roman" w:cs="Times New Roman" w:eastAsia="Times New Roman" w:hAnsi="Times New Roman"/>
            <w:sz w:val="24"/>
            <w:szCs w:val="24"/>
            <w:rtl w:val="0"/>
          </w:rPr>
          <w:t xml:space="preserve"> Las variables de sensibilidad candidatas para el EBE se consolidan en la Tabla C.2 del Anexo C.</w:t>
        </w:r>
      </w:ins>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356927471"/>
          <w:tag w:val="goog_rdk_1"/>
        </w:sdtPr>
        <w:sdtContent>
          <w:commentRangeStart w:id="1"/>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w:t>
      </w:r>
      <w:r w:rsidDel="00000000" w:rsidR="00000000" w:rsidRPr="00000000">
        <w:rPr>
          <w:rFonts w:ascii="Times New Roman" w:cs="Times New Roman" w:eastAsia="Times New Roman" w:hAnsi="Times New Roman"/>
          <w:sz w:val="24"/>
          <w:szCs w:val="24"/>
          <w:rtl w:val="0"/>
        </w:rPr>
        <w:t xml:space="preserve">anotable</w:t>
      </w:r>
      <w:r w:rsidDel="00000000" w:rsidR="00000000" w:rsidRPr="00000000">
        <w:rPr>
          <w:rFonts w:ascii="Times New Roman" w:cs="Times New Roman" w:eastAsia="Times New Roman" w:hAnsi="Times New Roman"/>
          <w:sz w:val="24"/>
          <w:szCs w:val="24"/>
          <w:rtl w:val="0"/>
        </w:rPr>
        <w:t xml:space="preserv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w:t>
      </w:r>
      <w:ins w:id="9325" w:author="Claude" w:date="2026-09-03T09:00:00Z">
        <w:r>
          <w:rPr>
            <w:rFonts w:ascii="Times New Roman" w:cs="Times New Roman" w:eastAsia="Times New Roman" w:hAnsi="Times New Roman"/>
            <w:sz w:val="24"/>
            <w:szCs w:val="24"/>
            <w:rtl w:val="0"/>
          </w:rPr>
          <w:t xml:space="preserve"> o la presencia de guantes y gafas de protección</w:t>
        </w:r>
      </w:ins>
      <w:r>
        <w:rPr>
          <w:rFonts w:ascii="Times New Roman" w:cs="Times New Roman" w:eastAsia="Times New Roman" w:hAnsi="Times New Roman"/>
          <w:sz w:val="24"/>
          <w:szCs w:val="24"/>
          <w:rtl w:val="0"/>
        </w:rPr>
        <w:t xml:space="preserve">, y las que carecen de correlato visual directo, como una capacitación insuficiente.</w:t>
      </w:r>
      <w:ins w:id="9326" w:author="Claude" w:date="2026-09-03T09:00:00Z">
        <w:r>
          <w:rPr>
            <w:rFonts w:ascii="Times New Roman" w:cs="Times New Roman" w:eastAsia="Times New Roman" w:hAnsi="Times New Roman"/>
            <w:sz w:val="24"/>
            <w:szCs w:val="24"/>
            <w:rtl w:val="0"/>
          </w:rPr>
          <w:t xml:space="preserve"> También quedan fuera, aunque son preventivamente relevantes, condiciones de escena como la obstrucción de pasillos o la presencia de materiales inestables, que no admiten una definición visual estable para su anotación.</w:t>
        </w:r>
      </w:ins>
      <w:r>
        <w:rPr>
          <w:rFonts w:ascii="Times New Roman" w:cs="Times New Roman" w:eastAsia="Times New Roman" w:hAnsi="Times New Roman"/>
          <w:sz w:val="24"/>
          <w:szCs w:val="24"/>
          <w:rtl w:val="0"/>
        </w:rPr>
        <w:t xml:space="preserve">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w:t>
      </w:r>
      <w:r w:rsidDel="00000000" w:rsidR="00000000" w:rsidRPr="00000000">
        <w:rPr>
          <w:rFonts w:ascii="Times New Roman" w:cs="Times New Roman" w:eastAsia="Times New Roman" w:hAnsi="Times New Roman"/>
          <w:sz w:val="24"/>
          <w:szCs w:val="24"/>
          <w:rtl w:val="0"/>
        </w:rPr>
        <w:t xml:space="preserve">agregan</w:t>
      </w:r>
      <w:r w:rsidDel="00000000" w:rsidR="00000000" w:rsidRPr="00000000">
        <w:rPr>
          <w:rFonts w:ascii="Times New Roman" w:cs="Times New Roman" w:eastAsia="Times New Roman" w:hAnsi="Times New Roman"/>
          <w:sz w:val="24"/>
          <w:szCs w:val="24"/>
          <w:rtl w:val="0"/>
        </w:rPr>
        <w:t xml:space="preserve">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w:t>
      </w:r>
      <w:r w:rsidDel="00000000" w:rsidR="00000000" w:rsidRPr="00000000">
        <w:rPr>
          <w:rFonts w:ascii="Times New Roman" w:cs="Times New Roman" w:eastAsia="Times New Roman" w:hAnsi="Times New Roman"/>
          <w:sz w:val="24"/>
          <w:szCs w:val="24"/>
          <w:rtl w:val="0"/>
        </w:rPr>
        <w:t xml:space="preserve">MOT</w:t>
      </w:r>
      <w:r w:rsidDel="00000000" w:rsidR="00000000" w:rsidRPr="00000000">
        <w:rPr>
          <w:rFonts w:ascii="Times New Roman" w:cs="Times New Roman" w:eastAsia="Times New Roman" w:hAnsi="Times New Roman"/>
          <w:sz w:val="24"/>
          <w:szCs w:val="24"/>
          <w:rtl w:val="0"/>
        </w:rPr>
        <w:t xml:space="preserve">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w:t>
            </w:r>
            <w:r w:rsidDel="00000000" w:rsidR="00000000" w:rsidRPr="00000000">
              <w:rPr>
                <w:rFonts w:ascii="Times New Roman" w:cs="Times New Roman" w:eastAsia="Times New Roman" w:hAnsi="Times New Roman"/>
                <w:sz w:val="24"/>
                <w:szCs w:val="24"/>
                <w:rtl w:val="0"/>
              </w:rPr>
              <w:t xml:space="preserve">delimitada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w:t>
      </w:r>
      <w:r w:rsidDel="00000000" w:rsidR="00000000" w:rsidRPr="00000000">
        <w:rPr>
          <w:rFonts w:ascii="Times New Roman" w:cs="Times New Roman" w:eastAsia="Times New Roman" w:hAnsi="Times New Roman"/>
          <w:sz w:val="24"/>
          <w:szCs w:val="24"/>
          <w:rtl w:val="0"/>
        </w:rPr>
        <w:t xml:space="preserve">Abdalwhab</w:t>
      </w:r>
      <w:r w:rsidDel="00000000" w:rsidR="00000000" w:rsidRPr="00000000">
        <w:rPr>
          <w:rFonts w:ascii="Times New Roman" w:cs="Times New Roman" w:eastAsia="Times New Roman" w:hAnsi="Times New Roman"/>
          <w:sz w:val="24"/>
          <w:szCs w:val="24"/>
          <w:rtl w:val="0"/>
        </w:rPr>
        <w:t xml:space="preserve"> et al., 2025). No se </w:t>
      </w:r>
      <w:r w:rsidDel="00000000" w:rsidR="00000000" w:rsidRPr="00000000">
        <w:rPr>
          <w:rFonts w:ascii="Times New Roman" w:cs="Times New Roman" w:eastAsia="Times New Roman" w:hAnsi="Times New Roman"/>
          <w:sz w:val="24"/>
          <w:szCs w:val="24"/>
          <w:rtl w:val="0"/>
        </w:rPr>
        <w:t xml:space="preserve">pondera</w:t>
      </w:r>
      <w:r w:rsidDel="00000000" w:rsidR="00000000" w:rsidRPr="00000000">
        <w:rPr>
          <w:rFonts w:ascii="Times New Roman" w:cs="Times New Roman" w:eastAsia="Times New Roman" w:hAnsi="Times New Roman"/>
          <w:sz w:val="24"/>
          <w:szCs w:val="24"/>
          <w:rtl w:val="0"/>
        </w:rPr>
        <w:t xml:space="preserve">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w:t>
      </w:r>
      <w:r w:rsidDel="00000000" w:rsidR="00000000" w:rsidRPr="00000000">
        <w:rPr>
          <w:rFonts w:ascii="Times New Roman" w:cs="Times New Roman" w:eastAsia="Times New Roman" w:hAnsi="Times New Roman"/>
          <w:sz w:val="24"/>
          <w:szCs w:val="24"/>
          <w:rtl w:val="0"/>
        </w:rPr>
        <w:t xml:space="preserve">pueden co-ocurrir</w:t>
      </w:r>
      <w:r w:rsidDel="00000000" w:rsidR="00000000" w:rsidRPr="00000000">
        <w:rPr>
          <w:rFonts w:ascii="Times New Roman" w:cs="Times New Roman" w:eastAsia="Times New Roman" w:hAnsi="Times New Roman"/>
          <w:sz w:val="24"/>
          <w:szCs w:val="24"/>
          <w:rtl w:val="0"/>
        </w:rPr>
        <w:t xml:space="preserve">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w:t>
      </w:r>
      <w:r w:rsidDel="00000000" w:rsidR="00000000" w:rsidRPr="00000000">
        <w:rPr>
          <w:rFonts w:ascii="Times New Roman" w:cs="Times New Roman" w:eastAsia="Times New Roman" w:hAnsi="Times New Roman"/>
          <w:sz w:val="24"/>
          <w:szCs w:val="24"/>
          <w:rtl w:val="0"/>
        </w:rPr>
        <w:t xml:space="preserve">por patrón</w:t>
      </w:r>
      <w:r w:rsidDel="00000000" w:rsidR="00000000" w:rsidRPr="00000000">
        <w:rPr>
          <w:rFonts w:ascii="Times New Roman" w:cs="Times New Roman" w:eastAsia="Times New Roman" w:hAnsi="Times New Roman"/>
          <w:sz w:val="24"/>
          <w:szCs w:val="24"/>
          <w:rtl w:val="0"/>
        </w:rPr>
        <w:t xml:space="preserve">. Recibe detecciones normalizadas, marcas de tiempo, la configuración de prompts y, cuando </w:t>
      </w:r>
      <w:r w:rsidDel="00000000" w:rsidR="00000000" w:rsidRPr="00000000">
        <w:rPr>
          <w:rFonts w:ascii="Times New Roman" w:cs="Times New Roman" w:eastAsia="Times New Roman" w:hAnsi="Times New Roman"/>
          <w:sz w:val="24"/>
          <w:szCs w:val="24"/>
          <w:rtl w:val="0"/>
        </w:rPr>
        <w:t xml:space="preserve">corresponde</w:t>
      </w:r>
      <w:r w:rsidDel="00000000" w:rsidR="00000000" w:rsidRPr="00000000">
        <w:rPr>
          <w:rFonts w:ascii="Times New Roman" w:cs="Times New Roman" w:eastAsia="Times New Roman" w:hAnsi="Times New Roman"/>
          <w:sz w:val="24"/>
          <w:szCs w:val="24"/>
          <w:rtl w:val="0"/>
        </w:rPr>
        <w:t xml:space="preserv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w:t>
      </w:r>
      <w:r w:rsidDel="00000000" w:rsidR="00000000" w:rsidRPr="00000000">
        <w:rPr>
          <w:rFonts w:ascii="Times New Roman" w:cs="Times New Roman" w:eastAsia="Times New Roman" w:hAnsi="Times New Roman"/>
          <w:i w:val="1"/>
          <w:iCs w:val="1"/>
          <w:sz w:val="24"/>
          <w:szCs w:val="24"/>
          <w:rtl w:val="0"/>
        </w:rPr>
        <w:t xml:space="preserve">OVRT</w:t>
      </w:r>
      <w:r w:rsidDel="00000000" w:rsidR="00000000" w:rsidRPr="00000000">
        <w:rPr>
          <w:rFonts w:ascii="Times New Roman" w:cs="Times New Roman" w:eastAsia="Times New Roman" w:hAnsi="Times New Roman"/>
          <w:i w:val="1"/>
          <w:iCs w:val="1"/>
          <w:sz w:val="24"/>
          <w:szCs w:val="24"/>
          <w:rtl w:val="0"/>
        </w:rPr>
        <w:t xml:space="preserve">-VDP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w:t>
      </w:r>
      <w:r w:rsidDel="00000000" w:rsidR="00000000" w:rsidRPr="00000000">
        <w:rPr>
          <w:rFonts w:ascii="Times New Roman" w:cs="Times New Roman" w:eastAsia="Times New Roman" w:hAnsi="Times New Roman"/>
          <w:sz w:val="24"/>
          <w:szCs w:val="24"/>
          <w:rtl w:val="0"/>
        </w:rPr>
        <w:t xml:space="preserve">reasociaciones</w:t>
      </w:r>
      <w:r w:rsidDel="00000000" w:rsidR="00000000" w:rsidRPr="00000000">
        <w:rPr>
          <w:rFonts w:ascii="Times New Roman" w:cs="Times New Roman" w:eastAsia="Times New Roman" w:hAnsi="Times New Roman"/>
          <w:sz w:val="24"/>
          <w:szCs w:val="24"/>
          <w:rtl w:val="0"/>
        </w:rPr>
        <w:t xml:space="preserve">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w:t>
      </w:r>
      <w:r w:rsidDel="00000000" w:rsidR="00000000" w:rsidRPr="00000000">
        <w:rPr>
          <w:rFonts w:ascii="Times New Roman" w:cs="Times New Roman" w:eastAsia="Times New Roman" w:hAnsi="Times New Roman"/>
          <w:sz w:val="24"/>
          <w:szCs w:val="24"/>
          <w:rtl w:val="0"/>
        </w:rPr>
        <w:t xml:space="preserve">compara</w:t>
      </w:r>
      <w:r w:rsidDel="00000000" w:rsidR="00000000" w:rsidRPr="00000000">
        <w:rPr>
          <w:rFonts w:ascii="Times New Roman" w:cs="Times New Roman" w:eastAsia="Times New Roman" w:hAnsi="Times New Roman"/>
          <w:sz w:val="24"/>
          <w:szCs w:val="24"/>
          <w:rtl w:val="0"/>
        </w:rPr>
        <w:t xml:space="preserve">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w:t>
      </w:r>
      <w:r w:rsidDel="00000000" w:rsidR="00000000" w:rsidRPr="00000000">
        <w:rPr>
          <w:rFonts w:ascii="Times New Roman" w:cs="Times New Roman" w:eastAsia="Times New Roman" w:hAnsi="Times New Roman"/>
          <w:sz w:val="24"/>
          <w:szCs w:val="24"/>
          <w:rtl w:val="0"/>
        </w:rPr>
        <w:t xml:space="preserve">En E-</w:t>
      </w:r>
      <w:r w:rsidDel="00000000" w:rsidR="00000000" w:rsidRPr="00000000">
        <w:rPr>
          <w:rFonts w:ascii="Times New Roman" w:cs="Times New Roman" w:eastAsia="Times New Roman" w:hAnsi="Times New Roman"/>
          <w:sz w:val="24"/>
          <w:szCs w:val="24"/>
          <w:rtl w:val="0"/>
        </w:rPr>
        <w:t xml:space="preserve">OVRT</w:t>
      </w:r>
      <w:r w:rsidDel="00000000" w:rsidR="00000000" w:rsidRPr="00000000">
        <w:rPr>
          <w:rFonts w:ascii="Times New Roman" w:cs="Times New Roman" w:eastAsia="Times New Roman" w:hAnsi="Times New Roman"/>
          <w:sz w:val="24"/>
          <w:szCs w:val="24"/>
          <w:rtl w:val="0"/>
        </w:rPr>
        <w:t xml:space="preserve">-VDP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w:t>
      </w:r>
      <w:r w:rsidDel="00000000" w:rsidR="00000000" w:rsidRPr="00000000">
        <w:rPr>
          <w:rFonts w:ascii="Times New Roman" w:cs="Times New Roman" w:eastAsia="Times New Roman" w:hAnsi="Times New Roman"/>
          <w:sz w:val="24"/>
          <w:szCs w:val="24"/>
          <w:rtl w:val="0"/>
        </w:rPr>
        <w:t xml:space="preserve"> El tamaño del vocabulario se considera además una variable experimental, porque puede afectar la precisión y el costo de inferencia de manera dependiente de la arquitectura. Las familias YOLO orientadas a open-vocabulary </w:t>
      </w:r>
      <w:r w:rsidDel="00000000" w:rsidR="00000000" w:rsidRPr="00000000">
        <w:rPr>
          <w:rFonts w:ascii="Times New Roman" w:cs="Times New Roman" w:eastAsia="Times New Roman" w:hAnsi="Times New Roman"/>
          <w:sz w:val="24"/>
          <w:szCs w:val="24"/>
          <w:rtl w:val="0"/>
        </w:rPr>
        <w:t xml:space="preserve">precomputan</w:t>
      </w:r>
      <w:r w:rsidDel="00000000" w:rsidR="00000000" w:rsidRPr="00000000">
        <w:rPr>
          <w:rFonts w:ascii="Times New Roman" w:cs="Times New Roman" w:eastAsia="Times New Roman" w:hAnsi="Times New Roman"/>
          <w:sz w:val="24"/>
          <w:szCs w:val="24"/>
          <w:rtl w:val="0"/>
        </w:rPr>
        <w:t xml:space="preserve">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w:t>
      </w:r>
      <w:r w:rsidDel="00000000" w:rsidR="00000000" w:rsidRPr="00000000">
        <w:rPr>
          <w:rFonts w:ascii="Times New Roman" w:cs="Times New Roman" w:eastAsia="Times New Roman" w:hAnsi="Times New Roman"/>
          <w:sz w:val="24"/>
          <w:szCs w:val="24"/>
          <w:rtl w:val="0"/>
        </w:rPr>
        <w:t xml:space="preserve">preentrenamiento</w:t>
      </w:r>
      <w:r w:rsidDel="00000000" w:rsidR="00000000" w:rsidRPr="00000000">
        <w:rPr>
          <w:rFonts w:ascii="Times New Roman" w:cs="Times New Roman" w:eastAsia="Times New Roman" w:hAnsi="Times New Roman"/>
          <w:sz w:val="24"/>
          <w:szCs w:val="24"/>
          <w:rtl w:val="0"/>
        </w:rPr>
        <w:t xml:space="preserve">.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w:t>
      </w:r>
      <w:r w:rsidDel="00000000" w:rsidR="00000000" w:rsidRPr="00000000">
        <w:rPr>
          <w:rFonts w:ascii="Times New Roman" w:cs="Times New Roman" w:eastAsia="Times New Roman" w:hAnsi="Times New Roman"/>
          <w:sz w:val="24"/>
          <w:szCs w:val="24"/>
          <w:rtl w:val="0"/>
        </w:rPr>
        <w:t xml:space="preserve">prompts</w:t>
      </w:r>
      <w:r w:rsidDel="00000000" w:rsidR="00000000" w:rsidRPr="00000000">
        <w:rPr>
          <w:rFonts w:ascii="Times New Roman" w:cs="Times New Roman" w:eastAsia="Times New Roman" w:hAnsi="Times New Roman"/>
          <w:sz w:val="24"/>
          <w:szCs w:val="24"/>
          <w:rtl w:val="0"/>
        </w:rPr>
        <w:t xml:space="preserve">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w:t>
      </w:r>
      <w:r w:rsidDel="00000000" w:rsidR="00000000" w:rsidRPr="00000000">
        <w:rPr>
          <w:rFonts w:ascii="Times New Roman" w:cs="Times New Roman" w:eastAsia="Times New Roman" w:hAnsi="Times New Roman"/>
          <w:sz w:val="24"/>
          <w:szCs w:val="24"/>
          <w:rtl w:val="0"/>
        </w:rPr>
        <w:t xml:space="preserve">públicos</w:t>
      </w:r>
      <w:r w:rsidDel="00000000" w:rsidR="00000000" w:rsidRPr="00000000">
        <w:rPr>
          <w:rFonts w:ascii="Times New Roman" w:cs="Times New Roman" w:eastAsia="Times New Roman" w:hAnsi="Times New Roman"/>
          <w:sz w:val="24"/>
          <w:szCs w:val="24"/>
          <w:rtl w:val="0"/>
        </w:rPr>
        <w:t xml:space="preserve">.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w:t>
      </w:r>
      <w:r w:rsidDel="00000000" w:rsidR="00000000" w:rsidRPr="00000000">
        <w:rPr>
          <w:rFonts w:ascii="Times New Roman" w:cs="Times New Roman" w:eastAsia="Times New Roman" w:hAnsi="Times New Roman"/>
          <w:sz w:val="24"/>
          <w:szCs w:val="24"/>
          <w:rtl w:val="0"/>
        </w:rPr>
        <w:t xml:space="preserve">permitan</w:t>
      </w:r>
      <w:r w:rsidDel="00000000" w:rsidR="00000000" w:rsidRPr="00000000">
        <w:rPr>
          <w:rFonts w:ascii="Times New Roman" w:cs="Times New Roman" w:eastAsia="Times New Roman" w:hAnsi="Times New Roman"/>
          <w:sz w:val="24"/>
          <w:szCs w:val="24"/>
          <w:rtl w:val="0"/>
        </w:rPr>
        <w:t xml:space="preserve">.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w:t>
      </w:r>
      <w:r w:rsidDel="00000000" w:rsidR="00000000" w:rsidRPr="00000000">
        <w:rPr>
          <w:rFonts w:ascii="Times New Roman" w:cs="Times New Roman" w:eastAsia="Times New Roman" w:hAnsi="Times New Roman"/>
          <w:sz w:val="24"/>
          <w:szCs w:val="24"/>
          <w:rtl w:val="0"/>
        </w:rPr>
        <w:t xml:space="preserve">interanotador</w:t>
      </w:r>
      <w:r w:rsidDel="00000000" w:rsidR="00000000" w:rsidRPr="00000000">
        <w:rPr>
          <w:rFonts w:ascii="Times New Roman" w:cs="Times New Roman" w:eastAsia="Times New Roman" w:hAnsi="Times New Roman"/>
          <w:sz w:val="24"/>
          <w:szCs w:val="24"/>
          <w:rtl w:val="0"/>
        </w:rPr>
        <w:t xml:space="preserve">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w:t>
      </w:r>
      <w:r w:rsidDel="00000000" w:rsidR="00000000" w:rsidRPr="00000000">
        <w:rPr>
          <w:rFonts w:ascii="Times New Roman" w:cs="Times New Roman" w:eastAsia="Times New Roman" w:hAnsi="Times New Roman"/>
          <w:sz w:val="24"/>
          <w:szCs w:val="24"/>
          <w:rtl w:val="0"/>
        </w:rPr>
        <w:t xml:space="preserve">reanotación</w:t>
      </w:r>
      <w:r w:rsidDel="00000000" w:rsidR="00000000" w:rsidRPr="00000000">
        <w:rPr>
          <w:rFonts w:ascii="Times New Roman" w:cs="Times New Roman" w:eastAsia="Times New Roman" w:hAnsi="Times New Roman"/>
          <w:sz w:val="24"/>
          <w:szCs w:val="24"/>
          <w:rtl w:val="0"/>
        </w:rPr>
        <w:t xml:space="preserve">,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w:t>
      </w:r>
      <w:r w:rsidDel="00000000" w:rsidR="00000000" w:rsidRPr="00000000">
        <w:rPr>
          <w:rFonts w:ascii="Times New Roman" w:cs="Times New Roman" w:eastAsia="Times New Roman" w:hAnsi="Times New Roman"/>
          <w:sz w:val="24"/>
          <w:szCs w:val="24"/>
          <w:rtl w:val="0"/>
        </w:rPr>
        <w:t xml:space="preserve">superpongan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w:t>
      </w:r>
      <w:r w:rsidDel="00000000" w:rsidR="00000000" w:rsidRPr="00000000">
        <w:rPr>
          <w:rFonts w:ascii="Times New Roman" w:cs="Times New Roman" w:eastAsia="Times New Roman" w:hAnsi="Times New Roman"/>
          <w:sz w:val="24"/>
          <w:szCs w:val="24"/>
          <w:rtl w:val="0"/>
        </w:rPr>
        <w:t xml:space="preserve">tupla</w:t>
      </w:r>
      <w:r w:rsidDel="00000000" w:rsidR="00000000" w:rsidRPr="00000000">
        <w:rPr>
          <w:rFonts w:ascii="Times New Roman" w:cs="Times New Roman" w:eastAsia="Times New Roman" w:hAnsi="Times New Roman"/>
          <w:sz w:val="24"/>
          <w:szCs w:val="24"/>
          <w:rtl w:val="0"/>
        </w:rPr>
        <w:t xml:space="preserve">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w:t>
      </w:r>
      <w:r w:rsidDel="00000000" w:rsidR="00000000" w:rsidRPr="00000000">
        <w:rPr>
          <w:rFonts w:ascii="Times New Roman" w:cs="Times New Roman" w:eastAsia="Times New Roman" w:hAnsi="Times New Roman"/>
          <w:sz w:val="24"/>
          <w:szCs w:val="24"/>
          <w:rtl w:val="0"/>
        </w:rPr>
        <w:t xml:space="preserve">hiperparámetros</w:t>
      </w:r>
      <w:r w:rsidDel="00000000" w:rsidR="00000000" w:rsidRPr="00000000">
        <w:rPr>
          <w:rFonts w:ascii="Times New Roman" w:cs="Times New Roman" w:eastAsia="Times New Roman" w:hAnsi="Times New Roman"/>
          <w:sz w:val="24"/>
          <w:szCs w:val="24"/>
          <w:rtl w:val="0"/>
        </w:rPr>
        <w:t xml:space="preserve">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204922204"/>
          <w:tag w:val="goog_rdk_2"/>
        </w:sdtPr>
        <w:sdtContent>
          <w:commentRangeStart w:id="2"/>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w:t>
      </w:r>
      <w:r w:rsidDel="00000000" w:rsidR="00000000" w:rsidRPr="00000000">
        <w:rPr>
          <w:rFonts w:ascii="Times New Roman" w:cs="Times New Roman" w:eastAsia="Times New Roman" w:hAnsi="Times New Roman"/>
          <w:sz w:val="24"/>
          <w:szCs w:val="24"/>
          <w:rtl w:val="0"/>
        </w:rPr>
        <w:t xml:space="preserve">preentrenar</w:t>
      </w:r>
      <w:r w:rsidDel="00000000" w:rsidR="00000000" w:rsidRPr="00000000">
        <w:rPr>
          <w:rFonts w:ascii="Times New Roman" w:cs="Times New Roman" w:eastAsia="Times New Roman" w:hAnsi="Times New Roman"/>
          <w:sz w:val="24"/>
          <w:szCs w:val="24"/>
          <w:rtl w:val="0"/>
        </w:rPr>
        <w:t xml:space="preserve">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w:t>
            </w:r>
            <w:r w:rsidDel="00000000" w:rsidR="00000000" w:rsidRPr="00000000">
              <w:rPr>
                <w:rFonts w:ascii="Times New Roman" w:cs="Times New Roman" w:eastAsia="Times New Roman" w:hAnsi="Times New Roman"/>
                <w:sz w:val="24"/>
                <w:szCs w:val="24"/>
                <w:rtl w:val="0"/>
              </w:rPr>
              <w:t xml:space="preserve">persistentes</w:t>
            </w:r>
            <w:r w:rsidDel="00000000" w:rsidR="00000000" w:rsidRPr="00000000">
              <w:rPr>
                <w:rFonts w:ascii="Times New Roman" w:cs="Times New Roman" w:eastAsia="Times New Roman" w:hAnsi="Times New Roman"/>
                <w:sz w:val="24"/>
                <w:szCs w:val="24"/>
                <w:rtl w:val="0"/>
              </w:rPr>
              <w:t xml:space="preserve">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del w:id="9329" w:author="Claude" w:date="2026-09-03T09:00:00Z">
              <w:r>
                <w:rPr>
                  <w:rFonts w:ascii="Times New Roman" w:cs="Times New Roman" w:eastAsia="Times New Roman" w:hAnsi="Times New Roman"/>
                  <w:sz w:val="24"/>
                  <w:szCs w:val="24"/>
                  <w:rtl w:val="0"/>
                </w:rPr>
                <w:delText xml:space="preserve">construction_site_safety. Versión o fecha de acceso por consignar.</w:delText>
              </w:r>
            </w:del>
            <w:ins w:id="9330" w:author="Claude" w:date="2026-09-03T09:00:00Z">
              <w:r>
                <w:rPr>
                  <w:rFonts w:ascii="Times New Roman" w:cs="Times New Roman" w:eastAsia="Times New Roman" w:hAnsi="Times New Roman"/>
                  <w:sz w:val="24"/>
                  <w:szCs w:val="24"/>
                  <w:rtl w:val="0"/>
                </w:rPr>
                <w:t xml:space="preserve">construction_site_safety. Roboflow Universe, versión 27.</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del w:id="9331" w:author="Claude" w:date="2026-09-03T09:00:00Z">
              <w:r>
                <w:rPr>
                  <w:rFonts w:ascii="Times New Roman" w:cs="Times New Roman" w:eastAsia="Times New Roman" w:hAnsi="Times New Roman"/>
                  <w:sz w:val="24"/>
                  <w:szCs w:val="24"/>
                  <w:rtl w:val="0"/>
                </w:rPr>
                <w:delText xml:space="preserve">ppe_siabar. Versión o fecha de acceso por consignar.</w:delText>
              </w:r>
            </w:del>
            <w:ins w:id="9332" w:author="Claude" w:date="2026-09-03T09:00:00Z">
              <w:r>
                <w:rPr>
                  <w:rFonts w:ascii="Times New Roman" w:cs="Times New Roman" w:eastAsia="Times New Roman" w:hAnsi="Times New Roman"/>
                  <w:sz w:val="24"/>
                  <w:szCs w:val="24"/>
                  <w:rtl w:val="0"/>
                </w:rPr>
                <w:t xml:space="preserve">ppe_siabar. Roboflow Universe, versión 1.</w:t>
              </w:r>
            </w:ins>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del w:id="9333" w:author="Claude" w:date="2026-09-03T09:00:00Z">
        <w:r w:rsidDel="00000000" w:rsidR="00000000" w:rsidRPr="00000000">
          <w:rPr>
            <w:rFonts w:ascii="Times New Roman" w:cs="Times New Roman" w:eastAsia="Times New Roman" w:hAnsi="Times New Roman"/>
            <w:sz w:val="24"/>
            <w:szCs w:val="24"/>
            <w:rtl w:val="0"/>
          </w:rPr>
          <w:delText xml:space="preserve">Los papeles indicados no constituyen una asignación efectiva y son mutuamente excluyentes dentro de una misma comparación principal. [[PENDIENTE: consignar versión o fecha de acceso verificable de construction_site_safety y ppe_siabar · completar desde las fuentes de origen]].</w:delText>
        </w:r>
      </w:del>
      <w:ins w:id="9334" w:author="Claude" w:date="2026-09-03T09:00:00Z">
        <w:r>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ins>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La licencia CC BY-NC-SA</w:t>
            </w:r>
            <w:ins w:id="9337" w:author="Claude" w:date="2026-09-03T09:00:00Z">
              <w:r>
                <w:rPr>
                  <w:rFonts w:ascii="Times New Roman" w:cs="Times New Roman" w:eastAsia="Times New Roman" w:hAnsi="Times New Roman"/>
                  <w:sz w:val="24"/>
                  <w:szCs w:val="24"/>
                  <w:rtl w:val="0"/>
                </w:rPr>
                <w:t xml:space="preserve"> 4.0</w:t>
              </w:r>
            </w:ins>
            <w:r>
              <w:rPr>
                <w:rFonts w:ascii="Times New Roman" w:cs="Times New Roman" w:eastAsia="Times New Roman" w:hAnsi="Times New Roman"/>
                <w:sz w:val="24"/>
                <w:szCs w:val="24"/>
                <w:rtl w:val="0"/>
              </w:rPr>
              <w:t xml:space="preserve">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del w:id="9335" w:author="Claude" w:date="2026-09-03T09:00:00Z">
        <w:r w:rsidDel="00000000" w:rsidR="00000000" w:rsidRPr="00000000">
          <w:rPr>
            <w:rFonts w:ascii="Times New Roman" w:cs="Times New Roman" w:eastAsia="Times New Roman" w:hAnsi="Times New Roman"/>
            <w:sz w:val="24"/>
            <w:szCs w:val="24"/>
            <w:rtl w:val="0"/>
          </w:rPr>
          <w:delText xml:space="preserve">[[PENDIENTE: verificar las licencias consignadas para las fuentes no retenidas y distinguir la licencia del paquete de datos de la correspondiente al código o a la publicación asociada · completar desde las fuentes primarias]]</w:delText>
        </w:r>
      </w:del>
      <w:ins w:id="9336" w:author="Claude" w:date="2026-09-03T09:00:00Z">
        <w:r>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ins>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w:t>
            </w:r>
            <w:r w:rsidDel="00000000" w:rsidR="00000000" w:rsidRPr="00000000">
              <w:rPr>
                <w:rFonts w:ascii="Times New Roman" w:cs="Times New Roman" w:eastAsia="Times New Roman" w:hAnsi="Times New Roman"/>
                <w:sz w:val="24"/>
                <w:szCs w:val="24"/>
                <w:rtl w:val="0"/>
              </w:rPr>
              <w:t xml:space="preserve">requieren</w:t>
            </w:r>
            <w:r w:rsidDel="00000000" w:rsidR="00000000" w:rsidRPr="00000000">
              <w:rPr>
                <w:rFonts w:ascii="Times New Roman" w:cs="Times New Roman" w:eastAsia="Times New Roman" w:hAnsi="Times New Roman"/>
                <w:sz w:val="24"/>
                <w:szCs w:val="24"/>
                <w:rtl w:val="0"/>
              </w:rPr>
              <w:t xml:space="preserve">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5">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w:t>
      </w:r>
      <w:del w:id="9345" w:author="Claude" w:date="2026-09-03T09:00:00Z">
        <w:r>
          <w:rPr>
            <w:rFonts w:ascii="Times New Roman" w:cs="Times New Roman" w:eastAsia="Times New Roman" w:hAnsi="Times New Roman"/>
            <w:sz w:val="24"/>
            <w:szCs w:val="24"/>
            <w:rtl w:val="0"/>
          </w:rPr>
          <w:delText xml:space="preserve">17.1.10.1</w:delText>
        </w:r>
      </w:del>
      <w:ins w:id="9346" w:author="Claude" w:date="2026-09-03T09:00:00Z">
        <w:r>
          <w:rPr>
            <w:rFonts w:ascii="Times New Roman" w:cs="Times New Roman" w:eastAsia="Times New Roman" w:hAnsi="Times New Roman"/>
            <w:sz w:val="24"/>
            <w:szCs w:val="24"/>
            <w:rtl w:val="0"/>
          </w:rPr>
          <w:t xml:space="preserve">17.1.10</w:t>
        </w:r>
      </w:ins>
      <w:r>
        <w:rPr>
          <w:rFonts w:ascii="Times New Roman" w:cs="Times New Roman" w:eastAsia="Times New Roman" w:hAnsi="Times New Roman"/>
          <w:sz w:val="24"/>
          <w:szCs w:val="24"/>
          <w:rtl w:val="0"/>
        </w:rPr>
        <w:t xml:space="preserve"> y aportar evidencia interpretable sin desplazar la evaluación del núcleo.</w:t>
      </w:r>
    </w:p>
    <w:p w:rsidR="00000000" w:rsidDel="00000000" w:rsidP="00000000" w:rsidRDefault="00000000" w:rsidRPr="00000000" w14:paraId="0000015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17.1.6.3. Asignación de roles y partición experimental</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acota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w:t>
            </w:r>
            <w:ins w:id="9338" w:author="Claude" w:date="2026-09-03T09:00:00Z">
              <w:r>
                <w:rPr>
                  <w:rFonts w:ascii="Times New Roman" w:cs="Times New Roman" w:eastAsia="Times New Roman" w:hAnsi="Times New Roman"/>
                  <w:sz w:val="24"/>
                  <w:szCs w:val="24"/>
                  <w:rtl w:val="0"/>
                </w:rPr>
                <w:t xml:space="preserve"> en especial en colecciones obtenidas de la Web o mediante contribución distribuida.</w:t>
              </w:r>
            </w:ins>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w:t>
            </w:r>
            <w:r w:rsidDel="00000000" w:rsidR="00000000" w:rsidRPr="00000000">
              <w:rPr>
                <w:rFonts w:ascii="Times New Roman" w:cs="Times New Roman" w:eastAsia="Times New Roman" w:hAnsi="Times New Roman"/>
                <w:sz w:val="24"/>
                <w:szCs w:val="24"/>
                <w:rtl w:val="0"/>
              </w:rPr>
              <w:t xml:space="preserve">hiperparámetros</w:t>
            </w:r>
            <w:ins w:id="9314" w:author="Claude" w:date="2026-09-03T09:00:00Z">
              <w:r>
                <w:rPr>
                  <w:rFonts w:ascii="Times New Roman" w:cs="Times New Roman" w:eastAsia="Times New Roman" w:hAnsi="Times New Roman"/>
                  <w:sz w:val="24"/>
                  <w:szCs w:val="24"/>
                  <w:rtl w:val="0"/>
                </w:rPr>
                <w:t xml:space="preserve">, selección de checkpoints</w:t>
              </w:r>
            </w:ins>
            <w:r w:rsidDel="00000000" w:rsidR="00000000" w:rsidRPr="00000000">
              <w:rPr>
                <w:rFonts w:ascii="Times New Roman" w:cs="Times New Roman" w:eastAsia="Times New Roman" w:hAnsi="Times New Roman"/>
                <w:sz w:val="24"/>
                <w:szCs w:val="24"/>
                <w:rtl w:val="0"/>
              </w:rPr>
              <w:t xml:space="preserve"> ni aumento de datos.</w:t>
            </w:r>
          </w:p>
        </w:tc>
      </w:tr>
    </w:tbl>
    <w:p w:rsidR="00000000" w:rsidDel="00000000" w:rsidP="00000000" w:rsidRDefault="00000000" w:rsidRPr="00000000" w14:paraId="0000016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17.1.6.4. Benchmarks de referencia para seguimiento</w:t>
      </w:r>
    </w:p>
    <w:p w:rsidR="00000000" w:rsidDel="00000000" w:rsidP="00000000" w:rsidRDefault="00000000" w:rsidRPr="00000000" w14:paraId="0000016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w:t>
      </w: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del w:id="9339" w:author="Claude" w:date="2026-09-03T09:00:00Z">
        <w:r w:rsidDel="00000000" w:rsidR="00000000" w:rsidRPr="00000000">
          <w:rPr>
            <w:rFonts w:ascii="Times New Roman" w:cs="Times New Roman" w:eastAsia="Times New Roman" w:hAnsi="Times New Roman"/>
            <w:sz w:val="24"/>
            <w:szCs w:val="24"/>
            <w:rtl w:val="0"/>
          </w:rPr>
          <w:delText xml:space="preserve">TrackingNet</w:delText>
        </w:r>
      </w:del>
      <w:del w:id="9340" w:author="Claude" w:date="2026-09-03T09:00:00Z">
        <w:r w:rsidDel="00000000" w:rsidR="00000000" w:rsidRPr="00000000">
          <w:rPr>
            <w:rFonts w:ascii="Times New Roman" w:cs="Times New Roman" w:eastAsia="Times New Roman" w:hAnsi="Times New Roman"/>
            <w:sz w:val="24"/>
            <w:szCs w:val="24"/>
            <w:rtl w:val="0"/>
          </w:rPr>
          <w:delText xml:space="preserve"> y LaSOT se excluyen porque corresponden a seguimiento de objeto único. OVT-B se prioriza sobre OV-TAO por su mayor escala. [[PENDIENTE: incorporar las referencias primarias y confirmar las licencias de </w:delText>
        </w:r>
      </w:del>
      <w:del w:id="9341" w:author="Claude" w:date="2026-09-03T09:00:00Z">
        <w:r w:rsidDel="00000000" w:rsidR="00000000" w:rsidRPr="00000000">
          <w:rPr>
            <w:rFonts w:ascii="Times New Roman" w:cs="Times New Roman" w:eastAsia="Times New Roman" w:hAnsi="Times New Roman"/>
            <w:sz w:val="24"/>
            <w:szCs w:val="24"/>
            <w:rtl w:val="0"/>
          </w:rPr>
          <w:delText xml:space="preserve">MOT17</w:delText>
        </w:r>
      </w:del>
      <w:del w:id="9342" w:author="Claude" w:date="2026-09-03T09:00:00Z">
        <w:r w:rsidDel="00000000" w:rsidR="00000000" w:rsidRPr="00000000">
          <w:rPr>
            <w:rFonts w:ascii="Times New Roman" w:cs="Times New Roman" w:eastAsia="Times New Roman" w:hAnsi="Times New Roman"/>
            <w:sz w:val="24"/>
            <w:szCs w:val="24"/>
            <w:rtl w:val="0"/>
          </w:rPr>
          <w:delText xml:space="preserve"> y OVT-B · completar desde fuentes oficiales]].</w:delText>
        </w:r>
      </w:del>
      <w:ins w:id="9343" w:author="Claude" w:date="2026-09-03T09:00:00Z">
        <w:r>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ins>
    </w:p>
    <w:p w:rsidR="00000000" w:rsidDel="00000000" w:rsidP="00000000" w:rsidRDefault="00000000" w:rsidRPr="00000000" w14:paraId="000001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r w:rsidDel="00000000" w:rsidR="00000000" w:rsidRPr="00000000">
        <w:rPr>
          <w:rFonts w:ascii="Times New Roman" w:cs="Times New Roman" w:eastAsia="Times New Roman" w:hAnsi="Times New Roman"/>
          <w:sz w:val="24"/>
          <w:szCs w:val="24"/>
          <w:rtl w:val="0"/>
        </w:rPr>
        <w:t xml:space="preserve">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1">
      <w:pPr>
        <w:pStyle w:val="Heading4"/>
        <w:spacing w:after="0" w:before="0" w:line="480" w:lineRule="auto"/>
        <w:rPr>
          <w:rFonts w:ascii="Times New Roman" w:cs="Times New Roman" w:eastAsia="Times New Roman" w:hAnsi="Times New Roman"/>
          <w:b w:val="1"/>
          <w:bCs w:val="1"/>
          <w:color w:val="000000"/>
        </w:rPr>
      </w:pPr>
      <w:bookmarkStart w:colFirst="0" w:colLast="0" w:name="_heading=h.m8ippf97ncfb" w:id="1"/>
      <w:bookmarkEnd w:id="1"/>
      <w:r w:rsidDel="00000000" w:rsidR="00000000" w:rsidRPr="00000000">
        <w:rPr>
          <w:rFonts w:ascii="Times New Roman" w:cs="Times New Roman" w:eastAsia="Times New Roman" w:hAnsi="Times New Roman"/>
          <w:b w:val="1"/>
          <w:bCs w:val="1"/>
          <w:color w:val="000000"/>
          <w:rtl w:val="0"/>
        </w:rPr>
        <w:t xml:space="preserve">17.1.6.5. Licencias, ética y logística de datos</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w:t>
      </w:r>
      <w:del w:id="9347" w:author="Claude" w:date="2026-09-03T09:00:00Z">
        <w:r>
          <w:rPr>
            <w:rFonts w:ascii="Times New Roman" w:cs="Times New Roman" w:eastAsia="Times New Roman" w:hAnsi="Times New Roman"/>
            <w:sz w:val="24"/>
            <w:szCs w:val="24"/>
            <w:rtl w:val="0"/>
          </w:rPr>
          <w:delText xml:space="preserve">17.1.10.1</w:delText>
        </w:r>
      </w:del>
      <w:ins w:id="9348" w:author="Claude" w:date="2026-09-03T09:00:00Z">
        <w:r>
          <w:rPr>
            <w:rFonts w:ascii="Times New Roman" w:cs="Times New Roman" w:eastAsia="Times New Roman" w:hAnsi="Times New Roman"/>
            <w:sz w:val="24"/>
            <w:szCs w:val="24"/>
            <w:rtl w:val="0"/>
          </w:rPr>
          <w:t xml:space="preserve">17.1.10</w:t>
        </w:r>
      </w:ins>
      <w:r>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6">
      <w:pPr>
        <w:pStyle w:val="Heading3"/>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7">
      <w:pPr>
        <w:pStyle w:val="Heading4"/>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pPr>
        <w:spacing w:line="480" w:lineRule="auto"/>
        <w:ind w:firstLine="720"/>
        <w:rPr>
          <w:ins w:id="9301" w:author="Claude" w:date="2026-09-03T09:00:00Z"/>
          <w:rFonts w:ascii="Times New Roman" w:cs="Times New Roman" w:eastAsia="Times New Roman" w:hAnsi="Times New Roman"/>
          <w:sz w:val="24"/>
          <w:szCs w:val="24"/>
        </w:rPr>
      </w:pPr>
      <w:ins w:id="9302" w:author="Claude" w:date="2026-09-03T09:00:00Z">
        <w:r>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ins>
    </w:p>
    <w:p w:rsidR="00000000" w:rsidDel="00000000" w:rsidP="00000000" w:rsidRDefault="00000000" w:rsidRPr="00000000" w14:paraId="0000018B">
      <w:pPr>
        <w:pStyle w:val="Heading4"/>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w:t>
      </w:r>
      <w:r w:rsidDel="00000000" w:rsidR="00000000" w:rsidRPr="00000000">
        <w:rPr>
          <w:rFonts w:ascii="Times New Roman" w:cs="Times New Roman" w:eastAsia="Times New Roman" w:hAnsi="Times New Roman"/>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744287987"/>
        <w:tag w:val="goog_rdk_3"/>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w:t>
      </w:r>
      <w:ins w:id="9315" w:author="Claude" w:date="2026-09-03T09:00:00Z">
        <w:r>
          <w:rPr>
            <w:rFonts w:ascii="Times New Roman" w:cs="Times New Roman" w:eastAsia="Times New Roman" w:hAnsi="Times New Roman"/>
            <w:sz w:val="24"/>
            <w:szCs w:val="24"/>
            <w:rtl w:val="0"/>
          </w:rPr>
          <w:t xml:space="preserve"> Las definiciones operativas, el formato de reporte y los criterios de estabilidad de estas medidas se consolidan en la Tabla D.1 del Anexo D.</w:t>
        </w:r>
      </w:ins>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w:t>
      </w:r>
      <w:r w:rsidDel="00000000" w:rsidR="00000000" w:rsidRPr="00000000">
        <w:rPr>
          <w:rFonts w:ascii="Times New Roman" w:cs="Times New Roman" w:eastAsia="Times New Roman" w:hAnsi="Times New Roman"/>
          <w:sz w:val="24"/>
          <w:szCs w:val="24"/>
          <w:rtl w:val="0"/>
        </w:rPr>
        <w:t xml:space="preserve">hitos</w:t>
      </w:r>
      <w:r w:rsidDel="00000000" w:rsidR="00000000" w:rsidRPr="00000000">
        <w:rPr>
          <w:rFonts w:ascii="Times New Roman" w:cs="Times New Roman" w:eastAsia="Times New Roman" w:hAnsi="Times New Roman"/>
          <w:sz w:val="24"/>
          <w:szCs w:val="24"/>
          <w:rtl w:val="0"/>
        </w:rPr>
        <w:t xml:space="preserve"> correlacionados, no mediante la suma de componentes agregados. Para un episodio </w:t>
      </w:r>
      <w:r w:rsidDel="00000000" w:rsidR="00000000" w:rsidRPr="00000000">
        <w:rPr>
          <w:rFonts w:ascii="Times New Roman" w:cs="Times New Roman" w:eastAsia="Times New Roman" w:hAnsi="Times New Roman"/>
          <w:sz w:val="24"/>
          <w:szCs w:val="24"/>
          <w:rtl w:val="0"/>
        </w:rPr>
        <w:t xml:space="preserve">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1845838725"/>
        <w:tag w:val="goog_rdk_14"/>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308231013"/>
                    <w:tag w:val="goog_rdk_4"/>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320686815"/>
                    <w:tag w:val="goog_rdk_5"/>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395298898"/>
                    <w:tag w:val="goog_rdk_6"/>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447463731"/>
                    <w:tag w:val="goog_rdk_7"/>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856559558"/>
                    <w:tag w:val="goog_rdk_8"/>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722111754"/>
                    <w:tag w:val="goog_rdk_9"/>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466091374"/>
                    <w:tag w:val="goog_rdk_10"/>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1436668821"/>
                    <w:tag w:val="goog_rdk_11"/>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1080989301"/>
                    <w:tag w:val="goog_rdk_12"/>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1690930947"/>
                    <w:tag w:val="goog_rdk_13"/>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se obtiene a partir de los hitos del episodio y de la alerta, no mediante la suma de percentiles de componentes.</w:t>
      </w:r>
    </w:p>
    <w:p>
      <w:pPr>
        <w:spacing w:line="480" w:lineRule="auto"/>
        <w:ind w:firstLine="720"/>
        <w:rPr>
          <w:ins w:id="9305" w:author="Claude" w:date="2026-09-03T09:00:00Z"/>
          <w:rFonts w:ascii="Times New Roman" w:cs="Times New Roman" w:eastAsia="Times New Roman" w:hAnsi="Times New Roman"/>
          <w:sz w:val="24"/>
          <w:szCs w:val="24"/>
        </w:rPr>
      </w:pPr>
      <w:ins w:id="9306" w:author="Claude" w:date="2026-09-03T09:00:00Z">
        <w:r>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con notación propia, separada de las métricas medidas por hitos. B denota la estimación orientativa de un tramo y W una espera funcional. Los componentes sólo se suman cuando son sucesivos y no se solapan.</w:t>
        </w:r>
      </w:ins>
    </w:p>
    <w:p>
      <w:pPr>
        <w:spacing w:line="480" w:lineRule="auto"/>
        <w:jc w:val="center"/>
        <w:rPr>
          <w:ins w:id="9307" w:author="Claude" w:date="2026-09-03T09:00:00Z"/>
          <w:rFonts w:ascii="Times New Roman" w:cs="Times New Roman" w:eastAsia="Times New Roman" w:hAnsi="Times New Roman"/>
          <w:sz w:val="24"/>
          <w:szCs w:val="24"/>
        </w:rPr>
      </w:pPr>
      <w:ins w:id="9308" w:author="Claude" w:date="2026-09-03T09: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ins>
    </w:p>
    <w:p>
      <w:pPr>
        <w:spacing w:line="480" w:lineRule="auto"/>
        <w:jc w:val="center"/>
        <w:rPr>
          <w:ins w:id="9309" w:author="Claude" w:date="2026-09-03T09:00:00Z"/>
          <w:rFonts w:ascii="Times New Roman" w:cs="Times New Roman" w:eastAsia="Times New Roman" w:hAnsi="Times New Roman"/>
          <w:sz w:val="24"/>
          <w:szCs w:val="24"/>
        </w:rPr>
      </w:pPr>
      <w:ins w:id="9310" w:author="Claude" w:date="2026-09-03T09:00:00Z">
        <m:oMath xmlns:m="http://schemas.openxmlformats.org/officeDocument/2006/math" xmlns:w="http://schemas.openxmlformats.org/wordprocessingml/2006/mai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ins>
    </w:p>
    <w:p>
      <w:pPr>
        <w:spacing w:line="480" w:lineRule="auto"/>
        <w:ind w:firstLine="720"/>
        <w:rPr>
          <w:ins w:id="9311" w:author="Claude" w:date="2026-09-03T09:00:00Z"/>
          <w:rFonts w:ascii="Times New Roman" w:cs="Times New Roman" w:eastAsia="Times New Roman" w:hAnsi="Times New Roman"/>
          <w:sz w:val="24"/>
          <w:szCs w:val="24"/>
        </w:rPr>
      </w:pPr>
      <w:ins w:id="9312" w:author="Claude" w:date="2026-09-03T09:00:00Z">
        <w:r>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ins>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1F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w:t>
      </w:r>
      <w:ins w:id="9313" w:author="Claude" w:date="2026-09-03T09:00:00Z">
        <w:r>
          <w:rPr>
            <w:rFonts w:ascii="Times New Roman" w:cs="Times New Roman" w:eastAsia="Times New Roman" w:hAnsi="Times New Roman"/>
            <w:sz w:val="24"/>
            <w:szCs w:val="24"/>
            <w:rtl w:val="0"/>
          </w:rPr>
          <w:t xml:space="preserve">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ins>
    </w:p>
    <w:p w:rsidR="00000000" w:rsidDel="00000000" w:rsidP="00000000" w:rsidRDefault="00000000" w:rsidRPr="00000000" w14:paraId="000001F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663783242"/>
        <w:tag w:val="goog_rdk_18"/>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del w:id="9327" w:author="Claude" w:date="2026-09-03T09:00:00Z">
                  <w:r>
                    <w:rPr>
                      <w:rFonts w:ascii="Times New Roman" w:cs="Times New Roman" w:eastAsia="Times New Roman" w:hAnsi="Times New Roman"/>
                      <w:b w:val="1"/>
                      <w:bCs w:val="1"/>
                      <w:sz w:val="24"/>
                      <w:szCs w:val="24"/>
                      <w:rtl w:val="0"/>
                    </w:rPr>
                    <w:delText xml:space="preserve">Rango objetivo orientativo</w:delText>
                  </w:r>
                </w:del>
                <w:ins w:id="9328" w:author="Claude" w:date="2026-09-03T09:00:00Z">
                  <w:r>
                    <w:rPr>
                      <w:rFonts w:ascii="Times New Roman" w:cs="Times New Roman" w:eastAsia="Times New Roman" w:hAnsi="Times New Roman"/>
                      <w:b w:val="1"/>
                      <w:bCs w:val="1"/>
                      <w:sz w:val="24"/>
                      <w:szCs w:val="24"/>
                      <w:rtl w:val="0"/>
                    </w:rPr>
                    <w:t xml:space="preserve">Máximo orientativo</w:t>
                  </w:r>
                </w:ins>
                <w:r>
                  <w:rPr>
                    <w:rFonts w:ascii="Times New Roman" w:cs="Times New Roman" w:eastAsia="Times New Roman" w:hAnsi="Times New Roman"/>
                    <w:b w:val="1"/>
                    <w:bCs w:val="1"/>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 xml:space="preserve">t_alert</w:t>
                </w:r>
                <w:r w:rsidDel="00000000" w:rsidR="00000000" w:rsidRPr="00000000">
                  <w:rPr>
                    <w:rFonts w:ascii="Times New Roman" w:cs="Times New Roman" w:eastAsia="Times New Roman" w:hAnsi="Times New Roman"/>
                    <w:b w:val="1"/>
                    <w:bCs w:val="1"/>
                    <w:sz w:val="24"/>
                    <w:szCs w:val="24"/>
                    <w:rtl w:val="0"/>
                  </w:rPr>
                  <w:t xml:space="preserve">-system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sdt>
                  <w:sdtPr>
                    <w:id w:val="-1461701850"/>
                    <w:tag w:val="goog_rdk_15"/>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sdt>
                  <w:sdtPr>
                    <w:id w:val="-2016351006"/>
                    <w:tag w:val="goog_rdk_16"/>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sdt>
                  <w:sdtPr>
                    <w:id w:val="921172163"/>
                    <w:tag w:val="goog_rdk_17"/>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6">
      <w:pPr>
        <w:pStyle w:val="Heading4"/>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7">
      <w:pPr>
        <w:spacing w:line="480" w:lineRule="auto"/>
        <w:ind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Toda corrida debe registrar el contexto necesario para reproducirla</w:t>
      </w:r>
      <w:del w:id="9317" w:author="Claude" w:date="2026-09-03T09:00:00Z">
        <w:r>
          <w:rPr>
            <w:rFonts w:ascii="Times New Roman" w:cs="Times New Roman" w:eastAsia="Times New Roman" w:hAnsi="Times New Roman"/>
            <w:sz w:val="24"/>
            <w:szCs w:val="24"/>
            <w:rtl w:val="0"/>
          </w:rPr>
          <w:delText xml:space="preserve">. Como mínimo, se conservan la identificación de la corrida, el modelo, la versión o checkpoint, la variante, la resolución de entrada, la precisión numérica, el hardware, el entorno de software, la fuente visual, la cadencia nominal y efectiva, los umbrales de confianza y asociación, la configuración de NMS, el vocabulario activo, las ventanas de confirmación y resolución, y la presencia o ausencia de identidad temporal.</w:delText>
        </w:r>
      </w:del>
      <w:ins w:id="9318" w:author="Claude" w:date="2026-09-03T09:00:00Z">
        <w:r>
          <w:rPr>
            <w:rFonts w:ascii="Times New Roman" w:cs="Times New Roman" w:eastAsia="Times New Roman" w:hAnsi="Times New Roman"/>
            <w:sz w:val="24"/>
            <w:szCs w:val="24"/>
            <w:rtl w:val="0"/>
          </w:rPr>
          <w:t xml:space="preserve"> con los campos mínimos consolidados en la Tabla D.3 del Anexo D.</w:t>
        </w:r>
      </w:ins>
      <w:r>
        <w:rPr>
          <w:rFonts w:ascii="Times New Roman" w:cs="Times New Roman" w:eastAsia="Times New Roman" w:hAnsi="Times New Roman"/>
          <w:sz w:val="24"/>
          <w:szCs w:val="24"/>
          <w:rtl w:val="0"/>
        </w:rPr>
        <w:t xml:space="preserve"> En una comparación de ajuste se agregan la semilla, la partición, la composición del corpus y el procedimiento de entrenamiento.</w:t>
      </w:r>
    </w:p>
    <w:p w:rsidR="00000000" w:rsidDel="00000000" w:rsidP="00000000" w:rsidRDefault="00000000" w:rsidRPr="00000000" w14:paraId="000002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-system no corresponde en pruebas que terminan en detecciones por imagen. TTFD y SDR no corresponden sin continuidad temporal e inicio anotado. </w:t>
      </w:r>
      <w:r w:rsidDel="00000000" w:rsidR="00000000" w:rsidRPr="00000000">
        <w:rPr>
          <w:rFonts w:ascii="Times New Roman" w:cs="Times New Roman" w:eastAsia="Times New Roman" w:hAnsi="Times New Roman"/>
          <w:sz w:val="24"/>
          <w:szCs w:val="24"/>
          <w:rtl w:val="0"/>
        </w:rPr>
        <w:t xml:space="preserve">t_alert</w:t>
      </w:r>
      <w:r w:rsidDel="00000000" w:rsidR="00000000" w:rsidRPr="00000000">
        <w:rPr>
          <w:rFonts w:ascii="Times New Roman" w:cs="Times New Roman" w:eastAsia="Times New Roman" w:hAnsi="Times New Roman"/>
          <w:sz w:val="24"/>
          <w:szCs w:val="24"/>
          <w:rtl w:val="0"/>
        </w:rPr>
        <w:t xml:space="preserve">-notification no corresponde sin un trayecto externo instrumentado. Los deltas de ajuste no son interpretables sin una línea base equivalente o cuando existe filtración entre entrenamiento y evaluación. En cada caso se informa el estado y su causa.</w:t>
      </w:r>
      <w:ins w:id="9316" w:author="Claude" w:date="2026-09-03T09:00:00Z">
        <w:r>
          <w:rPr>
            <w:rFonts w:ascii="Times New Roman" w:cs="Times New Roman" w:eastAsia="Times New Roman" w:hAnsi="Times New Roman"/>
            <w:sz w:val="24"/>
            <w:szCs w:val="24"/>
            <w:rtl w:val="0"/>
          </w:rPr>
          <w:t xml:space="preserve"> Los insumos mínimos que habilitan cada familia de métricas se consolidan en la Tabla D.2 del Anexo D.</w:t>
        </w:r>
      </w:ins>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w:t>
      </w:r>
      <w:r w:rsidDel="00000000" w:rsidR="00000000" w:rsidRPr="00000000">
        <w:rPr>
          <w:rFonts w:ascii="Times New Roman" w:cs="Times New Roman" w:eastAsia="Times New Roman" w:hAnsi="Times New Roman"/>
          <w:sz w:val="24"/>
          <w:szCs w:val="24"/>
          <w:rtl w:val="0"/>
        </w:rPr>
        <w:t xml:space="preserve">condicionaron</w:t>
      </w:r>
      <w:r w:rsidDel="00000000" w:rsidR="00000000" w:rsidRPr="00000000">
        <w:rPr>
          <w:rFonts w:ascii="Times New Roman" w:cs="Times New Roman" w:eastAsia="Times New Roman" w:hAnsi="Times New Roman"/>
          <w:sz w:val="24"/>
          <w:szCs w:val="24"/>
          <w:rtl w:val="0"/>
        </w:rPr>
        <w:t xml:space="preserve"> su interpretación.</w:t>
      </w:r>
      <w:r w:rsidDel="00000000" w:rsidR="00000000" w:rsidRPr="00000000">
        <w:rPr>
          <w:rtl w:val="0"/>
        </w:rPr>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21E">
      <w:pPr>
        <w:pStyle w:val="Heading4"/>
        <w:spacing w:after="0" w:before="0" w:line="480" w:lineRule="auto"/>
        <w:rPr>
          <w:del w:id="9351" w:author="Claude" w:date="2026-09-03T09:00:00Z"/>
          <w:rFonts w:ascii="Times New Roman" w:cs="Times New Roman" w:eastAsia="Times New Roman" w:hAnsi="Times New Roman"/>
          <w:b w:val="1"/>
          <w:bCs w:val="1"/>
          <w:color w:val="000000"/>
        </w:rPr>
      </w:pPr>
      <w:del w:id="9349" w:author="Claude" w:date="2026-09-03T09:00:00Z">
        <w:r w:rsidDel="00000000" w:rsidR="00000000" w:rsidRPr="00000000">
          <w:rPr>
            <w:rFonts w:ascii="Times New Roman" w:cs="Times New Roman" w:eastAsia="Times New Roman" w:hAnsi="Times New Roman"/>
            <w:b w:val="1"/>
            <w:bCs w:val="1"/>
            <w:i w:val="0"/>
            <w:iCs w:val="0"/>
            <w:color w:val="000000"/>
            <w:rtl w:val="0"/>
          </w:rPr>
          <w:delText xml:space="preserve">17.1.8.1. Secuencia general del protocolo</w:delText>
        </w:r>
      </w:del>
      <w:del w:id="9350" w:author="Claude" w:date="2026-09-03T09:00:00Z">
        <w:r w:rsidDel="00000000" w:rsidR="00000000" w:rsidRPr="00000000">
          <w:rPr>
            <w:rtl w:val="0"/>
          </w:rPr>
        </w:r>
      </w:del>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del w:id="9352" w:author="Claude" w:date="2026-09-03T09:00:00Z">
        <w:r w:rsidDel="00000000" w:rsidR="00000000" w:rsidRPr="00000000">
          <w:rPr>
            <w:rFonts w:ascii="Times New Roman" w:cs="Times New Roman" w:eastAsia="Times New Roman" w:hAnsi="Times New Roman"/>
            <w:sz w:val="24"/>
            <w:szCs w:val="24"/>
            <w:rtl w:val="0"/>
          </w:rPr>
          <w:delTex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delText>
        </w:r>
      </w:del>
      <w:ins w:id="9353" w:author="Claude" w:date="2026-09-03T09:00:00Z">
        <w:r>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ins>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del w:id="9354" w:author="Claude" w:date="2026-09-03T09:00:00Z">
        <w:r w:rsidDel="00000000" w:rsidR="00000000" w:rsidRPr="00000000">
          <w:rPr>
            <w:rFonts w:ascii="Times New Roman" w:cs="Times New Roman" w:eastAsia="Times New Roman" w:hAnsi="Times New Roman"/>
            <w:sz w:val="24"/>
            <w:szCs w:val="24"/>
            <w:rtl w:val="0"/>
          </w:rPr>
          <w:delTex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delText>
        </w:r>
      </w:del>
      <w:ins w:id="9355" w:author="Claude" w:date="2026-09-03T09:00:00Z">
        <w:r>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ins>
    </w:p>
    <w:p w:rsidR="00000000" w:rsidDel="00000000" w:rsidP="00000000" w:rsidRDefault="00000000" w:rsidRPr="00000000" w14:paraId="00000221">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Medir cada modelo candidato en zero-shot sobre el </w:t>
            </w:r>
            <w:del w:id="9356" w:author="Claude" w:date="2026-09-03T09:00:00Z">
              <w:r>
                <w:rPr>
                  <w:rFonts w:ascii="Times New Roman" w:cs="Times New Roman" w:eastAsia="Times New Roman" w:hAnsi="Times New Roman"/>
                  <w:sz w:val="24"/>
                  <w:szCs w:val="24"/>
                  <w:rtl w:val="0"/>
                </w:rPr>
                <w:delText xml:space="preserve">test set</w:delText>
              </w:r>
            </w:del>
            <w:ins w:id="9357" w:author="Claude" w:date="2026-09-03T09:00:00Z">
              <w:r>
                <w:rPr>
                  <w:rFonts w:ascii="Times New Roman" w:cs="Times New Roman" w:eastAsia="Times New Roman" w:hAnsi="Times New Roman"/>
                  <w:sz w:val="24"/>
                  <w:szCs w:val="24"/>
                  <w:rtl w:val="0"/>
                </w:rPr>
                <w:t xml:space="preserve">banco de evaluación</w:t>
              </w:r>
            </w:ins>
            <w:r>
              <w:rPr>
                <w:rFonts w:ascii="Times New Roman" w:cs="Times New Roman" w:eastAsia="Times New Roman" w:hAnsi="Times New Roman"/>
                <w:sz w:val="24"/>
                <w:szCs w:val="24"/>
                <w:rtl w:val="0"/>
              </w:rPr>
              <w:t xml:space="preserve">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Predicciones exportadas y métricas </w:t>
            </w:r>
            <w:del w:id="9303" w:author="Claude" w:date="2026-09-03T09:00:00Z">
              <w:r>
                <w:rPr>
                  <w:rFonts w:ascii="Times New Roman" w:cs="Times New Roman" w:eastAsia="Times New Roman" w:hAnsi="Times New Roman"/>
                  <w:sz w:val="24"/>
                  <w:szCs w:val="24"/>
                  <w:rtl w:val="0"/>
                </w:rPr>
                <w:delText xml:space="preserve">primarias</w:delText>
              </w:r>
            </w:del>
            <w:ins w:id="9304" w:author="Claude" w:date="2026-09-03T09:00:00Z">
              <w:r>
                <w:rPr>
                  <w:rFonts w:ascii="Times New Roman" w:cs="Times New Roman" w:eastAsia="Times New Roman" w:hAnsi="Times New Roman"/>
                  <w:sz w:val="24"/>
                  <w:szCs w:val="24"/>
                  <w:rtl w:val="0"/>
                </w:rPr>
                <w:t xml:space="preserve">obligatorias</w:t>
              </w:r>
            </w:ins>
            <w:r>
              <w:rPr>
                <w:rFonts w:ascii="Times New Roman" w:cs="Times New Roman" w:eastAsia="Times New Roman" w:hAnsi="Times New Roman"/>
                <w:sz w:val="24"/>
                <w:szCs w:val="24"/>
                <w:rtl w:val="0"/>
              </w:rPr>
              <w:t xml:space="preserve">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Medir </w:t>
            </w:r>
            <w:del w:id="9358" w:author="Claude" w:date="2026-09-03T09:00:00Z">
              <w:r>
                <w:rPr>
                  <w:rFonts w:ascii="Times New Roman" w:cs="Times New Roman" w:eastAsia="Times New Roman" w:hAnsi="Times New Roman"/>
                  <w:sz w:val="24"/>
                  <w:szCs w:val="24"/>
                  <w:rtl w:val="0"/>
                </w:rPr>
                <w:delText xml:space="preserve">tG2A</w:delText>
              </w:r>
            </w:del>
            <w:ins w:id="9359" w:author="Claude" w:date="2026-09-03T09:00:00Z">
              <w:r>
                <w:rPr>
                  <w:rFonts w:ascii="Times New Roman" w:cs="Times New Roman" w:eastAsia="Times New Roman" w:hAnsi="Times New Roman"/>
                  <w:sz w:val="24"/>
                  <w:szCs w:val="24"/>
                  <w:rtl w:val="0"/>
                </w:rPr>
                <w:t xml:space="preserve">t_G2A</w:t>
              </w:r>
            </w:ins>
            <w:r>
              <w:rPr>
                <w:rFonts w:ascii="Times New Roman" w:cs="Times New Roman" w:eastAsia="Times New Roman" w:hAnsi="Times New Roman"/>
                <w:sz w:val="24"/>
                <w:szCs w:val="24"/>
                <w:rtl w:val="0"/>
              </w:rPr>
              <w:t xml:space="preserve">,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Comparación válida respecto de baseline y </w:t>
            </w:r>
            <w:del w:id="9360" w:author="Claude" w:date="2026-09-03T09:00:00Z">
              <w:r>
                <w:rPr>
                  <w:rFonts w:ascii="Times New Roman" w:cs="Times New Roman" w:eastAsia="Times New Roman" w:hAnsi="Times New Roman"/>
                  <w:sz w:val="24"/>
                  <w:szCs w:val="24"/>
                  <w:rtl w:val="0"/>
                </w:rPr>
                <w:delText xml:space="preserve">test compartido</w:delText>
              </w:r>
            </w:del>
            <w:ins w:id="9361" w:author="Claude" w:date="2026-09-03T09:00:00Z">
              <w:r>
                <w:rPr>
                  <w:rFonts w:ascii="Times New Roman" w:cs="Times New Roman" w:eastAsia="Times New Roman" w:hAnsi="Times New Roman"/>
                  <w:sz w:val="24"/>
                  <w:szCs w:val="24"/>
                  <w:rtl w:val="0"/>
                </w:rPr>
                <w:t xml:space="preserve">banco de evaluación compartido</w:t>
              </w:r>
            </w:ins>
            <w:r>
              <w:rPr>
                <w:rFonts w:ascii="Times New Roman" w:cs="Times New Roman" w:eastAsia="Times New Roman" w:hAnsi="Times New Roman"/>
                <w:sz w:val="24"/>
                <w:szCs w:val="24"/>
                <w:rtl w:val="0"/>
              </w:rPr>
              <w:t xml:space="preserv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3">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del w:id="9362" w:author="Claude" w:date="2026-09-03T09:00:00Z">
        <w:r w:rsidDel="00000000" w:rsidR="00000000" w:rsidRPr="00000000">
          <w:rPr>
            <w:rFonts w:ascii="Times New Roman" w:cs="Times New Roman" w:eastAsia="Times New Roman" w:hAnsi="Times New Roman"/>
            <w:sz w:val="24"/>
            <w:szCs w:val="24"/>
            <w:rtl w:val="0"/>
          </w:rPr>
          <w:delTex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delText>
        </w:r>
      </w:del>
      <w:ins w:id="9363" w:author="Claude" w:date="2026-09-03T09:00:00Z">
        <w:r>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ins>
    </w:p>
    <w:p w:rsidR="00000000" w:rsidDel="00000000" w:rsidP="00000000" w:rsidRDefault="00000000" w:rsidRPr="00000000" w14:paraId="00000244">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245">
      <w:pPr>
        <w:pStyle w:val="Heading4"/>
        <w:spacing w:after="0" w:before="0" w:line="480" w:lineRule="auto"/>
        <w:rPr>
          <w:del w:id="9366" w:author="Claude" w:date="2026-09-03T09:00:00Z"/>
          <w:rFonts w:ascii="Times New Roman" w:cs="Times New Roman" w:eastAsia="Times New Roman" w:hAnsi="Times New Roman"/>
          <w:b w:val="1"/>
          <w:bCs w:val="1"/>
          <w:color w:val="000000"/>
        </w:rPr>
      </w:pPr>
      <w:del w:id="9364" w:author="Claude" w:date="2026-09-03T09:00:00Z">
        <w:r w:rsidDel="00000000" w:rsidR="00000000" w:rsidRPr="00000000">
          <w:rPr>
            <w:rFonts w:ascii="Times New Roman" w:cs="Times New Roman" w:eastAsia="Times New Roman" w:hAnsi="Times New Roman"/>
            <w:b w:val="1"/>
            <w:bCs w:val="1"/>
            <w:i w:val="0"/>
            <w:iCs w:val="0"/>
            <w:color w:val="000000"/>
            <w:rtl w:val="0"/>
          </w:rPr>
          <w:delText xml:space="preserve">17.1.9.1. Criterio metodológico general</w:delText>
        </w:r>
      </w:del>
      <w:del w:id="9365" w:author="Claude" w:date="2026-09-03T09:00:00Z">
        <w:r w:rsidDel="00000000" w:rsidR="00000000" w:rsidRPr="00000000">
          <w:rPr>
            <w:rtl w:val="0"/>
          </w:rPr>
        </w:r>
      </w:del>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del w:id="9370" w:author="Claude" w:date="2026-09-03T09:00:00Z">
        <w:r w:rsidDel="00000000" w:rsidR="00000000" w:rsidRPr="00000000">
          <w:rPr>
            <w:rFonts w:ascii="Times New Roman" w:cs="Times New Roman" w:eastAsia="Times New Roman" w:hAnsi="Times New Roman"/>
            <w:sz w:val="24"/>
            <w:szCs w:val="24"/>
            <w:rtl w:val="0"/>
          </w:rPr>
          <w:delTex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delText>
        </w:r>
      </w:del>
      <w:ins w:id="9371" w:author="Claude" w:date="2026-09-03T09:00:00Z">
        <w:r>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ins>
    </w:p>
    <w:p w:rsidR="00000000" w:rsidDel="00000000" w:rsidP="00000000" w:rsidRDefault="00000000" w:rsidRPr="00000000" w14:paraId="00000247">
      <w:pPr>
        <w:pStyle w:val="Heading4"/>
        <w:spacing w:after="0" w:before="0" w:line="480" w:lineRule="auto"/>
        <w:rPr>
          <w:del w:id="9369" w:author="Claude" w:date="2026-09-03T09:00:00Z"/>
          <w:rFonts w:ascii="Times New Roman" w:cs="Times New Roman" w:eastAsia="Times New Roman" w:hAnsi="Times New Roman"/>
          <w:b w:val="1"/>
          <w:bCs w:val="1"/>
          <w:color w:val="000000"/>
        </w:rPr>
      </w:pPr>
      <w:del w:id="9367" w:author="Claude" w:date="2026-09-03T09:00:00Z">
        <w:r w:rsidDel="00000000" w:rsidR="00000000" w:rsidRPr="00000000">
          <w:rPr>
            <w:rFonts w:ascii="Times New Roman" w:cs="Times New Roman" w:eastAsia="Times New Roman" w:hAnsi="Times New Roman"/>
            <w:b w:val="1"/>
            <w:bCs w:val="1"/>
            <w:i w:val="0"/>
            <w:iCs w:val="0"/>
            <w:color w:val="000000"/>
            <w:rtl w:val="0"/>
          </w:rPr>
          <w:delText xml:space="preserve">17.1.9.2. Candidatos de comparación y condiciones de decisión</w:delText>
        </w:r>
      </w:del>
      <w:del w:id="9368" w:author="Claude" w:date="2026-09-03T09:00:00Z">
        <w:r w:rsidDel="00000000" w:rsidR="00000000" w:rsidRPr="00000000">
          <w:rPr>
            <w:rtl w:val="0"/>
          </w:rPr>
        </w:r>
      </w:del>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del w:id="9372" w:author="Claude" w:date="2026-09-03T09:00:00Z">
        <w:r w:rsidDel="00000000" w:rsidR="00000000" w:rsidRPr="00000000">
          <w:rPr>
            <w:rFonts w:ascii="Times New Roman" w:cs="Times New Roman" w:eastAsia="Times New Roman" w:hAnsi="Times New Roman"/>
            <w:sz w:val="24"/>
            <w:szCs w:val="24"/>
            <w:rtl w:val="0"/>
          </w:rPr>
          <w:delTex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delText>
        </w:r>
      </w:del>
      <w:ins w:id="9373" w:author="Claude" w:date="2026-09-03T09:00:00Z">
        <w:r>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ins>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del w:id="9374" w:author="Claude" w:date="2026-09-03T09:00:00Z">
        <w:r w:rsidDel="00000000" w:rsidR="00000000" w:rsidRPr="00000000">
          <w:rPr>
            <w:rFonts w:ascii="Times New Roman" w:cs="Times New Roman" w:eastAsia="Times New Roman" w:hAnsi="Times New Roman"/>
            <w:sz w:val="24"/>
            <w:szCs w:val="24"/>
            <w:rtl w:val="0"/>
          </w:rPr>
          <w:delTex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delText>
        </w:r>
      </w:del>
      <w:ins w:id="9375" w:author="Claude" w:date="2026-09-03T09:00:00Z">
        <w:r>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ins>
    </w:p>
    <w:p w:rsidR="00000000" w:rsidDel="00000000" w:rsidP="00000000" w:rsidRDefault="00000000" w:rsidRPr="00000000" w14:paraId="0000024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Ningún ajuste se evalúa sin baseline zero-shot previa sobre el </w:t>
            </w:r>
            <w:del w:id="9376" w:author="Claude" w:date="2026-09-03T09:00:00Z">
              <w:r>
                <w:rPr>
                  <w:rFonts w:ascii="Times New Roman" w:cs="Times New Roman" w:eastAsia="Times New Roman" w:hAnsi="Times New Roman"/>
                  <w:sz w:val="24"/>
                  <w:szCs w:val="24"/>
                  <w:rtl w:val="0"/>
                </w:rPr>
                <w:delText xml:space="preserve">mismo test</w:delText>
              </w:r>
            </w:del>
            <w:ins w:id="9377" w:author="Claude" w:date="2026-09-03T09:00:00Z">
              <w:r>
                <w:rPr>
                  <w:rFonts w:ascii="Times New Roman" w:cs="Times New Roman" w:eastAsia="Times New Roman" w:hAnsi="Times New Roman"/>
                  <w:sz w:val="24"/>
                  <w:szCs w:val="24"/>
                  <w:rtl w:val="0"/>
                </w:rPr>
                <w:t xml:space="preserve">mismo banco de evaluación</w:t>
              </w:r>
            </w:ins>
            <w:r>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del w:id="9378" w:author="Claude" w:date="2026-09-03T09:00:00Z">
              <w:r>
                <w:rPr>
                  <w:rFonts w:ascii="Times New Roman" w:cs="Times New Roman" w:eastAsia="Times New Roman" w:hAnsi="Times New Roman"/>
                  <w:sz w:val="24"/>
                  <w:szCs w:val="24"/>
                  <w:rtl w:val="0"/>
                </w:rPr>
                <w:delText xml:space="preserve">Se priorizan CR-01 y CR-02; CR-03 y CR-04 quedan fuera del camino ordinario mientras no exista cobertura suficiente.</w:delText>
              </w:r>
            </w:del>
            <w:ins w:id="9379" w:author="Claude" w:date="2026-09-03T09:00:00Z">
              <w:r>
                <w:rPr>
                  <w:rFonts w:ascii="Times New Roman" w:cs="Times New Roman" w:eastAsia="Times New Roman" w:hAnsi="Times New Roman"/>
                  <w:sz w:val="24"/>
                  <w:szCs w:val="24"/>
                  <w:rtl w:val="0"/>
                </w:rPr>
                <w:t xml:space="preserve">Se priorizan CR-01 y CR-02. CR-03 y CR-04 quedan fuera del camino ordinario mientras no exista cobertura suficiente.</w:t>
              </w:r>
            </w:ins>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del w:id="9380" w:author="Claude" w:date="2026-09-03T09:00:00Z">
              <w:r>
                <w:rPr>
                  <w:rFonts w:ascii="Times New Roman" w:cs="Times New Roman" w:eastAsia="Times New Roman" w:hAnsi="Times New Roman"/>
                  <w:sz w:val="24"/>
                  <w:szCs w:val="24"/>
                  <w:rtl w:val="0"/>
                </w:rPr>
                <w:delText xml:space="preserve">El ajuste debe concentrarse donde puede producir evidencia útil y comparaciones metodológicamente válidas.</w:delText>
              </w:r>
            </w:del>
            <w:ins w:id="9381" w:author="Claude" w:date="2026-09-03T09:00:00Z">
              <w:r>
                <w:rPr>
                  <w:rFonts w:ascii="Times New Roman" w:cs="Times New Roman" w:eastAsia="Times New Roman" w:hAnsi="Times New Roman"/>
                  <w:sz w:val="24"/>
                  <w:szCs w:val="24"/>
                  <w:rtl w:val="0"/>
                </w:rPr>
                <w:t xml:space="preserve">Concentra el ajuste donde puede producir evidencia útil y comparaciones válidas.</w:t>
              </w:r>
            </w:ins>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w:t>
            </w:r>
            <w:del w:id="9382" w:author="Claude" w:date="2026-09-03T09:00:00Z">
              <w:r>
                <w:rPr>
                  <w:rFonts w:ascii="Times New Roman" w:cs="Times New Roman" w:eastAsia="Times New Roman" w:hAnsi="Times New Roman"/>
                  <w:sz w:val="24"/>
                  <w:szCs w:val="24"/>
                  <w:rtl w:val="0"/>
                </w:rPr>
                <w:delText xml:space="preserve">test set</w:delText>
              </w:r>
            </w:del>
            <w:ins w:id="9383" w:author="Claude" w:date="2026-09-03T09:00:00Z">
              <w:r>
                <w:rPr>
                  <w:rFonts w:ascii="Times New Roman" w:cs="Times New Roman" w:eastAsia="Times New Roman" w:hAnsi="Times New Roman"/>
                  <w:sz w:val="24"/>
                  <w:szCs w:val="24"/>
                  <w:rtl w:val="0"/>
                </w:rPr>
                <w:t xml:space="preserve">banco de evaluación</w:t>
              </w:r>
            </w:ins>
            <w:r>
              <w:rPr>
                <w:rFonts w:ascii="Times New Roman" w:cs="Times New Roman" w:eastAsia="Times New Roman" w:hAnsi="Times New Roman"/>
                <w:sz w:val="24"/>
                <w:szCs w:val="24"/>
                <w:rtl w:val="0"/>
              </w:rPr>
              <w:t xml:space="preserve">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del w:id="9384" w:author="Claude" w:date="2026-09-03T09:00:00Z">
              <w:r>
                <w:rPr>
                  <w:rFonts w:ascii="Times New Roman" w:cs="Times New Roman" w:eastAsia="Times New Roman" w:hAnsi="Times New Roman"/>
                  <w:sz w:val="24"/>
                  <w:szCs w:val="24"/>
                  <w:rtl w:val="0"/>
                </w:rPr>
                <w:delText xml:space="preserve">La variante ajustada debe mostrar una mejora operativamente significativa y no una ventaja marginal difícil de sostener.</w:delText>
              </w:r>
            </w:del>
            <w:ins w:id="9385" w:author="Claude" w:date="2026-09-03T09:00:00Z">
              <w:r>
                <w:rPr>
                  <w:rFonts w:ascii="Times New Roman" w:cs="Times New Roman" w:eastAsia="Times New Roman" w:hAnsi="Times New Roman"/>
                  <w:sz w:val="24"/>
                  <w:szCs w:val="24"/>
                  <w:rtl w:val="0"/>
                </w:rPr>
                <w:t xml:space="preserve">La variante ajustada debe superar el margen fijado antes de evaluar y no mostrar sólo una ventaja marginal.</w:t>
              </w:r>
            </w:ins>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E">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del w:id="9386" w:author="Claude" w:date="2026-09-03T09:00:00Z">
        <w:r w:rsidDel="00000000" w:rsidR="00000000" w:rsidRPr="00000000">
          <w:rPr>
            <w:rFonts w:ascii="Times New Roman" w:cs="Times New Roman" w:eastAsia="Times New Roman" w:hAnsi="Times New Roman"/>
            <w:sz w:val="24"/>
            <w:szCs w:val="24"/>
            <w:rtl w:val="0"/>
          </w:rPr>
          <w:delText xml:space="preserve">La regla no prescribe que el fine-tuning deba ejecutarse; define cuándo vale la pena hacerlo sin distorsionar el objetivo principal del prototipo experimental.</w:delText>
        </w:r>
      </w:del>
      <w:ins w:id="9387" w:author="Claude" w:date="2026-09-03T09:00:00Z">
        <w:r>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ins>
    </w:p>
    <w:p w:rsidR="00000000" w:rsidDel="00000000" w:rsidP="00000000" w:rsidRDefault="00000000" w:rsidRPr="00000000" w14:paraId="0000025F">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260">
      <w:pPr>
        <w:pStyle w:val="Heading4"/>
        <w:spacing w:after="0" w:before="0" w:line="480" w:lineRule="auto"/>
        <w:rPr>
          <w:del w:id="9390" w:author="Claude" w:date="2026-09-03T09:00:00Z"/>
          <w:rFonts w:ascii="Times New Roman" w:cs="Times New Roman" w:eastAsia="Times New Roman" w:hAnsi="Times New Roman"/>
          <w:b w:val="1"/>
          <w:bCs w:val="1"/>
          <w:color w:val="000000"/>
        </w:rPr>
      </w:pPr>
      <w:del w:id="9388" w:author="Claude" w:date="2026-09-03T09:00:00Z">
        <w:r w:rsidDel="00000000" w:rsidR="00000000" w:rsidRPr="00000000">
          <w:rPr>
            <w:rFonts w:ascii="Times New Roman" w:cs="Times New Roman" w:eastAsia="Times New Roman" w:hAnsi="Times New Roman"/>
            <w:b w:val="1"/>
            <w:bCs w:val="1"/>
            <w:i w:val="0"/>
            <w:iCs w:val="0"/>
            <w:color w:val="000000"/>
            <w:rtl w:val="0"/>
          </w:rPr>
          <w:delText xml:space="preserve">17.1.10.1. Política de minimización y uso asistivo</w:delText>
        </w:r>
      </w:del>
      <w:del w:id="9389" w:author="Claude" w:date="2026-09-03T09:00:00Z">
        <w:r w:rsidDel="00000000" w:rsidR="00000000" w:rsidRPr="00000000">
          <w:rPr>
            <w:rtl w:val="0"/>
          </w:rPr>
        </w:r>
      </w:del>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del w:id="9394" w:author="Claude" w:date="2026-09-03T09:00:00Z">
        <w:r w:rsidDel="00000000" w:rsidR="00000000" w:rsidRPr="00000000">
          <w:rPr>
            <w:rFonts w:ascii="Times New Roman" w:cs="Times New Roman" w:eastAsia="Times New Roman" w:hAnsi="Times New Roman"/>
            <w:sz w:val="24"/>
            <w:szCs w:val="24"/>
            <w:rtl w:val="0"/>
          </w:rPr>
          <w:delTex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w:delText>
        </w:r>
      </w:del>
      <w:ins w:id="9395" w:author="Claude" w:date="2026-09-03T09:00:00Z">
        <w:r>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ins>
    </w:p>
    <w:p w:rsidR="00000000" w:rsidDel="00000000" w:rsidP="00000000" w:rsidRDefault="00000000" w:rsidRPr="00000000" w14:paraId="00000262">
      <w:pPr>
        <w:pStyle w:val="Heading4"/>
        <w:spacing w:after="0" w:before="0" w:line="480" w:lineRule="auto"/>
        <w:rPr>
          <w:del w:id="9393" w:author="Claude" w:date="2026-09-03T09:00:00Z"/>
          <w:rFonts w:ascii="Times New Roman" w:cs="Times New Roman" w:eastAsia="Times New Roman" w:hAnsi="Times New Roman"/>
          <w:b w:val="1"/>
          <w:bCs w:val="1"/>
          <w:color w:val="000000"/>
        </w:rPr>
      </w:pPr>
      <w:del w:id="9391" w:author="Claude" w:date="2026-09-03T09:00:00Z">
        <w:r w:rsidDel="00000000" w:rsidR="00000000" w:rsidRPr="00000000">
          <w:rPr>
            <w:rFonts w:ascii="Times New Roman" w:cs="Times New Roman" w:eastAsia="Times New Roman" w:hAnsi="Times New Roman"/>
            <w:b w:val="1"/>
            <w:bCs w:val="1"/>
            <w:i w:val="0"/>
            <w:iCs w:val="0"/>
            <w:color w:val="000000"/>
            <w:rtl w:val="0"/>
          </w:rPr>
          <w:delText xml:space="preserve">17.1.10.2. Supuestos de interpretación</w:delText>
        </w:r>
      </w:del>
      <w:del w:id="9392" w:author="Claude" w:date="2026-09-03T09:00:00Z">
        <w:r w:rsidDel="00000000" w:rsidR="00000000" w:rsidRPr="00000000">
          <w:rPr>
            <w:rtl w:val="0"/>
          </w:rPr>
        </w:r>
      </w:del>
    </w:p>
    <w:p w:rsidR="00000000" w:rsidDel="00000000" w:rsidP="00000000" w:rsidRDefault="00000000" w:rsidRPr="00000000" w14:paraId="0000026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del w:id="9396" w:author="Claude" w:date="2026-09-03T09:00:00Z">
        <w:r w:rsidDel="00000000" w:rsidR="00000000" w:rsidRPr="00000000">
          <w:rPr>
            <w:rFonts w:ascii="Times New Roman" w:cs="Times New Roman" w:eastAsia="Times New Roman" w:hAnsi="Times New Roman"/>
            <w:sz w:val="24"/>
            <w:szCs w:val="24"/>
            <w:rtl w:val="0"/>
          </w:rPr>
          <w:delTex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delText>
        </w:r>
      </w:del>
      <w:ins w:id="9397" w:author="Claude" w:date="2026-09-03T09:00:00Z">
        <w:r>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ins>
    </w:p>
    <w:p w:rsidR="00000000" w:rsidDel="00000000" w:rsidP="00000000" w:rsidRDefault="00000000" w:rsidRPr="00000000" w14:paraId="0000026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del w:id="9398" w:author="Claude" w:date="2026-09-03T09:00:00Z">
        <w:r w:rsidDel="00000000" w:rsidR="00000000" w:rsidRPr="00000000">
          <w:rPr>
            <w:rFonts w:ascii="Times New Roman" w:cs="Times New Roman" w:eastAsia="Times New Roman" w:hAnsi="Times New Roman"/>
            <w:sz w:val="24"/>
            <w:szCs w:val="24"/>
            <w:rtl w:val="0"/>
          </w:rPr>
          <w:delTex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w:delText>
        </w:r>
      </w:del>
      <w:del w:id="9399" w:author="Claude" w:date="2026-09-03T09:00:00Z">
        <w:r w:rsidDel="00000000" w:rsidR="00000000" w:rsidRPr="00000000">
          <w:rPr>
            <w:rFonts w:ascii="Times New Roman" w:cs="Times New Roman" w:eastAsia="Times New Roman" w:hAnsi="Times New Roman"/>
            <w:sz w:val="24"/>
            <w:szCs w:val="24"/>
            <w:rtl w:val="0"/>
          </w:rPr>
          <w:delText xml:space="preserve">preentrenamiento</w:delText>
        </w:r>
      </w:del>
      <w:del w:id="9400" w:author="Claude" w:date="2026-09-03T09:00:00Z">
        <w:r w:rsidDel="00000000" w:rsidR="00000000" w:rsidRPr="00000000">
          <w:rPr>
            <w:rFonts w:ascii="Times New Roman" w:cs="Times New Roman" w:eastAsia="Times New Roman" w:hAnsi="Times New Roman"/>
            <w:sz w:val="24"/>
            <w:szCs w:val="24"/>
            <w:rtl w:val="0"/>
          </w:rPr>
          <w:delText xml:space="preserve">. Es una condición estructural de toda evaluación de modelos preentrenados y no una particularidad de este protocolo; acota las cifras zero-shot a una comparación entre combinaciones bajo condiciones idénticas, sin sostener afirmaciones sobre generalización a material inédito.</w:delText>
        </w:r>
      </w:del>
      <w:ins w:id="9401" w:author="Claude" w:date="2026-09-03T09:00:00Z">
        <w:r>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preentrenados de vocabulario abierto provienen de corpus de terceros no inspeccionables, de modo que no puede descartarse que imágenes del banco hayan participado de ese preentrenamiento. Es una condición estructural de toda evaluación de modelos preentrenados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ins>
    </w:p>
    <w:p w:rsidR="00000000" w:rsidDel="00000000" w:rsidP="00000000" w:rsidRDefault="00000000" w:rsidRPr="00000000" w14:paraId="000002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del w:id="9402" w:author="Claude" w:date="2026-09-03T09:00:00Z">
              <w:r>
                <w:rPr>
                  <w:rFonts w:ascii="Times New Roman" w:cs="Times New Roman" w:eastAsia="Times New Roman" w:hAnsi="Times New Roman"/>
                  <w:sz w:val="24"/>
                  <w:szCs w:val="24"/>
                  <w:rtl w:val="0"/>
                </w:rPr>
                <w:delText xml:space="preserve">Sostener un diseño reducido con condición base, barridos acotados y prueba de mayor exigencia sólo sobre la configuración retenida.</w:delText>
              </w:r>
            </w:del>
            <w:ins w:id="9403" w:author="Claude" w:date="2026-09-03T09:00:00Z">
              <w:r>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ins>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8">
            <w:pPr>
              <w:spacing w:line="48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Aplicar las salvaguardas de la </w:t>
            </w:r>
            <w:del w:id="9404" w:author="Claude" w:date="2026-09-03T09:00:00Z">
              <w:r>
                <w:rPr>
                  <w:rFonts w:ascii="Times New Roman" w:cs="Times New Roman" w:eastAsia="Times New Roman" w:hAnsi="Times New Roman"/>
                  <w:sz w:val="24"/>
                  <w:szCs w:val="24"/>
                  <w:rtl w:val="0"/>
                </w:rPr>
                <w:delText xml:space="preserve">Sección 17.1.10.1</w:delText>
              </w:r>
            </w:del>
            <w:ins w:id="9405" w:author="Claude" w:date="2026-09-03T09:00:00Z">
              <w:r>
                <w:rPr>
                  <w:rFonts w:ascii="Times New Roman" w:cs="Times New Roman" w:eastAsia="Times New Roman" w:hAnsi="Times New Roman"/>
                  <w:sz w:val="24"/>
                  <w:szCs w:val="24"/>
                  <w:rtl w:val="0"/>
                </w:rPr>
                <w:t xml:space="preserve">sección 17.1.10</w:t>
              </w:r>
            </w:ins>
            <w:r>
              <w:rPr>
                <w:rFonts w:ascii="Times New Roman" w:cs="Times New Roman" w:eastAsia="Times New Roman" w:hAnsi="Times New Roman"/>
                <w:sz w:val="24"/>
                <w:szCs w:val="24"/>
                <w:rtl w:val="0"/>
              </w:rPr>
              <w:t xml:space="preserve">, con registro explícito de finalidad y condiciones de captura.</w:t>
            </w:r>
          </w:p>
        </w:tc>
      </w:tr>
    </w:tbl>
    <w:p w:rsidR="00000000" w:rsidDel="00000000" w:rsidP="00000000" w:rsidRDefault="00000000" w:rsidRPr="00000000" w14:paraId="0000027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27A">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27B">
      <w:pPr>
        <w:pStyle w:val="Heading4"/>
        <w:spacing w:after="0" w:before="0" w:line="480" w:lineRule="auto"/>
        <w:rPr>
          <w:del w:id="9408" w:author="Claude" w:date="2026-09-03T09:00:00Z"/>
          <w:rFonts w:ascii="Times New Roman" w:cs="Times New Roman" w:eastAsia="Times New Roman" w:hAnsi="Times New Roman"/>
          <w:b w:val="1"/>
          <w:bCs w:val="1"/>
          <w:color w:val="000000"/>
        </w:rPr>
      </w:pPr>
      <w:del w:id="9406" w:author="Claude" w:date="2026-09-03T09:00:00Z">
        <w:r w:rsidDel="00000000" w:rsidR="00000000" w:rsidRPr="00000000">
          <w:rPr>
            <w:rFonts w:ascii="Times New Roman" w:cs="Times New Roman" w:eastAsia="Times New Roman" w:hAnsi="Times New Roman"/>
            <w:b w:val="1"/>
            <w:bCs w:val="1"/>
            <w:i w:val="0"/>
            <w:iCs w:val="0"/>
            <w:color w:val="000000"/>
            <w:rtl w:val="0"/>
          </w:rPr>
          <w:delText xml:space="preserve">17.1.11.1. Cierre del alcance metodológico</w:delText>
        </w:r>
      </w:del>
      <w:del w:id="9407" w:author="Claude" w:date="2026-09-03T09:00:00Z">
        <w:r w:rsidDel="00000000" w:rsidR="00000000" w:rsidRPr="00000000">
          <w:rPr>
            <w:rtl w:val="0"/>
          </w:rPr>
        </w:r>
      </w:del>
    </w:p>
    <w:p w:rsidR="00000000" w:rsidDel="00000000" w:rsidP="00000000" w:rsidRDefault="00000000" w:rsidRPr="00000000" w14:paraId="0000027C">
      <w:pPr>
        <w:spacing w:line="480" w:lineRule="auto"/>
        <w:ind w:firstLine="720"/>
        <w:rPr>
          <w:rFonts w:ascii="Times New Roman" w:cs="Times New Roman" w:eastAsia="Times New Roman" w:hAnsi="Times New Roman"/>
          <w:sz w:val="24"/>
          <w:szCs w:val="24"/>
        </w:rPr>
      </w:pPr>
      <w:del w:id="9412" w:author="Claude" w:date="2026-09-03T09:00:00Z">
        <w:r w:rsidDel="00000000" w:rsidR="00000000" w:rsidRPr="00000000">
          <w:rPr>
            <w:rFonts w:ascii="Times New Roman" w:cs="Times New Roman" w:eastAsia="Times New Roman" w:hAnsi="Times New Roman"/>
            <w:sz w:val="24"/>
            <w:szCs w:val="24"/>
            <w:rtl w:val="0"/>
          </w:rPr>
          <w:delTex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delText>
        </w:r>
      </w:del>
      <w:ins w:id="9413" w:author="Claude" w:date="2026-09-03T09:00:00Z">
        <w:r>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ins>
    </w:p>
    <w:p w:rsidR="00000000" w:rsidDel="00000000" w:rsidP="00000000" w:rsidRDefault="00000000" w:rsidRPr="00000000" w14:paraId="0000027D">
      <w:pPr>
        <w:pStyle w:val="Heading4"/>
        <w:spacing w:after="0" w:before="0" w:line="480" w:lineRule="auto"/>
        <w:rPr>
          <w:del w:id="9411" w:author="Claude" w:date="2026-09-03T09:00:00Z"/>
          <w:rFonts w:ascii="Times New Roman" w:cs="Times New Roman" w:eastAsia="Times New Roman" w:hAnsi="Times New Roman"/>
          <w:b w:val="1"/>
          <w:bCs w:val="1"/>
          <w:color w:val="000000"/>
        </w:rPr>
      </w:pPr>
      <w:del w:id="9409" w:author="Claude" w:date="2026-09-03T09:00:00Z">
        <w:r w:rsidDel="00000000" w:rsidR="00000000" w:rsidRPr="00000000">
          <w:rPr>
            <w:rFonts w:ascii="Times New Roman" w:cs="Times New Roman" w:eastAsia="Times New Roman" w:hAnsi="Times New Roman"/>
            <w:b w:val="1"/>
            <w:bCs w:val="1"/>
            <w:i w:val="0"/>
            <w:iCs w:val="0"/>
            <w:color w:val="000000"/>
            <w:rtl w:val="0"/>
          </w:rPr>
          <w:delText xml:space="preserve">17.1.11.2. Articulación con las instancias de diseño e implementación</w:delText>
        </w:r>
      </w:del>
      <w:del w:id="9410" w:author="Claude" w:date="2026-09-03T09:00:00Z">
        <w:r w:rsidDel="00000000" w:rsidR="00000000" w:rsidRPr="00000000">
          <w:rPr>
            <w:rtl w:val="0"/>
          </w:rPr>
        </w:r>
      </w:del>
    </w:p>
    <w:p w:rsidR="00000000" w:rsidDel="00000000" w:rsidP="00000000" w:rsidRDefault="00000000" w:rsidRPr="00000000" w14:paraId="0000027E">
      <w:pPr>
        <w:spacing w:line="480" w:lineRule="auto"/>
        <w:ind w:firstLine="720"/>
        <w:rPr>
          <w:rFonts w:ascii="Times New Roman" w:cs="Times New Roman" w:eastAsia="Times New Roman" w:hAnsi="Times New Roman"/>
          <w:sz w:val="24"/>
          <w:szCs w:val="24"/>
        </w:rPr>
      </w:pPr>
      <w:del w:id="9414" w:author="Claude" w:date="2026-09-03T09:00:00Z">
        <w:r w:rsidDel="00000000" w:rsidR="00000000" w:rsidRPr="00000000">
          <w:rPr>
            <w:rFonts w:ascii="Times New Roman" w:cs="Times New Roman" w:eastAsia="Times New Roman" w:hAnsi="Times New Roman"/>
            <w:sz w:val="24"/>
            <w:szCs w:val="24"/>
            <w:rtl w:val="0"/>
          </w:rPr>
          <w:delTex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delText>
        </w:r>
      </w:del>
      <w:ins w:id="9415" w:author="Claude" w:date="2026-09-03T09:00:00Z">
        <w:r>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ins>
    </w:p>
    <w:p w:rsidR="00000000" w:rsidDel="00000000" w:rsidP="00000000" w:rsidRDefault="00000000" w:rsidRPr="00000000" w14:paraId="0000027F">
      <w:pPr>
        <w:spacing w:line="480" w:lineRule="auto"/>
        <w:ind w:firstLine="720"/>
        <w:rPr>
          <w:del w:id="9421" w:author="Claude" w:date="2026-09-03T09:00:00Z"/>
          <w:rFonts w:ascii="Times New Roman" w:cs="Times New Roman" w:eastAsia="Times New Roman" w:hAnsi="Times New Roman"/>
          <w:sz w:val="24"/>
          <w:szCs w:val="24"/>
        </w:rPr>
      </w:pPr>
      <w:del w:id="9418" w:author="Claude" w:date="2026-09-03T09:00:00Z">
        <w:r w:rsidDel="00000000" w:rsidR="00000000" w:rsidRPr="00000000">
          <w:rPr>
            <w:rFonts w:ascii="Times New Roman" w:cs="Times New Roman" w:eastAsia="Times New Roman" w:hAnsi="Times New Roman"/>
            <w:sz w:val="24"/>
            <w:szCs w:val="24"/>
            <w:rtl w:val="0"/>
          </w:rPr>
          <w:delTex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delText>
        </w:r>
      </w:del>
      <w:del w:id="9416" w:author="Claude" w:date="2026-09-03T09:00:00Z">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del>
      <w:del w:id="9419" w:author="Claude" w:date="2026-09-03T09:00:00Z">
        <w:r w:rsidDel="00000000" w:rsidR="00000000" w:rsidRPr="00000000">
          <w:rPr>
            <w:rFonts w:ascii="Times New Roman" w:cs="Times New Roman" w:eastAsia="Times New Roman" w:hAnsi="Times New Roman"/>
            <w:sz w:val="24"/>
            <w:szCs w:val="24"/>
            <w:rtl w:val="0"/>
          </w:rPr>
          <w:delText xml:space="preserve">, </w:delText>
        </w:r>
      </w:del>
      <w:del w:id="9417" w:author="Claude" w:date="2026-09-03T09:00:00Z">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del>
      <w:del w:id="9420" w:author="Claude" w:date="2026-09-03T09:00:00Z">
        <w:r w:rsidDel="00000000" w:rsidR="00000000" w:rsidRPr="00000000">
          <w:rPr>
            <w:rFonts w:ascii="Times New Roman" w:cs="Times New Roman" w:eastAsia="Times New Roman" w:hAnsi="Times New Roman"/>
            <w:sz w:val="24"/>
            <w:szCs w:val="24"/>
            <w:rtl w:val="0"/>
          </w:rPr>
          <w:delText xml:space="preserve"> y los criterios con los que se interpreta la evaluación.</w:delText>
        </w:r>
      </w:del>
    </w:p>
    <w:p w:rsidR="00000000" w:rsidDel="00000000" w:rsidP="00000000" w:rsidRDefault="00000000" w:rsidRPr="00000000" w14:paraId="00000280">
      <w:pPr>
        <w:spacing w:line="480" w:lineRule="auto"/>
        <w:ind w:firstLine="720"/>
        <w:rPr>
          <w:del w:id="9423" w:author="Claude" w:date="2026-09-03T09:00:00Z"/>
          <w:rFonts w:ascii="Times New Roman" w:cs="Times New Roman" w:eastAsia="Times New Roman" w:hAnsi="Times New Roman"/>
          <w:sz w:val="24"/>
          <w:szCs w:val="24"/>
        </w:rPr>
      </w:pPr>
      <w:del w:id="9422" w:author="Claude" w:date="2026-09-03T09:00:00Z">
        <w:r w:rsidDel="00000000" w:rsidR="00000000" w:rsidRPr="00000000">
          <w:rPr>
            <w:rFonts w:ascii="Times New Roman" w:cs="Times New Roman" w:eastAsia="Times New Roman" w:hAnsi="Times New Roman"/>
            <w:sz w:val="24"/>
            <w:szCs w:val="24"/>
            <w:rtl w:val="0"/>
          </w:rPr>
          <w:delTex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delText>
        </w:r>
      </w:del>
    </w:p>
    <w:p w:rsidR="00000000" w:rsidDel="00000000" w:rsidP="00000000" w:rsidRDefault="00000000" w:rsidRPr="00000000" w14:paraId="00000281">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del w:id="9424" w:author="Claude" w:date="2026-09-03T09:00:00Z">
        <w:r w:rsidDel="00000000" w:rsidR="00000000" w:rsidRPr="00000000">
          <w:rPr>
            <w:rFonts w:ascii="Times New Roman" w:cs="Times New Roman" w:eastAsia="Times New Roman" w:hAnsi="Times New Roman"/>
            <w:sz w:val="24"/>
            <w:szCs w:val="24"/>
            <w:rtl w:val="0"/>
          </w:rPr>
          <w:delTex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17.1.5.3 y en los hallazgos de Zhou et al. (2022), Du et al. (2022), Gu et al. (2021) y Radford et al. (2021).</w:delText>
        </w:r>
      </w:del>
      <w:ins w:id="9425" w:author="Claude" w:date="2026-09-03T09:00:00Z">
        <w:r>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ins>
    </w:p>
    <w:p w:rsidR="00000000" w:rsidDel="00000000" w:rsidP="00000000" w:rsidRDefault="00000000" w:rsidRPr="00000000" w14:paraId="000002D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del w:id="9426" w:author="Claude" w:date="2026-09-03T09:00:00Z">
        <w:r w:rsidDel="00000000" w:rsidR="00000000" w:rsidRPr="00000000">
          <w:rPr>
            <w:rFonts w:ascii="Times New Roman" w:cs="Times New Roman" w:eastAsia="Times New Roman" w:hAnsi="Times New Roman"/>
            <w:sz w:val="24"/>
            <w:szCs w:val="24"/>
            <w:rtl w:val="0"/>
          </w:rPr>
          <w:delTex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delText>
        </w:r>
      </w:del>
      <w:ins w:id="9427" w:author="Claude" w:date="2026-09-03T09:00:00Z">
        <w:r>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ins>
    </w:p>
    <w:p w:rsidR="00000000" w:rsidDel="00000000" w:rsidP="00000000" w:rsidRDefault="00000000" w:rsidRPr="00000000" w14:paraId="000002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sdt>
              <w:sdtPr>
                <w:id w:val="-854126883"/>
                <w:tag w:val="goog_rdk_19"/>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19995531"/>
                <w:tag w:val="goog_rdk_20"/>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sdt>
              <w:sdtPr>
                <w:id w:val="1815095697"/>
                <w:tag w:val="goog_rdk_21"/>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1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del w:id="9428" w:author="Claude" w:date="2026-09-03T09:00:00Z">
        <w:r w:rsidDel="00000000" w:rsidR="00000000" w:rsidRPr="00000000">
          <w:rPr>
            <w:rFonts w:ascii="Times New Roman" w:cs="Times New Roman" w:eastAsia="Times New Roman" w:hAnsi="Times New Roman"/>
            <w:sz w:val="24"/>
            <w:szCs w:val="24"/>
            <w:rtl w:val="0"/>
          </w:rPr>
          <w:delTex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delText>
        </w:r>
      </w:del>
      <w:ins w:id="9429" w:author="Claude" w:date="2026-09-03T09:00:00Z">
        <w:r>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ins>
    </w:p>
    <w:p w:rsidR="00000000" w:rsidDel="00000000" w:rsidP="00000000" w:rsidRDefault="00000000" w:rsidRPr="00000000" w14:paraId="00000314">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31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del w:id="9319" w:author="Claude" w:date="2026-09-03T09:00:00Z">
              <w:r>
                <w:rPr>
                  <w:rFonts w:ascii="Times New Roman" w:cs="Times New Roman" w:eastAsia="Times New Roman" w:hAnsi="Times New Roman"/>
                  <w:sz w:val="24"/>
                  <w:szCs w:val="24"/>
                  <w:rtl w:val="0"/>
                </w:rPr>
                <w:delText xml:space="preserve">Intervalo entre captura o lectura del cuadro y disponibilidad del resultado de inferencia.</w:delText>
              </w:r>
            </w:del>
            <w:ins w:id="9320" w:author="Claude" w:date="2026-09-03T09:00:00Z">
              <w:r>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del w:id="9321" w:author="Claude" w:date="2026-09-03T09:00:00Z">
              <w:r>
                <w:rPr>
                  <w:rFonts w:ascii="Times New Roman" w:cs="Times New Roman" w:eastAsia="Times New Roman" w:hAnsi="Times New Roman"/>
                  <w:sz w:val="24"/>
                  <w:szCs w:val="24"/>
                  <w:rtl w:val="0"/>
                </w:rPr>
                <w:delText xml:space="preserve">Timestamps monotónicos</w:delText>
              </w:r>
            </w:del>
            <w:ins w:id="9322" w:author="Claude" w:date="2026-09-03T09:00:00Z">
              <w:r>
                <w:rPr>
                  <w:rFonts w:ascii="Times New Roman" w:cs="Times New Roman" w:eastAsia="Times New Roman" w:hAnsi="Times New Roman"/>
                  <w:sz w:val="24"/>
                  <w:szCs w:val="24"/>
                  <w:rtl w:val="0"/>
                </w:rPr>
                <w:t xml:space="preserve">Hitos y dominio de reloj declarados</w:t>
              </w:r>
            </w:ins>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del w:id="9430" w:author="Claude" w:date="2026-09-03T09:00:00Z">
              <w:r>
                <w:rPr>
                  <w:rFonts w:ascii="Times New Roman" w:cs="Times New Roman" w:eastAsia="Times New Roman" w:hAnsi="Times New Roman"/>
                  <w:sz w:val="24"/>
                  <w:szCs w:val="24"/>
                  <w:rtl w:val="0"/>
                </w:rPr>
                <w:delText xml:space="preserve">Motor de evaluación de patrones instrumentado; registro interno de alertas; event log del pipeline; bitácora de corrida; scripts de agregación temporal.</w:delText>
              </w:r>
            </w:del>
            <w:ins w:id="9431" w:author="Claude" w:date="2026-09-03T09:00:00Z">
              <w:r>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ins>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del w:id="9432" w:author="Claude" w:date="2026-09-03T09:00:00Z">
              <w:r>
                <w:rPr>
                  <w:rFonts w:ascii="Times New Roman" w:cs="Times New Roman" w:eastAsia="Times New Roman" w:hAnsi="Times New Roman"/>
                  <w:sz w:val="24"/>
                  <w:szCs w:val="24"/>
                  <w:rtl w:val="0"/>
                </w:rPr>
                <w:delText xml:space="preserve">TTFD, SDR y t_alert-system por evento; t_alert-notification sólo si existe trayecto instrumentado; toda métrica sin insumos se declara no aplicable.</w:delText>
              </w:r>
            </w:del>
            <w:ins w:id="9433" w:author="Claude" w:date="2026-09-03T09:00:00Z">
              <w:r>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ins>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6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2" w:date="2026-09-02T23:09:26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sobre todo la lista de pendientes y los datasets</w:t>
      </w:r>
    </w:p>
  </w:comment>
  <w:comment w:author="Matias Lautaro Carrizo" w:id="0" w:date="2026-09-01T23:51:46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 w:author="Matias Lautaro Carrizo" w:id="1" w:date="2026-09-02T02:36:28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5" w15:done="0"/>
  <w15:commentEx w15:paraId="00000386" w15:done="0"/>
  <w15:commentEx w15:paraId="0000038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L0PkoMYvpNikBMlDnVoKW/wtMg==">CgMxLjAaJwoBMBIiCiAIBCocCgtBQUFDR1Zrems0TRAIGgtBQUFDR1Zrems0TRonCgExEiIKIAgEKhwKC0FBQUNHYjQ1NmdZEAgaC0FBQUNHYjQ1NmdZGicKATISIgogCAQqHAoLQUFBQ0dlZjN5Vm8QCBoLQUFBQ0dlZjN5Vm8aHwoBMxIaChgICVIUChJ0YWJsZS5scjNneDIyYXp5MWg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i7QEKCnRleHQvcGxhaW4S3gFBY29tb2RlIGVzdGEgc2VjY2lvbiBwb3JxdWUgbmFycmF0aXZhbWVudGUgZXN0YWJhIHBhcmEgYXRyYXMsIHF1ZWTDsyBiYXN0YW50ZSBiaWVuIGVuIG1pIG9waW5pb24uIERlIGVzdGEgZmFsdGEgY29uc29saWRhciBsb3MgYW5leG9zLCBwb3NpYmxlbWVudGUgc2UganVudGVuIHZhcmlvcyB5IHNlIGhhZ2EgcmVmZXJlbmNpYSBhIHVubyBzb2xvLCBkZSBhaMOtIGFob3JyYW1vcyB0YWJsYXMqGyIVMTA2MTE5NzgwNDk4MDc5OTc2MzY1KAA4ADCrnYv7hTQ4q52L+4U0WgxtNnlzdHR3YWptN2tyAiAAeACIAQK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