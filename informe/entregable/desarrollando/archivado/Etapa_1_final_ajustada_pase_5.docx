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w:t>
      </w:r>
      <w:del w:id="94" w:author="OpenAI" w:date="2026-08-27T16:00:00Z">
        <w:r w:rsidDel="00000000" w:rsidR="00000000" w:rsidRPr="00000000">
          <w:rPr>
            <w:rFonts w:ascii="Times New Roman" w:cs="Times New Roman" w:eastAsia="Times New Roman" w:hAnsi="Times New Roman"/>
            <w:b w:val="1"/>
            <w:bCs w:val="1"/>
            <w:sz w:val="24"/>
            <w:szCs w:val="24"/>
            <w:rtl w:val="0"/>
          </w:rPr>
          <w:delText>Arte</w:delText>
        </w:r>
      </w:del>
      <w:ins w:id="95" w:author="OpenAI" w:date="2026-08-27T16:00:00Z">
        <w:r w:rsidDel="00000000" w:rsidR="00000000" w:rsidRPr="00000000">
          <w:rPr>
            <w:rFonts w:ascii="Times New Roman" w:cs="Times New Roman" w:eastAsia="Times New Roman" w:hAnsi="Times New Roman"/>
            <w:b w:val="1"/>
            <w:bCs w:val="1"/>
            <w:sz w:val="24"/>
            <w:szCs w:val="24"/>
            <w:rtl w:val="0"/>
          </w:rPr>
          <w:t>arte</w:t>
        </w:r>
      </w:ins>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w:t>
      </w:r>
      <w:del w:id="9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Arquitectónicos</w:delText>
        </w:r>
      </w:del>
      <w:ins w:id="9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arquitectónicos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9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Modelos</w:delText>
        </w:r>
      </w:del>
      <w:ins w:id="9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modelos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10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Representativos</w:delText>
        </w:r>
      </w:del>
      <w:ins w:id="10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representativos</w:t>
        </w:r>
      </w:ins>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b w:val="1"/>
          <w:bCs w:val="1"/>
          <w:rPrChange w:id="452"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w:t>
      </w:r>
      <w:ins w:id="378" w:author="OpenAI" w:date="2026-08-27T16:00:00Z">
        <w:r w:rsidDel="00000000" w:rsidR="00000000" w:rsidRPr="00000000">
          <w:rPr>
            <w:rFonts w:ascii="Times New Roman" w:cs="Times New Roman" w:eastAsia="Times New Roman" w:hAnsi="Times New Roman"/>
            <w:sz w:val="24"/>
            <w:szCs w:val="24"/>
            <w:rtl w:val="0"/>
          </w:rPr>
          <w:t>de intersección sobre unión (</w:t>
        </w:r>
      </w:ins>
      <w:r w:rsidDel="00000000" w:rsidR="00000000" w:rsidRPr="00000000">
        <w:rPr>
          <w:rFonts w:ascii="Times New Roman" w:cs="Times New Roman" w:eastAsia="Times New Roman" w:hAnsi="Times New Roman"/>
          <w:sz w:val="24"/>
          <w:szCs w:val="24"/>
          <w:rtl w:val="0"/>
        </w:rPr>
        <w:t>IoU</w:t>
      </w:r>
      <w:ins w:id="379" w:author="OpenAI" w:date="2026-08-27T16:00:00Z">
        <w:r w:rsidDel="00000000" w:rsidR="00000000" w:rsidRPr="00000000">
          <w:rPr>
            <w:rFonts w:ascii="Times New Roman" w:cs="Times New Roman" w:eastAsia="Times New Roman" w:hAnsi="Times New Roman"/>
            <w:sz w:val="24"/>
            <w:szCs w:val="24"/>
            <w:rtl w:val="0"/>
          </w:rPr>
          <w:t>)</w:t>
        </w:r>
      </w:ins>
      <w:r w:rsidDel="00000000" w:rsidR="00000000" w:rsidRPr="00000000">
        <w:rPr>
          <w:rFonts w:ascii="Times New Roman" w:cs="Times New Roman" w:eastAsia="Times New Roman" w:hAnsi="Times New Roman"/>
          <w:sz w:val="24"/>
          <w:szCs w:val="24"/>
          <w:rtl w:val="0"/>
        </w:rPr>
        <w:t xml:space="preserve">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w:t>
      </w:r>
      <w:del w:id="102" w:author="OpenAI" w:date="2026-08-27T16:00:00Z">
        <w:r w:rsidDel="00000000" w:rsidR="00000000" w:rsidRPr="00000000">
          <w:rPr>
            <w:rFonts w:ascii="Times New Roman" w:cs="Times New Roman" w:eastAsia="Times New Roman" w:hAnsi="Times New Roman"/>
            <w:b w:val="1"/>
            <w:bCs w:val="1"/>
            <w:color w:val="000000"/>
            <w:rtl w:val="0"/>
          </w:rPr>
          <w:delText>End-to-End</w:delText>
        </w:r>
      </w:del>
      <w:ins w:id="103" w:author="OpenAI" w:date="2026-08-27T16:00:00Z">
        <w:r w:rsidDel="00000000" w:rsidR="00000000" w:rsidRPr="00000000">
          <w:rPr>
            <w:rFonts w:ascii="Times New Roman" w:cs="Times New Roman" w:eastAsia="Times New Roman" w:hAnsi="Times New Roman"/>
            <w:b w:val="1"/>
            <w:bCs w:val="1"/>
            <w:color w:val="000000"/>
            <w:rtl w:val="0"/>
          </w:rPr>
          <w:t>end-to-end</w:t>
        </w:r>
      </w:ins>
      <w:r w:rsidDel="00000000" w:rsidR="00000000" w:rsidRPr="00000000">
        <w:rPr>
          <w:rFonts w:ascii="Times New Roman" w:cs="Times New Roman" w:eastAsia="Times New Roman" w:hAnsi="Times New Roman"/>
          <w:b w:val="1"/>
          <w:bCs w:val="1"/>
          <w:color w:val="000000"/>
          <w:rtl w:val="0"/>
        </w:rPr>
        <w:t xml:space="preserve"> </w:t>
      </w:r>
      <w:del w:id="104" w:author="OpenAI" w:date="2026-08-27T16:00:00Z">
        <w:r w:rsidDel="00000000" w:rsidR="00000000" w:rsidRPr="00000000">
          <w:rPr>
            <w:rFonts w:ascii="Times New Roman" w:cs="Times New Roman" w:eastAsia="Times New Roman" w:hAnsi="Times New Roman"/>
            <w:b w:val="1"/>
            <w:bCs w:val="1"/>
            <w:color w:val="000000"/>
            <w:rtl w:val="0"/>
          </w:rPr>
          <w:delText>Tipo</w:delText>
        </w:r>
      </w:del>
      <w:ins w:id="105" w:author="OpenAI" w:date="2026-08-27T16:00:00Z">
        <w:r w:rsidDel="00000000" w:rsidR="00000000" w:rsidRPr="00000000">
          <w:rPr>
            <w:rFonts w:ascii="Times New Roman" w:cs="Times New Roman" w:eastAsia="Times New Roman" w:hAnsi="Times New Roman"/>
            <w:b w:val="1"/>
            <w:bCs w:val="1"/>
            <w:color w:val="000000"/>
            <w:rtl w:val="0"/>
          </w:rPr>
          <w:t>tipo</w:t>
        </w:r>
      </w:ins>
      <w:r w:rsidDel="00000000" w:rsidR="00000000" w:rsidRPr="00000000">
        <w:rPr>
          <w:rFonts w:ascii="Times New Roman" w:cs="Times New Roman" w:eastAsia="Times New Roman" w:hAnsi="Times New Roman"/>
          <w:b w:val="1"/>
          <w:bCs w:val="1"/>
          <w:color w:val="000000"/>
          <w:rtl w:val="0"/>
        </w:rPr>
        <w:t xml:space="preserve"> DETR/DINO con </w:t>
      </w:r>
      <w:del w:id="106" w:author="OpenAI" w:date="2026-08-27T16:00:00Z">
        <w:r w:rsidDel="00000000" w:rsidR="00000000" w:rsidRPr="00000000">
          <w:rPr>
            <w:rFonts w:ascii="Times New Roman" w:cs="Times New Roman" w:eastAsia="Times New Roman" w:hAnsi="Times New Roman"/>
            <w:b w:val="1"/>
            <w:bCs w:val="1"/>
            <w:color w:val="000000"/>
            <w:rtl w:val="0"/>
          </w:rPr>
          <w:delText>Fusión</w:delText>
        </w:r>
      </w:del>
      <w:ins w:id="107" w:author="OpenAI" w:date="2026-08-27T16:00:00Z">
        <w:r w:rsidDel="00000000" w:rsidR="00000000" w:rsidRPr="00000000">
          <w:rPr>
            <w:rFonts w:ascii="Times New Roman" w:cs="Times New Roman" w:eastAsia="Times New Roman" w:hAnsi="Times New Roman"/>
            <w:b w:val="1"/>
            <w:bCs w:val="1"/>
            <w:color w:val="000000"/>
            <w:rtl w:val="0"/>
          </w:rPr>
          <w:t>fusión</w:t>
        </w:r>
      </w:ins>
      <w:r w:rsidDel="00000000" w:rsidR="00000000" w:rsidRPr="00000000">
        <w:rPr>
          <w:rFonts w:ascii="Times New Roman" w:cs="Times New Roman" w:eastAsia="Times New Roman" w:hAnsi="Times New Roman"/>
          <w:b w:val="1"/>
          <w:bCs w:val="1"/>
          <w:color w:val="000000"/>
          <w:rtl w:val="0"/>
        </w:rPr>
        <w:t xml:space="preserve"> </w:t>
      </w:r>
      <w:del w:id="108" w:author="OpenAI" w:date="2026-08-27T16:00:00Z">
        <w:r w:rsidDel="00000000" w:rsidR="00000000" w:rsidRPr="00000000">
          <w:rPr>
            <w:rFonts w:ascii="Times New Roman" w:cs="Times New Roman" w:eastAsia="Times New Roman" w:hAnsi="Times New Roman"/>
            <w:b w:val="1"/>
            <w:bCs w:val="1"/>
            <w:color w:val="000000"/>
            <w:rtl w:val="0"/>
          </w:rPr>
          <w:delText>Visión–Lenguaje</w:delText>
        </w:r>
      </w:del>
      <w:ins w:id="109" w:author="OpenAI" w:date="2026-08-27T16:00:00Z">
        <w:r w:rsidDel="00000000" w:rsidR="00000000" w:rsidRPr="00000000">
          <w:rPr>
            <w:rFonts w:ascii="Times New Roman" w:cs="Times New Roman" w:eastAsia="Times New Roman" w:hAnsi="Times New Roman"/>
            <w:b w:val="1"/>
            <w:bCs w:val="1"/>
            <w:color w:val="000000"/>
            <w:rtl w:val="0"/>
          </w:rPr>
          <w:t>visión–lenguaje</w:t>
        </w:r>
      </w:ins>
      <w:r w:rsidDel="00000000" w:rsidR="00000000" w:rsidRPr="00000000">
        <w:rPr>
          <w:rFonts w:ascii="Times New Roman" w:cs="Times New Roman" w:eastAsia="Times New Roman" w:hAnsi="Times New Roman"/>
          <w:b w:val="1"/>
          <w:bCs w:val="1"/>
          <w:color w:val="000000"/>
          <w:rtl w:val="0"/>
        </w:rPr>
        <w:t xml:space="preserve"> en el </w:t>
      </w:r>
      <w:del w:id="110" w:author="OpenAI" w:date="2026-08-27T16:00:00Z">
        <w:r w:rsidDel="00000000" w:rsidR="00000000" w:rsidRPr="00000000">
          <w:rPr>
            <w:rFonts w:ascii="Times New Roman" w:cs="Times New Roman" w:eastAsia="Times New Roman" w:hAnsi="Times New Roman"/>
            <w:b w:val="1"/>
            <w:bCs w:val="1"/>
            <w:color w:val="000000"/>
            <w:rtl w:val="0"/>
          </w:rPr>
          <w:delText>Decoder</w:delText>
        </w:r>
      </w:del>
      <w:ins w:id="111" w:author="OpenAI" w:date="2026-08-27T16:00:00Z">
        <w:r w:rsidDel="00000000" w:rsidR="00000000" w:rsidRPr="00000000">
          <w:rPr>
            <w:rFonts w:ascii="Times New Roman" w:cs="Times New Roman" w:eastAsia="Times New Roman" w:hAnsi="Times New Roman"/>
            <w:b w:val="1"/>
            <w:bCs w:val="1"/>
            <w:color w:val="000000"/>
            <w:rtl w:val="0"/>
          </w:rPr>
          <w:t>decoder</w:t>
        </w:r>
      </w:ins>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15.2.1.2. Bloque B</w:t>
      </w:r>
      <w:del w:id="112" w:author="OpenAI" w:date="2026-08-27T16:00:00Z">
        <w:r w:rsidDel="00000000" w:rsidR="00000000" w:rsidRPr="00000000">
          <w:rPr>
            <w:rFonts w:ascii="Times New Roman" w:cs="Times New Roman" w:eastAsia="Times New Roman" w:hAnsi="Times New Roman"/>
            <w:b w:val="1"/>
            <w:bCs w:val="1"/>
            <w:color w:val="000000"/>
            <w:rtl w:val="0"/>
          </w:rPr>
          <w:delText>:</w:delText>
        </w:r>
      </w:del>
      <w:ins w:id="113" w:author="OpenAI" w:date="2026-08-27T16:00:00Z">
        <w:r w:rsidDel="00000000" w:rsidR="00000000" w:rsidRPr="00000000">
          <w:rPr>
            <w:rFonts w:ascii="Times New Roman" w:cs="Times New Roman" w:eastAsia="Times New Roman" w:hAnsi="Times New Roman"/>
            <w:b w:val="1"/>
            <w:bCs w:val="1"/>
            <w:color w:val="000000"/>
            <w:rtl w:val="0"/>
          </w:rPr>
          <w:t xml:space="preserve"> —</w:t>
        </w:r>
      </w:ins>
      <w:r w:rsidDel="00000000" w:rsidR="00000000" w:rsidRPr="00000000">
        <w:rPr>
          <w:rFonts w:ascii="Times New Roman" w:cs="Times New Roman" w:eastAsia="Times New Roman" w:hAnsi="Times New Roman"/>
          <w:b w:val="1"/>
          <w:bCs w:val="1"/>
          <w:color w:val="000000"/>
          <w:rtl w:val="0"/>
        </w:rPr>
        <w:t xml:space="preserve">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que también publica variantes construidas sobre YOLO11 (YOLOE-11) con resultados equivalentes (Wang et al., 2025). Las variantes sobre YOLO26 (YOLOE-26) son una extensión posterior de Ultralytics, sin evaluación en el trabajo original; por lo tanto, los resultados publicados para YOLOE-v8 no deben utilizarse como si fueran una medición de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15.2.1.3. Bloque C</w:t>
      </w:r>
      <w:del w:id="114" w:author="OpenAI" w:date="2026-08-27T16:00:00Z">
        <w:r w:rsidDel="00000000" w:rsidR="00000000" w:rsidRPr="00000000">
          <w:rPr>
            <w:rFonts w:ascii="Times New Roman" w:cs="Times New Roman" w:eastAsia="Times New Roman" w:hAnsi="Times New Roman"/>
            <w:b w:val="1"/>
            <w:bCs w:val="1"/>
            <w:color w:val="000000"/>
            <w:rtl w:val="0"/>
          </w:rPr>
          <w:delText>:</w:delText>
        </w:r>
      </w:del>
      <w:ins w:id="115" w:author="OpenAI" w:date="2026-08-27T16:00:00Z">
        <w:r w:rsidDel="00000000" w:rsidR="00000000" w:rsidRPr="00000000">
          <w:rPr>
            <w:rFonts w:ascii="Times New Roman" w:cs="Times New Roman" w:eastAsia="Times New Roman" w:hAnsi="Times New Roman"/>
            <w:b w:val="1"/>
            <w:bCs w:val="1"/>
            <w:color w:val="000000"/>
            <w:rtl w:val="0"/>
          </w:rPr>
          <w:t xml:space="preserve"> —</w:t>
        </w:r>
      </w:ins>
      <w:r w:rsidDel="00000000" w:rsidR="00000000" w:rsidRPr="00000000">
        <w:rPr>
          <w:rFonts w:ascii="Times New Roman" w:cs="Times New Roman" w:eastAsia="Times New Roman" w:hAnsi="Times New Roman"/>
          <w:b w:val="1"/>
          <w:bCs w:val="1"/>
          <w:color w:val="000000"/>
          <w:rtl w:val="0"/>
        </w:rPr>
        <w:t xml:space="preserve"> Detectores </w:t>
      </w:r>
      <w:del w:id="116" w:author="OpenAI" w:date="2026-08-27T16:00:00Z">
        <w:r w:rsidDel="00000000" w:rsidR="00000000" w:rsidRPr="00000000">
          <w:rPr>
            <w:rFonts w:ascii="Times New Roman" w:cs="Times New Roman" w:eastAsia="Times New Roman" w:hAnsi="Times New Roman"/>
            <w:b w:val="1"/>
            <w:bCs w:val="1"/>
            <w:color w:val="000000"/>
            <w:rtl w:val="0"/>
          </w:rPr>
          <w:delText>Basados</w:delText>
        </w:r>
      </w:del>
      <w:ins w:id="117" w:author="OpenAI" w:date="2026-08-27T16:00:00Z">
        <w:r w:rsidDel="00000000" w:rsidR="00000000" w:rsidRPr="00000000">
          <w:rPr>
            <w:rFonts w:ascii="Times New Roman" w:cs="Times New Roman" w:eastAsia="Times New Roman" w:hAnsi="Times New Roman"/>
            <w:b w:val="1"/>
            <w:bCs w:val="1"/>
            <w:color w:val="000000"/>
            <w:rtl w:val="0"/>
          </w:rPr>
          <w:t>basados</w:t>
        </w:r>
      </w:ins>
      <w:r w:rsidDel="00000000" w:rsidR="00000000" w:rsidRPr="00000000">
        <w:rPr>
          <w:rFonts w:ascii="Times New Roman" w:cs="Times New Roman" w:eastAsia="Times New Roman" w:hAnsi="Times New Roman"/>
          <w:b w:val="1"/>
          <w:bCs w:val="1"/>
          <w:color w:val="000000"/>
          <w:rtl w:val="0"/>
        </w:rPr>
        <w:t xml:space="preserve"> en </w:t>
      </w:r>
      <w:del w:id="118" w:author="OpenAI" w:date="2026-08-27T16:00:00Z">
        <w:r w:rsidDel="00000000" w:rsidR="00000000" w:rsidRPr="00000000">
          <w:rPr>
            <w:rFonts w:ascii="Times New Roman" w:cs="Times New Roman" w:eastAsia="Times New Roman" w:hAnsi="Times New Roman"/>
            <w:b w:val="1"/>
            <w:bCs w:val="1"/>
            <w:color w:val="000000"/>
            <w:rtl w:val="0"/>
          </w:rPr>
          <w:delText>Dual-Encoders</w:delText>
        </w:r>
      </w:del>
      <w:ins w:id="119" w:author="OpenAI" w:date="2026-08-27T16:00:00Z">
        <w:r w:rsidDel="00000000" w:rsidR="00000000" w:rsidRPr="00000000">
          <w:rPr>
            <w:rFonts w:ascii="Times New Roman" w:cs="Times New Roman" w:eastAsia="Times New Roman" w:hAnsi="Times New Roman"/>
            <w:b w:val="1"/>
            <w:bCs w:val="1"/>
            <w:color w:val="000000"/>
            <w:rtl w:val="0"/>
          </w:rPr>
          <w:t>dual-encoders</w:t>
        </w:r>
      </w:ins>
      <w:r w:rsidDel="00000000" w:rsidR="00000000" w:rsidRPr="00000000">
        <w:rPr>
          <w:rFonts w:ascii="Times New Roman" w:cs="Times New Roman" w:eastAsia="Times New Roman" w:hAnsi="Times New Roman"/>
          <w:b w:val="1"/>
          <w:bCs w:val="1"/>
          <w:color w:val="000000"/>
          <w:rtl w:val="0"/>
        </w:rPr>
        <w:t xml:space="preserve"> (CLIP-like) y </w:t>
      </w:r>
      <w:del w:id="120" w:author="OpenAI" w:date="2026-08-27T16:00:00Z">
        <w:r w:rsidDel="00000000" w:rsidR="00000000" w:rsidRPr="00000000">
          <w:rPr>
            <w:rFonts w:ascii="Times New Roman" w:cs="Times New Roman" w:eastAsia="Times New Roman" w:hAnsi="Times New Roman"/>
            <w:b w:val="1"/>
            <w:bCs w:val="1"/>
            <w:color w:val="000000"/>
            <w:rtl w:val="0"/>
          </w:rPr>
          <w:delText>Matching</w:delText>
        </w:r>
      </w:del>
      <w:ins w:id="121" w:author="OpenAI" w:date="2026-08-27T16:00:00Z">
        <w:r w:rsidDel="00000000" w:rsidR="00000000" w:rsidRPr="00000000">
          <w:rPr>
            <w:rFonts w:ascii="Times New Roman" w:cs="Times New Roman" w:eastAsia="Times New Roman" w:hAnsi="Times New Roman"/>
            <w:b w:val="1"/>
            <w:bCs w:val="1"/>
            <w:color w:val="000000"/>
            <w:rtl w:val="0"/>
          </w:rPr>
          <w:t>matching</w:t>
        </w:r>
      </w:ins>
      <w:r w:rsidDel="00000000" w:rsidR="00000000" w:rsidRPr="00000000">
        <w:rPr>
          <w:rFonts w:ascii="Times New Roman" w:cs="Times New Roman" w:eastAsia="Times New Roman" w:hAnsi="Times New Roman"/>
          <w:b w:val="1"/>
          <w:bCs w:val="1"/>
          <w:color w:val="000000"/>
          <w:rtl w:val="0"/>
        </w:rPr>
        <w:t xml:space="preserve"> por </w:t>
      </w:r>
      <w:del w:id="122" w:author="OpenAI" w:date="2026-08-27T16:00:00Z">
        <w:r w:rsidDel="00000000" w:rsidR="00000000" w:rsidRPr="00000000">
          <w:rPr>
            <w:rFonts w:ascii="Times New Roman" w:cs="Times New Roman" w:eastAsia="Times New Roman" w:hAnsi="Times New Roman"/>
            <w:b w:val="1"/>
            <w:bCs w:val="1"/>
            <w:color w:val="000000"/>
            <w:rtl w:val="0"/>
          </w:rPr>
          <w:delText>Similitud</w:delText>
        </w:r>
      </w:del>
      <w:ins w:id="123" w:author="OpenAI" w:date="2026-08-27T16:00:00Z">
        <w:r w:rsidDel="00000000" w:rsidR="00000000" w:rsidRPr="00000000">
          <w:rPr>
            <w:rFonts w:ascii="Times New Roman" w:cs="Times New Roman" w:eastAsia="Times New Roman" w:hAnsi="Times New Roman"/>
            <w:b w:val="1"/>
            <w:bCs w:val="1"/>
            <w:color w:val="000000"/>
            <w:rtl w:val="0"/>
          </w:rPr>
          <w:t>similitud</w:t>
        </w:r>
      </w:ins>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15.2.1.4. Bloque D</w:t>
      </w:r>
      <w:del w:id="124" w:author="OpenAI" w:date="2026-08-27T16:00:00Z">
        <w:r w:rsidDel="00000000" w:rsidR="00000000" w:rsidRPr="00000000">
          <w:rPr>
            <w:rFonts w:ascii="Times New Roman" w:cs="Times New Roman" w:eastAsia="Times New Roman" w:hAnsi="Times New Roman"/>
            <w:b w:val="1"/>
            <w:bCs w:val="1"/>
            <w:color w:val="000000"/>
            <w:rtl w:val="0"/>
          </w:rPr>
          <w:delText>:</w:delText>
        </w:r>
      </w:del>
      <w:ins w:id="125" w:author="OpenAI" w:date="2026-08-27T16:00:00Z">
        <w:r w:rsidDel="00000000" w:rsidR="00000000" w:rsidRPr="00000000">
          <w:rPr>
            <w:rFonts w:ascii="Times New Roman" w:cs="Times New Roman" w:eastAsia="Times New Roman" w:hAnsi="Times New Roman"/>
            <w:b w:val="1"/>
            <w:bCs w:val="1"/>
            <w:color w:val="000000"/>
            <w:rtl w:val="0"/>
          </w:rPr>
          <w:t xml:space="preserve"> —</w:t>
        </w:r>
      </w:ins>
      <w:r w:rsidDel="00000000" w:rsidR="00000000" w:rsidRPr="00000000">
        <w:rPr>
          <w:rFonts w:ascii="Times New Roman" w:cs="Times New Roman" w:eastAsia="Times New Roman" w:hAnsi="Times New Roman"/>
          <w:b w:val="1"/>
          <w:bCs w:val="1"/>
          <w:color w:val="000000"/>
          <w:rtl w:val="0"/>
        </w:rPr>
        <w:t xml:space="preserve">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w:t>
      </w:r>
      <w:del w:id="12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Modelos</w:delText>
        </w:r>
      </w:del>
      <w:ins w:id="12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modelos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12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Pipelines</w:delText>
        </w:r>
      </w:del>
      <w:ins w:id="12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pipelines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13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Percepción</w:delText>
        </w:r>
      </w:del>
      <w:ins w:id="13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percepción</w:t>
        </w:r>
      </w:ins>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w:t>
      </w:r>
      <w:del w:id="13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Comparativa</w:delText>
        </w:r>
      </w:del>
      <w:ins w:id="13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comparativa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13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Trade-Offs</w:delText>
        </w:r>
      </w:del>
      <w:ins w:id="13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trade-offs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para </w:t>
      </w:r>
      <w:del w:id="13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Tiempo</w:delText>
        </w:r>
      </w:del>
      <w:ins w:id="13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tiempo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13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Real</w:delText>
        </w:r>
      </w:del>
      <w:ins w:id="13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real</w:t>
        </w:r>
      </w:ins>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sz w:val="24"/>
          <w:szCs w:val="24"/>
          <w:rtl w:val="0"/>
          <w:rPrChange w:id="437" w:author="OpenAI" w:date="2026-08-27T16:00:00Z">
            <w:rPr>
              <w:rFonts w:ascii="Times New Roman" w:cs="Times New Roman" w:eastAsia="Times New Roman" w:hAnsi="Times New Roman"/>
              <w:b w:val="1"/>
              <w:bCs w:val="1"/>
              <w:i w:val="1"/>
              <w:iCs w:val="1"/>
              <w:sz w:val="24"/>
              <w:szCs w:val="24"/>
              <w:rtl w:val="0"/>
            </w:rPr>
          </w:rPrChange>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i w:val="1"/>
          <w:iCs w:val="1"/>
          <w:rPrChange w:id="444" w:author="OpenAI" w:date="2026-08-27T16:00:00Z">
            <w:rPr>
              <w:rFonts w:ascii="Times New Roman" w:cs="Times New Roman" w:eastAsia="Times New Roman" w:hAnsi="Times New Roman"/>
              <w:b w:val="1"/>
              <w:bCs w:val="1"/>
              <w:sz w:val="24"/>
              <w:szCs w:val="24"/>
              <w:rtl w:val="0"/>
            </w:rPr>
          </w:rPrChange>
        </w:rPr>
        <w:t>Nota.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w:t>
      </w:r>
      <w:del w:id="140" w:author="OpenAI" w:date="2026-08-27T16:00:00Z">
        <w:r w:rsidDel="00000000" w:rsidR="00000000" w:rsidRPr="00000000">
          <w:rPr>
            <w:rFonts w:ascii="Times New Roman" w:cs="Times New Roman" w:eastAsia="Times New Roman" w:hAnsi="Times New Roman"/>
            <w:b w:val="1"/>
            <w:bCs w:val="1"/>
            <w:color w:val="000000"/>
            <w:rtl w:val="0"/>
          </w:rPr>
          <w:delText>Rendimiento</w:delText>
        </w:r>
      </w:del>
      <w:ins w:id="141" w:author="OpenAI" w:date="2026-08-27T16:00:00Z">
        <w:r w:rsidDel="00000000" w:rsidR="00000000" w:rsidRPr="00000000">
          <w:rPr>
            <w:rFonts w:ascii="Times New Roman" w:cs="Times New Roman" w:eastAsia="Times New Roman" w:hAnsi="Times New Roman"/>
            <w:b w:val="1"/>
            <w:bCs w:val="1"/>
            <w:color w:val="000000"/>
            <w:rtl w:val="0"/>
          </w:rPr>
          <w:t>rendimiento</w:t>
        </w:r>
      </w:ins>
      <w:r w:rsidDel="00000000" w:rsidR="00000000" w:rsidRPr="00000000">
        <w:rPr>
          <w:rFonts w:ascii="Times New Roman" w:cs="Times New Roman" w:eastAsia="Times New Roman" w:hAnsi="Times New Roman"/>
          <w:b w:val="1"/>
          <w:bCs w:val="1"/>
          <w:color w:val="000000"/>
          <w:rtl w:val="0"/>
        </w:rPr>
        <w:t xml:space="preserve"> para </w:t>
      </w:r>
      <w:del w:id="142" w:author="OpenAI" w:date="2026-08-27T16:00:00Z">
        <w:r w:rsidDel="00000000" w:rsidR="00000000" w:rsidRPr="00000000">
          <w:rPr>
            <w:rFonts w:ascii="Times New Roman" w:cs="Times New Roman" w:eastAsia="Times New Roman" w:hAnsi="Times New Roman"/>
            <w:b w:val="1"/>
            <w:bCs w:val="1"/>
            <w:color w:val="000000"/>
            <w:rtl w:val="0"/>
          </w:rPr>
          <w:delText>Tiempo</w:delText>
        </w:r>
      </w:del>
      <w:ins w:id="143" w:author="OpenAI" w:date="2026-08-27T16:00:00Z">
        <w:r w:rsidDel="00000000" w:rsidR="00000000" w:rsidRPr="00000000">
          <w:rPr>
            <w:rFonts w:ascii="Times New Roman" w:cs="Times New Roman" w:eastAsia="Times New Roman" w:hAnsi="Times New Roman"/>
            <w:b w:val="1"/>
            <w:bCs w:val="1"/>
            <w:color w:val="000000"/>
            <w:rtl w:val="0"/>
          </w:rPr>
          <w:t>tiempo</w:t>
        </w:r>
      </w:ins>
      <w:r w:rsidDel="00000000" w:rsidR="00000000" w:rsidRPr="00000000">
        <w:rPr>
          <w:rFonts w:ascii="Times New Roman" w:cs="Times New Roman" w:eastAsia="Times New Roman" w:hAnsi="Times New Roman"/>
          <w:b w:val="1"/>
          <w:bCs w:val="1"/>
          <w:color w:val="000000"/>
          <w:rtl w:val="0"/>
        </w:rPr>
        <w:t xml:space="preserve"> </w:t>
      </w:r>
      <w:del w:id="144" w:author="OpenAI" w:date="2026-08-27T16:00:00Z">
        <w:r w:rsidDel="00000000" w:rsidR="00000000" w:rsidRPr="00000000">
          <w:rPr>
            <w:rFonts w:ascii="Times New Roman" w:cs="Times New Roman" w:eastAsia="Times New Roman" w:hAnsi="Times New Roman"/>
            <w:b w:val="1"/>
            <w:bCs w:val="1"/>
            <w:color w:val="000000"/>
            <w:rtl w:val="0"/>
          </w:rPr>
          <w:delText>Real</w:delText>
        </w:r>
      </w:del>
      <w:ins w:id="145" w:author="OpenAI" w:date="2026-08-27T16:00:00Z">
        <w:r w:rsidDel="00000000" w:rsidR="00000000" w:rsidRPr="00000000">
          <w:rPr>
            <w:rFonts w:ascii="Times New Roman" w:cs="Times New Roman" w:eastAsia="Times New Roman" w:hAnsi="Times New Roman"/>
            <w:b w:val="1"/>
            <w:bCs w:val="1"/>
            <w:color w:val="000000"/>
            <w:rtl w:val="0"/>
          </w:rPr>
          <w:t>real</w:t>
        </w:r>
      </w:ins>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sz w:val="24"/>
          <w:szCs w:val="24"/>
          <w:rtl w:val="0"/>
          <w:rPrChange w:id="438" w:author="OpenAI" w:date="2026-08-27T16:00:00Z">
            <w:rPr>
              <w:rFonts w:ascii="Times New Roman" w:cs="Times New Roman" w:eastAsia="Times New Roman" w:hAnsi="Times New Roman"/>
              <w:b w:val="1"/>
              <w:bCs w:val="1"/>
              <w:i w:val="1"/>
              <w:iCs w:val="1"/>
              <w:sz w:val="24"/>
              <w:szCs w:val="24"/>
              <w:rtl w:val="0"/>
            </w:rPr>
          </w:rPrChange>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i w:val="1"/>
          <w:iCs w:val="1"/>
          <w:rPrChange w:id="445"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w:t>
      </w:r>
      <w:del w:id="380" w:author="OpenAI" w:date="2026-08-27T16:00:00Z">
        <w:r w:rsidDel="00000000" w:rsidR="00000000" w:rsidRPr="00000000">
          <w:rPr>
            <w:rFonts w:ascii="Times New Roman" w:cs="Times New Roman" w:eastAsia="Times New Roman" w:hAnsi="Times New Roman"/>
            <w:sz w:val="24"/>
            <w:szCs w:val="24"/>
            <w:rtl w:val="0"/>
          </w:rPr>
          <w:delText>end-to-end</w:delText>
        </w:r>
      </w:del>
      <w:ins w:id="381" w:author="OpenAI" w:date="2026-08-27T16:00:00Z">
        <w:r w:rsidDel="00000000" w:rsidR="00000000" w:rsidRPr="00000000">
          <w:rPr>
            <w:rFonts w:ascii="Times New Roman" w:cs="Times New Roman" w:eastAsia="Times New Roman" w:hAnsi="Times New Roman"/>
            <w:sz w:val="24"/>
            <w:szCs w:val="24"/>
            <w:rtl w:val="0"/>
          </w:rPr>
          <w:t>de extremo a extremo</w:t>
        </w:r>
      </w:ins>
      <w:r w:rsidDel="00000000" w:rsidR="00000000" w:rsidRPr="00000000">
        <w:rPr>
          <w:rFonts w:ascii="Times New Roman" w:cs="Times New Roman" w:eastAsia="Times New Roman" w:hAnsi="Times New Roman"/>
          <w:sz w:val="24"/>
          <w:szCs w:val="24"/>
          <w:rtl w:val="0"/>
        </w:rPr>
        <w:t xml:space="preserve">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sz w:val="24"/>
          <w:szCs w:val="24"/>
          <w:rtl w:val="0"/>
          <w:rPrChange w:id="439" w:author="OpenAI" w:date="2026-08-27T16:00:00Z">
            <w:rPr>
              <w:rFonts w:ascii="Times New Roman" w:cs="Times New Roman" w:eastAsia="Times New Roman" w:hAnsi="Times New Roman"/>
              <w:b w:val="1"/>
              <w:bCs w:val="1"/>
              <w:i w:val="1"/>
              <w:iCs w:val="1"/>
              <w:sz w:val="24"/>
              <w:szCs w:val="24"/>
              <w:rtl w:val="0"/>
            </w:rPr>
          </w:rPrChange>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w:t>
            </w:r>
            <w:del w:id="382" w:author="OpenAI" w:date="2026-08-27T16:00:00Z">
              <w:r w:rsidDel="00000000" w:rsidR="00000000" w:rsidRPr="00000000">
                <w:rPr>
                  <w:rFonts w:ascii="Times New Roman" w:cs="Times New Roman" w:eastAsia="Times New Roman" w:hAnsi="Times New Roman"/>
                  <w:sz w:val="24"/>
                  <w:szCs w:val="24"/>
                  <w:rtl w:val="0"/>
                </w:rPr>
                <w:delText>end-to-end</w:delText>
              </w:r>
            </w:del>
            <w:ins w:id="383" w:author="OpenAI" w:date="2026-08-27T16:00:00Z">
              <w:r w:rsidDel="00000000" w:rsidR="00000000" w:rsidRPr="00000000">
                <w:rPr>
                  <w:rFonts w:ascii="Times New Roman" w:cs="Times New Roman" w:eastAsia="Times New Roman" w:hAnsi="Times New Roman"/>
                  <w:sz w:val="24"/>
                  <w:szCs w:val="24"/>
                  <w:rtl w:val="0"/>
                </w:rPr>
                <w:t>de extremo a extremo</w:t>
              </w:r>
            </w:ins>
            <w:r w:rsidDel="00000000" w:rsidR="00000000" w:rsidRPr="00000000">
              <w:rPr>
                <w:rFonts w:ascii="Times New Roman" w:cs="Times New Roman" w:eastAsia="Times New Roman" w:hAnsi="Times New Roman"/>
                <w:sz w:val="24"/>
                <w:szCs w:val="24"/>
                <w:rtl w:val="0"/>
              </w:rPr>
              <w:t xml:space="preserve">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46"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sz w:val="24"/>
          <w:szCs w:val="24"/>
          <w:rtl w:val="0"/>
          <w:i w:val="1"/>
          <w:iCs w:val="1"/>
          <w:rPrChange w:id="447"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w:t>
      </w:r>
      <w:del w:id="384" w:author="OpenAI" w:date="2026-08-27T16:00:00Z">
        <w:r w:rsidDel="00000000" w:rsidR="00000000" w:rsidRPr="00000000">
          <w:rPr>
            <w:rFonts w:ascii="Times New Roman" w:cs="Times New Roman" w:eastAsia="Times New Roman" w:hAnsi="Times New Roman"/>
            <w:sz w:val="24"/>
            <w:szCs w:val="24"/>
            <w:rtl w:val="0"/>
          </w:rPr>
          <w:delText>fotograma</w:delText>
        </w:r>
      </w:del>
      <w:ins w:id="385"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de manera independiente sin mantener memoria de estados previos ni modelar explícitamente la evolución temporal de las detecciones. Esta característica introduce variabilidad </w:t>
      </w:r>
      <w:del w:id="386" w:author="OpenAI" w:date="2026-08-27T16:00:00Z">
        <w:r w:rsidDel="00000000" w:rsidR="00000000" w:rsidRPr="00000000">
          <w:rPr>
            <w:rFonts w:ascii="Times New Roman" w:cs="Times New Roman" w:eastAsia="Times New Roman" w:hAnsi="Times New Roman"/>
            <w:sz w:val="24"/>
            <w:szCs w:val="24"/>
            <w:rtl w:val="0"/>
          </w:rPr>
          <w:delText>frame-to-frame</w:delText>
        </w:r>
      </w:del>
      <w:ins w:id="387" w:author="OpenAI" w:date="2026-08-27T16:00:00Z">
        <w:r w:rsidDel="00000000" w:rsidR="00000000" w:rsidRPr="00000000">
          <w:rPr>
            <w:rFonts w:ascii="Times New Roman" w:cs="Times New Roman" w:eastAsia="Times New Roman" w:hAnsi="Times New Roman"/>
            <w:sz w:val="24"/>
            <w:szCs w:val="24"/>
            <w:rtl w:val="0"/>
          </w:rPr>
          <w:t>entre cuadros consecutivos</w:t>
        </w:r>
      </w:ins>
      <w:r w:rsidDel="00000000" w:rsidR="00000000" w:rsidRPr="00000000">
        <w:rPr>
          <w:rFonts w:ascii="Times New Roman" w:cs="Times New Roman" w:eastAsia="Times New Roman" w:hAnsi="Times New Roman"/>
          <w:sz w:val="24"/>
          <w:szCs w:val="24"/>
          <w:rtl w:val="0"/>
        </w:rPr>
        <w:t xml:space="preserv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w:t>
      </w:r>
      <w:del w:id="388" w:author="OpenAI" w:date="2026-08-27T16:00:00Z">
        <w:r w:rsidDel="00000000" w:rsidR="00000000" w:rsidRPr="00000000">
          <w:rPr>
            <w:rFonts w:ascii="Times New Roman" w:cs="Times New Roman" w:eastAsia="Times New Roman" w:hAnsi="Times New Roman"/>
            <w:sz w:val="24"/>
            <w:szCs w:val="24"/>
            <w:rtl w:val="0"/>
          </w:rPr>
          <w:delText>tracking</w:delText>
        </w:r>
      </w:del>
      <w:ins w:id="389"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w:t>
      </w:r>
      <w:del w:id="390" w:author="OpenAI" w:date="2026-08-27T16:00:00Z">
        <w:r w:rsidDel="00000000" w:rsidR="00000000" w:rsidRPr="00000000">
          <w:rPr>
            <w:rFonts w:ascii="Times New Roman" w:cs="Times New Roman" w:eastAsia="Times New Roman" w:hAnsi="Times New Roman"/>
            <w:sz w:val="24"/>
            <w:szCs w:val="24"/>
            <w:rtl w:val="0"/>
          </w:rPr>
          <w:delText>frame-by-frame</w:delText>
        </w:r>
      </w:del>
      <w:ins w:id="391"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sz w:val="24"/>
          <w:szCs w:val="24"/>
          <w:rtl w:val="0"/>
          <w:rPrChange w:id="440" w:author="OpenAI" w:date="2026-08-27T16:00:00Z">
            <w:rPr>
              <w:rFonts w:ascii="Times New Roman" w:cs="Times New Roman" w:eastAsia="Times New Roman" w:hAnsi="Times New Roman"/>
              <w:b w:val="1"/>
              <w:bCs w:val="1"/>
              <w:i w:val="1"/>
              <w:iCs w:val="1"/>
              <w:sz w:val="24"/>
              <w:szCs w:val="24"/>
              <w:rtl w:val="0"/>
            </w:rPr>
          </w:rPrChange>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w:t>
            </w:r>
            <w:del w:id="392" w:author="OpenAI" w:date="2026-08-27T16:00:00Z">
              <w:r w:rsidDel="00000000" w:rsidR="00000000" w:rsidRPr="00000000">
                <w:rPr>
                  <w:rFonts w:ascii="Times New Roman" w:cs="Times New Roman" w:eastAsia="Times New Roman" w:hAnsi="Times New Roman"/>
                  <w:sz w:val="24"/>
                  <w:szCs w:val="24"/>
                  <w:rtl w:val="0"/>
                </w:rPr>
                <w:delText>frame-a-frame</w:delText>
              </w:r>
            </w:del>
            <w:ins w:id="393"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xml:space="preserv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i w:val="1"/>
          <w:iCs w:val="1"/>
          <w:rPrChange w:id="448"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w:t>
      </w:r>
      <w:del w:id="394" w:author="OpenAI" w:date="2026-08-27T16:00:00Z">
        <w:r w:rsidDel="00000000" w:rsidR="00000000" w:rsidRPr="00000000">
          <w:rPr>
            <w:rFonts w:ascii="Times New Roman" w:cs="Times New Roman" w:eastAsia="Times New Roman" w:hAnsi="Times New Roman"/>
            <w:sz w:val="24"/>
            <w:szCs w:val="24"/>
            <w:rtl w:val="0"/>
          </w:rPr>
          <w:delText>frame-a-frame</w:delText>
        </w:r>
      </w:del>
      <w:ins w:id="395"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w:t>
      </w:r>
      <w:del w:id="14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Representativos</w:delText>
        </w:r>
      </w:del>
      <w:ins w:id="14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representativos</w:t>
        </w:r>
      </w:ins>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sz w:val="24"/>
          <w:szCs w:val="24"/>
          <w:rtl w:val="0"/>
          <w:rPrChange w:id="441" w:author="OpenAI" w:date="2026-08-27T16:00:00Z">
            <w:rPr>
              <w:rFonts w:ascii="Times New Roman" w:cs="Times New Roman" w:eastAsia="Times New Roman" w:hAnsi="Times New Roman"/>
              <w:b w:val="1"/>
              <w:bCs w:val="1"/>
              <w:i w:val="1"/>
              <w:iCs w:val="1"/>
              <w:sz w:val="24"/>
              <w:szCs w:val="24"/>
              <w:rtl w:val="0"/>
            </w:rPr>
          </w:rPrChange>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49" w:author="OpenAI" w:date="2026-08-27T16:00:00Z">
            <w:rPr>
              <w:rFonts w:ascii="Times New Roman" w:cs="Times New Roman" w:eastAsia="Times New Roman" w:hAnsi="Times New Roman"/>
              <w:b w:val="1"/>
              <w:bCs w:val="1"/>
              <w:sz w:val="24"/>
              <w:szCs w:val="24"/>
              <w:rtl w:val="0"/>
            </w:rPr>
          </w:rPrChange>
        </w:rPr>
        <w:t>Nota.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sz w:val="24"/>
          <w:szCs w:val="24"/>
          <w:rtl w:val="0"/>
          <w:rPrChange w:id="442" w:author="OpenAI" w:date="2026-08-27T16:00:00Z">
            <w:rPr>
              <w:rFonts w:ascii="Times New Roman" w:cs="Times New Roman" w:eastAsia="Times New Roman" w:hAnsi="Times New Roman"/>
              <w:b w:val="1"/>
              <w:bCs w:val="1"/>
              <w:i w:val="1"/>
              <w:iCs w:val="1"/>
              <w:sz w:val="24"/>
              <w:szCs w:val="24"/>
              <w:rtl w:val="0"/>
            </w:rPr>
          </w:rPrChange>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w:t>
            </w:r>
            <w:del w:id="396" w:author="OpenAI" w:date="2026-08-27T16:00:00Z">
              <w:r w:rsidDel="00000000" w:rsidR="00000000" w:rsidRPr="00000000">
                <w:rPr>
                  <w:rFonts w:ascii="Times New Roman" w:cs="Times New Roman" w:eastAsia="Times New Roman" w:hAnsi="Times New Roman"/>
                  <w:sz w:val="24"/>
                  <w:szCs w:val="24"/>
                  <w:rtl w:val="0"/>
                </w:rPr>
                <w:delText>tracking</w:delText>
              </w:r>
            </w:del>
            <w:ins w:id="397"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w:t>
            </w:r>
            <w:del w:id="398" w:author="OpenAI" w:date="2026-08-27T16:00:00Z">
              <w:r w:rsidDel="00000000" w:rsidR="00000000" w:rsidRPr="00000000">
                <w:rPr>
                  <w:rFonts w:ascii="Times New Roman" w:cs="Times New Roman" w:eastAsia="Times New Roman" w:hAnsi="Times New Roman"/>
                  <w:sz w:val="24"/>
                  <w:szCs w:val="24"/>
                  <w:rtl w:val="0"/>
                </w:rPr>
                <w:delText>tracking</w:delText>
              </w:r>
            </w:del>
            <w:ins w:id="399"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w:t>
            </w:r>
            <w:del w:id="400" w:author="OpenAI" w:date="2026-08-27T16:00:00Z">
              <w:r w:rsidDel="00000000" w:rsidR="00000000" w:rsidRPr="00000000">
                <w:rPr>
                  <w:rFonts w:ascii="Times New Roman" w:cs="Times New Roman" w:eastAsia="Times New Roman" w:hAnsi="Times New Roman"/>
                  <w:sz w:val="24"/>
                  <w:szCs w:val="24"/>
                  <w:rtl w:val="0"/>
                </w:rPr>
                <w:delText>frame-a-frame</w:delText>
              </w:r>
            </w:del>
            <w:ins w:id="401"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xml:space="preserv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w:t>
            </w:r>
            <w:del w:id="402" w:author="OpenAI" w:date="2026-08-27T16:00:00Z">
              <w:r w:rsidDel="00000000" w:rsidR="00000000" w:rsidRPr="00000000">
                <w:rPr>
                  <w:rFonts w:ascii="Times New Roman" w:cs="Times New Roman" w:eastAsia="Times New Roman" w:hAnsi="Times New Roman"/>
                  <w:sz w:val="24"/>
                  <w:szCs w:val="24"/>
                  <w:rtl w:val="0"/>
                </w:rPr>
                <w:delText>tracking</w:delText>
              </w:r>
            </w:del>
            <w:ins w:id="403" w:author="OpenAI" w:date="2026-08-27T16:00:00Z">
              <w:r w:rsidDel="00000000" w:rsidR="00000000" w:rsidRPr="00000000">
                <w:rPr>
                  <w:rFonts w:ascii="Times New Roman" w:cs="Times New Roman" w:eastAsia="Times New Roman" w:hAnsi="Times New Roman"/>
                  <w:sz w:val="24"/>
                  <w:szCs w:val="24"/>
                  <w:rtl w:val="0"/>
                </w:rPr>
                <w:t>seguimiento</w:t>
              </w:r>
            </w:ins>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50" w:author="OpenAI" w:date="2026-08-27T16:00:00Z">
            <w:rPr>
              <w:rFonts w:ascii="Times New Roman" w:cs="Times New Roman" w:eastAsia="Times New Roman" w:hAnsi="Times New Roman"/>
              <w:b w:val="1"/>
              <w:bCs w:val="1"/>
              <w:sz w:val="24"/>
              <w:szCs w:val="24"/>
              <w:rtl w:val="0"/>
            </w:rPr>
          </w:rPrChange>
        </w:rPr>
        <w:t>Nota.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w:t>
      </w:r>
      <w:del w:id="404" w:author="OpenAI" w:date="2026-08-27T16:00:00Z">
        <w:r w:rsidDel="00000000" w:rsidR="00000000" w:rsidRPr="00000000">
          <w:rPr>
            <w:rFonts w:ascii="Times New Roman" w:cs="Times New Roman" w:eastAsia="Times New Roman" w:hAnsi="Times New Roman"/>
            <w:sz w:val="24"/>
            <w:szCs w:val="24"/>
            <w:rtl w:val="0"/>
          </w:rPr>
          <w:delText>tracking</w:delText>
        </w:r>
      </w:del>
      <w:ins w:id="405"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w:t>
      </w:r>
      <w:del w:id="406" w:author="OpenAI" w:date="2026-08-27T16:00:00Z">
        <w:r w:rsidDel="00000000" w:rsidR="00000000" w:rsidRPr="00000000">
          <w:rPr>
            <w:rFonts w:ascii="Times New Roman" w:cs="Times New Roman" w:eastAsia="Times New Roman" w:hAnsi="Times New Roman"/>
            <w:sz w:val="24"/>
            <w:szCs w:val="24"/>
            <w:rtl w:val="0"/>
          </w:rPr>
          <w:delText>end-to-end</w:delText>
        </w:r>
      </w:del>
      <w:ins w:id="407" w:author="OpenAI" w:date="2026-08-27T16:00:00Z">
        <w:r w:rsidDel="00000000" w:rsidR="00000000" w:rsidRPr="00000000">
          <w:rPr>
            <w:rFonts w:ascii="Times New Roman" w:cs="Times New Roman" w:eastAsia="Times New Roman" w:hAnsi="Times New Roman"/>
            <w:sz w:val="24"/>
            <w:szCs w:val="24"/>
            <w:rtl w:val="0"/>
          </w:rPr>
          <w:t>extremo a extremo</w:t>
        </w:r>
      </w:ins>
      <w:r w:rsidDel="00000000" w:rsidR="00000000" w:rsidRPr="00000000">
        <w:rPr>
          <w:rFonts w:ascii="Times New Roman" w:cs="Times New Roman" w:eastAsia="Times New Roman" w:hAnsi="Times New Roman"/>
          <w:sz w:val="24"/>
          <w:szCs w:val="24"/>
          <w:rtl w:val="0"/>
        </w:rPr>
        <w:t xml:space="preserve">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b w:val="1"/>
          <w:bCs w:val="1"/>
          <w:rPrChange w:id="453"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b w:val="1"/>
          <w:bCs w:val="1"/>
          <w:rPrChange w:id="454"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b w:val="1"/>
          <w:bCs w:val="1"/>
          <w:rPrChange w:id="455"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w:t>
      </w:r>
      <w:del w:id="408" w:author="OpenAI" w:date="2026-08-27T16:00:00Z">
        <w:r w:rsidDel="00000000" w:rsidR="00000000" w:rsidRPr="00000000">
          <w:rPr>
            <w:rtl w:val="0"/>
          </w:rPr>
          <w:delText>end-to-end</w:delText>
        </w:r>
      </w:del>
      <w:ins w:id="409" w:author="OpenAI" w:date="2026-08-27T16:00:00Z">
        <w:r w:rsidDel="00000000" w:rsidR="00000000" w:rsidRPr="00000000">
          <w:rPr>
            <w:rtl w:val="0"/>
          </w:rPr>
          <w:t>extremo a extremo</w:t>
        </w:r>
      </w:ins>
      <w:r w:rsidDel="00000000" w:rsidR="00000000" w:rsidRPr="00000000">
        <w:rPr>
          <w:rtl w:val="0"/>
        </w:rPr>
        <w:t xml:space="preserve">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w:t>
      </w:r>
      <w:del w:id="376" w:author="OpenAI" w:date="2026-08-27T16:00:00Z">
        <w:r w:rsidDel="00000000" w:rsidR="00000000" w:rsidRPr="00000000">
          <w:rPr>
            <w:rFonts w:ascii="Times New Roman" w:cs="Times New Roman" w:eastAsia="Times New Roman" w:hAnsi="Times New Roman"/>
            <w:b w:val="1"/>
            <w:bCs w:val="1"/>
            <w:color w:val="000000"/>
            <w:rtl w:val="0"/>
          </w:rPr>
          <w:delText>end-to-end</w:delText>
        </w:r>
      </w:del>
      <w:ins w:id="377" w:author="OpenAI" w:date="2026-08-27T16:00:00Z">
        <w:r w:rsidDel="00000000" w:rsidR="00000000" w:rsidRPr="00000000">
          <w:rPr>
            <w:rFonts w:ascii="Times New Roman" w:cs="Times New Roman" w:eastAsia="Times New Roman" w:hAnsi="Times New Roman"/>
            <w:b w:val="1"/>
            <w:bCs w:val="1"/>
            <w:color w:val="000000"/>
            <w:rtl w:val="0"/>
          </w:rPr>
          <w:t>extremo a extremo</w:t>
        </w:r>
      </w:ins>
      <w:r w:rsidDel="00000000" w:rsidR="00000000" w:rsidRPr="00000000">
        <w:rPr>
          <w:rFonts w:ascii="Times New Roman" w:cs="Times New Roman" w:eastAsia="Times New Roman" w:hAnsi="Times New Roman"/>
          <w:b w:val="1"/>
          <w:bCs w:val="1"/>
          <w:color w:val="000000"/>
          <w:rtl w:val="0"/>
        </w:rPr>
        <w:t xml:space="preserve">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sz w:val="24"/>
          <w:szCs w:val="24"/>
          <w:rtl w:val="0"/>
          <w:rPrChange w:id="443" w:author="OpenAI" w:date="2026-08-27T16:00:00Z">
            <w:rPr>
              <w:rFonts w:ascii="Times New Roman" w:cs="Times New Roman" w:eastAsia="Times New Roman" w:hAnsi="Times New Roman"/>
              <w:b w:val="1"/>
              <w:bCs w:val="1"/>
              <w:i w:val="1"/>
              <w:iCs w:val="1"/>
              <w:sz w:val="24"/>
              <w:szCs w:val="24"/>
              <w:rtl w:val="0"/>
            </w:rPr>
          </w:rPrChange>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w:t>
            </w:r>
            <w:del w:id="410" w:author="OpenAI" w:date="2026-08-27T16:00:00Z">
              <w:r w:rsidDel="00000000" w:rsidR="00000000" w:rsidRPr="00000000">
                <w:rPr>
                  <w:rFonts w:ascii="Times New Roman" w:cs="Times New Roman" w:eastAsia="Times New Roman" w:hAnsi="Times New Roman"/>
                  <w:b w:val="1"/>
                  <w:bCs w:val="1"/>
                  <w:sz w:val="24"/>
                  <w:szCs w:val="24"/>
                  <w:rtl w:val="0"/>
                </w:rPr>
                <w:delText>E2E</w:delText>
              </w:r>
            </w:del>
            <w:ins w:id="411" w:author="OpenAI" w:date="2026-08-27T16:00:00Z">
              <w:r w:rsidDel="00000000" w:rsidR="00000000" w:rsidRPr="00000000">
                <w:rPr>
                  <w:rFonts w:ascii="Times New Roman" w:cs="Times New Roman" w:eastAsia="Times New Roman" w:hAnsi="Times New Roman"/>
                  <w:b w:val="1"/>
                  <w:bCs w:val="1"/>
                  <w:sz w:val="24"/>
                  <w:szCs w:val="24"/>
                  <w:rtl w:val="0"/>
                </w:rPr>
                <w:t>extremo a extremo</w:t>
              </w:r>
            </w:ins>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51"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i w:val="1"/>
          <w:iCs w:val="1"/>
          <w:sz w:val="24"/>
          <w:szCs w:val="24"/>
          <w:rtl w:val="0"/>
        </w:rPr>
        <w: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w:t>
      </w:r>
      <w:del w:id="412" w:author="OpenAI" w:date="2026-08-27T16:00:00Z">
        <w:r w:rsidDel="00000000" w:rsidR="00000000" w:rsidRPr="00000000">
          <w:rPr>
            <w:rFonts w:ascii="Times New Roman" w:cs="Times New Roman" w:eastAsia="Times New Roman" w:hAnsi="Times New Roman"/>
            <w:sz w:val="24"/>
            <w:szCs w:val="24"/>
            <w:rtl w:val="0"/>
          </w:rPr>
          <w:delText>E2E</w:delText>
        </w:r>
      </w:del>
      <w:ins w:id="413" w:author="OpenAI" w:date="2026-08-27T16:00:00Z">
        <w:r w:rsidDel="00000000" w:rsidR="00000000" w:rsidRPr="00000000">
          <w:rPr>
            <w:rFonts w:ascii="Times New Roman" w:cs="Times New Roman" w:eastAsia="Times New Roman" w:hAnsi="Times New Roman"/>
            <w:sz w:val="24"/>
            <w:szCs w:val="24"/>
            <w:rtl w:val="0"/>
          </w:rPr>
          <w:t>extremo a extremo</w:t>
        </w:r>
      </w:ins>
      <w:r w:rsidDel="00000000" w:rsidR="00000000" w:rsidRPr="00000000">
        <w:rPr>
          <w:rFonts w:ascii="Times New Roman" w:cs="Times New Roman" w:eastAsia="Times New Roman" w:hAnsi="Times New Roman"/>
          <w:sz w:val="24"/>
          <w:szCs w:val="24"/>
          <w:rtl w:val="0"/>
        </w:rPr>
        <w:t xml:space="preserv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w:t>
      </w:r>
      <w:ins w:id="414" w:author="OpenAI" w:date="2026-08-27T16:00:00Z">
        <w:r w:rsidDel="00000000" w:rsidR="00000000" w:rsidRPr="00000000">
          <w:rPr>
            <w:rFonts w:ascii="Times New Roman" w:cs="Times New Roman" w:eastAsia="Times New Roman" w:hAnsi="Times New Roman"/>
            <w:sz w:val="24"/>
            <w:szCs w:val="24"/>
            <w:rtl w:val="0"/>
          </w:rPr>
          <w:t>. SFU = Selective Forwarding Unit. NACK = Negative Acknowledgement</w:t>
        </w:r>
      </w:ins>
      <w:r w:rsidDel="00000000" w:rsidR="00000000" w:rsidRPr="00000000">
        <w:rPr>
          <w:rFonts w:ascii="Times New Roman" w:cs="Times New Roman" w:eastAsia="Times New Roman" w:hAnsi="Times New Roman"/>
          <w:sz w:val="24"/>
          <w:szCs w:val="24"/>
          <w:rtl w:val="0"/>
        </w:rPr>
        <w: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w:t>
      </w:r>
      <w:del w:id="148" w:author="OpenAI" w:date="2026-08-27T16:00:00Z">
        <w:r w:rsidDel="00000000" w:rsidR="00000000" w:rsidRPr="00000000">
          <w:rPr>
            <w:rFonts w:ascii="Times New Roman" w:cs="Times New Roman" w:eastAsia="Times New Roman" w:hAnsi="Times New Roman"/>
            <w:b w:val="1"/>
            <w:bCs w:val="1"/>
            <w:sz w:val="24"/>
            <w:szCs w:val="24"/>
            <w:rtl w:val="0"/>
          </w:rPr>
          <w:delText>Teórico</w:delText>
        </w:r>
      </w:del>
      <w:ins w:id="149" w:author="OpenAI" w:date="2026-08-27T16:00:00Z">
        <w:r w:rsidDel="00000000" w:rsidR="00000000" w:rsidRPr="00000000">
          <w:rPr>
            <w:rFonts w:ascii="Times New Roman" w:cs="Times New Roman" w:eastAsia="Times New Roman" w:hAnsi="Times New Roman"/>
            <w:b w:val="1"/>
            <w:bCs w:val="1"/>
            <w:sz w:val="24"/>
            <w:szCs w:val="24"/>
            <w:rtl w:val="0"/>
          </w:rPr>
          <w:t>teórico</w:t>
        </w:r>
      </w:ins>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w:t>
      </w:r>
      <w:del w:id="150" w:author="OpenAI" w:date="2026-08-27T16:00:00Z">
        <w:r w:rsidDel="00000000" w:rsidR="00000000" w:rsidRPr="00000000">
          <w:rPr>
            <w:rFonts w:ascii="Times New Roman" w:cs="Times New Roman" w:eastAsia="Times New Roman" w:hAnsi="Times New Roman"/>
            <w:b w:val="1"/>
            <w:bCs w:val="1"/>
            <w:sz w:val="24"/>
            <w:szCs w:val="24"/>
            <w:rtl w:val="0"/>
          </w:rPr>
          <w:delText>Interna</w:delText>
        </w:r>
      </w:del>
      <w:ins w:id="151" w:author="OpenAI" w:date="2026-08-27T16:00:00Z">
        <w:r w:rsidDel="00000000" w:rsidR="00000000" w:rsidRPr="00000000">
          <w:rPr>
            <w:rFonts w:ascii="Times New Roman" w:cs="Times New Roman" w:eastAsia="Times New Roman" w:hAnsi="Times New Roman"/>
            <w:b w:val="1"/>
            <w:bCs w:val="1"/>
            <w:sz w:val="24"/>
            <w:szCs w:val="24"/>
            <w:rtl w:val="0"/>
          </w:rPr>
          <w:t>interna</w:t>
        </w:r>
      </w:ins>
      <w:r w:rsidDel="00000000" w:rsidR="00000000" w:rsidRPr="00000000">
        <w:rPr>
          <w:rFonts w:ascii="Times New Roman" w:cs="Times New Roman" w:eastAsia="Times New Roman" w:hAnsi="Times New Roman"/>
          <w:b w:val="1"/>
          <w:bCs w:val="1"/>
          <w:sz w:val="24"/>
          <w:szCs w:val="24"/>
          <w:rtl w:val="0"/>
        </w:rPr>
        <w:t xml:space="preserve"> del </w:t>
      </w:r>
      <w:del w:id="152" w:author="OpenAI" w:date="2026-08-27T16:00:00Z">
        <w:r w:rsidDel="00000000" w:rsidR="00000000" w:rsidRPr="00000000">
          <w:rPr>
            <w:rFonts w:ascii="Times New Roman" w:cs="Times New Roman" w:eastAsia="Times New Roman" w:hAnsi="Times New Roman"/>
            <w:b w:val="1"/>
            <w:bCs w:val="1"/>
            <w:sz w:val="24"/>
            <w:szCs w:val="24"/>
            <w:rtl w:val="0"/>
          </w:rPr>
          <w:delText>Marco</w:delText>
        </w:r>
      </w:del>
      <w:ins w:id="153" w:author="OpenAI" w:date="2026-08-27T16:00:00Z">
        <w:r w:rsidDel="00000000" w:rsidR="00000000" w:rsidRPr="00000000">
          <w:rPr>
            <w:rFonts w:ascii="Times New Roman" w:cs="Times New Roman" w:eastAsia="Times New Roman" w:hAnsi="Times New Roman"/>
            <w:b w:val="1"/>
            <w:bCs w:val="1"/>
            <w:sz w:val="24"/>
            <w:szCs w:val="24"/>
            <w:rtl w:val="0"/>
          </w:rPr>
          <w:t>marco</w:t>
        </w:r>
      </w:ins>
      <w:r w:rsidDel="00000000" w:rsidR="00000000" w:rsidRPr="00000000">
        <w:rPr>
          <w:rFonts w:ascii="Times New Roman" w:cs="Times New Roman" w:eastAsia="Times New Roman" w:hAnsi="Times New Roman"/>
          <w:b w:val="1"/>
          <w:bCs w:val="1"/>
          <w:sz w:val="24"/>
          <w:szCs w:val="24"/>
          <w:rtl w:val="0"/>
        </w:rPr>
        <w:t xml:space="preserve"> </w:t>
      </w:r>
      <w:del w:id="154" w:author="OpenAI" w:date="2026-08-27T16:00:00Z">
        <w:r w:rsidDel="00000000" w:rsidR="00000000" w:rsidRPr="00000000">
          <w:rPr>
            <w:rFonts w:ascii="Times New Roman" w:cs="Times New Roman" w:eastAsia="Times New Roman" w:hAnsi="Times New Roman"/>
            <w:b w:val="1"/>
            <w:bCs w:val="1"/>
            <w:sz w:val="24"/>
            <w:szCs w:val="24"/>
            <w:rtl w:val="0"/>
          </w:rPr>
          <w:delText>Teórico</w:delText>
        </w:r>
      </w:del>
      <w:ins w:id="155" w:author="OpenAI" w:date="2026-08-27T16:00:00Z">
        <w:r w:rsidDel="00000000" w:rsidR="00000000" w:rsidRPr="00000000">
          <w:rPr>
            <w:rFonts w:ascii="Times New Roman" w:cs="Times New Roman" w:eastAsia="Times New Roman" w:hAnsi="Times New Roman"/>
            <w:b w:val="1"/>
            <w:bCs w:val="1"/>
            <w:sz w:val="24"/>
            <w:szCs w:val="24"/>
            <w:rtl w:val="0"/>
          </w:rPr>
          <w:t>teórico</w:t>
        </w:r>
      </w:ins>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w:t>
            </w:r>
            <w:del w:id="415" w:author="OpenAI" w:date="2026-08-27T16:00:00Z">
              <w:r w:rsidDel="00000000" w:rsidR="00000000" w:rsidRPr="00000000">
                <w:rPr>
                  <w:rFonts w:ascii="Times New Roman" w:cs="Times New Roman" w:eastAsia="Times New Roman" w:hAnsi="Times New Roman"/>
                  <w:sz w:val="18"/>
                  <w:szCs w:val="18"/>
                  <w:rtl w:val="0"/>
                </w:rPr>
                <w:delText>tracking</w:delText>
              </w:r>
            </w:del>
            <w:ins w:id="416" w:author="OpenAI" w:date="2026-08-27T16:00:00Z">
              <w:r w:rsidDel="00000000" w:rsidR="00000000" w:rsidRPr="00000000">
                <w:rPr>
                  <w:rFonts w:ascii="Times New Roman" w:cs="Times New Roman" w:eastAsia="Times New Roman" w:hAnsi="Times New Roman"/>
                  <w:sz w:val="18"/>
                  <w:szCs w:val="18"/>
                  <w:rtl w:val="0"/>
                </w:rPr>
                <w:t>seguimiento</w:t>
              </w:r>
            </w:ins>
            <w:r w:rsidDel="00000000" w:rsidR="00000000" w:rsidRPr="00000000">
              <w:rPr>
                <w:rFonts w:ascii="Times New Roman" w:cs="Times New Roman" w:eastAsia="Times New Roman" w:hAnsi="Times New Roman"/>
                <w:sz w:val="18"/>
                <w:szCs w:val="18"/>
                <w:rtl w:val="0"/>
              </w:rPr>
              <w:t xml:space="preserve"> para reducir inestabilidad </w:t>
            </w:r>
            <w:del w:id="417" w:author="OpenAI" w:date="2026-08-27T16:00:00Z">
              <w:r w:rsidDel="00000000" w:rsidR="00000000" w:rsidRPr="00000000">
                <w:rPr>
                  <w:rFonts w:ascii="Times New Roman" w:cs="Times New Roman" w:eastAsia="Times New Roman" w:hAnsi="Times New Roman"/>
                  <w:sz w:val="18"/>
                  <w:szCs w:val="18"/>
                  <w:rtl w:val="0"/>
                </w:rPr>
                <w:delText>frame-to-frame</w:delText>
              </w:r>
            </w:del>
            <w:ins w:id="418" w:author="OpenAI" w:date="2026-08-27T16:00:00Z">
              <w:r w:rsidDel="00000000" w:rsidR="00000000" w:rsidRPr="00000000">
                <w:rPr>
                  <w:rFonts w:ascii="Times New Roman" w:cs="Times New Roman" w:eastAsia="Times New Roman" w:hAnsi="Times New Roman"/>
                  <w:sz w:val="18"/>
                  <w:szCs w:val="18"/>
                  <w:rtl w:val="0"/>
                </w:rPr>
                <w:t>entre cuadros consecutivos</w:t>
              </w:r>
            </w:ins>
            <w:r w:rsidDel="00000000" w:rsidR="00000000" w:rsidRPr="00000000">
              <w:rPr>
                <w:rFonts w:ascii="Times New Roman" w:cs="Times New Roman" w:eastAsia="Times New Roman" w:hAnsi="Times New Roman"/>
                <w:sz w:val="18"/>
                <w:szCs w:val="18"/>
                <w:rtl w:val="0"/>
              </w:rPr>
              <w:t xml:space="preserv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w:t>
      </w:r>
      <w:del w:id="156" w:author="OpenAI" w:date="2026-08-27T16:00:00Z">
        <w:r w:rsidDel="00000000" w:rsidR="00000000" w:rsidRPr="00000000">
          <w:rPr>
            <w:rFonts w:ascii="Times New Roman" w:cs="Times New Roman" w:eastAsia="Times New Roman" w:hAnsi="Times New Roman"/>
            <w:b w:val="1"/>
            <w:bCs w:val="1"/>
            <w:sz w:val="24"/>
            <w:szCs w:val="24"/>
            <w:rtl w:val="0"/>
          </w:rPr>
          <w:delText>Riesgo</w:delText>
        </w:r>
      </w:del>
      <w:ins w:id="157" w:author="OpenAI" w:date="2026-08-27T16:00:00Z">
        <w:r w:rsidDel="00000000" w:rsidR="00000000" w:rsidRPr="00000000">
          <w:rPr>
            <w:rFonts w:ascii="Times New Roman" w:cs="Times New Roman" w:eastAsia="Times New Roman" w:hAnsi="Times New Roman"/>
            <w:b w:val="1"/>
            <w:bCs w:val="1"/>
            <w:sz w:val="24"/>
            <w:szCs w:val="24"/>
            <w:rtl w:val="0"/>
          </w:rPr>
          <w:t>riesgo</w:t>
        </w:r>
      </w:ins>
      <w:r w:rsidDel="00000000" w:rsidR="00000000" w:rsidRPr="00000000">
        <w:rPr>
          <w:rFonts w:ascii="Times New Roman" w:cs="Times New Roman" w:eastAsia="Times New Roman" w:hAnsi="Times New Roman"/>
          <w:b w:val="1"/>
          <w:bCs w:val="1"/>
          <w:sz w:val="24"/>
          <w:szCs w:val="24"/>
          <w:rtl w:val="0"/>
        </w:rPr>
        <w:t xml:space="preserve"> </w:t>
      </w:r>
      <w:del w:id="158" w:author="OpenAI" w:date="2026-08-27T16:00:00Z">
        <w:r w:rsidDel="00000000" w:rsidR="00000000" w:rsidRPr="00000000">
          <w:rPr>
            <w:rFonts w:ascii="Times New Roman" w:cs="Times New Roman" w:eastAsia="Times New Roman" w:hAnsi="Times New Roman"/>
            <w:b w:val="1"/>
            <w:bCs w:val="1"/>
            <w:sz w:val="24"/>
            <w:szCs w:val="24"/>
            <w:rtl w:val="0"/>
          </w:rPr>
          <w:delText>Observables</w:delText>
        </w:r>
      </w:del>
      <w:ins w:id="159" w:author="OpenAI" w:date="2026-08-27T16:00:00Z">
        <w:r w:rsidDel="00000000" w:rsidR="00000000" w:rsidRPr="00000000">
          <w:rPr>
            <w:rFonts w:ascii="Times New Roman" w:cs="Times New Roman" w:eastAsia="Times New Roman" w:hAnsi="Times New Roman"/>
            <w:b w:val="1"/>
            <w:bCs w:val="1"/>
            <w:sz w:val="24"/>
            <w:szCs w:val="24"/>
            <w:rtl w:val="0"/>
          </w:rPr>
          <w:t>observables</w:t>
        </w:r>
      </w:ins>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w:t>
      </w:r>
      <w:del w:id="16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Normativa</w:delText>
        </w:r>
      </w:del>
      <w:ins w:id="16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normativa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16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Fuente</w:delText>
        </w:r>
      </w:del>
      <w:ins w:id="16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fuente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16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Condiciones</w:delText>
        </w:r>
      </w:del>
      <w:ins w:id="16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condiciones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16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Riesgo</w:delText>
        </w:r>
      </w:del>
      <w:ins w:id="16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riesgo</w:t>
        </w:r>
      </w:ins>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w:t>
      </w:r>
      <w:del w:id="168" w:author="OpenAI" w:date="2026-08-27T16:00:00Z">
        <w:r w:rsidDel="00000000" w:rsidR="00000000" w:rsidRPr="00000000">
          <w:rPr>
            <w:rFonts w:ascii="Times New Roman" w:cs="Times New Roman" w:eastAsia="Times New Roman" w:hAnsi="Times New Roman"/>
            <w:b w:val="1"/>
            <w:bCs w:val="1"/>
            <w:color w:val="000000"/>
            <w:rtl w:val="0"/>
          </w:rPr>
          <w:delText>Cumplimiento</w:delText>
        </w:r>
      </w:del>
      <w:ins w:id="169" w:author="OpenAI" w:date="2026-08-27T16:00:00Z">
        <w:r w:rsidDel="00000000" w:rsidR="00000000" w:rsidRPr="00000000">
          <w:rPr>
            <w:rFonts w:ascii="Times New Roman" w:cs="Times New Roman" w:eastAsia="Times New Roman" w:hAnsi="Times New Roman"/>
            <w:b w:val="1"/>
            <w:bCs w:val="1"/>
            <w:color w:val="000000"/>
            <w:rtl w:val="0"/>
          </w:rPr>
          <w:t>cumplimiento</w:t>
        </w:r>
      </w:ins>
      <w:r w:rsidDel="00000000" w:rsidR="00000000" w:rsidRPr="00000000">
        <w:rPr>
          <w:rFonts w:ascii="Times New Roman" w:cs="Times New Roman" w:eastAsia="Times New Roman" w:hAnsi="Times New Roman"/>
          <w:b w:val="1"/>
          <w:bCs w:val="1"/>
          <w:color w:val="000000"/>
          <w:rtl w:val="0"/>
        </w:rPr>
        <w:t xml:space="preserve"> </w:t>
      </w:r>
      <w:del w:id="170" w:author="OpenAI" w:date="2026-08-27T16:00:00Z">
        <w:r w:rsidDel="00000000" w:rsidR="00000000" w:rsidRPr="00000000">
          <w:rPr>
            <w:rFonts w:ascii="Times New Roman" w:cs="Times New Roman" w:eastAsia="Times New Roman" w:hAnsi="Times New Roman"/>
            <w:b w:val="1"/>
            <w:bCs w:val="1"/>
            <w:color w:val="000000"/>
            <w:rtl w:val="0"/>
          </w:rPr>
          <w:delText>Obligatorio</w:delText>
        </w:r>
      </w:del>
      <w:ins w:id="171" w:author="OpenAI" w:date="2026-08-27T16:00:00Z">
        <w:r w:rsidDel="00000000" w:rsidR="00000000" w:rsidRPr="00000000">
          <w:rPr>
            <w:rFonts w:ascii="Times New Roman" w:cs="Times New Roman" w:eastAsia="Times New Roman" w:hAnsi="Times New Roman"/>
            <w:b w:val="1"/>
            <w:bCs w:val="1"/>
            <w:color w:val="000000"/>
            <w:rtl w:val="0"/>
          </w:rPr>
          <w:t>obligatorio</w:t>
        </w:r>
      </w:ins>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w:t>
      </w:r>
      <w:del w:id="172" w:author="OpenAI" w:date="2026-08-27T16:00:00Z">
        <w:r w:rsidDel="00000000" w:rsidR="00000000" w:rsidRPr="00000000">
          <w:rPr>
            <w:rFonts w:ascii="Times New Roman" w:cs="Times New Roman" w:eastAsia="Times New Roman" w:hAnsi="Times New Roman"/>
            <w:b w:val="1"/>
            <w:bCs w:val="1"/>
            <w:color w:val="000000"/>
            <w:rtl w:val="0"/>
          </w:rPr>
          <w:delText>Principio</w:delText>
        </w:r>
      </w:del>
      <w:ins w:id="173" w:author="OpenAI" w:date="2026-08-27T16:00:00Z">
        <w:r w:rsidDel="00000000" w:rsidR="00000000" w:rsidRPr="00000000">
          <w:rPr>
            <w:rFonts w:ascii="Times New Roman" w:cs="Times New Roman" w:eastAsia="Times New Roman" w:hAnsi="Times New Roman"/>
            <w:b w:val="1"/>
            <w:bCs w:val="1"/>
            <w:color w:val="000000"/>
            <w:rtl w:val="0"/>
          </w:rPr>
          <w:t>principio</w:t>
        </w:r>
      </w:ins>
      <w:r w:rsidDel="00000000" w:rsidR="00000000" w:rsidRPr="00000000">
        <w:rPr>
          <w:rFonts w:ascii="Times New Roman" w:cs="Times New Roman" w:eastAsia="Times New Roman" w:hAnsi="Times New Roman"/>
          <w:b w:val="1"/>
          <w:bCs w:val="1"/>
          <w:color w:val="000000"/>
          <w:rtl w:val="0"/>
        </w:rPr>
        <w:t xml:space="preserve"> de </w:t>
      </w:r>
      <w:del w:id="174" w:author="OpenAI" w:date="2026-08-27T16:00:00Z">
        <w:r w:rsidDel="00000000" w:rsidR="00000000" w:rsidRPr="00000000">
          <w:rPr>
            <w:rFonts w:ascii="Times New Roman" w:cs="Times New Roman" w:eastAsia="Times New Roman" w:hAnsi="Times New Roman"/>
            <w:b w:val="1"/>
            <w:bCs w:val="1"/>
            <w:color w:val="000000"/>
            <w:rtl w:val="0"/>
          </w:rPr>
          <w:delText>Prevención</w:delText>
        </w:r>
      </w:del>
      <w:ins w:id="175" w:author="OpenAI" w:date="2026-08-27T16:00:00Z">
        <w:r w:rsidDel="00000000" w:rsidR="00000000" w:rsidRPr="00000000">
          <w:rPr>
            <w:rFonts w:ascii="Times New Roman" w:cs="Times New Roman" w:eastAsia="Times New Roman" w:hAnsi="Times New Roman"/>
            <w:b w:val="1"/>
            <w:bCs w:val="1"/>
            <w:color w:val="000000"/>
            <w:rtl w:val="0"/>
          </w:rPr>
          <w:t>prevención</w:t>
        </w:r>
      </w:ins>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w:t>
      </w:r>
      <w:del w:id="176" w:author="OpenAI" w:date="2026-08-27T16:00:00Z">
        <w:r w:rsidDel="00000000" w:rsidR="00000000" w:rsidRPr="00000000">
          <w:rPr>
            <w:rFonts w:ascii="Times New Roman" w:cs="Times New Roman" w:eastAsia="Times New Roman" w:hAnsi="Times New Roman"/>
            <w:b w:val="1"/>
            <w:bCs w:val="1"/>
            <w:color w:val="000000"/>
            <w:rtl w:val="0"/>
          </w:rPr>
          <w:delText>Reglamentación</w:delText>
        </w:r>
      </w:del>
      <w:ins w:id="177" w:author="OpenAI" w:date="2026-08-27T16:00:00Z">
        <w:r w:rsidDel="00000000" w:rsidR="00000000" w:rsidRPr="00000000">
          <w:rPr>
            <w:rFonts w:ascii="Times New Roman" w:cs="Times New Roman" w:eastAsia="Times New Roman" w:hAnsi="Times New Roman"/>
            <w:b w:val="1"/>
            <w:bCs w:val="1"/>
            <w:color w:val="000000"/>
            <w:rtl w:val="0"/>
          </w:rPr>
          <w:t>reglamentación</w:t>
        </w:r>
      </w:ins>
      <w:r w:rsidDel="00000000" w:rsidR="00000000" w:rsidRPr="00000000">
        <w:rPr>
          <w:rFonts w:ascii="Times New Roman" w:cs="Times New Roman" w:eastAsia="Times New Roman" w:hAnsi="Times New Roman"/>
          <w:b w:val="1"/>
          <w:bCs w:val="1"/>
          <w:color w:val="000000"/>
          <w:rtl w:val="0"/>
        </w:rPr>
        <w:t xml:space="preserve"> </w:t>
      </w:r>
      <w:del w:id="178" w:author="OpenAI" w:date="2026-08-27T16:00:00Z">
        <w:r w:rsidDel="00000000" w:rsidR="00000000" w:rsidRPr="00000000">
          <w:rPr>
            <w:rFonts w:ascii="Times New Roman" w:cs="Times New Roman" w:eastAsia="Times New Roman" w:hAnsi="Times New Roman"/>
            <w:b w:val="1"/>
            <w:bCs w:val="1"/>
            <w:color w:val="000000"/>
            <w:rtl w:val="0"/>
          </w:rPr>
          <w:delText>General</w:delText>
        </w:r>
      </w:del>
      <w:ins w:id="179" w:author="OpenAI" w:date="2026-08-27T16:00:00Z">
        <w:r w:rsidDel="00000000" w:rsidR="00000000" w:rsidRPr="00000000">
          <w:rPr>
            <w:rFonts w:ascii="Times New Roman" w:cs="Times New Roman" w:eastAsia="Times New Roman" w:hAnsi="Times New Roman"/>
            <w:b w:val="1"/>
            <w:bCs w:val="1"/>
            <w:color w:val="000000"/>
            <w:rtl w:val="0"/>
          </w:rPr>
          <w:t>general</w:t>
        </w:r>
      </w:ins>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w:t>
      </w:r>
      <w:del w:id="180" w:author="OpenAI" w:date="2026-08-27T16:00:00Z">
        <w:r w:rsidDel="00000000" w:rsidR="00000000" w:rsidRPr="00000000">
          <w:rPr>
            <w:rFonts w:ascii="Times New Roman" w:cs="Times New Roman" w:eastAsia="Times New Roman" w:hAnsi="Times New Roman"/>
            <w:b w:val="1"/>
            <w:bCs w:val="1"/>
            <w:color w:val="000000"/>
            <w:rtl w:val="0"/>
          </w:rPr>
          <w:delText>Reglamento</w:delText>
        </w:r>
      </w:del>
      <w:ins w:id="181" w:author="OpenAI" w:date="2026-08-27T16:00:00Z">
        <w:r w:rsidDel="00000000" w:rsidR="00000000" w:rsidRPr="00000000">
          <w:rPr>
            <w:rFonts w:ascii="Times New Roman" w:cs="Times New Roman" w:eastAsia="Times New Roman" w:hAnsi="Times New Roman"/>
            <w:b w:val="1"/>
            <w:bCs w:val="1"/>
            <w:color w:val="000000"/>
            <w:rtl w:val="0"/>
          </w:rPr>
          <w:t>reglamento</w:t>
        </w:r>
      </w:ins>
      <w:r w:rsidDel="00000000" w:rsidR="00000000" w:rsidRPr="00000000">
        <w:rPr>
          <w:rFonts w:ascii="Times New Roman" w:cs="Times New Roman" w:eastAsia="Times New Roman" w:hAnsi="Times New Roman"/>
          <w:b w:val="1"/>
          <w:bCs w:val="1"/>
          <w:color w:val="000000"/>
          <w:rtl w:val="0"/>
        </w:rPr>
        <w:t xml:space="preserve"> </w:t>
      </w:r>
      <w:del w:id="182" w:author="OpenAI" w:date="2026-08-27T16:00:00Z">
        <w:r w:rsidDel="00000000" w:rsidR="00000000" w:rsidRPr="00000000">
          <w:rPr>
            <w:rFonts w:ascii="Times New Roman" w:cs="Times New Roman" w:eastAsia="Times New Roman" w:hAnsi="Times New Roman"/>
            <w:b w:val="1"/>
            <w:bCs w:val="1"/>
            <w:color w:val="000000"/>
            <w:rtl w:val="0"/>
          </w:rPr>
          <w:delText>Específico</w:delText>
        </w:r>
      </w:del>
      <w:ins w:id="183" w:author="OpenAI" w:date="2026-08-27T16:00:00Z">
        <w:r w:rsidDel="00000000" w:rsidR="00000000" w:rsidRPr="00000000">
          <w:rPr>
            <w:rFonts w:ascii="Times New Roman" w:cs="Times New Roman" w:eastAsia="Times New Roman" w:hAnsi="Times New Roman"/>
            <w:b w:val="1"/>
            <w:bCs w:val="1"/>
            <w:color w:val="000000"/>
            <w:rtl w:val="0"/>
          </w:rPr>
          <w:t>específico</w:t>
        </w:r>
      </w:ins>
      <w:r w:rsidDel="00000000" w:rsidR="00000000" w:rsidRPr="00000000">
        <w:rPr>
          <w:rFonts w:ascii="Times New Roman" w:cs="Times New Roman" w:eastAsia="Times New Roman" w:hAnsi="Times New Roman"/>
          <w:b w:val="1"/>
          <w:bCs w:val="1"/>
          <w:color w:val="000000"/>
          <w:rtl w:val="0"/>
        </w:rPr>
        <w:t xml:space="preserve"> de </w:t>
      </w:r>
      <w:del w:id="184" w:author="OpenAI" w:date="2026-08-27T16:00:00Z">
        <w:r w:rsidDel="00000000" w:rsidR="00000000" w:rsidRPr="00000000">
          <w:rPr>
            <w:rFonts w:ascii="Times New Roman" w:cs="Times New Roman" w:eastAsia="Times New Roman" w:hAnsi="Times New Roman"/>
            <w:b w:val="1"/>
            <w:bCs w:val="1"/>
            <w:color w:val="000000"/>
            <w:rtl w:val="0"/>
          </w:rPr>
          <w:delText>Construcción</w:delText>
        </w:r>
      </w:del>
      <w:ins w:id="185" w:author="OpenAI" w:date="2026-08-27T16:00:00Z">
        <w:r w:rsidDel="00000000" w:rsidR="00000000" w:rsidRPr="00000000">
          <w:rPr>
            <w:rFonts w:ascii="Times New Roman" w:cs="Times New Roman" w:eastAsia="Times New Roman" w:hAnsi="Times New Roman"/>
            <w:b w:val="1"/>
            <w:bCs w:val="1"/>
            <w:color w:val="000000"/>
            <w:rtl w:val="0"/>
          </w:rPr>
          <w:t>construcción</w:t>
        </w:r>
      </w:ins>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w:t>
      </w:r>
      <w:del w:id="186" w:author="OpenAI" w:date="2026-08-27T16:00:00Z">
        <w:r w:rsidDel="00000000" w:rsidR="00000000" w:rsidRPr="00000000">
          <w:rPr>
            <w:rFonts w:ascii="Times New Roman" w:cs="Times New Roman" w:eastAsia="Times New Roman" w:hAnsi="Times New Roman"/>
            <w:b w:val="1"/>
            <w:bCs w:val="1"/>
            <w:color w:val="000000"/>
            <w:rtl w:val="0"/>
          </w:rPr>
          <w:delText>Programas</w:delText>
        </w:r>
      </w:del>
      <w:ins w:id="187" w:author="OpenAI" w:date="2026-08-27T16:00:00Z">
        <w:r w:rsidDel="00000000" w:rsidR="00000000" w:rsidRPr="00000000">
          <w:rPr>
            <w:rFonts w:ascii="Times New Roman" w:cs="Times New Roman" w:eastAsia="Times New Roman" w:hAnsi="Times New Roman"/>
            <w:b w:val="1"/>
            <w:bCs w:val="1"/>
            <w:color w:val="000000"/>
            <w:rtl w:val="0"/>
          </w:rPr>
          <w:t>programas</w:t>
        </w:r>
      </w:ins>
      <w:r w:rsidDel="00000000" w:rsidR="00000000" w:rsidRPr="00000000">
        <w:rPr>
          <w:rFonts w:ascii="Times New Roman" w:cs="Times New Roman" w:eastAsia="Times New Roman" w:hAnsi="Times New Roman"/>
          <w:b w:val="1"/>
          <w:bCs w:val="1"/>
          <w:color w:val="000000"/>
          <w:rtl w:val="0"/>
        </w:rPr>
        <w:t xml:space="preserve"> y </w:t>
      </w:r>
      <w:del w:id="188" w:author="OpenAI" w:date="2026-08-27T16:00:00Z">
        <w:r w:rsidDel="00000000" w:rsidR="00000000" w:rsidRPr="00000000">
          <w:rPr>
            <w:rFonts w:ascii="Times New Roman" w:cs="Times New Roman" w:eastAsia="Times New Roman" w:hAnsi="Times New Roman"/>
            <w:b w:val="1"/>
            <w:bCs w:val="1"/>
            <w:color w:val="000000"/>
            <w:rtl w:val="0"/>
          </w:rPr>
          <w:delText>Coordinación</w:delText>
        </w:r>
      </w:del>
      <w:ins w:id="189" w:author="OpenAI" w:date="2026-08-27T16:00:00Z">
        <w:r w:rsidDel="00000000" w:rsidR="00000000" w:rsidRPr="00000000">
          <w:rPr>
            <w:rFonts w:ascii="Times New Roman" w:cs="Times New Roman" w:eastAsia="Times New Roman" w:hAnsi="Times New Roman"/>
            <w:b w:val="1"/>
            <w:bCs w:val="1"/>
            <w:color w:val="000000"/>
            <w:rtl w:val="0"/>
          </w:rPr>
          <w:t>coordinación</w:t>
        </w:r>
      </w:ins>
      <w:r w:rsidDel="00000000" w:rsidR="00000000" w:rsidRPr="00000000">
        <w:rPr>
          <w:rFonts w:ascii="Times New Roman" w:cs="Times New Roman" w:eastAsia="Times New Roman" w:hAnsi="Times New Roman"/>
          <w:b w:val="1"/>
          <w:bCs w:val="1"/>
          <w:color w:val="000000"/>
          <w:rtl w:val="0"/>
        </w:rPr>
        <w:t xml:space="preserve"> </w:t>
      </w:r>
      <w:del w:id="190" w:author="OpenAI" w:date="2026-08-27T16:00:00Z">
        <w:r w:rsidDel="00000000" w:rsidR="00000000" w:rsidRPr="00000000">
          <w:rPr>
            <w:rFonts w:ascii="Times New Roman" w:cs="Times New Roman" w:eastAsia="Times New Roman" w:hAnsi="Times New Roman"/>
            <w:b w:val="1"/>
            <w:bCs w:val="1"/>
            <w:color w:val="000000"/>
            <w:rtl w:val="0"/>
          </w:rPr>
          <w:delText>Preventiva</w:delText>
        </w:r>
      </w:del>
      <w:ins w:id="191" w:author="OpenAI" w:date="2026-08-27T16:00:00Z">
        <w:r w:rsidDel="00000000" w:rsidR="00000000" w:rsidRPr="00000000">
          <w:rPr>
            <w:rFonts w:ascii="Times New Roman" w:cs="Times New Roman" w:eastAsia="Times New Roman" w:hAnsi="Times New Roman"/>
            <w:b w:val="1"/>
            <w:bCs w:val="1"/>
            <w:color w:val="000000"/>
            <w:rtl w:val="0"/>
          </w:rPr>
          <w:t>preventiva</w:t>
        </w:r>
      </w:ins>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w:t>
      </w:r>
      <w:del w:id="192" w:author="OpenAI" w:date="2026-08-27T16:00:00Z">
        <w:r w:rsidDel="00000000" w:rsidR="00000000" w:rsidRPr="00000000">
          <w:rPr>
            <w:rFonts w:ascii="Times New Roman" w:cs="Times New Roman" w:eastAsia="Times New Roman" w:hAnsi="Times New Roman"/>
            <w:b w:val="1"/>
            <w:bCs w:val="1"/>
            <w:color w:val="000000"/>
            <w:rtl w:val="0"/>
          </w:rPr>
          <w:delText>Voluntarios</w:delText>
        </w:r>
      </w:del>
      <w:ins w:id="193" w:author="OpenAI" w:date="2026-08-27T16:00:00Z">
        <w:r w:rsidDel="00000000" w:rsidR="00000000" w:rsidRPr="00000000">
          <w:rPr>
            <w:rFonts w:ascii="Times New Roman" w:cs="Times New Roman" w:eastAsia="Times New Roman" w:hAnsi="Times New Roman"/>
            <w:b w:val="1"/>
            <w:bCs w:val="1"/>
            <w:color w:val="000000"/>
            <w:rtl w:val="0"/>
          </w:rPr>
          <w:t>voluntarios</w:t>
        </w:r>
      </w:ins>
      <w:r w:rsidDel="00000000" w:rsidR="00000000" w:rsidRPr="00000000">
        <w:rPr>
          <w:rFonts w:ascii="Times New Roman" w:cs="Times New Roman" w:eastAsia="Times New Roman" w:hAnsi="Times New Roman"/>
          <w:b w:val="1"/>
          <w:bCs w:val="1"/>
          <w:color w:val="000000"/>
          <w:rtl w:val="0"/>
        </w:rPr>
        <w:t xml:space="preserve"> de </w:t>
      </w:r>
      <w:del w:id="194" w:author="OpenAI" w:date="2026-08-27T16:00:00Z">
        <w:r w:rsidDel="00000000" w:rsidR="00000000" w:rsidRPr="00000000">
          <w:rPr>
            <w:rFonts w:ascii="Times New Roman" w:cs="Times New Roman" w:eastAsia="Times New Roman" w:hAnsi="Times New Roman"/>
            <w:b w:val="1"/>
            <w:bCs w:val="1"/>
            <w:color w:val="000000"/>
            <w:rtl w:val="0"/>
          </w:rPr>
          <w:delText>Gestión</w:delText>
        </w:r>
      </w:del>
      <w:ins w:id="195" w:author="OpenAI" w:date="2026-08-27T16:00:00Z">
        <w:r w:rsidDel="00000000" w:rsidR="00000000" w:rsidRPr="00000000">
          <w:rPr>
            <w:rFonts w:ascii="Times New Roman" w:cs="Times New Roman" w:eastAsia="Times New Roman" w:hAnsi="Times New Roman"/>
            <w:b w:val="1"/>
            <w:bCs w:val="1"/>
            <w:color w:val="000000"/>
            <w:rtl w:val="0"/>
          </w:rPr>
          <w:t>gestión</w:t>
        </w:r>
      </w:ins>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w:t>
      </w:r>
      <w:del w:id="196" w:author="OpenAI" w:date="2026-08-27T16:00:00Z">
        <w:r w:rsidDel="00000000" w:rsidR="00000000" w:rsidRPr="00000000">
          <w:rPr>
            <w:rFonts w:ascii="Times New Roman" w:cs="Times New Roman" w:eastAsia="Times New Roman" w:hAnsi="Times New Roman"/>
            <w:b w:val="1"/>
            <w:bCs w:val="1"/>
            <w:color w:val="000000"/>
            <w:rtl w:val="0"/>
          </w:rPr>
          <w:delText>Sistemas</w:delText>
        </w:r>
      </w:del>
      <w:ins w:id="197" w:author="OpenAI" w:date="2026-08-27T16:00:00Z">
        <w:r w:rsidDel="00000000" w:rsidR="00000000" w:rsidRPr="00000000">
          <w:rPr>
            <w:rFonts w:ascii="Times New Roman" w:cs="Times New Roman" w:eastAsia="Times New Roman" w:hAnsi="Times New Roman"/>
            <w:b w:val="1"/>
            <w:bCs w:val="1"/>
            <w:color w:val="000000"/>
            <w:rtl w:val="0"/>
          </w:rPr>
          <w:t>sistemas</w:t>
        </w:r>
      </w:ins>
      <w:r w:rsidDel="00000000" w:rsidR="00000000" w:rsidRPr="00000000">
        <w:rPr>
          <w:rFonts w:ascii="Times New Roman" w:cs="Times New Roman" w:eastAsia="Times New Roman" w:hAnsi="Times New Roman"/>
          <w:b w:val="1"/>
          <w:bCs w:val="1"/>
          <w:color w:val="000000"/>
          <w:rtl w:val="0"/>
        </w:rPr>
        <w:t xml:space="preserve"> de </w:t>
      </w:r>
      <w:del w:id="198" w:author="OpenAI" w:date="2026-08-27T16:00:00Z">
        <w:r w:rsidDel="00000000" w:rsidR="00000000" w:rsidRPr="00000000">
          <w:rPr>
            <w:rFonts w:ascii="Times New Roman" w:cs="Times New Roman" w:eastAsia="Times New Roman" w:hAnsi="Times New Roman"/>
            <w:b w:val="1"/>
            <w:bCs w:val="1"/>
            <w:color w:val="000000"/>
            <w:rtl w:val="0"/>
          </w:rPr>
          <w:delText>Gestión</w:delText>
        </w:r>
      </w:del>
      <w:ins w:id="199" w:author="OpenAI" w:date="2026-08-27T16:00:00Z">
        <w:r w:rsidDel="00000000" w:rsidR="00000000" w:rsidRPr="00000000">
          <w:rPr>
            <w:rFonts w:ascii="Times New Roman" w:cs="Times New Roman" w:eastAsia="Times New Roman" w:hAnsi="Times New Roman"/>
            <w:b w:val="1"/>
            <w:bCs w:val="1"/>
            <w:color w:val="000000"/>
            <w:rtl w:val="0"/>
          </w:rPr>
          <w:t>gestión</w:t>
        </w:r>
      </w:ins>
      <w:r w:rsidDel="00000000" w:rsidR="00000000" w:rsidRPr="00000000">
        <w:rPr>
          <w:rFonts w:ascii="Times New Roman" w:cs="Times New Roman" w:eastAsia="Times New Roman" w:hAnsi="Times New Roman"/>
          <w:b w:val="1"/>
          <w:bCs w:val="1"/>
          <w:color w:val="000000"/>
          <w:rtl w:val="0"/>
        </w:rPr>
        <w:t xml:space="preserve">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w:t>
      </w:r>
      <w:del w:id="20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Prescripción</w:delText>
        </w:r>
      </w:del>
      <w:ins w:id="20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prescripción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0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Normativa</w:delText>
        </w:r>
      </w:del>
      <w:ins w:id="20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normativa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20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Observable</w:delText>
        </w:r>
      </w:del>
      <w:ins w:id="20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observable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0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Visual</w:delText>
        </w:r>
      </w:del>
      <w:ins w:id="20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visual</w:t>
        </w:r>
      </w:ins>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w:t>
      </w:r>
      <w:del w:id="208" w:author="OpenAI" w:date="2026-08-27T16:00:00Z">
        <w:r w:rsidDel="00000000" w:rsidR="00000000" w:rsidRPr="00000000">
          <w:rPr>
            <w:rFonts w:ascii="Times New Roman" w:cs="Times New Roman" w:eastAsia="Times New Roman" w:hAnsi="Times New Roman"/>
            <w:b w:val="1"/>
            <w:bCs w:val="1"/>
            <w:color w:val="000000"/>
            <w:rtl w:val="0"/>
          </w:rPr>
          <w:delText>Categorías</w:delText>
        </w:r>
      </w:del>
      <w:ins w:id="209" w:author="OpenAI" w:date="2026-08-27T16:00:00Z">
        <w:r w:rsidDel="00000000" w:rsidR="00000000" w:rsidRPr="00000000">
          <w:rPr>
            <w:rFonts w:ascii="Times New Roman" w:cs="Times New Roman" w:eastAsia="Times New Roman" w:hAnsi="Times New Roman"/>
            <w:b w:val="1"/>
            <w:bCs w:val="1"/>
            <w:color w:val="000000"/>
            <w:rtl w:val="0"/>
          </w:rPr>
          <w:t>categorías</w:t>
        </w:r>
      </w:ins>
      <w:r w:rsidDel="00000000" w:rsidR="00000000" w:rsidRPr="00000000">
        <w:rPr>
          <w:rFonts w:ascii="Times New Roman" w:cs="Times New Roman" w:eastAsia="Times New Roman" w:hAnsi="Times New Roman"/>
          <w:b w:val="1"/>
          <w:bCs w:val="1"/>
          <w:color w:val="000000"/>
          <w:rtl w:val="0"/>
        </w:rPr>
        <w:t xml:space="preserve"> de </w:t>
      </w:r>
      <w:del w:id="210" w:author="OpenAI" w:date="2026-08-27T16:00:00Z">
        <w:r w:rsidDel="00000000" w:rsidR="00000000" w:rsidRPr="00000000">
          <w:rPr>
            <w:rFonts w:ascii="Times New Roman" w:cs="Times New Roman" w:eastAsia="Times New Roman" w:hAnsi="Times New Roman"/>
            <w:b w:val="1"/>
            <w:bCs w:val="1"/>
            <w:color w:val="000000"/>
            <w:rtl w:val="0"/>
          </w:rPr>
          <w:delText>Riesgo</w:delText>
        </w:r>
      </w:del>
      <w:ins w:id="211" w:author="OpenAI" w:date="2026-08-27T16:00:00Z">
        <w:r w:rsidDel="00000000" w:rsidR="00000000" w:rsidRPr="00000000">
          <w:rPr>
            <w:rFonts w:ascii="Times New Roman" w:cs="Times New Roman" w:eastAsia="Times New Roman" w:hAnsi="Times New Roman"/>
            <w:b w:val="1"/>
            <w:bCs w:val="1"/>
            <w:color w:val="000000"/>
            <w:rtl w:val="0"/>
          </w:rPr>
          <w:t>riesgo</w:t>
        </w:r>
      </w:ins>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w:t>
      </w:r>
      <w:del w:id="212" w:author="OpenAI" w:date="2026-08-27T16:00:00Z">
        <w:r w:rsidDel="00000000" w:rsidR="00000000" w:rsidRPr="00000000">
          <w:rPr>
            <w:rFonts w:ascii="Times New Roman" w:cs="Times New Roman" w:eastAsia="Times New Roman" w:hAnsi="Times New Roman"/>
            <w:b w:val="1"/>
            <w:bCs w:val="1"/>
            <w:color w:val="000000"/>
            <w:rtl w:val="0"/>
          </w:rPr>
          <w:delText>Evidencias</w:delText>
        </w:r>
      </w:del>
      <w:ins w:id="213" w:author="OpenAI" w:date="2026-08-27T16:00:00Z">
        <w:r w:rsidDel="00000000" w:rsidR="00000000" w:rsidRPr="00000000">
          <w:rPr>
            <w:rFonts w:ascii="Times New Roman" w:cs="Times New Roman" w:eastAsia="Times New Roman" w:hAnsi="Times New Roman"/>
            <w:b w:val="1"/>
            <w:bCs w:val="1"/>
            <w:color w:val="000000"/>
            <w:rtl w:val="0"/>
          </w:rPr>
          <w:t>evidencias</w:t>
        </w:r>
      </w:ins>
      <w:r w:rsidDel="00000000" w:rsidR="00000000" w:rsidRPr="00000000">
        <w:rPr>
          <w:rFonts w:ascii="Times New Roman" w:cs="Times New Roman" w:eastAsia="Times New Roman" w:hAnsi="Times New Roman"/>
          <w:b w:val="1"/>
          <w:bCs w:val="1"/>
          <w:color w:val="000000"/>
          <w:rtl w:val="0"/>
        </w:rPr>
        <w:t xml:space="preserve"> </w:t>
      </w:r>
      <w:del w:id="214" w:author="OpenAI" w:date="2026-08-27T16:00:00Z">
        <w:r w:rsidDel="00000000" w:rsidR="00000000" w:rsidRPr="00000000">
          <w:rPr>
            <w:rFonts w:ascii="Times New Roman" w:cs="Times New Roman" w:eastAsia="Times New Roman" w:hAnsi="Times New Roman"/>
            <w:b w:val="1"/>
            <w:bCs w:val="1"/>
            <w:color w:val="000000"/>
            <w:rtl w:val="0"/>
          </w:rPr>
          <w:delText>Visuales</w:delText>
        </w:r>
      </w:del>
      <w:ins w:id="215" w:author="OpenAI" w:date="2026-08-27T16:00:00Z">
        <w:r w:rsidDel="00000000" w:rsidR="00000000" w:rsidRPr="00000000">
          <w:rPr>
            <w:rFonts w:ascii="Times New Roman" w:cs="Times New Roman" w:eastAsia="Times New Roman" w:hAnsi="Times New Roman"/>
            <w:b w:val="1"/>
            <w:bCs w:val="1"/>
            <w:color w:val="000000"/>
            <w:rtl w:val="0"/>
          </w:rPr>
          <w:t>visuales</w:t>
        </w:r>
      </w:ins>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w:t>
      </w:r>
      <w:del w:id="21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Sistemas</w:delText>
        </w:r>
      </w:del>
      <w:ins w:id="21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sistemas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21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Monitoreo</w:delText>
        </w:r>
      </w:del>
      <w:ins w:id="21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monitoreo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2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Asistivo</w:delText>
        </w:r>
      </w:del>
      <w:ins w:id="22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asistivo</w:t>
        </w:r>
      </w:ins>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w:t>
      </w:r>
      <w:del w:id="222" w:author="OpenAI" w:date="2026-08-27T16:00:00Z">
        <w:r w:rsidDel="00000000" w:rsidR="00000000" w:rsidRPr="00000000">
          <w:rPr>
            <w:rFonts w:ascii="Times New Roman" w:cs="Times New Roman" w:eastAsia="Times New Roman" w:hAnsi="Times New Roman"/>
            <w:b w:val="1"/>
            <w:bCs w:val="1"/>
            <w:sz w:val="24"/>
            <w:szCs w:val="24"/>
            <w:rtl w:val="0"/>
          </w:rPr>
          <w:delText>Visión-Lenguaje</w:delText>
        </w:r>
      </w:del>
      <w:ins w:id="223" w:author="OpenAI" w:date="2026-08-27T16:00:00Z">
        <w:r w:rsidDel="00000000" w:rsidR="00000000" w:rsidRPr="00000000">
          <w:rPr>
            <w:rFonts w:ascii="Times New Roman" w:cs="Times New Roman" w:eastAsia="Times New Roman" w:hAnsi="Times New Roman"/>
            <w:b w:val="1"/>
            <w:bCs w:val="1"/>
            <w:sz w:val="24"/>
            <w:szCs w:val="24"/>
            <w:rtl w:val="0"/>
          </w:rPr>
          <w:t>visión-lenguaje</w:t>
        </w:r>
      </w:ins>
      <w:r w:rsidDel="00000000" w:rsidR="00000000" w:rsidRPr="00000000">
        <w:rPr>
          <w:rFonts w:ascii="Times New Roman" w:cs="Times New Roman" w:eastAsia="Times New Roman" w:hAnsi="Times New Roman"/>
          <w:b w:val="1"/>
          <w:bCs w:val="1"/>
          <w:sz w:val="24"/>
          <w:szCs w:val="24"/>
          <w:rtl w:val="0"/>
        </w:rPr>
        <w:t xml:space="preserve">: </w:t>
      </w:r>
      <w:del w:id="224" w:author="OpenAI" w:date="2026-08-27T16:00:00Z">
        <w:r w:rsidDel="00000000" w:rsidR="00000000" w:rsidRPr="00000000">
          <w:rPr>
            <w:rFonts w:ascii="Times New Roman" w:cs="Times New Roman" w:eastAsia="Times New Roman" w:hAnsi="Times New Roman"/>
            <w:b w:val="1"/>
            <w:bCs w:val="1"/>
            <w:sz w:val="24"/>
            <w:szCs w:val="24"/>
            <w:rtl w:val="0"/>
          </w:rPr>
          <w:delText>Fundamentos</w:delText>
        </w:r>
      </w:del>
      <w:ins w:id="225" w:author="OpenAI" w:date="2026-08-27T16:00:00Z">
        <w:r w:rsidDel="00000000" w:rsidR="00000000" w:rsidRPr="00000000">
          <w:rPr>
            <w:rFonts w:ascii="Times New Roman" w:cs="Times New Roman" w:eastAsia="Times New Roman" w:hAnsi="Times New Roman"/>
            <w:b w:val="1"/>
            <w:bCs w:val="1"/>
            <w:sz w:val="24"/>
            <w:szCs w:val="24"/>
            <w:rtl w:val="0"/>
          </w:rPr>
          <w:t>fundamentos</w:t>
        </w:r>
      </w:ins>
      <w:r w:rsidDel="00000000" w:rsidR="00000000" w:rsidRPr="00000000">
        <w:rPr>
          <w:rFonts w:ascii="Times New Roman" w:cs="Times New Roman" w:eastAsia="Times New Roman" w:hAnsi="Times New Roman"/>
          <w:b w:val="1"/>
          <w:bCs w:val="1"/>
          <w:sz w:val="24"/>
          <w:szCs w:val="24"/>
          <w:rtl w:val="0"/>
        </w:rPr>
        <w:t xml:space="preserve"> </w:t>
      </w:r>
      <w:del w:id="226" w:author="OpenAI" w:date="2026-08-27T16:00:00Z">
        <w:r w:rsidDel="00000000" w:rsidR="00000000" w:rsidRPr="00000000">
          <w:rPr>
            <w:rFonts w:ascii="Times New Roman" w:cs="Times New Roman" w:eastAsia="Times New Roman" w:hAnsi="Times New Roman"/>
            <w:b w:val="1"/>
            <w:bCs w:val="1"/>
            <w:sz w:val="24"/>
            <w:szCs w:val="24"/>
            <w:rtl w:val="0"/>
          </w:rPr>
          <w:delText>Conceptuales</w:delText>
        </w:r>
      </w:del>
      <w:ins w:id="227" w:author="OpenAI" w:date="2026-08-27T16:00:00Z">
        <w:r w:rsidDel="00000000" w:rsidR="00000000" w:rsidRPr="00000000">
          <w:rPr>
            <w:rFonts w:ascii="Times New Roman" w:cs="Times New Roman" w:eastAsia="Times New Roman" w:hAnsi="Times New Roman"/>
            <w:b w:val="1"/>
            <w:bCs w:val="1"/>
            <w:sz w:val="24"/>
            <w:szCs w:val="24"/>
            <w:rtl w:val="0"/>
          </w:rPr>
          <w:t>conceptuales</w:t>
        </w:r>
      </w:ins>
      <w:r w:rsidDel="00000000" w:rsidR="00000000" w:rsidRPr="00000000">
        <w:rPr>
          <w:rFonts w:ascii="Times New Roman" w:cs="Times New Roman" w:eastAsia="Times New Roman" w:hAnsi="Times New Roman"/>
          <w:b w:val="1"/>
          <w:bCs w:val="1"/>
          <w:sz w:val="24"/>
          <w:szCs w:val="24"/>
          <w:rtl w:val="0"/>
        </w:rPr>
        <w:t xml:space="preserve"> de la </w:t>
      </w:r>
      <w:del w:id="228" w:author="OpenAI" w:date="2026-08-27T16:00:00Z">
        <w:r w:rsidDel="00000000" w:rsidR="00000000" w:rsidRPr="00000000">
          <w:rPr>
            <w:rFonts w:ascii="Times New Roman" w:cs="Times New Roman" w:eastAsia="Times New Roman" w:hAnsi="Times New Roman"/>
            <w:b w:val="1"/>
            <w:bCs w:val="1"/>
            <w:sz w:val="24"/>
            <w:szCs w:val="24"/>
            <w:rtl w:val="0"/>
          </w:rPr>
          <w:delText>Detección</w:delText>
        </w:r>
      </w:del>
      <w:ins w:id="229" w:author="OpenAI" w:date="2026-08-27T16:00:00Z">
        <w:r w:rsidDel="00000000" w:rsidR="00000000" w:rsidRPr="00000000">
          <w:rPr>
            <w:rFonts w:ascii="Times New Roman" w:cs="Times New Roman" w:eastAsia="Times New Roman" w:hAnsi="Times New Roman"/>
            <w:b w:val="1"/>
            <w:bCs w:val="1"/>
            <w:sz w:val="24"/>
            <w:szCs w:val="24"/>
            <w:rtl w:val="0"/>
          </w:rPr>
          <w:t>detección</w:t>
        </w:r>
      </w:ins>
      <w:r w:rsidDel="00000000" w:rsidR="00000000" w:rsidRPr="00000000">
        <w:rPr>
          <w:rFonts w:ascii="Times New Roman" w:cs="Times New Roman" w:eastAsia="Times New Roman" w:hAnsi="Times New Roman"/>
          <w:b w:val="1"/>
          <w:bCs w:val="1"/>
          <w:sz w:val="24"/>
          <w:szCs w:val="24"/>
          <w:rtl w:val="0"/>
        </w:rPr>
        <w:t xml:space="preserve"> </w:t>
      </w:r>
      <w:del w:id="230" w:author="OpenAI" w:date="2026-08-27T16:00:00Z">
        <w:r w:rsidDel="00000000" w:rsidR="00000000" w:rsidRPr="00000000">
          <w:rPr>
            <w:rFonts w:ascii="Times New Roman" w:cs="Times New Roman" w:eastAsia="Times New Roman" w:hAnsi="Times New Roman"/>
            <w:b w:val="1"/>
            <w:bCs w:val="1"/>
            <w:sz w:val="24"/>
            <w:szCs w:val="24"/>
            <w:rtl w:val="0"/>
          </w:rPr>
          <w:delText>Open-Vocabulary</w:delText>
        </w:r>
      </w:del>
      <w:ins w:id="231" w:author="OpenAI" w:date="2026-08-27T16:00:00Z">
        <w:r w:rsidDel="00000000" w:rsidR="00000000" w:rsidRPr="00000000">
          <w:rPr>
            <w:rFonts w:ascii="Times New Roman" w:cs="Times New Roman" w:eastAsia="Times New Roman" w:hAnsi="Times New Roman"/>
            <w:b w:val="1"/>
            <w:bCs w:val="1"/>
            <w:sz w:val="24"/>
            <w:szCs w:val="24"/>
            <w:rtl w:val="0"/>
          </w:rPr>
          <w:t>open-vocabulary</w:t>
        </w:r>
      </w:ins>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w:t>
      </w:r>
      <w:del w:id="23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Closed-Set</w:delText>
        </w:r>
      </w:del>
      <w:ins w:id="23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closed-set</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del w:id="23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Open-Vocabulary</w:delText>
        </w:r>
      </w:del>
      <w:ins w:id="23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open-vocabulary</w:t>
        </w:r>
      </w:ins>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w:t>
      </w:r>
      <w:del w:id="23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Alineación</w:delText>
        </w:r>
      </w:del>
      <w:ins w:id="23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alineación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3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Visión-Lenguaje</w:delText>
        </w:r>
      </w:del>
      <w:ins w:id="23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visión-lenguaje</w:t>
        </w:r>
      </w:ins>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w:t>
      </w:r>
      <w:del w:id="24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Lenguaje</w:delText>
        </w:r>
      </w:del>
      <w:ins w:id="24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lenguaje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4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Natural</w:delText>
        </w:r>
      </w:del>
      <w:ins w:id="24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natural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24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Especificación</w:delText>
        </w:r>
      </w:del>
      <w:ins w:id="24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especificación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4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Dinámica</w:delText>
        </w:r>
      </w:del>
      <w:ins w:id="24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dinámica</w:t>
        </w:r>
      </w:ins>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w:t>
      </w:r>
      <w:del w:id="24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Negación</w:delText>
        </w:r>
      </w:del>
      <w:ins w:id="24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negación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25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Condiciones</w:delText>
        </w:r>
      </w:del>
      <w:ins w:id="25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condiciones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5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Definidas</w:delText>
        </w:r>
      </w:del>
      <w:ins w:id="25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definidas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del w:id="25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Ausencia</w:delText>
        </w:r>
      </w:del>
      <w:ins w:id="25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ausencia</w:t>
        </w:r>
      </w:ins>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w:t>
      </w:r>
      <w:del w:id="25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Zero-Shot</w:delText>
        </w:r>
      </w:del>
      <w:ins w:id="25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zero-shot</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el </w:t>
      </w:r>
      <w:del w:id="25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Problema</w:delText>
        </w:r>
      </w:del>
      <w:ins w:id="25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problema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del </w:t>
      </w:r>
      <w:del w:id="26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Long-Tail</w:delText>
        </w:r>
      </w:del>
      <w:ins w:id="26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long-tail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6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Semántico</w:delText>
        </w:r>
      </w:del>
      <w:ins w:id="26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semántico</w:t>
        </w:r>
      </w:ins>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w:t>
      </w:r>
      <w:del w:id="26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Comparación</w:delText>
        </w:r>
      </w:del>
      <w:ins w:id="26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comparación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26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Modelos</w:delText>
        </w:r>
      </w:del>
      <w:ins w:id="26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modelos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w:t>
      </w:r>
      <w:del w:id="268" w:author="OpenAI" w:date="2026-08-27T16:00:00Z">
        <w:r w:rsidDel="00000000" w:rsidR="00000000" w:rsidRPr="00000000">
          <w:rPr>
            <w:rFonts w:ascii="Times New Roman" w:cs="Times New Roman" w:eastAsia="Times New Roman" w:hAnsi="Times New Roman"/>
            <w:b w:val="1"/>
            <w:bCs w:val="1"/>
            <w:sz w:val="24"/>
            <w:szCs w:val="24"/>
            <w:rtl w:val="0"/>
          </w:rPr>
          <w:delText>Temporal</w:delText>
        </w:r>
      </w:del>
      <w:ins w:id="269" w:author="OpenAI" w:date="2026-08-27T16:00:00Z">
        <w:r w:rsidDel="00000000" w:rsidR="00000000" w:rsidRPr="00000000">
          <w:rPr>
            <w:rFonts w:ascii="Times New Roman" w:cs="Times New Roman" w:eastAsia="Times New Roman" w:hAnsi="Times New Roman"/>
            <w:b w:val="1"/>
            <w:bCs w:val="1"/>
            <w:sz w:val="24"/>
            <w:szCs w:val="24"/>
            <w:rtl w:val="0"/>
          </w:rPr>
          <w:t>temporal</w:t>
        </w:r>
      </w:ins>
      <w:r w:rsidDel="00000000" w:rsidR="00000000" w:rsidRPr="00000000">
        <w:rPr>
          <w:rFonts w:ascii="Times New Roman" w:cs="Times New Roman" w:eastAsia="Times New Roman" w:hAnsi="Times New Roman"/>
          <w:b w:val="1"/>
          <w:bCs w:val="1"/>
          <w:sz w:val="24"/>
          <w:szCs w:val="24"/>
          <w:rtl w:val="0"/>
        </w:rPr>
        <w:t xml:space="preserve"> de </w:t>
      </w:r>
      <w:del w:id="270" w:author="OpenAI" w:date="2026-08-27T16:00:00Z">
        <w:r w:rsidDel="00000000" w:rsidR="00000000" w:rsidRPr="00000000">
          <w:rPr>
            <w:rFonts w:ascii="Times New Roman" w:cs="Times New Roman" w:eastAsia="Times New Roman" w:hAnsi="Times New Roman"/>
            <w:b w:val="1"/>
            <w:bCs w:val="1"/>
            <w:sz w:val="24"/>
            <w:szCs w:val="24"/>
            <w:rtl w:val="0"/>
          </w:rPr>
          <w:delText>Entidades</w:delText>
        </w:r>
      </w:del>
      <w:ins w:id="271" w:author="OpenAI" w:date="2026-08-27T16:00:00Z">
        <w:r w:rsidDel="00000000" w:rsidR="00000000" w:rsidRPr="00000000">
          <w:rPr>
            <w:rFonts w:ascii="Times New Roman" w:cs="Times New Roman" w:eastAsia="Times New Roman" w:hAnsi="Times New Roman"/>
            <w:b w:val="1"/>
            <w:bCs w:val="1"/>
            <w:sz w:val="24"/>
            <w:szCs w:val="24"/>
            <w:rtl w:val="0"/>
          </w:rPr>
          <w:t>entidades</w:t>
        </w:r>
      </w:ins>
      <w:r w:rsidDel="00000000" w:rsidR="00000000" w:rsidRPr="00000000">
        <w:rPr>
          <w:rFonts w:ascii="Times New Roman" w:cs="Times New Roman" w:eastAsia="Times New Roman" w:hAnsi="Times New Roman"/>
          <w:b w:val="1"/>
          <w:bCs w:val="1"/>
          <w:sz w:val="24"/>
          <w:szCs w:val="24"/>
          <w:rtl w:val="0"/>
        </w:rPr>
        <w:t xml:space="preserve"> y </w:t>
      </w:r>
      <w:del w:id="272" w:author="OpenAI" w:date="2026-08-27T16:00:00Z">
        <w:r w:rsidDel="00000000" w:rsidR="00000000" w:rsidRPr="00000000">
          <w:rPr>
            <w:rFonts w:ascii="Times New Roman" w:cs="Times New Roman" w:eastAsia="Times New Roman" w:hAnsi="Times New Roman"/>
            <w:b w:val="1"/>
            <w:bCs w:val="1"/>
            <w:sz w:val="24"/>
            <w:szCs w:val="24"/>
            <w:rtl w:val="0"/>
          </w:rPr>
          <w:delText>Fundamentos</w:delText>
        </w:r>
      </w:del>
      <w:ins w:id="273" w:author="OpenAI" w:date="2026-08-27T16:00:00Z">
        <w:r w:rsidDel="00000000" w:rsidR="00000000" w:rsidRPr="00000000">
          <w:rPr>
            <w:rFonts w:ascii="Times New Roman" w:cs="Times New Roman" w:eastAsia="Times New Roman" w:hAnsi="Times New Roman"/>
            <w:b w:val="1"/>
            <w:bCs w:val="1"/>
            <w:sz w:val="24"/>
            <w:szCs w:val="24"/>
            <w:rtl w:val="0"/>
          </w:rPr>
          <w:t>fundamentos</w:t>
        </w:r>
      </w:ins>
      <w:r w:rsidDel="00000000" w:rsidR="00000000" w:rsidRPr="00000000">
        <w:rPr>
          <w:rFonts w:ascii="Times New Roman" w:cs="Times New Roman" w:eastAsia="Times New Roman" w:hAnsi="Times New Roman"/>
          <w:b w:val="1"/>
          <w:bCs w:val="1"/>
          <w:sz w:val="24"/>
          <w:szCs w:val="24"/>
          <w:rtl w:val="0"/>
        </w:rPr>
        <w:t xml:space="preserve"> </w:t>
      </w:r>
      <w:del w:id="274" w:author="OpenAI" w:date="2026-08-27T16:00:00Z">
        <w:r w:rsidDel="00000000" w:rsidR="00000000" w:rsidRPr="00000000">
          <w:rPr>
            <w:rFonts w:ascii="Times New Roman" w:cs="Times New Roman" w:eastAsia="Times New Roman" w:hAnsi="Times New Roman"/>
            <w:b w:val="1"/>
            <w:bCs w:val="1"/>
            <w:sz w:val="24"/>
            <w:szCs w:val="24"/>
            <w:rtl w:val="0"/>
          </w:rPr>
          <w:delText>Conceptuales</w:delText>
        </w:r>
      </w:del>
      <w:ins w:id="275" w:author="OpenAI" w:date="2026-08-27T16:00:00Z">
        <w:r w:rsidDel="00000000" w:rsidR="00000000" w:rsidRPr="00000000">
          <w:rPr>
            <w:rFonts w:ascii="Times New Roman" w:cs="Times New Roman" w:eastAsia="Times New Roman" w:hAnsi="Times New Roman"/>
            <w:b w:val="1"/>
            <w:bCs w:val="1"/>
            <w:sz w:val="24"/>
            <w:szCs w:val="24"/>
            <w:rtl w:val="0"/>
          </w:rPr>
          <w:t>conceptuales</w:t>
        </w:r>
      </w:ins>
      <w:r w:rsidDel="00000000" w:rsidR="00000000" w:rsidRPr="00000000">
        <w:rPr>
          <w:rFonts w:ascii="Times New Roman" w:cs="Times New Roman" w:eastAsia="Times New Roman" w:hAnsi="Times New Roman"/>
          <w:b w:val="1"/>
          <w:bCs w:val="1"/>
          <w:sz w:val="24"/>
          <w:szCs w:val="24"/>
          <w:rtl w:val="0"/>
        </w:rPr>
        <w:t xml:space="preserve"> del </w:t>
      </w:r>
      <w:del w:id="276" w:author="OpenAI" w:date="2026-08-27T16:00:00Z">
        <w:r w:rsidDel="00000000" w:rsidR="00000000" w:rsidRPr="00000000">
          <w:rPr>
            <w:rFonts w:ascii="Times New Roman" w:cs="Times New Roman" w:eastAsia="Times New Roman" w:hAnsi="Times New Roman"/>
            <w:b w:val="1"/>
            <w:bCs w:val="1"/>
            <w:sz w:val="24"/>
            <w:szCs w:val="24"/>
            <w:rtl w:val="0"/>
          </w:rPr>
          <w:delText>Seguimiento</w:delText>
        </w:r>
      </w:del>
      <w:ins w:id="277" w:author="OpenAI" w:date="2026-08-27T16:00:00Z">
        <w:r w:rsidDel="00000000" w:rsidR="00000000" w:rsidRPr="00000000">
          <w:rPr>
            <w:rFonts w:ascii="Times New Roman" w:cs="Times New Roman" w:eastAsia="Times New Roman" w:hAnsi="Times New Roman"/>
            <w:b w:val="1"/>
            <w:bCs w:val="1"/>
            <w:sz w:val="24"/>
            <w:szCs w:val="24"/>
            <w:rtl w:val="0"/>
          </w:rPr>
          <w:t>seguimiento</w:t>
        </w:r>
      </w:ins>
      <w:r w:rsidDel="00000000" w:rsidR="00000000" w:rsidRPr="00000000">
        <w:rPr>
          <w:rFonts w:ascii="Times New Roman" w:cs="Times New Roman" w:eastAsia="Times New Roman" w:hAnsi="Times New Roman"/>
          <w:b w:val="1"/>
          <w:bCs w:val="1"/>
          <w:sz w:val="24"/>
          <w:szCs w:val="24"/>
          <w:rtl w:val="0"/>
        </w:rPr>
        <w:t xml:space="preserve"> </w:t>
      </w:r>
      <w:del w:id="278" w:author="OpenAI" w:date="2026-08-27T16:00:00Z">
        <w:r w:rsidDel="00000000" w:rsidR="00000000" w:rsidRPr="00000000">
          <w:rPr>
            <w:rFonts w:ascii="Times New Roman" w:cs="Times New Roman" w:eastAsia="Times New Roman" w:hAnsi="Times New Roman"/>
            <w:b w:val="1"/>
            <w:bCs w:val="1"/>
            <w:sz w:val="24"/>
            <w:szCs w:val="24"/>
            <w:rtl w:val="0"/>
          </w:rPr>
          <w:delText>Multiobjeto</w:delText>
        </w:r>
      </w:del>
      <w:ins w:id="279" w:author="OpenAI" w:date="2026-08-27T16:00:00Z">
        <w:r w:rsidDel="00000000" w:rsidR="00000000" w:rsidRPr="00000000">
          <w:rPr>
            <w:rFonts w:ascii="Times New Roman" w:cs="Times New Roman" w:eastAsia="Times New Roman" w:hAnsi="Times New Roman"/>
            <w:b w:val="1"/>
            <w:bCs w:val="1"/>
            <w:sz w:val="24"/>
            <w:szCs w:val="24"/>
            <w:rtl w:val="0"/>
          </w:rPr>
          <w:t>multiobjeto</w:t>
        </w:r>
      </w:ins>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w:t>
      </w:r>
      <w:del w:id="419" w:author="OpenAI" w:date="2026-08-27T16:00:00Z">
        <w:r w:rsidDel="00000000" w:rsidR="00000000" w:rsidRPr="00000000">
          <w:rPr>
            <w:rFonts w:ascii="Times New Roman" w:cs="Times New Roman" w:eastAsia="Times New Roman" w:hAnsi="Times New Roman"/>
            <w:sz w:val="24"/>
            <w:szCs w:val="24"/>
            <w:rtl w:val="0"/>
          </w:rPr>
          <w:delText>fotograma</w:delText>
        </w:r>
      </w:del>
      <w:ins w:id="420"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w:t>
      </w:r>
      <w:del w:id="28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Limitación</w:delText>
        </w:r>
      </w:del>
      <w:ins w:id="28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limitación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8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Temporal</w:delText>
        </w:r>
      </w:del>
      <w:ins w:id="28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temporal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la </w:t>
      </w:r>
      <w:del w:id="28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Detección</w:delText>
        </w:r>
      </w:del>
      <w:ins w:id="28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detección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del w:id="28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Fotograma</w:delText>
        </w:r>
      </w:del>
      <w:ins w:id="28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cuadro</w:t>
        </w:r>
      </w:ins>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w:t>
      </w:r>
      <w:del w:id="421" w:author="OpenAI" w:date="2026-08-27T16:00:00Z">
        <w:r w:rsidDel="00000000" w:rsidR="00000000" w:rsidRPr="00000000">
          <w:rPr>
            <w:rFonts w:ascii="Times New Roman" w:cs="Times New Roman" w:eastAsia="Times New Roman" w:hAnsi="Times New Roman"/>
            <w:sz w:val="24"/>
            <w:szCs w:val="24"/>
            <w:rtl w:val="0"/>
          </w:rPr>
          <w:delText>fotograma</w:delText>
        </w:r>
      </w:del>
      <w:ins w:id="422"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w:t>
      </w:r>
      <w:del w:id="423" w:author="OpenAI" w:date="2026-08-27T16:00:00Z">
        <w:r w:rsidDel="00000000" w:rsidR="00000000" w:rsidRPr="00000000">
          <w:rPr>
            <w:rFonts w:ascii="Times New Roman" w:cs="Times New Roman" w:eastAsia="Times New Roman" w:hAnsi="Times New Roman"/>
            <w:sz w:val="24"/>
            <w:szCs w:val="24"/>
            <w:rtl w:val="0"/>
          </w:rPr>
          <w:delText>frame-a-frame</w:delText>
        </w:r>
      </w:del>
      <w:ins w:id="424"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xml:space="preserv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w:t>
      </w:r>
      <w:del w:id="425" w:author="OpenAI" w:date="2026-08-27T16:00:00Z">
        <w:r w:rsidDel="00000000" w:rsidR="00000000" w:rsidRPr="00000000">
          <w:rPr>
            <w:rFonts w:ascii="Times New Roman" w:cs="Times New Roman" w:eastAsia="Times New Roman" w:hAnsi="Times New Roman"/>
            <w:sz w:val="24"/>
            <w:szCs w:val="24"/>
            <w:rtl w:val="0"/>
          </w:rPr>
          <w:delText>fotograma</w:delText>
        </w:r>
      </w:del>
      <w:ins w:id="426"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w:t>
      </w:r>
      <w:del w:id="28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Paradigma</w:delText>
        </w:r>
      </w:del>
      <w:ins w:id="28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paradigma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9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Tracking-by-Detection</w:delText>
        </w:r>
      </w:del>
      <w:ins w:id="29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tracking-by-detection</w:t>
        </w:r>
      </w:ins>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w:t>
      </w:r>
      <w:del w:id="29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Conceptual</w:delText>
        </w:r>
      </w:del>
      <w:ins w:id="29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conceptual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w:t>
      </w:r>
      <w:del w:id="294" w:author="OpenAI" w:date="2026-08-27T16:00:00Z">
        <w:r w:rsidDel="00000000" w:rsidR="00000000" w:rsidRPr="00000000">
          <w:rPr>
            <w:rFonts w:ascii="Times New Roman" w:cs="Times New Roman" w:eastAsia="Times New Roman" w:hAnsi="Times New Roman"/>
            <w:b w:val="1"/>
            <w:bCs w:val="1"/>
            <w:sz w:val="24"/>
            <w:szCs w:val="24"/>
            <w:rtl w:val="0"/>
          </w:rPr>
          <w:delText>Tiempo</w:delText>
        </w:r>
      </w:del>
      <w:ins w:id="295" w:author="OpenAI" w:date="2026-08-27T16:00:00Z">
        <w:r w:rsidDel="00000000" w:rsidR="00000000" w:rsidRPr="00000000">
          <w:rPr>
            <w:rFonts w:ascii="Times New Roman" w:cs="Times New Roman" w:eastAsia="Times New Roman" w:hAnsi="Times New Roman"/>
            <w:b w:val="1"/>
            <w:bCs w:val="1"/>
            <w:sz w:val="24"/>
            <w:szCs w:val="24"/>
            <w:rtl w:val="0"/>
          </w:rPr>
          <w:t>tiempo</w:t>
        </w:r>
      </w:ins>
      <w:r w:rsidDel="00000000" w:rsidR="00000000" w:rsidRPr="00000000">
        <w:rPr>
          <w:rFonts w:ascii="Times New Roman" w:cs="Times New Roman" w:eastAsia="Times New Roman" w:hAnsi="Times New Roman"/>
          <w:b w:val="1"/>
          <w:bCs w:val="1"/>
          <w:sz w:val="24"/>
          <w:szCs w:val="24"/>
          <w:rtl w:val="0"/>
        </w:rPr>
        <w:t xml:space="preserve"> </w:t>
      </w:r>
      <w:del w:id="296" w:author="OpenAI" w:date="2026-08-27T16:00:00Z">
        <w:r w:rsidDel="00000000" w:rsidR="00000000" w:rsidRPr="00000000">
          <w:rPr>
            <w:rFonts w:ascii="Times New Roman" w:cs="Times New Roman" w:eastAsia="Times New Roman" w:hAnsi="Times New Roman"/>
            <w:b w:val="1"/>
            <w:bCs w:val="1"/>
            <w:sz w:val="24"/>
            <w:szCs w:val="24"/>
            <w:rtl w:val="0"/>
          </w:rPr>
          <w:delText>Real</w:delText>
        </w:r>
      </w:del>
      <w:ins w:id="297" w:author="OpenAI" w:date="2026-08-27T16:00:00Z">
        <w:r w:rsidDel="00000000" w:rsidR="00000000" w:rsidRPr="00000000">
          <w:rPr>
            <w:rFonts w:ascii="Times New Roman" w:cs="Times New Roman" w:eastAsia="Times New Roman" w:hAnsi="Times New Roman"/>
            <w:b w:val="1"/>
            <w:bCs w:val="1"/>
            <w:sz w:val="24"/>
            <w:szCs w:val="24"/>
            <w:rtl w:val="0"/>
          </w:rPr>
          <w:t>real</w:t>
        </w:r>
      </w:ins>
      <w:r w:rsidDel="00000000" w:rsidR="00000000" w:rsidRPr="00000000">
        <w:rPr>
          <w:rFonts w:ascii="Times New Roman" w:cs="Times New Roman" w:eastAsia="Times New Roman" w:hAnsi="Times New Roman"/>
          <w:b w:val="1"/>
          <w:bCs w:val="1"/>
          <w:sz w:val="24"/>
          <w:szCs w:val="24"/>
          <w:rtl w:val="0"/>
        </w:rPr>
        <w:t xml:space="preserve">, </w:t>
      </w:r>
      <w:del w:id="298" w:author="OpenAI" w:date="2026-08-27T16:00:00Z">
        <w:r w:rsidDel="00000000" w:rsidR="00000000" w:rsidRPr="00000000">
          <w:rPr>
            <w:rFonts w:ascii="Times New Roman" w:cs="Times New Roman" w:eastAsia="Times New Roman" w:hAnsi="Times New Roman"/>
            <w:b w:val="1"/>
            <w:bCs w:val="1"/>
            <w:sz w:val="24"/>
            <w:szCs w:val="24"/>
            <w:rtl w:val="0"/>
          </w:rPr>
          <w:delText>Transmisión</w:delText>
        </w:r>
      </w:del>
      <w:ins w:id="299" w:author="OpenAI" w:date="2026-08-27T16:00:00Z">
        <w:r w:rsidDel="00000000" w:rsidR="00000000" w:rsidRPr="00000000">
          <w:rPr>
            <w:rFonts w:ascii="Times New Roman" w:cs="Times New Roman" w:eastAsia="Times New Roman" w:hAnsi="Times New Roman"/>
            <w:b w:val="1"/>
            <w:bCs w:val="1"/>
            <w:sz w:val="24"/>
            <w:szCs w:val="24"/>
            <w:rtl w:val="0"/>
          </w:rPr>
          <w:t>transmisión</w:t>
        </w:r>
      </w:ins>
      <w:r w:rsidDel="00000000" w:rsidR="00000000" w:rsidRPr="00000000">
        <w:rPr>
          <w:rFonts w:ascii="Times New Roman" w:cs="Times New Roman" w:eastAsia="Times New Roman" w:hAnsi="Times New Roman"/>
          <w:b w:val="1"/>
          <w:bCs w:val="1"/>
          <w:sz w:val="24"/>
          <w:szCs w:val="24"/>
          <w:rtl w:val="0"/>
        </w:rPr>
        <w:t xml:space="preserve"> y </w:t>
      </w:r>
      <w:del w:id="300" w:author="OpenAI" w:date="2026-08-27T16:00:00Z">
        <w:r w:rsidDel="00000000" w:rsidR="00000000" w:rsidRPr="00000000">
          <w:rPr>
            <w:rFonts w:ascii="Times New Roman" w:cs="Times New Roman" w:eastAsia="Times New Roman" w:hAnsi="Times New Roman"/>
            <w:b w:val="1"/>
            <w:bCs w:val="1"/>
            <w:sz w:val="24"/>
            <w:szCs w:val="24"/>
            <w:rtl w:val="0"/>
          </w:rPr>
          <w:delText>Procesamiento</w:delText>
        </w:r>
      </w:del>
      <w:ins w:id="301" w:author="OpenAI" w:date="2026-08-27T16:00:00Z">
        <w:r w:rsidDel="00000000" w:rsidR="00000000" w:rsidRPr="00000000">
          <w:rPr>
            <w:rFonts w:ascii="Times New Roman" w:cs="Times New Roman" w:eastAsia="Times New Roman" w:hAnsi="Times New Roman"/>
            <w:b w:val="1"/>
            <w:bCs w:val="1"/>
            <w:sz w:val="24"/>
            <w:szCs w:val="24"/>
            <w:rtl w:val="0"/>
          </w:rPr>
          <w:t>procesamiento</w:t>
        </w:r>
      </w:ins>
      <w:r w:rsidDel="00000000" w:rsidR="00000000" w:rsidRPr="00000000">
        <w:rPr>
          <w:rFonts w:ascii="Times New Roman" w:cs="Times New Roman" w:eastAsia="Times New Roman" w:hAnsi="Times New Roman"/>
          <w:b w:val="1"/>
          <w:bCs w:val="1"/>
          <w:sz w:val="24"/>
          <w:szCs w:val="24"/>
          <w:rtl w:val="0"/>
        </w:rPr>
        <w:t xml:space="preserve"> </w:t>
      </w:r>
      <w:del w:id="302" w:author="OpenAI" w:date="2026-08-27T16:00:00Z">
        <w:r w:rsidDel="00000000" w:rsidR="00000000" w:rsidRPr="00000000">
          <w:rPr>
            <w:rFonts w:ascii="Times New Roman" w:cs="Times New Roman" w:eastAsia="Times New Roman" w:hAnsi="Times New Roman"/>
            <w:b w:val="1"/>
            <w:bCs w:val="1"/>
            <w:sz w:val="24"/>
            <w:szCs w:val="24"/>
            <w:rtl w:val="0"/>
          </w:rPr>
          <w:delText>Cercano</w:delText>
        </w:r>
      </w:del>
      <w:ins w:id="303" w:author="OpenAI" w:date="2026-08-27T16:00:00Z">
        <w:r w:rsidDel="00000000" w:rsidR="00000000" w:rsidRPr="00000000">
          <w:rPr>
            <w:rFonts w:ascii="Times New Roman" w:cs="Times New Roman" w:eastAsia="Times New Roman" w:hAnsi="Times New Roman"/>
            <w:b w:val="1"/>
            <w:bCs w:val="1"/>
            <w:sz w:val="24"/>
            <w:szCs w:val="24"/>
            <w:rtl w:val="0"/>
          </w:rPr>
          <w:t>cercano</w:t>
        </w:r>
      </w:ins>
      <w:r w:rsidDel="00000000" w:rsidR="00000000" w:rsidRPr="00000000">
        <w:rPr>
          <w:rFonts w:ascii="Times New Roman" w:cs="Times New Roman" w:eastAsia="Times New Roman" w:hAnsi="Times New Roman"/>
          <w:b w:val="1"/>
          <w:bCs w:val="1"/>
          <w:sz w:val="24"/>
          <w:szCs w:val="24"/>
          <w:rtl w:val="0"/>
        </w:rPr>
        <w:t xml:space="preserve"> a la </w:t>
      </w:r>
      <w:del w:id="304" w:author="OpenAI" w:date="2026-08-27T16:00:00Z">
        <w:r w:rsidDel="00000000" w:rsidR="00000000" w:rsidRPr="00000000">
          <w:rPr>
            <w:rFonts w:ascii="Times New Roman" w:cs="Times New Roman" w:eastAsia="Times New Roman" w:hAnsi="Times New Roman"/>
            <w:b w:val="1"/>
            <w:bCs w:val="1"/>
            <w:sz w:val="24"/>
            <w:szCs w:val="24"/>
            <w:rtl w:val="0"/>
          </w:rPr>
          <w:delText>Fuente</w:delText>
        </w:r>
      </w:del>
      <w:ins w:id="305" w:author="OpenAI" w:date="2026-08-27T16:00:00Z">
        <w:r w:rsidDel="00000000" w:rsidR="00000000" w:rsidRPr="00000000">
          <w:rPr>
            <w:rFonts w:ascii="Times New Roman" w:cs="Times New Roman" w:eastAsia="Times New Roman" w:hAnsi="Times New Roman"/>
            <w:b w:val="1"/>
            <w:bCs w:val="1"/>
            <w:sz w:val="24"/>
            <w:szCs w:val="24"/>
            <w:rtl w:val="0"/>
          </w:rPr>
          <w:t>fuente</w:t>
        </w:r>
      </w:ins>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w:t>
      </w:r>
      <w:del w:id="30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Latencia</w:delText>
        </w:r>
      </w:del>
      <w:ins w:id="30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latencia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0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Extremo</w:delText>
        </w:r>
      </w:del>
      <w:ins w:id="30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extremo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a </w:t>
      </w:r>
      <w:del w:id="31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Extremo</w:delText>
        </w:r>
      </w:del>
      <w:ins w:id="31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extremo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31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Restricción</w:delText>
        </w:r>
      </w:del>
      <w:ins w:id="31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restricción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31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Diseño</w:delText>
        </w:r>
      </w:del>
      <w:ins w:id="31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diseño</w:t>
        </w:r>
      </w:ins>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w:t>
      </w:r>
      <w:del w:id="31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Instrumental</w:delText>
        </w:r>
      </w:del>
      <w:ins w:id="31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instrumental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w:t>
      </w:r>
      <w:del w:id="31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Planos</w:delText>
        </w:r>
      </w:del>
      <w:ins w:id="31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planos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32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Flujo</w:delText>
        </w:r>
      </w:del>
      <w:ins w:id="32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flujo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2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Productor-Consumidor</w:delText>
        </w:r>
      </w:del>
      <w:ins w:id="32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productor-consumidor</w:t>
        </w:r>
      </w:ins>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w:t>
      </w:r>
      <w:del w:id="427" w:author="OpenAI" w:date="2026-08-27T16:00:00Z">
        <w:r w:rsidDel="00000000" w:rsidR="00000000" w:rsidRPr="00000000">
          <w:rPr>
            <w:rFonts w:ascii="Times New Roman" w:cs="Times New Roman" w:eastAsia="Times New Roman" w:hAnsi="Times New Roman"/>
            <w:sz w:val="24"/>
            <w:szCs w:val="24"/>
            <w:rtl w:val="0"/>
          </w:rPr>
          <w:delText>al</w:delText>
        </w:r>
      </w:del>
      <w:ins w:id="428" w:author="OpenAI" w:date="2026-08-27T16:00:00Z">
        <w:r w:rsidDel="00000000" w:rsidR="00000000" w:rsidRPr="00000000">
          <w:rPr>
            <w:rFonts w:ascii="Times New Roman" w:cs="Times New Roman" w:eastAsia="Times New Roman" w:hAnsi="Times New Roman"/>
            <w:sz w:val="24"/>
            <w:szCs w:val="24"/>
            <w:rtl w:val="0"/>
          </w:rPr>
          <w:t>a</w:t>
        </w:r>
      </w:ins>
      <w:r w:rsidDel="00000000" w:rsidR="00000000" w:rsidRPr="00000000">
        <w:rPr>
          <w:rFonts w:ascii="Times New Roman" w:cs="Times New Roman" w:eastAsia="Times New Roman" w:hAnsi="Times New Roman"/>
          <w:sz w:val="24"/>
          <w:szCs w:val="24"/>
          <w:rtl w:val="0"/>
        </w:rPr>
        <w:t xml:space="preserve"> </w:t>
      </w:r>
      <w:del w:id="429" w:author="OpenAI" w:date="2026-08-27T16:00:00Z">
        <w:r w:rsidDel="00000000" w:rsidR="00000000" w:rsidRPr="00000000">
          <w:rPr>
            <w:rFonts w:ascii="Times New Roman" w:cs="Times New Roman" w:eastAsia="Times New Roman" w:hAnsi="Times New Roman"/>
            <w:sz w:val="24"/>
            <w:szCs w:val="24"/>
            <w:rtl w:val="0"/>
          </w:rPr>
          <w:delText>frame</w:delText>
        </w:r>
      </w:del>
      <w:ins w:id="430" w:author="OpenAI" w:date="2026-08-27T16:00:00Z">
        <w:r w:rsidDel="00000000" w:rsidR="00000000" w:rsidRPr="00000000">
          <w:rPr>
            <w:rFonts w:ascii="Times New Roman" w:cs="Times New Roman" w:eastAsia="Times New Roman" w:hAnsi="Times New Roman"/>
            <w:sz w:val="24"/>
            <w:szCs w:val="24"/>
            <w:rtl w:val="0"/>
          </w:rPr>
          <w:t>la</w:t>
        </w:r>
      </w:ins>
      <w:r w:rsidDel="00000000" w:rsidR="00000000" w:rsidRPr="00000000">
        <w:rPr>
          <w:rFonts w:ascii="Times New Roman" w:cs="Times New Roman" w:eastAsia="Times New Roman" w:hAnsi="Times New Roman"/>
          <w:sz w:val="24"/>
          <w:szCs w:val="24"/>
          <w:rtl w:val="0"/>
        </w:rPr>
        <w:t xml:space="preserve"> </w:t>
      </w:r>
      <w:del w:id="431" w:author="OpenAI" w:date="2026-08-27T16:00:00Z">
        <w:r w:rsidDel="00000000" w:rsidR="00000000" w:rsidRPr="00000000">
          <w:rPr>
            <w:rFonts w:ascii="Times New Roman" w:cs="Times New Roman" w:eastAsia="Times New Roman" w:hAnsi="Times New Roman"/>
            <w:sz w:val="24"/>
            <w:szCs w:val="24"/>
            <w:rtl w:val="0"/>
          </w:rPr>
          <w:delText>rate</w:delText>
        </w:r>
      </w:del>
      <w:ins w:id="432" w:author="OpenAI" w:date="2026-08-27T16:00:00Z">
        <w:r w:rsidDel="00000000" w:rsidR="00000000" w:rsidRPr="00000000">
          <w:rPr>
            <w:rFonts w:ascii="Times New Roman" w:cs="Times New Roman" w:eastAsia="Times New Roman" w:hAnsi="Times New Roman"/>
            <w:sz w:val="24"/>
            <w:szCs w:val="24"/>
            <w:rtl w:val="0"/>
          </w:rPr>
          <w:t>tasa de cuadros</w:t>
        </w:r>
      </w:ins>
      <w:r w:rsidDel="00000000" w:rsidR="00000000" w:rsidRPr="00000000">
        <w:rPr>
          <w:rFonts w:ascii="Times New Roman" w:cs="Times New Roman" w:eastAsia="Times New Roman" w:hAnsi="Times New Roman"/>
          <w:sz w:val="24"/>
          <w:szCs w:val="24"/>
          <w:rtl w:val="0"/>
        </w:rPr>
        <w:t>.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w:t>
      </w:r>
      <w:del w:id="32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Borde</w:delText>
        </w:r>
      </w:del>
      <w:ins w:id="32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borde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32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Filtrado</w:delText>
        </w:r>
      </w:del>
      <w:ins w:id="32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filtrado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2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Cercano</w:delText>
        </w:r>
      </w:del>
      <w:ins w:id="32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cercano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del w:id="33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Origen</w:delText>
        </w:r>
      </w:del>
      <w:ins w:id="33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origen</w:t>
        </w:r>
      </w:ins>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w:t>
      </w:r>
      <w:del w:id="33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Evaluación</w:delText>
        </w:r>
      </w:del>
      <w:ins w:id="33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evaluación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3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Integrada</w:delText>
        </w:r>
      </w:del>
      <w:ins w:id="33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integrada</w:t>
        </w:r>
      </w:ins>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w:t>
      </w:r>
      <w:del w:id="336" w:author="OpenAI" w:date="2026-08-27T16:00:00Z">
        <w:r w:rsidDel="00000000" w:rsidR="00000000" w:rsidRPr="00000000">
          <w:rPr>
            <w:rFonts w:ascii="Times New Roman" w:cs="Times New Roman" w:eastAsia="Times New Roman" w:hAnsi="Times New Roman"/>
            <w:b w:val="1"/>
            <w:bCs w:val="1"/>
            <w:sz w:val="24"/>
            <w:szCs w:val="24"/>
            <w:rtl w:val="0"/>
          </w:rPr>
          <w:delText>Ético-Legal</w:delText>
        </w:r>
      </w:del>
      <w:ins w:id="337" w:author="OpenAI" w:date="2026-08-27T16:00:00Z">
        <w:r w:rsidDel="00000000" w:rsidR="00000000" w:rsidRPr="00000000">
          <w:rPr>
            <w:rFonts w:ascii="Times New Roman" w:cs="Times New Roman" w:eastAsia="Times New Roman" w:hAnsi="Times New Roman"/>
            <w:b w:val="1"/>
            <w:bCs w:val="1"/>
            <w:sz w:val="24"/>
            <w:szCs w:val="24"/>
            <w:rtl w:val="0"/>
          </w:rPr>
          <w:t>ético-legal</w:t>
        </w:r>
      </w:ins>
      <w:r w:rsidDel="00000000" w:rsidR="00000000" w:rsidRPr="00000000">
        <w:rPr>
          <w:rFonts w:ascii="Times New Roman" w:cs="Times New Roman" w:eastAsia="Times New Roman" w:hAnsi="Times New Roman"/>
          <w:b w:val="1"/>
          <w:bCs w:val="1"/>
          <w:sz w:val="24"/>
          <w:szCs w:val="24"/>
          <w:rtl w:val="0"/>
        </w:rPr>
        <w:t xml:space="preserve"> para el </w:t>
      </w:r>
      <w:del w:id="338" w:author="OpenAI" w:date="2026-08-27T16:00:00Z">
        <w:r w:rsidDel="00000000" w:rsidR="00000000" w:rsidRPr="00000000">
          <w:rPr>
            <w:rFonts w:ascii="Times New Roman" w:cs="Times New Roman" w:eastAsia="Times New Roman" w:hAnsi="Times New Roman"/>
            <w:b w:val="1"/>
            <w:bCs w:val="1"/>
            <w:sz w:val="24"/>
            <w:szCs w:val="24"/>
            <w:rtl w:val="0"/>
          </w:rPr>
          <w:delText>Análisis</w:delText>
        </w:r>
      </w:del>
      <w:ins w:id="339" w:author="OpenAI" w:date="2026-08-27T16:00:00Z">
        <w:r w:rsidDel="00000000" w:rsidR="00000000" w:rsidRPr="00000000">
          <w:rPr>
            <w:rFonts w:ascii="Times New Roman" w:cs="Times New Roman" w:eastAsia="Times New Roman" w:hAnsi="Times New Roman"/>
            <w:b w:val="1"/>
            <w:bCs w:val="1"/>
            <w:sz w:val="24"/>
            <w:szCs w:val="24"/>
            <w:rtl w:val="0"/>
          </w:rPr>
          <w:t>análisis</w:t>
        </w:r>
      </w:ins>
      <w:r w:rsidDel="00000000" w:rsidR="00000000" w:rsidRPr="00000000">
        <w:rPr>
          <w:rFonts w:ascii="Times New Roman" w:cs="Times New Roman" w:eastAsia="Times New Roman" w:hAnsi="Times New Roman"/>
          <w:b w:val="1"/>
          <w:bCs w:val="1"/>
          <w:sz w:val="24"/>
          <w:szCs w:val="24"/>
          <w:rtl w:val="0"/>
        </w:rPr>
        <w:t xml:space="preserve"> </w:t>
      </w:r>
      <w:del w:id="340" w:author="OpenAI" w:date="2026-08-27T16:00:00Z">
        <w:r w:rsidDel="00000000" w:rsidR="00000000" w:rsidRPr="00000000">
          <w:rPr>
            <w:rFonts w:ascii="Times New Roman" w:cs="Times New Roman" w:eastAsia="Times New Roman" w:hAnsi="Times New Roman"/>
            <w:b w:val="1"/>
            <w:bCs w:val="1"/>
            <w:sz w:val="24"/>
            <w:szCs w:val="24"/>
            <w:rtl w:val="0"/>
          </w:rPr>
          <w:delText>Automatizado</w:delText>
        </w:r>
      </w:del>
      <w:ins w:id="341" w:author="OpenAI" w:date="2026-08-27T16:00:00Z">
        <w:r w:rsidDel="00000000" w:rsidR="00000000" w:rsidRPr="00000000">
          <w:rPr>
            <w:rFonts w:ascii="Times New Roman" w:cs="Times New Roman" w:eastAsia="Times New Roman" w:hAnsi="Times New Roman"/>
            <w:b w:val="1"/>
            <w:bCs w:val="1"/>
            <w:sz w:val="24"/>
            <w:szCs w:val="24"/>
            <w:rtl w:val="0"/>
          </w:rPr>
          <w:t>automatizado</w:t>
        </w:r>
      </w:ins>
      <w:r w:rsidDel="00000000" w:rsidR="00000000" w:rsidRPr="00000000">
        <w:rPr>
          <w:rFonts w:ascii="Times New Roman" w:cs="Times New Roman" w:eastAsia="Times New Roman" w:hAnsi="Times New Roman"/>
          <w:b w:val="1"/>
          <w:bCs w:val="1"/>
          <w:sz w:val="24"/>
          <w:szCs w:val="24"/>
          <w:rtl w:val="0"/>
        </w:rPr>
        <w:t xml:space="preserve"> de </w:t>
      </w:r>
      <w:del w:id="342" w:author="OpenAI" w:date="2026-08-27T16:00:00Z">
        <w:r w:rsidDel="00000000" w:rsidR="00000000" w:rsidRPr="00000000">
          <w:rPr>
            <w:rFonts w:ascii="Times New Roman" w:cs="Times New Roman" w:eastAsia="Times New Roman" w:hAnsi="Times New Roman"/>
            <w:b w:val="1"/>
            <w:bCs w:val="1"/>
            <w:sz w:val="24"/>
            <w:szCs w:val="24"/>
            <w:rtl w:val="0"/>
          </w:rPr>
          <w:delText>Video</w:delText>
        </w:r>
      </w:del>
      <w:ins w:id="343" w:author="OpenAI" w:date="2026-08-27T16:00:00Z">
        <w:r w:rsidDel="00000000" w:rsidR="00000000" w:rsidRPr="00000000">
          <w:rPr>
            <w:rFonts w:ascii="Times New Roman" w:cs="Times New Roman" w:eastAsia="Times New Roman" w:hAnsi="Times New Roman"/>
            <w:b w:val="1"/>
            <w:bCs w:val="1"/>
            <w:sz w:val="24"/>
            <w:szCs w:val="24"/>
            <w:rtl w:val="0"/>
          </w:rPr>
          <w:t>video</w:t>
        </w:r>
      </w:ins>
      <w:r w:rsidDel="00000000" w:rsidR="00000000" w:rsidRPr="00000000">
        <w:rPr>
          <w:rFonts w:ascii="Times New Roman" w:cs="Times New Roman" w:eastAsia="Times New Roman" w:hAnsi="Times New Roman"/>
          <w:b w:val="1"/>
          <w:bCs w:val="1"/>
          <w:sz w:val="24"/>
          <w:szCs w:val="24"/>
          <w:rtl w:val="0"/>
        </w:rPr>
        <w:t xml:space="preserve"> en </w:t>
      </w:r>
      <w:del w:id="344" w:author="OpenAI" w:date="2026-08-27T16:00:00Z">
        <w:r w:rsidDel="00000000" w:rsidR="00000000" w:rsidRPr="00000000">
          <w:rPr>
            <w:rFonts w:ascii="Times New Roman" w:cs="Times New Roman" w:eastAsia="Times New Roman" w:hAnsi="Times New Roman"/>
            <w:b w:val="1"/>
            <w:bCs w:val="1"/>
            <w:sz w:val="24"/>
            <w:szCs w:val="24"/>
            <w:rtl w:val="0"/>
          </w:rPr>
          <w:delText>Entornos</w:delText>
        </w:r>
      </w:del>
      <w:ins w:id="345" w:author="OpenAI" w:date="2026-08-27T16:00:00Z">
        <w:r w:rsidDel="00000000" w:rsidR="00000000" w:rsidRPr="00000000">
          <w:rPr>
            <w:rFonts w:ascii="Times New Roman" w:cs="Times New Roman" w:eastAsia="Times New Roman" w:hAnsi="Times New Roman"/>
            <w:b w:val="1"/>
            <w:bCs w:val="1"/>
            <w:sz w:val="24"/>
            <w:szCs w:val="24"/>
            <w:rtl w:val="0"/>
          </w:rPr>
          <w:t>entornos</w:t>
        </w:r>
      </w:ins>
      <w:r w:rsidDel="00000000" w:rsidR="00000000" w:rsidRPr="00000000">
        <w:rPr>
          <w:rFonts w:ascii="Times New Roman" w:cs="Times New Roman" w:eastAsia="Times New Roman" w:hAnsi="Times New Roman"/>
          <w:b w:val="1"/>
          <w:bCs w:val="1"/>
          <w:sz w:val="24"/>
          <w:szCs w:val="24"/>
          <w:rtl w:val="0"/>
        </w:rPr>
        <w:t xml:space="preserve"> </w:t>
      </w:r>
      <w:del w:id="346" w:author="OpenAI" w:date="2026-08-27T16:00:00Z">
        <w:r w:rsidDel="00000000" w:rsidR="00000000" w:rsidRPr="00000000">
          <w:rPr>
            <w:rFonts w:ascii="Times New Roman" w:cs="Times New Roman" w:eastAsia="Times New Roman" w:hAnsi="Times New Roman"/>
            <w:b w:val="1"/>
            <w:bCs w:val="1"/>
            <w:sz w:val="24"/>
            <w:szCs w:val="24"/>
            <w:rtl w:val="0"/>
          </w:rPr>
          <w:delText>Laborales</w:delText>
        </w:r>
      </w:del>
      <w:ins w:id="347" w:author="OpenAI" w:date="2026-08-27T16:00:00Z">
        <w:r w:rsidDel="00000000" w:rsidR="00000000" w:rsidRPr="00000000">
          <w:rPr>
            <w:rFonts w:ascii="Times New Roman" w:cs="Times New Roman" w:eastAsia="Times New Roman" w:hAnsi="Times New Roman"/>
            <w:b w:val="1"/>
            <w:bCs w:val="1"/>
            <w:sz w:val="24"/>
            <w:szCs w:val="24"/>
            <w:rtl w:val="0"/>
          </w:rPr>
          <w:t>laborales</w:t>
        </w:r>
      </w:ins>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w:t>
      </w:r>
      <w:del w:id="348" w:author="OpenAI" w:date="2026-08-27T16:00:00Z">
        <w:r w:rsidDel="00000000" w:rsidR="00000000" w:rsidRPr="00000000">
          <w:rPr>
            <w:rFonts w:ascii="Times New Roman" w:cs="Times New Roman" w:eastAsia="Times New Roman" w:hAnsi="Times New Roman"/>
            <w:b w:val="1"/>
            <w:bCs w:val="1"/>
            <w:sz w:val="24"/>
            <w:szCs w:val="24"/>
            <w:rtl w:val="0"/>
          </w:rPr>
          <w:delText>Brecha</w:delText>
        </w:r>
      </w:del>
      <w:ins w:id="349" w:author="OpenAI" w:date="2026-08-27T16:00:00Z">
        <w:r w:rsidDel="00000000" w:rsidR="00000000" w:rsidRPr="00000000">
          <w:rPr>
            <w:rFonts w:ascii="Times New Roman" w:cs="Times New Roman" w:eastAsia="Times New Roman" w:hAnsi="Times New Roman"/>
            <w:b w:val="1"/>
            <w:bCs w:val="1"/>
            <w:sz w:val="24"/>
            <w:szCs w:val="24"/>
            <w:rtl w:val="0"/>
          </w:rPr>
          <w:t>brecha</w:t>
        </w:r>
      </w:ins>
      <w:r w:rsidDel="00000000" w:rsidR="00000000" w:rsidRPr="00000000">
        <w:rPr>
          <w:rFonts w:ascii="Times New Roman" w:cs="Times New Roman" w:eastAsia="Times New Roman" w:hAnsi="Times New Roman"/>
          <w:b w:val="1"/>
          <w:bCs w:val="1"/>
          <w:sz w:val="24"/>
          <w:szCs w:val="24"/>
          <w:rtl w:val="0"/>
        </w:rPr>
        <w:t xml:space="preserve"> </w:t>
      </w:r>
      <w:del w:id="350" w:author="OpenAI" w:date="2026-08-27T16:00:00Z">
        <w:r w:rsidDel="00000000" w:rsidR="00000000" w:rsidRPr="00000000">
          <w:rPr>
            <w:rFonts w:ascii="Times New Roman" w:cs="Times New Roman" w:eastAsia="Times New Roman" w:hAnsi="Times New Roman"/>
            <w:b w:val="1"/>
            <w:bCs w:val="1"/>
            <w:sz w:val="24"/>
            <w:szCs w:val="24"/>
            <w:rtl w:val="0"/>
          </w:rPr>
          <w:delText>Transversal</w:delText>
        </w:r>
      </w:del>
      <w:ins w:id="351" w:author="OpenAI" w:date="2026-08-27T16:00:00Z">
        <w:r w:rsidDel="00000000" w:rsidR="00000000" w:rsidRPr="00000000">
          <w:rPr>
            <w:rFonts w:ascii="Times New Roman" w:cs="Times New Roman" w:eastAsia="Times New Roman" w:hAnsi="Times New Roman"/>
            <w:b w:val="1"/>
            <w:bCs w:val="1"/>
            <w:sz w:val="24"/>
            <w:szCs w:val="24"/>
            <w:rtl w:val="0"/>
          </w:rPr>
          <w:t>transversal</w:t>
        </w:r>
      </w:ins>
      <w:r w:rsidDel="00000000" w:rsidR="00000000" w:rsidRPr="00000000">
        <w:rPr>
          <w:rFonts w:ascii="Times New Roman" w:cs="Times New Roman" w:eastAsia="Times New Roman" w:hAnsi="Times New Roman"/>
          <w:b w:val="1"/>
          <w:bCs w:val="1"/>
          <w:sz w:val="24"/>
          <w:szCs w:val="24"/>
          <w:rtl w:val="0"/>
        </w:rPr>
        <w:t xml:space="preserve"> y </w:t>
      </w:r>
      <w:del w:id="352" w:author="OpenAI" w:date="2026-08-27T16:00:00Z">
        <w:r w:rsidDel="00000000" w:rsidR="00000000" w:rsidRPr="00000000">
          <w:rPr>
            <w:rFonts w:ascii="Times New Roman" w:cs="Times New Roman" w:eastAsia="Times New Roman" w:hAnsi="Times New Roman"/>
            <w:b w:val="1"/>
            <w:bCs w:val="1"/>
            <w:sz w:val="24"/>
            <w:szCs w:val="24"/>
            <w:rtl w:val="0"/>
          </w:rPr>
          <w:delText>Preguntas</w:delText>
        </w:r>
      </w:del>
      <w:ins w:id="353" w:author="OpenAI" w:date="2026-08-27T16:00:00Z">
        <w:r w:rsidDel="00000000" w:rsidR="00000000" w:rsidRPr="00000000">
          <w:rPr>
            <w:rFonts w:ascii="Times New Roman" w:cs="Times New Roman" w:eastAsia="Times New Roman" w:hAnsi="Times New Roman"/>
            <w:b w:val="1"/>
            <w:bCs w:val="1"/>
            <w:sz w:val="24"/>
            <w:szCs w:val="24"/>
            <w:rtl w:val="0"/>
          </w:rPr>
          <w:t>preguntas</w:t>
        </w:r>
      </w:ins>
      <w:r w:rsidDel="00000000" w:rsidR="00000000" w:rsidRPr="00000000">
        <w:rPr>
          <w:rFonts w:ascii="Times New Roman" w:cs="Times New Roman" w:eastAsia="Times New Roman" w:hAnsi="Times New Roman"/>
          <w:b w:val="1"/>
          <w:bCs w:val="1"/>
          <w:sz w:val="24"/>
          <w:szCs w:val="24"/>
          <w:rtl w:val="0"/>
        </w:rPr>
        <w:t xml:space="preserve"> </w:t>
      </w:r>
      <w:del w:id="354" w:author="OpenAI" w:date="2026-08-27T16:00:00Z">
        <w:r w:rsidDel="00000000" w:rsidR="00000000" w:rsidRPr="00000000">
          <w:rPr>
            <w:rFonts w:ascii="Times New Roman" w:cs="Times New Roman" w:eastAsia="Times New Roman" w:hAnsi="Times New Roman"/>
            <w:b w:val="1"/>
            <w:bCs w:val="1"/>
            <w:sz w:val="24"/>
            <w:szCs w:val="24"/>
            <w:rtl w:val="0"/>
          </w:rPr>
          <w:delText>Rectoras</w:delText>
        </w:r>
      </w:del>
      <w:ins w:id="355" w:author="OpenAI" w:date="2026-08-27T16:00:00Z">
        <w:r w:rsidDel="00000000" w:rsidR="00000000" w:rsidRPr="00000000">
          <w:rPr>
            <w:rFonts w:ascii="Times New Roman" w:cs="Times New Roman" w:eastAsia="Times New Roman" w:hAnsi="Times New Roman"/>
            <w:b w:val="1"/>
            <w:bCs w:val="1"/>
            <w:sz w:val="24"/>
            <w:szCs w:val="24"/>
            <w:rtl w:val="0"/>
          </w:rPr>
          <w:t>rectoras</w:t>
        </w:r>
      </w:ins>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w:t>
      </w:r>
      <w:del w:id="35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Dominios</w:delText>
        </w:r>
      </w:del>
      <w:ins w:id="35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dominios</w:t>
        </w:r>
      </w:ins>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w:t>
      </w:r>
      <w:del w:id="35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Ético-Normativa</w:delText>
        </w:r>
      </w:del>
      <w:ins w:id="35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ético-normativa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36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Brecha</w:delText>
        </w:r>
      </w:del>
      <w:ins w:id="36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brecha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6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Transversal</w:delText>
        </w:r>
      </w:del>
      <w:ins w:id="36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transversal</w:t>
        </w:r>
      </w:ins>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w:t>
      </w:r>
      <w:del w:id="36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Rectoras</w:delText>
        </w:r>
      </w:del>
      <w:ins w:id="36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rectoras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para la </w:t>
      </w:r>
      <w:del w:id="36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Consolidación</w:delText>
        </w:r>
      </w:del>
      <w:ins w:id="36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consolidación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6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Metodológica</w:delText>
        </w:r>
      </w:del>
      <w:ins w:id="36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metodológica</w:t>
        </w:r>
      </w:ins>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w:t>
      </w:r>
      <w:del w:id="433" w:author="OpenAI" w:date="2026-08-27T16:00:00Z">
        <w:r w:rsidDel="00000000" w:rsidR="00000000" w:rsidRPr="00000000">
          <w:rPr>
            <w:rFonts w:ascii="Times New Roman" w:cs="Times New Roman" w:eastAsia="Times New Roman" w:hAnsi="Times New Roman"/>
            <w:sz w:val="24"/>
            <w:szCs w:val="24"/>
            <w:rtl w:val="0"/>
          </w:rPr>
          <w:delText>tracking</w:delText>
        </w:r>
      </w:del>
      <w:ins w:id="434"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w:t>
      </w:r>
      <w:del w:id="370" w:author="OpenAI" w:date="2026-08-27T16:00:00Z">
        <w:r w:rsidDel="00000000" w:rsidR="00000000" w:rsidRPr="00000000">
          <w:rPr>
            <w:rFonts w:ascii="Times New Roman" w:cs="Times New Roman" w:eastAsia="Times New Roman" w:hAnsi="Times New Roman"/>
            <w:b w:val="1"/>
            <w:bCs w:val="1"/>
            <w:sz w:val="24"/>
            <w:szCs w:val="24"/>
            <w:rtl w:val="0"/>
          </w:rPr>
          <w:delText>Parciales</w:delText>
        </w:r>
      </w:del>
      <w:ins w:id="371" w:author="OpenAI" w:date="2026-08-27T16:00:00Z">
        <w:r w:rsidDel="00000000" w:rsidR="00000000" w:rsidRPr="00000000">
          <w:rPr>
            <w:rFonts w:ascii="Times New Roman" w:cs="Times New Roman" w:eastAsia="Times New Roman" w:hAnsi="Times New Roman"/>
            <w:b w:val="1"/>
            <w:bCs w:val="1"/>
            <w:sz w:val="24"/>
            <w:szCs w:val="24"/>
            <w:rtl w:val="0"/>
          </w:rPr>
          <w:t>parciales</w:t>
        </w:r>
      </w:ins>
      <w:r w:rsidDel="00000000" w:rsidR="00000000" w:rsidRPr="00000000">
        <w:rPr>
          <w:rFonts w:ascii="Times New Roman" w:cs="Times New Roman" w:eastAsia="Times New Roman" w:hAnsi="Times New Roman"/>
          <w:b w:val="1"/>
          <w:bCs w:val="1"/>
          <w:sz w:val="24"/>
          <w:szCs w:val="24"/>
          <w:rtl w:val="0"/>
        </w:rPr>
        <w:t xml:space="preserve"> de la </w:t>
      </w:r>
      <w:del w:id="372" w:author="OpenAI" w:date="2026-08-27T16:00:00Z">
        <w:r w:rsidDel="00000000" w:rsidR="00000000" w:rsidRPr="00000000">
          <w:rPr>
            <w:rFonts w:ascii="Times New Roman" w:cs="Times New Roman" w:eastAsia="Times New Roman" w:hAnsi="Times New Roman"/>
            <w:b w:val="1"/>
            <w:bCs w:val="1"/>
            <w:sz w:val="24"/>
            <w:szCs w:val="24"/>
            <w:rtl w:val="0"/>
          </w:rPr>
          <w:delText>Fundamentación</w:delText>
        </w:r>
      </w:del>
      <w:ins w:id="373" w:author="OpenAI" w:date="2026-08-27T16:00:00Z">
        <w:r w:rsidDel="00000000" w:rsidR="00000000" w:rsidRPr="00000000">
          <w:rPr>
            <w:rFonts w:ascii="Times New Roman" w:cs="Times New Roman" w:eastAsia="Times New Roman" w:hAnsi="Times New Roman"/>
            <w:b w:val="1"/>
            <w:bCs w:val="1"/>
            <w:sz w:val="24"/>
            <w:szCs w:val="24"/>
            <w:rtl w:val="0"/>
          </w:rPr>
          <w:t>fundamentación</w:t>
        </w:r>
      </w:ins>
      <w:r w:rsidDel="00000000" w:rsidR="00000000" w:rsidRPr="00000000">
        <w:rPr>
          <w:rFonts w:ascii="Times New Roman" w:cs="Times New Roman" w:eastAsia="Times New Roman" w:hAnsi="Times New Roman"/>
          <w:b w:val="1"/>
          <w:bCs w:val="1"/>
          <w:sz w:val="24"/>
          <w:szCs w:val="24"/>
          <w:rtl w:val="0"/>
        </w:rPr>
        <w:t xml:space="preserve"> </w:t>
      </w:r>
      <w:del w:id="374" w:author="OpenAI" w:date="2026-08-27T16:00:00Z">
        <w:r w:rsidDel="00000000" w:rsidR="00000000" w:rsidRPr="00000000">
          <w:rPr>
            <w:rFonts w:ascii="Times New Roman" w:cs="Times New Roman" w:eastAsia="Times New Roman" w:hAnsi="Times New Roman"/>
            <w:b w:val="1"/>
            <w:bCs w:val="1"/>
            <w:sz w:val="24"/>
            <w:szCs w:val="24"/>
            <w:rtl w:val="0"/>
          </w:rPr>
          <w:delText>Teórica</w:delText>
        </w:r>
      </w:del>
      <w:ins w:id="375" w:author="OpenAI" w:date="2026-08-27T16:00:00Z">
        <w:r w:rsidDel="00000000" w:rsidR="00000000" w:rsidRPr="00000000">
          <w:rPr>
            <w:rFonts w:ascii="Times New Roman" w:cs="Times New Roman" w:eastAsia="Times New Roman" w:hAnsi="Times New Roman"/>
            <w:b w:val="1"/>
            <w:bCs w:val="1"/>
            <w:sz w:val="24"/>
            <w:szCs w:val="24"/>
            <w:rtl w:val="0"/>
          </w:rPr>
          <w:t>teórica</w:t>
        </w:r>
      </w:ins>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w:t>
      </w:r>
      <w:del w:id="435" w:author="OpenAI" w:date="2026-08-27T16:00:00Z">
        <w:r w:rsidDel="00000000" w:rsidR="00000000" w:rsidRPr="00000000">
          <w:rPr>
            <w:rFonts w:ascii="Times New Roman" w:cs="Times New Roman" w:eastAsia="Times New Roman" w:hAnsi="Times New Roman"/>
            <w:sz w:val="24"/>
            <w:szCs w:val="24"/>
            <w:rtl w:val="0"/>
          </w:rPr>
          <w:delText>tracking</w:delText>
        </w:r>
      </w:del>
      <w:ins w:id="436"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