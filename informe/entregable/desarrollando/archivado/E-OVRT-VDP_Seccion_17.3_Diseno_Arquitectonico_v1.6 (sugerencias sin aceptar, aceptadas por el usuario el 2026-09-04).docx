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widowControl w:val="1"/>
        <w:spacing w:after="0" w:before="0" w:line="480" w:lineRule="auto"/>
        <w:ind w:firstLine="0"/>
        <w:rPr/>
      </w:pPr>
      <w:bookmarkStart w:colFirst="0" w:colLast="0" w:name="_heading=h.9b71dqy5tai6" w:id="0"/>
      <w:bookmarkEnd w:id="0"/>
      <w:del w:id="9001" w:author="Claude" w:date="2026-09-03T12:00:00Z">
        <w:r w:rsidDel="00000000" w:rsidR="00000000" w:rsidRPr="00000000">
          <w:rPr>
            <w:rtl w:val="0"/>
          </w:rPr>
          <w:delText xml:space="preserve">17.3.1. Introducción y propósito del capítulo</w:delText>
        </w:r>
      </w:del>
      <w:ins w:id="9002" w:author="Claude" w:date="2026-09-03T12:00:00Z">
        <w:r>
          <w:rPr>
            <w:rtl w:val="0"/>
          </w:rPr>
          <w:t xml:space="preserve">17.3.1. Propósito y pregunta rectora</w:t>
        </w:r>
      </w:ins>
    </w:p>
    <w:p w:rsidR="00000000" w:rsidDel="00000000" w:rsidP="00000000" w:rsidRDefault="00000000" w:rsidRPr="00000000" w14:paraId="00000002">
      <w:pPr>
        <w:widowControl w:val="1"/>
        <w:spacing w:after="0" w:before="0" w:line="480" w:lineRule="auto"/>
        <w:ind w:firstLine="720"/>
        <w:rPr/>
      </w:pPr>
      <w:del w:id="9003" w:author="Claude" w:date="2026-09-03T12:00:00Z">
        <w:r w:rsidDel="00000000" w:rsidR="00000000" w:rsidRPr="00000000">
          <w:rPr>
            <w:rtl w:val="0"/>
          </w:rPr>
          <w:delText xml:space="preserve">El presente capítulo desarrolla el diseño arquitectónico de la plataforma experimental E-OVRT-VDP, tomando como punto de partida el alcance metodológico, las condiciones de riesgo, los escenarios de evaluación y las métricas definidas en las secciones anteriores. Su propósito es transformar esas definiciones en una organización técnica capaz de orientar la implementación de la plataforma experimental, manteniendo coherencia con los criterios de modularidad, trazabilidad, medición y control de alcance ya establecidos.</w:delText>
        </w:r>
      </w:del>
      <w:commentRangeStart w:id="1"/>
      <w:commentRangeStart w:id="2"/>
      <w:ins w:id="9004" w:author="Claude" w:date="2026-09-03T12:00:00Z">
        <w:r>
          <w:rPr>
            <w:rtl w:val="0"/>
          </w:rPr>
          <w:t xml:space="preserve">El diseño arquitectónico transforma el alcance metodológico, el catálogo de condiciones de riesgo, los escenarios de evaluación, el marco de métricas y los lineamientos ético-legales ya consolidados en una organización técnica capaz de orientar la implementación del prototipo. Esos insumos operan como restricciones, de modo que cada módulo, frontera y flujo del capítulo se derive de una decisión metodológica previa y no de una preferencia técnica aislada.</w:t>
        </w:r>
      </w:ins>
      <w:commentRangeEnd w:id="2"/>
      <w:r>
        <w:rPr>
          <w:rtl w:val="0"/>
        </w:rPr>
        <w:commentReference w:id="2"/>
      </w:r>
      <w:commentRangeEnd w:id="1"/>
      <w:r>
        <w:rPr>
          <w:rtl w:val="0"/>
        </w:rPr>
        <w:commentReference w:id="1"/>
      </w:r>
    </w:p>
    <w:p w:rsidR="00000000" w:rsidDel="00000000" w:rsidP="00000000" w:rsidRDefault="00000000" w:rsidRPr="00000000" w14:paraId="00000003">
      <w:pPr>
        <w:widowControl w:val="1"/>
        <w:spacing w:after="0" w:before="0" w:line="480" w:lineRule="auto"/>
        <w:ind w:firstLine="720"/>
        <w:rPr/>
      </w:pPr>
      <w:sdt>
        <w:sdtPr>
          <w:id w:val="1774671928"/>
          <w:tag w:val="goog_rdk_0"/>
        </w:sdtPr>
        <w:sdtContent>
          <w:commentRangeStart w:id="0"/>
        </w:sdtContent>
      </w:sdt>
      <w:del w:id="9005" w:author="Claude" w:date="2026-09-03T12:00:00Z">
        <w:r w:rsidDel="00000000" w:rsidR="00000000" w:rsidRPr="00000000">
          <w:rPr>
            <w:rtl w:val="0"/>
          </w:rPr>
          <w:delText xml:space="preserve">La arquitectura se estructura alrededor de una separación entre el procesamiento visual en tiempo real y la lógica de interpretación posterior. Para ello, se distinguen dos planos principales: el plano de medios, encargado de la ingesta, normalización, inferencia y publicación de resultados perceptivos; y el plano de control, responsable de evaluar patrones de riesgo, registrar alertas asistivas, conservar eventos y producir evidencia reconstruible. Esta división permite proteger la ruta crítica de vídeo y, al mismo tiempo, sostener la trazabilidad experimental necesaria para analizar cada corrida.</w:delText>
        </w:r>
      </w:del>
      <w:ins w:id="9006" w:author="Claude" w:date="2026-09-03T12:00:00Z">
        <w:r>
          <w:rPr>
            <w:rtl w:val="0"/>
          </w:rPr>
          <w:t xml:space="preserve">La plataforma se estructura alrededor de la separación entre el procesamiento visual en tiempo real y la lógica de interpretación posterior, fundamentada en la sección 16.5.3. El plano de medios produce evidencia perceptiva y el plano de control la interpreta. Esa división protege la ruta crítica de video y sostiene la trazabilidad experimental necesaria para analizar cada corrida.</w:t>
        </w:r>
      </w:ins>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widowControl w:val="1"/>
        <w:spacing w:after="0" w:before="0" w:line="480" w:lineRule="auto"/>
        <w:ind w:firstLine="720"/>
        <w:rPr>
          <w:del w:id="9008" w:author="Claude" w:date="2026-09-03T12:00:00Z"/>
        </w:rPr>
      </w:pPr>
      <w:del w:id="9007" w:author="Claude" w:date="2026-09-03T12:00:00Z">
        <w:r w:rsidDel="00000000" w:rsidR="00000000" w:rsidRPr="00000000">
          <w:rPr>
            <w:rtl w:val="0"/>
          </w:rPr>
          <w:delText xml:space="preserve">El capítulo describe las responsabilidades de los componentes principales, los flujos de información, las fronteras entre módulos, los contratos versionados, las interfaces de gobierno y transporte, los escenarios experimentales DBE y EBE, y los criterios de observabilidad que deberán acompañar la implementación. Su finalidad es consolidar una base arquitectónica que permita materializar el prototipo experimental de manera incremental, medible y trazable dentro del alcance experimental definido.</w:delText>
        </w:r>
      </w:del>
    </w:p>
    <w:p w:rsidR="00000000" w:rsidDel="00000000" w:rsidP="00000000" w:rsidRDefault="00000000" w:rsidRPr="00000000" w14:paraId="00000005">
      <w:pPr>
        <w:widowControl w:val="1"/>
        <w:spacing w:after="0" w:before="0" w:line="480" w:lineRule="auto"/>
        <w:ind w:firstLine="720"/>
        <w:rPr>
          <w:del w:id="9010" w:author="Claude" w:date="2026-09-03T12:00:00Z"/>
        </w:rPr>
      </w:pPr>
      <w:del w:id="9009" w:author="Claude" w:date="2026-09-03T12:00:00Z">
        <w:r w:rsidDel="00000000" w:rsidR="00000000" w:rsidRPr="00000000">
          <w:rPr>
            <w:rtl w:val="0"/>
          </w:rPr>
          <w:delText xml:space="preserve">La pregunta que orienta el capítulo puede sintetizarse del siguiente modo: ¿qué arquitectura permite materializar una plataforma experimental de detección open-vocabulary en video en tiempo real, manteniendo modularidad, desacoplamiento, trazabilidad y evaluabilidad dentro del alcance metodológico ya definido?</w:delText>
        </w:r>
      </w:del>
    </w:p>
    <w:p w:rsidR="00000000" w:rsidDel="00000000" w:rsidP="00000000" w:rsidRDefault="00000000" w:rsidRPr="00000000" w14:paraId="00000006">
      <w:pPr>
        <w:pStyle w:val="Heading3"/>
        <w:keepNext w:val="1"/>
        <w:widowControl w:val="1"/>
        <w:spacing w:after="0" w:before="0" w:line="480" w:lineRule="auto"/>
        <w:ind w:firstLine="0"/>
        <w:rPr>
          <w:del w:id="9012" w:author="Claude" w:date="2026-09-03T12:00:00Z"/>
        </w:rPr>
      </w:pPr>
      <w:bookmarkStart w:colFirst="0" w:colLast="0" w:name="_heading=h.jyqi8g1mvbsi" w:id="1"/>
      <w:bookmarkEnd w:id="1"/>
      <w:del w:id="9011" w:author="Claude" w:date="2026-09-03T12:00:00Z">
        <w:r w:rsidDel="00000000" w:rsidR="00000000" w:rsidRPr="00000000">
          <w:rPr>
            <w:rtl w:val="0"/>
          </w:rPr>
          <w:delText xml:space="preserve">17.3.2. Insumos metodológicos y decisiones derivadas</w:delText>
        </w:r>
      </w:del>
    </w:p>
    <w:p w:rsidR="00000000" w:rsidDel="00000000" w:rsidP="00000000" w:rsidRDefault="00000000" w:rsidRPr="00000000" w14:paraId="00000007">
      <w:pPr>
        <w:widowControl w:val="1"/>
        <w:spacing w:after="0" w:before="0" w:line="480" w:lineRule="auto"/>
        <w:ind w:firstLine="720"/>
        <w:rPr>
          <w:del w:id="9015" w:author="Claude" w:date="2026-09-03T12:00:00Z"/>
        </w:rPr>
      </w:pPr>
      <w:del w:id="9013" w:author="Claude" w:date="2026-09-03T12:00:00Z">
        <w:r w:rsidDel="00000000" w:rsidR="00000000" w:rsidRPr="00000000">
          <w:rPr>
            <w:rtl w:val="0"/>
          </w:rPr>
          <w:delText xml:space="preserve">La arquitectura propuesta se deriva de las definiciones metodológicas ya consolidadas: el alcance experimental del prototipo, el catálogo de condiciones de riesgo, los escenarios de evaluación, los roles funcionales del entorno, el marco de métricas y los lineamientos ético-legales actúan como restricciones de diseño. Lo que sigue no reitera el protocolo experimental</w:delText>
        </w:r>
      </w:del>
      <w:del w:id="9014" w:author="Claude" w:date="2026-09-03T12:00:00Z">
        <w:r w:rsidDel="00000000" w:rsidR="00000000" w:rsidRPr="00000000">
          <w:rPr>
            <w:rtl w:val="0"/>
          </w:rPr>
          <w:delText xml:space="preserve">: explicita qué consecuencia arquitectónica se deriva de cada uno de esos insumos, de modo que ningún módulo, frontera o flujo del sistema aparezca como una decisión aislada.</w:delText>
        </w:r>
      </w:del>
      <w:r w:rsidDel="00000000" w:rsidR="00000000" w:rsidRPr="00000000">
        <w:rPr>
          <w:rtl w:val="0"/>
        </w:rPr>
      </w:r>
    </w:p>
    <w:p w:rsidR="00000000" w:rsidDel="00000000" w:rsidP="00000000" w:rsidRDefault="00000000" w:rsidRPr="00000000" w14:paraId="00000008">
      <w:pPr>
        <w:widowControl w:val="1"/>
        <w:spacing w:after="0" w:before="240" w:line="480" w:lineRule="auto"/>
        <w:ind w:firstLine="720"/>
        <w:rPr>
          <w:del w:id="9017" w:author="Claude" w:date="2026-09-03T12:00:00Z"/>
        </w:rPr>
      </w:pPr>
      <w:del w:id="9016" w:author="Claude" w:date="2026-09-03T12:00:00Z">
        <w:r w:rsidDel="00000000" w:rsidR="00000000" w:rsidRPr="00000000">
          <w:rPr>
            <w:rtl w:val="0"/>
          </w:rPr>
          <w:delText xml:space="preserve">El marco teórico de detección open-vocabulary, seguimiento temporal y procesamiento continuo de vídeo exige integrar percepción visión-lenguaje, tratamiento de fuentes audiovisuales y persistencia temporal cuando la condición evaluada lo requiera. De esta exigencia se deriva una arquitectura modular, con separación entre el plano de medios y el plano de control, una ruta crítica instrumentable y modelos sustituibles mediante adaptadores. La inferencia queda así desacoplada de la interpretación temporal, de modo que la incorporación o sustitución de un modelo no obligue a redefinir el resto de la cadena.</w:delText>
        </w:r>
      </w:del>
      <w:r w:rsidDel="00000000" w:rsidR="00000000" w:rsidRPr="00000000">
        <w:rPr>
          <w:rtl w:val="0"/>
        </w:rPr>
      </w:r>
    </w:p>
    <w:p w:rsidR="00000000" w:rsidDel="00000000" w:rsidP="00000000" w:rsidRDefault="00000000" w:rsidRPr="00000000" w14:paraId="00000009">
      <w:pPr>
        <w:widowControl w:val="1"/>
        <w:spacing w:after="0" w:before="240" w:line="480" w:lineRule="auto"/>
        <w:ind w:firstLine="720"/>
        <w:rPr>
          <w:del w:id="9023" w:author="Claude" w:date="2026-09-03T12:00:00Z"/>
        </w:rPr>
      </w:pPr>
      <w:del w:id="9018" w:author="Claude" w:date="2026-09-03T12:00:00Z">
        <w:r w:rsidDel="00000000" w:rsidR="00000000" w:rsidRPr="00000000">
          <w:rPr>
            <w:rtl w:val="0"/>
          </w:rPr>
          <w:delText xml:space="preserve">El núcleo validable se concentra en CR-01 y CR-02. Ambas condiciones se evalúan mediante evidencia positiva de </w:delText>
        </w:r>
      </w:del>
      <w:del w:id="9019" w:author="Claude" w:date="2026-09-03T12:00:00Z">
        <w:r w:rsidDel="00000000" w:rsidR="00000000" w:rsidRPr="00000000">
          <w:rPr>
            <w:rFonts w:ascii="Courier New" w:cs="Courier New" w:eastAsia="Courier New" w:hAnsi="Courier New"/>
            <w:sz w:val="21"/>
            <w:szCs w:val="21"/>
            <w:rtl w:val="0"/>
          </w:rPr>
          <w:delText xml:space="preserve">person</w:delText>
        </w:r>
      </w:del>
      <w:del w:id="9020" w:author="Claude" w:date="2026-09-03T12:00:00Z">
        <w:r w:rsidDel="00000000" w:rsidR="00000000" w:rsidRPr="00000000">
          <w:rPr>
            <w:rtl w:val="0"/>
          </w:rPr>
          <w:delText xml:space="preserve">a y elementos de protección </w:delText>
        </w:r>
      </w:del>
      <w:del w:id="9021" w:author="Claude" w:date="2026-09-03T12:00:00Z">
        <w:r w:rsidDel="00000000" w:rsidR="00000000" w:rsidRPr="00000000">
          <w:rPr>
            <w:rFonts w:ascii="Courier New" w:cs="Courier New" w:eastAsia="Courier New" w:hAnsi="Courier New"/>
            <w:sz w:val="21"/>
            <w:szCs w:val="21"/>
            <w:rtl w:val="0"/>
          </w:rPr>
          <w:delText xml:space="preserve">person</w:delText>
        </w:r>
      </w:del>
      <w:del w:id="9022" w:author="Claude" w:date="2026-09-03T12:00:00Z">
        <w:r w:rsidDel="00000000" w:rsidR="00000000" w:rsidRPr="00000000">
          <w:rPr>
            <w:rtl w:val="0"/>
          </w:rPr>
          <w:delText xml:space="preserve">al, seguida de una inferencia espacial de ausencia y de su estabilización temporal. Por esta razón, el flujo base prioriza la estrategia indirecta y comprende detección de entidades, asociación espacial por sujeto, evaluación de regiones relevantes y confirmación temporal del patrón. Las zonas externas, las relaciones contextuales complejas y las métricas formales de seguimiento multiobjeto se conservan como capacidades extensibles, pero no se convierten en dependencias del núcleo.</w:delText>
        </w:r>
      </w:del>
    </w:p>
    <w:p w:rsidR="00000000" w:rsidDel="00000000" w:rsidP="00000000" w:rsidRDefault="00000000" w:rsidRPr="00000000" w14:paraId="0000000A">
      <w:pPr>
        <w:widowControl w:val="1"/>
        <w:spacing w:after="0" w:before="240" w:line="480" w:lineRule="auto"/>
        <w:ind w:firstLine="720"/>
        <w:rPr>
          <w:del w:id="9025" w:author="Claude" w:date="2026-09-03T12:00:00Z"/>
        </w:rPr>
      </w:pPr>
      <w:del w:id="9024" w:author="Claude" w:date="2026-09-03T12:00:00Z">
        <w:r w:rsidDel="00000000" w:rsidR="00000000" w:rsidRPr="00000000">
          <w:rPr>
            <w:rtl w:val="0"/>
          </w:rPr>
          <w:delText xml:space="preserve">La coexistencia de los escenarios DBE y EBE introduce requisitos temporales diferentes. Las fuentes basadas en archivos pueden regular su ritmo de lectura, repetirse y detenerse sin alterar el contenido observado; las fuentes en vivo, en cambio, continúan evolucionando aunque el procesamiento no alcance la cadencia de captura. La arquitectura abstrae ambos tipos de fuente mediante contratos comunes, pero distingue para cada uno las políticas de reproducibilidad, actualidad, omisión, descarte y trazabilidad temporal. Esta separación permite compartir el pipeline sin ocultar las diferencias que afectan la interpretación experimental de cada corrida.</w:delText>
        </w:r>
      </w:del>
    </w:p>
    <w:p w:rsidR="00000000" w:rsidDel="00000000" w:rsidP="00000000" w:rsidRDefault="00000000" w:rsidRPr="00000000" w14:paraId="0000000B">
      <w:pPr>
        <w:widowControl w:val="1"/>
        <w:spacing w:after="0" w:before="240" w:line="480" w:lineRule="auto"/>
        <w:ind w:firstLine="720"/>
        <w:rPr>
          <w:del w:id="9027" w:author="Claude" w:date="2026-09-03T12:00:00Z"/>
        </w:rPr>
      </w:pPr>
      <w:del w:id="9026" w:author="Claude" w:date="2026-09-03T12:00:00Z">
        <w:r w:rsidDel="00000000" w:rsidR="00000000" w:rsidRPr="00000000">
          <w:rPr>
            <w:rtl w:val="0"/>
          </w:rPr>
          <w:delText xml:space="preserve">De los roles funcionales ya establecidos se deriva una restricción de diseño y no una nueva definición: se adoptan como responsabilidades de referencia que permiten declarar dónde se captura, dónde se ejecuta la inferencia y dónde se prepara una variante ajustada, sin que la distribución física de componentes pase a formar parte de la semántica de los contratos.</w:delText>
        </w:r>
      </w:del>
    </w:p>
    <w:p w:rsidR="00000000" w:rsidDel="00000000" w:rsidP="00000000" w:rsidRDefault="00000000" w:rsidRPr="00000000" w14:paraId="0000000C">
      <w:pPr>
        <w:widowControl w:val="1"/>
        <w:spacing w:after="0" w:before="240" w:line="480" w:lineRule="auto"/>
        <w:ind w:firstLine="720"/>
        <w:rPr/>
        <w:sectPr>
          <w:pgSz w:h="15840" w:w="12240" w:orient="portrait"/>
          <w:pgMar w:bottom="1440" w:top="1440" w:left="1440" w:right="1440" w:header="720" w:footer="720"/>
          <w:pgNumType w:start="1"/>
        </w:sectPr>
      </w:pPr>
      <w:del w:id="9028" w:author="Claude" w:date="2026-09-03T12:00:00Z">
        <w:r w:rsidDel="00000000" w:rsidR="00000000" w:rsidRPr="00000000">
          <w:rPr>
            <w:rtl w:val="0"/>
          </w:rPr>
          <w:delText xml:space="preserve">Finalmente, el </w:delText>
        </w:r>
      </w:del>
      <w:del w:id="9029" w:author="Claude" w:date="2026-09-03T12:00:00Z">
        <w:r w:rsidDel="00000000" w:rsidR="00000000" w:rsidRPr="00000000">
          <w:rPr>
            <w:rFonts w:ascii="Courier New" w:cs="Courier New" w:eastAsia="Courier New" w:hAnsi="Courier New"/>
            <w:sz w:val="21"/>
            <w:szCs w:val="21"/>
            <w:rtl w:val="0"/>
          </w:rPr>
          <w:delText xml:space="preserve">frame</w:delText>
        </w:r>
      </w:del>
      <w:del w:id="9030" w:author="Claude" w:date="2026-09-03T12:00:00Z">
        <w:r w:rsidDel="00000000" w:rsidR="00000000" w:rsidRPr="00000000">
          <w:rPr>
            <w:rtl w:val="0"/>
          </w:rPr>
          <w:delText xml:space="preserve">work de métricas y los lineamientos ético-legales condicionan la observabilidad y la persistencia desde el diseño. Cada corrida debe registrar su configuración efectiva, marcas de tiempo por tramo, métricas técnicas, eventos reconstruibles, descartes y errores, de manera que una alerta pueda vincularse con la evidencia que la produjo. Al mismo tiempo, el carácter asistivo del prototipo, la exclusión del reconocimiento de identidad </w:delText>
        </w:r>
      </w:del>
      <w:del w:id="9031" w:author="Claude" w:date="2026-09-03T12:00:00Z">
        <w:r w:rsidDel="00000000" w:rsidR="00000000" w:rsidRPr="00000000">
          <w:rPr>
            <w:rFonts w:ascii="Courier New" w:cs="Courier New" w:eastAsia="Courier New" w:hAnsi="Courier New"/>
            <w:sz w:val="21"/>
            <w:szCs w:val="21"/>
            <w:rtl w:val="0"/>
          </w:rPr>
          <w:delText xml:space="preserve">person</w:delText>
        </w:r>
      </w:del>
      <w:del w:id="9032" w:author="Claude" w:date="2026-09-03T12:00:00Z">
        <w:r w:rsidDel="00000000" w:rsidR="00000000" w:rsidRPr="00000000">
          <w:rPr>
            <w:rtl w:val="0"/>
          </w:rPr>
          <w:delText xml:space="preserve">al y el criterio de minimización visual orientan la trazabilidad ordinaria hacia eventos, metadatos y referencias controladas. La conservación de clips, capturas o recortes queda limitada a los casos justificados por validación, auditoría técnica o comunicación académica.</w:delText>
        </w:r>
      </w:del>
      <w:ins w:id="9033" w:author="Claude" w:date="2026-09-03T12:00:00Z">
        <w:r>
          <w:rPr>
            <w:rtl w:val="0"/>
          </w:rPr>
          <w:t xml:space="preserve">La pregunta que orienta el capítulo es qué arquitectura permite materializar una plataforma experimental de detección open-vocabulary sobre video en tiempo real conservando modularidad, desacoplamiento, trazabilidad y evaluabilidad dentro del alcance ya definido. El capítulo la responde fijando las responsabilidades de los componentes, los flujos de información, las fronteras entre módulos, los contratos versionados, las interfaces de gobierno y transporte, los escenarios experimentales y los criterios de observabilidad que acompañan la implementación.</w:t>
        </w:r>
      </w:ins>
    </w:p>
    <w:p w:rsidR="00000000" w:rsidDel="00000000" w:rsidP="00000000" w:rsidRDefault="00000000" w:rsidRPr="00000000" w14:paraId="0000000D">
      <w:pPr>
        <w:pStyle w:val="Heading3"/>
        <w:keepNext w:val="1"/>
        <w:widowControl w:val="1"/>
        <w:spacing w:after="0" w:before="0" w:line="480" w:lineRule="auto"/>
        <w:ind w:firstLine="0"/>
        <w:rPr/>
      </w:pPr>
      <w:bookmarkStart w:colFirst="0" w:colLast="0" w:name="_heading=h.yo0j0wt7d1k5" w:id="2"/>
      <w:bookmarkEnd w:id="2"/>
      <w:del w:id="9034" w:author="Claude" w:date="2026-09-03T12:00:00Z">
        <w:r w:rsidDel="00000000" w:rsidR="00000000" w:rsidRPr="00000000">
          <w:rPr>
            <w:rtl w:val="0"/>
          </w:rPr>
          <w:delText xml:space="preserve">17.3.3. Alcance, requisitos y decisiones arquitectónicas iniciales</w:delText>
        </w:r>
      </w:del>
      <w:ins w:id="9035" w:author="Claude" w:date="2026-09-03T12:00:00Z">
        <w:r>
          <w:rPr>
            <w:rtl w:val="0"/>
          </w:rPr>
          <w:t xml:space="preserve">17.3.2. Alcance, capacidades y decisiones arquitectónicas</w:t>
        </w:r>
      </w:ins>
    </w:p>
    <w:p w:rsidR="00000000" w:rsidDel="00000000" w:rsidP="00000000" w:rsidRDefault="00000000" w:rsidRPr="00000000" w14:paraId="0000000E">
      <w:pPr>
        <w:widowControl w:val="1"/>
        <w:spacing w:after="0" w:before="0" w:line="480" w:lineRule="auto"/>
        <w:ind w:firstLine="720"/>
        <w:rPr/>
      </w:pPr>
      <w:del w:id="9036" w:author="Claude" w:date="2026-09-03T12:00:00Z">
        <w:r w:rsidDel="00000000" w:rsidR="00000000" w:rsidRPr="00000000">
          <w:rPr>
            <w:rtl w:val="0"/>
          </w:rPr>
          <w:delText xml:space="preserve">El diseño arquitectónico se formula para un prototipo experimental ejecutado en un entorno local y controlado. En consecuencia, la arquitectura debe orientar la implementación, la medición y la reconstrucción de resultados sin asumir responsabilidades propias de una solución productiva. La sección delimita el alcance efectivo del núcleo validable, las extensiones previstas, las capacidades requeridas, las cualidades no funcionales relevantes y las decisiones iniciales que deberán conservarse durante el desarrollo del prototipo experimental.</w:delText>
        </w:r>
      </w:del>
      <w:ins w:id="9037" w:author="Claude" w:date="2026-09-03T12:00:00Z">
        <w:r>
          <w:rPr>
            <w:rtl w:val="0"/>
          </w:rPr>
          <w:t xml:space="preserve">El diseño se formula para un prototipo experimental ejecutado en un entorno local y controlado, y orienta la implementación, la medición y la reconstrucción de resultados sin asumir responsabilidades propias de una solución productiva. Sobre el núcleo validable la plataforma demuestra un flujo completo, medible y trazable desde una fuente visual hasta una alerta asistiva registrada. El objetivo no es ampliar la cantidad de condiciones cubiertas, sino asegurar una base capaz de procesar evidencia visual, publicar eventos, evaluar patrones, registrar alertas y reconstruir resultados experimentales.</w:t>
        </w:r>
      </w:ins>
    </w:p>
    <w:p w:rsidR="00000000" w:rsidDel="00000000" w:rsidP="00000000" w:rsidRDefault="00000000" w:rsidRPr="00000000" w14:paraId="0000000F">
      <w:pPr>
        <w:pStyle w:val="Heading4"/>
        <w:keepNext w:val="1"/>
        <w:widowControl w:val="1"/>
        <w:spacing w:after="0" w:before="0" w:line="480" w:lineRule="auto"/>
        <w:ind w:firstLine="0"/>
        <w:rPr>
          <w:del w:id="9040" w:author="Claude" w:date="2026-09-03T12:00:00Z"/>
        </w:rPr>
      </w:pPr>
      <w:bookmarkStart w:colFirst="0" w:colLast="0" w:name="_heading=h.a3nc1gclf0wh" w:id="3"/>
      <w:bookmarkEnd w:id="3"/>
      <w:del w:id="9038" w:author="Claude" w:date="2026-09-03T12:00:00Z">
        <w:r w:rsidDel="00000000" w:rsidR="00000000" w:rsidRPr="00000000">
          <w:rPr>
            <w:i w:val="0"/>
            <w:iCs w:val="0"/>
            <w:rtl w:val="0"/>
          </w:rPr>
          <w:delText xml:space="preserve">17.3</w:delText>
        </w:r>
      </w:del>
      <w:del w:id="9039" w:author="Claude" w:date="2026-09-03T12:00:00Z">
        <w:r w:rsidDel="00000000" w:rsidR="00000000" w:rsidRPr="00000000">
          <w:rPr>
            <w:rtl w:val="0"/>
          </w:rPr>
          <w:delText xml:space="preserve">.3.1. Alcance del núcleo y extensiones</w:delText>
        </w:r>
      </w:del>
    </w:p>
    <w:p w:rsidR="00000000" w:rsidDel="00000000" w:rsidP="00000000" w:rsidRDefault="00000000" w:rsidRPr="00000000" w14:paraId="00000010">
      <w:pPr>
        <w:widowControl w:val="1"/>
        <w:spacing w:after="0" w:before="0" w:line="480" w:lineRule="auto"/>
        <w:ind w:left="0" w:firstLine="720"/>
        <w:rPr>
          <w:del w:id="9042" w:author="Claude" w:date="2026-09-03T12:00:00Z"/>
        </w:rPr>
      </w:pPr>
      <w:del w:id="9041" w:author="Claude" w:date="2026-09-03T12:00:00Z">
        <w:r w:rsidDel="00000000" w:rsidR="00000000" w:rsidRPr="00000000">
          <w:rPr>
            <w:rtl w:val="0"/>
          </w:rPr>
          <w:delText xml:space="preserve">El alcance arquitectónico se organiza alrededor del núcleo validable definido en la consolidación metodológica. Sobre ese núcleo, la plataforma debe demostrar un flujo completo, medible y trazable desde una fuente visual hasta una alerta asistiva registrada. El objetivo no es ampliar prematuramente la cantidad de condiciones cubiertas, sino asegurar una base suficientemente sólida para procesar evidencia visual, publicar eventos, evaluar patrones, registrar alertas y reconstruir resultados experimentales.</w:delText>
        </w:r>
      </w:del>
    </w:p>
    <w:p w:rsidR="00000000" w:rsidDel="00000000" w:rsidP="00000000" w:rsidRDefault="00000000" w:rsidRPr="00000000" w14:paraId="00000011">
      <w:pPr>
        <w:widowControl w:val="1"/>
        <w:spacing w:after="0" w:before="0" w:line="480" w:lineRule="auto"/>
        <w:ind w:firstLine="720"/>
        <w:rPr/>
      </w:pPr>
      <w:del w:id="9043" w:author="Claude" w:date="2026-09-03T12:00:00Z">
        <w:r w:rsidDel="00000000" w:rsidR="00000000" w:rsidRPr="00000000">
          <w:rPr>
            <w:rtl w:val="0"/>
          </w:rPr>
          <w:delText xml:space="preserve">El núcleo incluye las capacidades necesarias para operar sobre fuentes controladas, ejecutar inferencia open-vocabulary, versionar prompts, normalizar detecciones, aplicar reglas temporales simples, registrar eventos y producir métricas comparables. Las capacidades de mayor complejidad —seguimiento multiobjeto formal, reglas espaciales, zonas parametrizadas, preselección liviana en borde o adaptación al dominio— quedan previstas como extensiones condicionadas, siempre que no desplacen la validación inicial ni agreguen dependencias innecesarias al flujo base.</w:delText>
        </w:r>
      </w:del>
      <w:ins w:id="9044" w:author="Claude" w:date="2026-09-03T12:00:00Z">
        <w:r>
          <w:rPr>
            <w:rtl w:val="0"/>
          </w:rPr>
          <w:t xml:space="preserve">El núcleo comprende las capacidades necesarias para operar sobre fuentes controladas, ejecutar inferencia open-vocabulary, versionar prompts, normalizar detecciones, aplicar reglas temporales simples, registrar eventos y producir métricas comparables. El seguimiento multiobjeto formal, las reglas espaciales, las zonas parametrizadas, la preselección liviana en el borde y la adaptación al dominio quedan previstas como extensiones condicionadas que no desplazan la validación inicial ni agregan dependencias al flujo base. La gestión de prompts pertenece al núcleo porque en una plataforma open-vocabulary cada resultado se atribuye a una formulación, una estrategia de detección y un vocabulario activo registrados.</w:t>
        </w:r>
      </w:ins>
    </w:p>
    <w:p w:rsidR="00000000" w:rsidDel="00000000" w:rsidP="00000000" w:rsidRDefault="00000000" w:rsidRPr="00000000" w14:paraId="00000012">
      <w:pPr>
        <w:widowControl w:val="1"/>
        <w:spacing w:after="0" w:before="0" w:line="480" w:lineRule="auto"/>
        <w:ind w:left="0" w:firstLine="720"/>
        <w:rPr>
          <w:del w:id="9046" w:author="Claude" w:date="2026-09-03T12:00:00Z"/>
        </w:rPr>
      </w:pPr>
      <w:del w:id="9045" w:author="Claude" w:date="2026-09-03T12:00:00Z">
        <w:r w:rsidDel="00000000" w:rsidR="00000000" w:rsidRPr="00000000">
          <w:rPr>
            <w:rtl w:val="0"/>
          </w:rPr>
          <w:delText xml:space="preserve">La inclusión de la gestión de prompts dentro del núcleo responde a la naturaleza open-vocabulary de la plataforma: cada resultado debe poder asociarse con una formulación, una estrategia de detección y un vocabulario activo registrados. Del mismo modo, la separación entre DBE y EBE permite distinguir la evaluación reproducible de la validación con captura continua, evitando mezclar variabilidad de cámara, iluminación, códec o red con el desempeño propio del detector.</w:delText>
        </w:r>
      </w:del>
    </w:p>
    <w:p w:rsidR="00000000" w:rsidDel="00000000" w:rsidP="00000000" w:rsidRDefault="00000000" w:rsidRPr="00000000" w14:paraId="00000013">
      <w:pPr>
        <w:widowControl w:val="1"/>
        <w:spacing w:after="0" w:before="0" w:line="480" w:lineRule="auto"/>
        <w:ind w:firstLine="720"/>
        <w:rPr>
          <w:del w:id="9050" w:author="Claude" w:date="2026-09-03T12:00:00Z"/>
        </w:rPr>
      </w:pPr>
      <w:del w:id="9047" w:author="Claude" w:date="2026-09-03T12:00:00Z">
        <w:r w:rsidDel="00000000" w:rsidR="00000000" w:rsidRPr="00000000">
          <w:rPr>
            <w:rtl w:val="0"/>
          </w:rPr>
          <w:delText xml:space="preserve">En relación con la evidencia visual, el diseño retoma los criterios ya definidos de minimización, uso asistivo y ausencia de reconocimiento de identidad. La trazabilidad ordinaria se apoya en eventos, metadatos, identificadores, métricas y referencias controladas. Los clips, </w:delText>
        </w:r>
      </w:del>
      <w:del w:id="9048" w:author="Claude" w:date="2026-09-03T12:00:00Z">
        <w:r w:rsidDel="00000000" w:rsidR="00000000" w:rsidRPr="00000000">
          <w:rPr>
            <w:rFonts w:ascii="Courier New" w:cs="Courier New" w:eastAsia="Courier New" w:hAnsi="Courier New"/>
            <w:sz w:val="21"/>
            <w:szCs w:val="21"/>
            <w:rtl w:val="0"/>
          </w:rPr>
          <w:delText xml:space="preserve">snapshot</w:delText>
        </w:r>
      </w:del>
      <w:del w:id="9049" w:author="Claude" w:date="2026-09-03T12:00:00Z">
        <w:r w:rsidDel="00000000" w:rsidR="00000000" w:rsidRPr="00000000">
          <w:rPr>
            <w:rtl w:val="0"/>
          </w:rPr>
          <w:delText xml:space="preserve">s o recortes anotados sólo se consideran artefactos complementarios cuando resulten necesarios para validación, revisión técnica o defensa académica.</w:delText>
        </w:r>
      </w:del>
      <w:r w:rsidDel="00000000" w:rsidR="00000000" w:rsidRPr="00000000">
        <w:rPr>
          <w:rtl w:val="0"/>
        </w:rPr>
      </w:r>
    </w:p>
    <w:p w:rsidR="00000000" w:rsidDel="00000000" w:rsidP="00000000" w:rsidRDefault="00000000" w:rsidRPr="00000000" w14:paraId="00000014">
      <w:pPr>
        <w:pStyle w:val="Heading4"/>
        <w:rPr/>
      </w:pPr>
      <w:bookmarkStart w:colFirst="0" w:colLast="0" w:name="_heading=h.ecb4qblscmpw" w:id="4"/>
      <w:bookmarkEnd w:id="4"/>
      <w:sdt>
        <w:sdtPr>
          <w:id w:val="1642687186"/>
          <w:tag w:val="goog_rdk_3"/>
        </w:sdtPr>
        <w:sdtContent>
          <w:commentRangeStart w:id="3"/>
        </w:sdtContent>
      </w:sdt>
      <w:del w:id="9051" w:author="Claude" w:date="2026-09-03T12:00:00Z">
        <w:r w:rsidDel="00000000" w:rsidR="00000000" w:rsidRPr="00000000">
          <w:rPr>
            <w:rtl w:val="0"/>
          </w:rPr>
          <w:delText xml:space="preserve">17.3.3.2. Capacidades arquitectónicas requeridas</w:delText>
        </w:r>
      </w:del>
      <w:ins w:id="9052" w:author="Claude" w:date="2026-09-03T12:00:00Z">
        <w:r>
          <w:rPr>
            <w:rtl w:val="0"/>
          </w:rPr>
          <w:t xml:space="preserve">17.3.2.1. Capacidades arquitectónicas requeridas</w:t>
        </w:r>
      </w:ins>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spacing w:after="0" w:line="480" w:lineRule="auto"/>
        <w:ind w:firstLine="720"/>
        <w:rPr/>
      </w:pPr>
      <w:del w:id="9053" w:author="Claude" w:date="2026-09-03T12:00:00Z">
        <w:r w:rsidDel="00000000" w:rsidR="00000000" w:rsidRPr="00000000">
          <w:rPr>
            <w:rtl w:val="0"/>
          </w:rPr>
          <w:delText xml:space="preserve">A partir del alcance definido, la arquitectura debe habilitar un conjunto mínimo de capacidades que permitan desarrollar un prototipo experimental medible, trazable y extensible. Estas capacidades no describen todavía componentes de implementación, sino responsabilidades que el diseño debe contemplar para que el sistema pueda procesar fuentes visuales, ejecutar inferencia open-vocabulary, evaluar patrones, registrar alertas, distribuir avisos y producir evidencia experimental. La enumeración reúne únicamente responsabilidades: los criterios de exclusión y las cualidades exigidas al diseño se tratan, respectivamente, entre las decisiones arquitectónicas iniciales y los requisitos no funcionales de referencia.</w:delText>
        </w:r>
      </w:del>
      <w:ins w:id="9054" w:author="Claude" w:date="2026-09-03T12:00:00Z">
        <w:r>
          <w:rPr>
            <w:rtl w:val="0"/>
          </w:rPr>
          <w:t xml:space="preserve">La arquitectura habilita un conjunto mínimo de capacidades que permiten desarrollar un prototipo medible, trazable y extensible. La enumeración reúne responsabilidades del diseño y no componentes de implementación.</w:t>
        </w:r>
      </w:ins>
    </w:p>
    <w:p w:rsidR="00000000" w:rsidDel="00000000" w:rsidP="00000000" w:rsidRDefault="00000000" w:rsidRPr="00000000" w14:paraId="00000016">
      <w:pPr>
        <w:spacing w:after="0" w:line="480" w:lineRule="auto"/>
        <w:ind w:firstLine="720"/>
        <w:rPr/>
        <w:sectPr>
          <w:type w:val="nextPage"/>
          <w:pgSz w:h="15840" w:w="12240" w:orient="portrait"/>
          <w:pgMar w:bottom="1440" w:top="1440" w:left="1440" w:right="1440" w:header="720" w:footer="720"/>
        </w:sectPr>
      </w:pPr>
      <w:del w:id="9055" w:author="Claude" w:date="2026-09-03T12:00:00Z">
        <w:r w:rsidDel="00000000" w:rsidR="00000000" w:rsidRPr="00000000">
          <w:rPr>
            <w:rtl w:val="0"/>
          </w:rPr>
          <w:delText xml:space="preserve">La clasificación declara el régimen de cada capacidad mediante cinco compromisos —núcleo, complementario previsto, capacidad opcional, extensión condicionada y rama comparativa condicionada—, cuyo alcance se precisa en la nota de la tabla. Esta separación permite ordenar el desarrollo sin convertir funcionalidades deseables en dependencias obligatorias del flujo base y evita que una capacidad quede habilitada de manera implícita. La Tabla 39 resume las capacidades requeridas y el compromiso que el diseño asume con cada una.</w:delText>
        </w:r>
      </w:del>
      <w:ins w:id="9056" w:author="Claude" w:date="2026-09-03T12:00:00Z">
        <w:r>
          <w:rPr>
            <w:rtl w:val="0"/>
          </w:rPr>
          <w:t xml:space="preserve">La Tabla 39 declara el régimen de cada capacidad mediante cinco compromisos, cuyo alcance precisa la nota. La clasificación ordena el desarrollo sin convertir funcionalidades deseables en dependencias obligatorias del flujo base y evita que una capacidad quede habilitada de manera implícita.</w:t>
        </w:r>
      </w:ins>
    </w:p>
    <w:p w:rsidR="00000000" w:rsidDel="00000000" w:rsidP="00000000" w:rsidRDefault="00000000" w:rsidRPr="00000000" w14:paraId="00000017">
      <w:pPr>
        <w:spacing w:after="0" w:line="480" w:lineRule="auto"/>
        <w:ind w:left="0" w:firstLine="0"/>
        <w:rPr>
          <w:b w:val="1"/>
          <w:bCs w:val="1"/>
        </w:rPr>
      </w:pPr>
      <w:r w:rsidDel="00000000" w:rsidR="00000000" w:rsidRPr="00000000">
        <w:rPr>
          <w:b w:val="1"/>
          <w:bCs w:val="1"/>
          <w:rtl w:val="0"/>
        </w:rPr>
        <w:t xml:space="preserve">Tabla 39</w:t>
      </w:r>
    </w:p>
    <w:p w:rsidR="00000000" w:rsidDel="00000000" w:rsidP="00000000" w:rsidRDefault="00000000" w:rsidRPr="00000000" w14:paraId="00000018">
      <w:pPr>
        <w:spacing w:after="0" w:line="480" w:lineRule="auto"/>
        <w:ind w:left="0" w:firstLine="0"/>
        <w:rPr>
          <w:i w:val="1"/>
          <w:iCs w:val="1"/>
        </w:rPr>
      </w:pPr>
      <w:r w:rsidDel="00000000" w:rsidR="00000000" w:rsidRPr="00000000">
        <w:rPr>
          <w:i w:val="1"/>
          <w:iCs w:val="1"/>
          <w:rtl w:val="0"/>
        </w:rPr>
        <w:t xml:space="preserve">Capacidades arquitectónicas y su tratamiento en el diseño</w:t>
      </w:r>
    </w:p>
    <w:tbl>
      <w:tblPr>
        <w:tblStyle w:val="Table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20"/>
        <w:gridCol w:w="2016"/>
        <w:gridCol w:w="4824"/>
        <w:tblGridChange w:id="0">
          <w:tblGrid>
            <w:gridCol w:w="2520"/>
            <w:gridCol w:w="2016"/>
            <w:gridCol w:w="4824"/>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19">
            <w:pPr>
              <w:spacing w:after="0" w:line="480" w:lineRule="auto"/>
              <w:rPr>
                <w:sz w:val="28"/>
                <w:szCs w:val="28"/>
              </w:rPr>
            </w:pPr>
            <w:r w:rsidDel="00000000" w:rsidR="00000000" w:rsidRPr="00000000">
              <w:rPr>
                <w:b w:val="1"/>
                <w:bCs w:val="1"/>
                <w:sz w:val="22"/>
                <w:szCs w:val="22"/>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1A">
            <w:pPr>
              <w:spacing w:after="0" w:line="480" w:lineRule="auto"/>
              <w:rPr>
                <w:sz w:val="28"/>
                <w:szCs w:val="28"/>
              </w:rPr>
            </w:pPr>
            <w:r w:rsidDel="00000000" w:rsidR="00000000" w:rsidRPr="00000000">
              <w:rPr>
                <w:b w:val="1"/>
                <w:bCs w:val="1"/>
                <w:sz w:val="22"/>
                <w:szCs w:val="22"/>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1B">
            <w:pPr>
              <w:spacing w:after="0" w:line="480" w:lineRule="auto"/>
              <w:rPr>
                <w:sz w:val="28"/>
                <w:szCs w:val="28"/>
              </w:rPr>
            </w:pPr>
            <w:r w:rsidDel="00000000" w:rsidR="00000000" w:rsidRPr="00000000">
              <w:rPr>
                <w:b w:val="1"/>
                <w:bCs w:val="1"/>
                <w:sz w:val="22"/>
                <w:szCs w:val="22"/>
                <w:rtl w:val="0"/>
              </w:rPr>
              <w:t xml:space="preserve">Lectura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C">
            <w:pPr>
              <w:spacing w:after="0" w:line="480" w:lineRule="auto"/>
              <w:rPr>
                <w:sz w:val="28"/>
                <w:szCs w:val="28"/>
              </w:rPr>
            </w:pPr>
            <w:r w:rsidDel="00000000" w:rsidR="00000000" w:rsidRPr="00000000">
              <w:rPr>
                <w:sz w:val="22"/>
                <w:szCs w:val="22"/>
                <w:rtl w:val="0"/>
              </w:rPr>
              <w:t xml:space="preserve">Gestión y gobierno de la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D">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E">
            <w:pPr>
              <w:spacing w:after="0" w:line="480" w:lineRule="auto"/>
              <w:rPr>
                <w:sz w:val="28"/>
                <w:szCs w:val="28"/>
              </w:rPr>
            </w:pPr>
            <w:r w:rsidDel="00000000" w:rsidR="00000000" w:rsidRPr="00000000">
              <w:rPr>
                <w:sz w:val="22"/>
                <w:szCs w:val="22"/>
                <w:rtl w:val="0"/>
              </w:rPr>
              <w:t xml:space="preserve">Debe existir un punto explícito para declarar y congelar la configuración efectiva de cada ejecución, gobernar su ciclo de vida —creación, consulta, cancelación y cierre— y ordenar el disparo entre módulos.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F">
            <w:pPr>
              <w:spacing w:after="0" w:line="480" w:lineRule="auto"/>
              <w:rPr>
                <w:sz w:val="28"/>
                <w:szCs w:val="28"/>
              </w:rPr>
            </w:pPr>
            <w:r w:rsidDel="00000000" w:rsidR="00000000" w:rsidRPr="00000000">
              <w:rPr>
                <w:sz w:val="22"/>
                <w:szCs w:val="22"/>
                <w:rtl w:val="0"/>
              </w:rPr>
              <w:t xml:space="preserve">Operación sobre fuentes reproducibles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0">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1">
            <w:pPr>
              <w:spacing w:after="0" w:line="480" w:lineRule="auto"/>
              <w:rPr>
                <w:sz w:val="28"/>
                <w:szCs w:val="28"/>
              </w:rPr>
            </w:pPr>
            <w:r w:rsidDel="00000000" w:rsidR="00000000" w:rsidRPr="00000000">
              <w:rPr>
                <w:sz w:val="22"/>
                <w:szCs w:val="22"/>
                <w:rtl w:val="0"/>
              </w:rPr>
              <w:t xml:space="preserve">Debe operar sobre imágenes, datasets o videos locales cuya lectura pueda regularse, repetirse y detenerse sin alterar el contenido. Este escenario estabiliza inferencia, contratos, eventos y métricas antes de incorporar captura continua.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2">
            <w:pPr>
              <w:spacing w:after="0" w:line="480" w:lineRule="auto"/>
              <w:rPr>
                <w:sz w:val="28"/>
                <w:szCs w:val="28"/>
              </w:rPr>
            </w:pPr>
            <w:r w:rsidDel="00000000" w:rsidR="00000000" w:rsidRPr="00000000">
              <w:rPr>
                <w:sz w:val="22"/>
                <w:szCs w:val="22"/>
                <w:rtl w:val="0"/>
              </w:rPr>
              <w:t xml:space="preserve">Operación sobre fuentes en vivo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3">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4">
            <w:pPr>
              <w:spacing w:after="0" w:line="480" w:lineRule="auto"/>
              <w:rPr>
                <w:sz w:val="28"/>
                <w:szCs w:val="28"/>
              </w:rPr>
            </w:pPr>
            <w:r w:rsidDel="00000000" w:rsidR="00000000" w:rsidRPr="00000000">
              <w:rPr>
                <w:sz w:val="22"/>
                <w:szCs w:val="22"/>
                <w:rtl w:val="0"/>
              </w:rPr>
              <w:t xml:space="preserve">Debe admitir captura o streaming en entorno controlado, donde la fuente continúa evolucionando aunque el procesamiento no sostenga la cadencia, para observar el comportamiento operativo del sistema.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5">
            <w:pPr>
              <w:spacing w:after="0" w:line="480" w:lineRule="auto"/>
              <w:rPr>
                <w:sz w:val="28"/>
                <w:szCs w:val="28"/>
              </w:rPr>
            </w:pPr>
            <w:r w:rsidDel="00000000" w:rsidR="00000000" w:rsidRPr="00000000">
              <w:rPr>
                <w:sz w:val="22"/>
                <w:szCs w:val="22"/>
                <w:rtl w:val="0"/>
              </w:rPr>
              <w:t xml:space="preserve">Normalización de entrada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6">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7">
            <w:pPr>
              <w:spacing w:after="0" w:line="480" w:lineRule="auto"/>
              <w:rPr>
                <w:sz w:val="28"/>
                <w:szCs w:val="28"/>
              </w:rPr>
            </w:pPr>
            <w:r w:rsidDel="00000000" w:rsidR="00000000" w:rsidRPr="00000000">
              <w:rPr>
                <w:sz w:val="22"/>
                <w:szCs w:val="22"/>
                <w:rtl w:val="0"/>
              </w:rPr>
              <w:t xml:space="preserve">Cada frame debe incluir metadatos de corrida, fuente, orden temporal, resolución y política de muestreo, para compartir el pipeline sin ocultar las diferencias temporales entre fuentes.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8">
            <w:pPr>
              <w:spacing w:after="0" w:line="480" w:lineRule="auto"/>
              <w:rPr>
                <w:sz w:val="28"/>
                <w:szCs w:val="28"/>
              </w:rPr>
            </w:pPr>
            <w:r w:rsidDel="00000000" w:rsidR="00000000" w:rsidRPr="00000000">
              <w:rPr>
                <w:sz w:val="22"/>
                <w:szCs w:val="22"/>
                <w:rtl w:val="0"/>
              </w:rPr>
              <w:t xml:space="preserve">Inferencia OVD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9">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A">
            <w:pPr>
              <w:spacing w:after="0" w:line="480" w:lineRule="auto"/>
              <w:rPr>
                <w:sz w:val="28"/>
                <w:szCs w:val="28"/>
              </w:rPr>
            </w:pPr>
            <w:r w:rsidDel="00000000" w:rsidR="00000000" w:rsidRPr="00000000">
              <w:rPr>
                <w:sz w:val="22"/>
                <w:szCs w:val="22"/>
                <w:rtl w:val="0"/>
              </w:rPr>
              <w:t xml:space="preserve">Debe integrar modelos OVD mediante adaptadores, de modo que puedan sustituirse o compararse sin rediseñar la cadena.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B">
            <w:pPr>
              <w:spacing w:after="0" w:line="480" w:lineRule="auto"/>
              <w:rPr>
                <w:sz w:val="28"/>
                <w:szCs w:val="28"/>
              </w:rPr>
            </w:pPr>
            <w:r w:rsidDel="00000000" w:rsidR="00000000" w:rsidRPr="00000000">
              <w:rPr>
                <w:sz w:val="22"/>
                <w:szCs w:val="22"/>
                <w:rtl w:val="0"/>
              </w:rPr>
              <w:t xml:space="preserve">Gestión de 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D">
            <w:pPr>
              <w:spacing w:after="0" w:line="480" w:lineRule="auto"/>
              <w:rPr>
                <w:sz w:val="28"/>
                <w:szCs w:val="28"/>
              </w:rPr>
            </w:pPr>
            <w:r w:rsidDel="00000000" w:rsidR="00000000" w:rsidRPr="00000000">
              <w:rPr>
                <w:sz w:val="22"/>
                <w:szCs w:val="22"/>
                <w:rtl w:val="0"/>
              </w:rPr>
              <w:t xml:space="preserve">Debe versionar formulaciones, aliases, estrategias de detección, vocabulario activo y umbrales asociados.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E">
            <w:pPr>
              <w:spacing w:after="0" w:line="480" w:lineRule="auto"/>
              <w:rPr>
                <w:sz w:val="28"/>
                <w:szCs w:val="28"/>
              </w:rPr>
            </w:pPr>
            <w:r w:rsidDel="00000000" w:rsidR="00000000" w:rsidRPr="00000000">
              <w:rPr>
                <w:sz w:val="22"/>
                <w:szCs w:val="22"/>
                <w:rtl w:val="0"/>
              </w:rPr>
              <w:t xml:space="preserve">Normalización de detecciones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F">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spacing w:after="0" w:line="480" w:lineRule="auto"/>
              <w:rPr>
                <w:sz w:val="28"/>
                <w:szCs w:val="28"/>
              </w:rPr>
            </w:pPr>
            <w:r w:rsidDel="00000000" w:rsidR="00000000" w:rsidRPr="00000000">
              <w:rPr>
                <w:sz w:val="22"/>
                <w:szCs w:val="22"/>
                <w:rtl w:val="0"/>
              </w:rPr>
              <w:t xml:space="preserve">La salida del plano de medios debe expresarse como un contrato de evento de percepción versionado, única unidad de evidencia compartida para interpretar patrones, persistir y releer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1">
            <w:pPr>
              <w:spacing w:after="0" w:line="480" w:lineRule="auto"/>
              <w:rPr>
                <w:sz w:val="28"/>
                <w:szCs w:val="28"/>
              </w:rPr>
            </w:pPr>
            <w:r w:rsidDel="00000000" w:rsidR="00000000" w:rsidRPr="00000000">
              <w:rPr>
                <w:sz w:val="22"/>
                <w:szCs w:val="22"/>
                <w:rtl w:val="0"/>
              </w:rPr>
              <w:t xml:space="preserve">Evaluación de patrones de Nivel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2">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3">
            <w:pPr>
              <w:spacing w:after="0" w:line="480" w:lineRule="auto"/>
              <w:rPr>
                <w:sz w:val="28"/>
                <w:szCs w:val="28"/>
              </w:rPr>
            </w:pPr>
            <w:r w:rsidDel="00000000" w:rsidR="00000000" w:rsidRPr="00000000">
              <w:rPr>
                <w:sz w:val="22"/>
                <w:szCs w:val="22"/>
                <w:rtl w:val="0"/>
              </w:rPr>
              <w:t xml:space="preserve">Las detecciones positivas deben asociarse espacialmente por sujeto, convertirse en un estado evaluable de ausencia y estabilizarse mediante persistencia temporal e histéresis.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4">
            <w:pPr>
              <w:spacing w:after="0" w:line="480" w:lineRule="auto"/>
              <w:rPr>
                <w:sz w:val="28"/>
                <w:szCs w:val="28"/>
              </w:rPr>
            </w:pPr>
            <w:r w:rsidDel="00000000" w:rsidR="00000000" w:rsidRPr="00000000">
              <w:rPr>
                <w:sz w:val="22"/>
                <w:szCs w:val="22"/>
                <w:rtl w:val="0"/>
              </w:rPr>
              <w:t xml:space="preserve">Registro de alertas asistivas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5">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6">
            <w:pPr>
              <w:spacing w:after="0" w:line="480" w:lineRule="auto"/>
              <w:rPr>
                <w:sz w:val="28"/>
                <w:szCs w:val="28"/>
              </w:rPr>
            </w:pPr>
            <w:r w:rsidDel="00000000" w:rsidR="00000000" w:rsidRPr="00000000">
              <w:rPr>
                <w:sz w:val="22"/>
                <w:szCs w:val="22"/>
                <w:rtl w:val="0"/>
              </w:rPr>
              <w:t xml:space="preserve">Las alertas deben registrarse al confirmarse un patrón, sin constituir un juicio normativo automático.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7">
            <w:pPr>
              <w:spacing w:after="0" w:line="480" w:lineRule="auto"/>
              <w:rPr>
                <w:sz w:val="28"/>
                <w:szCs w:val="28"/>
              </w:rPr>
            </w:pPr>
            <w:r w:rsidDel="00000000" w:rsidR="00000000" w:rsidRPr="00000000">
              <w:rPr>
                <w:sz w:val="22"/>
                <w:szCs w:val="22"/>
                <w:rtl w:val="0"/>
              </w:rPr>
              <w:t xml:space="preserve">Publicación y persistencia de eventos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8">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0" w:line="480" w:lineRule="auto"/>
              <w:rPr>
                <w:sz w:val="28"/>
                <w:szCs w:val="28"/>
              </w:rPr>
            </w:pPr>
            <w:r w:rsidDel="00000000" w:rsidR="00000000" w:rsidRPr="00000000">
              <w:rPr>
                <w:sz w:val="22"/>
                <w:szCs w:val="22"/>
                <w:rtl w:val="0"/>
              </w:rPr>
              <w:t xml:space="preserve">La publicación debe desacoplar productores y consumidores sin bloquear la ruta crítica; la persistencia debe conservar un historial de sólo adición que sobreviva a la corrida y permita su relectura.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A">
            <w:pPr>
              <w:spacing w:after="0" w:line="480" w:lineRule="auto"/>
              <w:rPr>
                <w:sz w:val="28"/>
                <w:szCs w:val="28"/>
              </w:rPr>
            </w:pPr>
            <w:r w:rsidDel="00000000" w:rsidR="00000000" w:rsidRPr="00000000">
              <w:rPr>
                <w:sz w:val="22"/>
                <w:szCs w:val="22"/>
                <w:rtl w:val="0"/>
              </w:rPr>
              <w:t xml:space="preserve">Observabilidad y métricas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B">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C">
            <w:pPr>
              <w:spacing w:after="0" w:line="480" w:lineRule="auto"/>
              <w:rPr>
                <w:sz w:val="28"/>
                <w:szCs w:val="28"/>
              </w:rPr>
            </w:pPr>
            <w:r w:rsidDel="00000000" w:rsidR="00000000" w:rsidRPr="00000000">
              <w:rPr>
                <w:sz w:val="22"/>
                <w:szCs w:val="22"/>
                <w:rtl w:val="0"/>
              </w:rPr>
              <w:t xml:space="preserve">La instrumentación debe integrarse al pipeline: cada tramo emite sus mediciones, sin reconstruirlas después desde artefactos que no las registraron.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D">
            <w:pPr>
              <w:spacing w:after="0" w:line="480" w:lineRule="auto"/>
              <w:rPr>
                <w:sz w:val="28"/>
                <w:szCs w:val="28"/>
              </w:rPr>
            </w:pPr>
            <w:r w:rsidDel="00000000" w:rsidR="00000000" w:rsidRPr="00000000">
              <w:rPr>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E">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F">
            <w:pPr>
              <w:spacing w:after="0" w:line="480" w:lineRule="auto"/>
              <w:rPr>
                <w:sz w:val="28"/>
                <w:szCs w:val="28"/>
              </w:rPr>
            </w:pPr>
            <w:r w:rsidDel="00000000" w:rsidR="00000000" w:rsidRPr="00000000">
              <w:rPr>
                <w:sz w:val="22"/>
                <w:szCs w:val="22"/>
                <w:rtl w:val="0"/>
              </w:rPr>
              <w:t xml:space="preserve">Cada corrida debe persistir una síntesis de configuración, resultados y limitaciones, legible sin acceso al sistema en ejecución.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0">
            <w:pPr>
              <w:spacing w:after="0" w:line="480" w:lineRule="auto"/>
              <w:rPr>
                <w:sz w:val="28"/>
                <w:szCs w:val="28"/>
              </w:rPr>
            </w:pPr>
            <w:r w:rsidDel="00000000" w:rsidR="00000000" w:rsidRPr="00000000">
              <w:rPr>
                <w:sz w:val="22"/>
                <w:szCs w:val="22"/>
                <w:rtl w:val="0"/>
              </w:rPr>
              <w:t xml:space="preserve">Inspección mínima de resultados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1">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2">
            <w:pPr>
              <w:spacing w:after="0" w:line="480" w:lineRule="auto"/>
              <w:rPr>
                <w:sz w:val="28"/>
                <w:szCs w:val="28"/>
              </w:rPr>
            </w:pPr>
            <w:r w:rsidDel="00000000" w:rsidR="00000000" w:rsidRPr="00000000">
              <w:rPr>
                <w:sz w:val="22"/>
                <w:szCs w:val="22"/>
                <w:rtl w:val="0"/>
              </w:rPr>
              <w:t xml:space="preserve">Debe ofrecer una interfaz acotada para revisar corridas, alertas, métricas y evidencia, sin convertirse en un tablero operativo.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3">
            <w:pPr>
              <w:spacing w:after="0" w:line="480" w:lineRule="auto"/>
              <w:rPr>
                <w:sz w:val="28"/>
                <w:szCs w:val="28"/>
              </w:rPr>
            </w:pPr>
            <w:r w:rsidDel="00000000" w:rsidR="00000000" w:rsidRPr="00000000">
              <w:rPr>
                <w:sz w:val="22"/>
                <w:szCs w:val="22"/>
                <w:rtl w:val="0"/>
              </w:rPr>
              <w:t xml:space="preserve">Gestión de evidencia visual controlada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4">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5">
            <w:pPr>
              <w:spacing w:after="0" w:line="480" w:lineRule="auto"/>
              <w:rPr>
                <w:sz w:val="28"/>
                <w:szCs w:val="28"/>
              </w:rPr>
            </w:pPr>
            <w:r w:rsidDel="00000000" w:rsidR="00000000" w:rsidRPr="00000000">
              <w:rPr>
                <w:sz w:val="22"/>
                <w:szCs w:val="22"/>
                <w:rtl w:val="0"/>
              </w:rPr>
              <w:t xml:space="preserve">Debe admitir clips, snapshots o recortes justificados para validación, revisión técnica o comunicación académica.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6">
            <w:pPr>
              <w:spacing w:after="0" w:line="480" w:lineRule="auto"/>
              <w:rPr>
                <w:sz w:val="28"/>
                <w:szCs w:val="28"/>
              </w:rPr>
            </w:pPr>
            <w:r w:rsidDel="00000000" w:rsidR="00000000" w:rsidRPr="00000000">
              <w:rPr>
                <w:sz w:val="22"/>
                <w:szCs w:val="22"/>
                <w:rtl w:val="0"/>
              </w:rPr>
              <w:t xml:space="preserve">Distribución de alertas confirmadas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7">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8">
            <w:pPr>
              <w:spacing w:after="0" w:line="480" w:lineRule="auto"/>
              <w:rPr>
                <w:sz w:val="28"/>
                <w:szCs w:val="28"/>
              </w:rPr>
            </w:pPr>
            <w:r w:rsidDel="00000000" w:rsidR="00000000" w:rsidRPr="00000000">
              <w:rPr>
                <w:sz w:val="22"/>
                <w:szCs w:val="22"/>
                <w:rtl w:val="0"/>
              </w:rPr>
              <w:t xml:space="preserve">Debe convertir alertas confirmadas en intentos de entrega registrados, después del registro interno y fuera del razonamiento del patrón, para que una falla externa no se propague al motor de patrones.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9">
            <w:pPr>
              <w:spacing w:after="0" w:line="480" w:lineRule="auto"/>
              <w:rPr>
                <w:sz w:val="28"/>
                <w:szCs w:val="28"/>
              </w:rPr>
            </w:pPr>
            <w:r w:rsidDel="00000000" w:rsidR="00000000" w:rsidRPr="00000000">
              <w:rPr>
                <w:sz w:val="22"/>
                <w:szCs w:val="22"/>
                <w:rtl w:val="0"/>
              </w:rPr>
              <w:t xml:space="preserve">Preselección liviana en el rol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A">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B">
            <w:pPr>
              <w:spacing w:after="0" w:line="480" w:lineRule="auto"/>
              <w:rPr>
                <w:sz w:val="28"/>
                <w:szCs w:val="28"/>
              </w:rPr>
            </w:pPr>
            <w:r w:rsidDel="00000000" w:rsidR="00000000" w:rsidRPr="00000000">
              <w:rPr>
                <w:sz w:val="22"/>
                <w:szCs w:val="22"/>
                <w:rtl w:val="0"/>
              </w:rPr>
              <w:t xml:space="preserve">Debe reducir carga antes de la inferencia con un preselector conservador: ante falla o incertidumbre, la unidad continúa por el flujo principal; el borde no es fuente de verdad y todo descarte queda visible.</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C">
            <w:pPr>
              <w:spacing w:after="0" w:line="480" w:lineRule="auto"/>
              <w:rPr>
                <w:sz w:val="28"/>
                <w:szCs w:val="28"/>
              </w:rPr>
            </w:pPr>
            <w:r w:rsidDel="00000000" w:rsidR="00000000" w:rsidRPr="00000000">
              <w:rPr>
                <w:sz w:val="22"/>
                <w:szCs w:val="22"/>
                <w:rtl w:val="0"/>
              </w:rPr>
              <w:t xml:space="preserve">Identidad temporal de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D">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E">
            <w:pPr>
              <w:spacing w:after="0" w:line="480" w:lineRule="auto"/>
              <w:rPr>
                <w:sz w:val="28"/>
                <w:szCs w:val="28"/>
              </w:rPr>
            </w:pPr>
            <w:r w:rsidDel="00000000" w:rsidR="00000000" w:rsidRPr="00000000">
              <w:rPr>
                <w:sz w:val="22"/>
                <w:szCs w:val="22"/>
                <w:rtl w:val="0"/>
              </w:rPr>
              <w:t xml:space="preserve">Debe admitir granularidad por sujeto mediante identidad temporal válida. Las métricas formales de seguimiento multiobjeto no condicionan la evaluación del núcleo ni deben confundirse con la capacidad de mantener identidad.</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F">
            <w:pPr>
              <w:spacing w:after="0" w:line="480" w:lineRule="auto"/>
              <w:rPr>
                <w:sz w:val="28"/>
                <w:szCs w:val="28"/>
              </w:rPr>
            </w:pPr>
            <w:r w:rsidDel="00000000" w:rsidR="00000000" w:rsidRPr="00000000">
              <w:rPr>
                <w:sz w:val="22"/>
                <w:szCs w:val="22"/>
                <w:rtl w:val="0"/>
              </w:rPr>
              <w:t xml:space="preserve">Capacidades contextuales y relacionales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50">
            <w:pPr>
              <w:spacing w:after="0" w:line="480" w:lineRule="auto"/>
              <w:rPr>
                <w:sz w:val="28"/>
                <w:szCs w:val="28"/>
              </w:rPr>
            </w:pPr>
            <w:r w:rsidDel="00000000" w:rsidR="00000000" w:rsidRPr="00000000">
              <w:rPr>
                <w:sz w:val="22"/>
                <w:szCs w:val="22"/>
                <w:rtl w:val="0"/>
              </w:rPr>
              <w:t xml:space="preserve">Extensión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51">
            <w:pPr>
              <w:spacing w:after="0" w:line="480" w:lineRule="auto"/>
              <w:rPr>
                <w:sz w:val="28"/>
                <w:szCs w:val="28"/>
              </w:rPr>
            </w:pPr>
            <w:r w:rsidDel="00000000" w:rsidR="00000000" w:rsidRPr="00000000">
              <w:rPr>
                <w:sz w:val="22"/>
                <w:szCs w:val="22"/>
                <w:rtl w:val="0"/>
              </w:rPr>
              <w:t xml:space="preserve">Debe prever contexto, razonamiento espacial, zonas, proximidad y evaluadores relacionales para las condiciones de Nivel 2 y Nivel 3, sin bloquear CR-01 y CR-02. Su habilitación exige evidencia e instrumentación adecuadas.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52">
            <w:pPr>
              <w:spacing w:after="0" w:line="480" w:lineRule="auto"/>
              <w:rPr>
                <w:sz w:val="28"/>
                <w:szCs w:val="28"/>
              </w:rPr>
            </w:pPr>
            <w:r w:rsidDel="00000000" w:rsidR="00000000" w:rsidRPr="00000000">
              <w:rPr>
                <w:sz w:val="22"/>
                <w:szCs w:val="22"/>
                <w:rtl w:val="0"/>
              </w:rPr>
              <w:t xml:space="preserve">Adaptación al dominio (fine-tuning)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53">
            <w:pPr>
              <w:spacing w:after="0" w:line="480" w:lineRule="auto"/>
              <w:rPr>
                <w:sz w:val="28"/>
                <w:szCs w:val="28"/>
              </w:rPr>
            </w:pPr>
            <w:r w:rsidDel="00000000" w:rsidR="00000000" w:rsidRPr="00000000">
              <w:rPr>
                <w:sz w:val="22"/>
                <w:szCs w:val="22"/>
                <w:rtl w:val="0"/>
              </w:rPr>
              <w:t xml:space="preserve">Rama comparativa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54">
            <w:pPr>
              <w:spacing w:after="0" w:line="480" w:lineRule="auto"/>
              <w:rPr>
                <w:sz w:val="28"/>
                <w:szCs w:val="28"/>
              </w:rPr>
            </w:pPr>
            <w:r w:rsidDel="00000000" w:rsidR="00000000" w:rsidRPr="00000000">
              <w:rPr>
                <w:sz w:val="22"/>
                <w:szCs w:val="22"/>
                <w:rtl w:val="0"/>
              </w:rPr>
              <w:t xml:space="preserve">Sólo corresponde con una línea base preentrenada congelada, datos suficientes, partición disjunta y criterios de escalamiento fijados antes de los resultados.</w:t>
            </w:r>
            <w:r w:rsidDel="00000000" w:rsidR="00000000" w:rsidRPr="00000000">
              <w:rPr>
                <w:rtl w:val="0"/>
              </w:rPr>
            </w:r>
          </w:p>
        </w:tc>
      </w:tr>
    </w:tbl>
    <w:p w:rsidR="00000000" w:rsidDel="00000000" w:rsidP="00000000" w:rsidRDefault="00000000" w:rsidRPr="00000000" w14:paraId="00000055">
      <w:pPr>
        <w:spacing w:after="0" w:line="480" w:lineRule="auto"/>
        <w:ind w:firstLine="720"/>
        <w:rPr/>
        <w:sectPr>
          <w:type w:val="nextPage"/>
          <w:pgSz w:h="15840" w:w="12240" w:orient="portrait"/>
          <w:pgMar w:bottom="1440" w:top="1440" w:left="1440" w:right="1440" w:header="720" w:footer="720"/>
        </w:sectPr>
      </w:pPr>
      <w:del w:id="9057" w:author="Claude" w:date="2026-09-03T12:00:00Z">
        <w:r w:rsidDel="00000000" w:rsidR="00000000" w:rsidRPr="00000000">
          <w:rPr>
            <w:b w:val="1"/>
            <w:bCs w:val="1"/>
            <w:rtl w:val="0"/>
          </w:rPr>
          <w:delText xml:space="preserve">Nota</w:delText>
        </w:r>
      </w:del>
      <w:del w:id="9058" w:author="Claude" w:date="2026-09-03T12:00:00Z">
        <w:r w:rsidDel="00000000" w:rsidR="00000000" w:rsidRPr="00000000">
          <w:rPr>
            <w:rtl w:val="0"/>
          </w:rPr>
          <w:delText xml:space="preserve">. El compromiso declara el régimen de cada capacidad. “Núcleo” identifica capacidades necesarias para el flujo base; “complementario previsto” agrupa capacidades útiles para la validación, la revisión técnica o la comunicación académica; “capacidad opcional” identifica capacidades que el diseño contempla pero que se declaran en la configuración de cada corrida y permanecen deshabilitadas por defecto, de modo que ninguna pueda operar como comportamiento implícito; “extensión condicionada” identifica capacidades previstas cuya habilitación exige evidencia e instrumentación adicionales; y “rama comparativa condicionada” refiere a variantes que sólo deben incorporarse si se cumplen las condiciones metodológicas correspondientes. La tabla enumera responsabilidades del diseño y no componentes de implementación.</w:delText>
        </w:r>
      </w:del>
      <w:ins w:id="9059" w:author="Claude" w:date="2026-09-03T12:00:00Z">
        <w:r>
          <w:rPr>
            <w:b w:val="1"/>
            <w:bCs w:val="1"/>
            <w:rtl w:val="0"/>
          </w:rPr>
          <w:t xml:space="preserve">Nota.</w:t>
        </w:r>
        <w:r>
          <w:rPr>
            <w:rtl w:val="0"/>
          </w:rPr>
          <w:t xml:space="preserve"> El compromiso declara el régimen de cada capacidad. «Núcleo» identifica las capacidades necesarias para el flujo base. «Complementario previsto» agrupa las útiles para la validación, la revisión técnica o la comunicación académica. «Capacidad opcional» identifica las que el diseño contempla pero se declaran en la configuración de cada corrida y permanecen deshabilitadas por defecto, de modo que ninguna opere como comportamiento implícito. «Extensión condicionada» identifica las que exigen evidencia e instrumentación adicionales. «Rama comparativa condicionada» refiere a variantes que sólo se incorporan si se cumplen las condiciones metodológicas correspondientes.</w:t>
        </w:r>
      </w:ins>
    </w:p>
    <w:p w:rsidR="00000000" w:rsidDel="00000000" w:rsidP="00000000" w:rsidRDefault="00000000" w:rsidRPr="00000000" w14:paraId="00000056">
      <w:pPr>
        <w:pStyle w:val="Heading4"/>
        <w:keepNext w:val="1"/>
        <w:widowControl w:val="1"/>
        <w:spacing w:after="0" w:before="0" w:line="480" w:lineRule="auto"/>
        <w:ind w:firstLine="0"/>
        <w:rPr/>
      </w:pPr>
      <w:bookmarkStart w:colFirst="0" w:colLast="0" w:name="_heading=h.s96lx2su5uws" w:id="5"/>
      <w:bookmarkEnd w:id="5"/>
      <w:del w:id="9060" w:author="Claude" w:date="2026-09-03T12:00:00Z">
        <w:r w:rsidDel="00000000" w:rsidR="00000000" w:rsidRPr="00000000">
          <w:rPr>
            <w:i w:val="0"/>
            <w:iCs w:val="0"/>
            <w:rtl w:val="0"/>
          </w:rPr>
          <w:delText xml:space="preserve">17.3</w:delText>
        </w:r>
      </w:del>
      <w:del w:id="9061" w:author="Claude" w:date="2026-09-03T12:00:00Z">
        <w:r w:rsidDel="00000000" w:rsidR="00000000" w:rsidRPr="00000000">
          <w:rPr>
            <w:rtl w:val="0"/>
          </w:rPr>
          <w:delText xml:space="preserve">.3.3. Requisitos no funcionales de referencia</w:delText>
        </w:r>
      </w:del>
      <w:ins w:id="9062" w:author="Claude" w:date="2026-09-03T12:00:00Z">
        <w:r>
          <w:rPr>
            <w:rtl w:val="0"/>
          </w:rPr>
          <w:t xml:space="preserve">17.3.2.2. Requisitos no funcionales de referencia</w:t>
        </w:r>
      </w:ins>
    </w:p>
    <w:p w:rsidR="00000000" w:rsidDel="00000000" w:rsidP="00000000" w:rsidRDefault="00000000" w:rsidRPr="00000000" w14:paraId="00000057">
      <w:pPr>
        <w:widowControl w:val="1"/>
        <w:spacing w:after="0" w:before="0" w:line="480" w:lineRule="auto"/>
        <w:ind w:left="0" w:firstLine="720"/>
        <w:rPr/>
        <w:sectPr>
          <w:type w:val="nextPage"/>
          <w:pgSz w:h="15840" w:w="12240" w:orient="portrait"/>
          <w:pgMar w:bottom="1440" w:top="1440" w:left="1440" w:right="1440" w:header="720" w:footer="720"/>
        </w:sectPr>
      </w:pPr>
      <w:del w:id="9063" w:author="Claude" w:date="2026-09-03T12:00:00Z">
        <w:r w:rsidDel="00000000" w:rsidR="00000000" w:rsidRPr="00000000">
          <w:rPr>
            <w:rtl w:val="0"/>
          </w:rPr>
          <w:delText xml:space="preserve">Las cualidades no funcionales condicionan directamente la validez experimental del prototipo. No alcanza con detectar una condición de riesgo si el sistema no registra la configuración de la corrida, no mide latencia, no conserva trazabilidad suficiente o no controla la evidencia visual generada. Por esta razón, la reproducibilidad, la observabilidad, la privacidad, la modularidad, la integridad de eventos y el control de complejidad se consideran condiciones arquitectónicas del diseño.</w:delText>
        </w:r>
      </w:del>
      <w:ins w:id="9064" w:author="Claude" w:date="2026-09-03T12:00:00Z">
        <w:r>
          <w:rPr>
            <w:rtl w:val="0"/>
          </w:rPr>
          <w:t xml:space="preserve">Las cualidades no funcionales condicionan la validez experimental del prototipo. No alcanza con detectar una condición de riesgo si el sistema no registra la configuración de la corrida, no mide latencia, no conserva trazabilidad o no controla la evidencia visual generada. La Tabla 40 reúne las cualidades que el diseño trata como condiciones arquitectónicas y no como aspiraciones.</w:t>
        </w:r>
      </w:ins>
    </w:p>
    <w:p w:rsidR="00000000" w:rsidDel="00000000" w:rsidP="00000000" w:rsidRDefault="00000000" w:rsidRPr="00000000" w14:paraId="00000058">
      <w:pPr>
        <w:widowControl w:val="1"/>
        <w:spacing w:after="0" w:before="0" w:line="480" w:lineRule="auto"/>
        <w:ind w:left="0" w:firstLine="0"/>
        <w:rPr>
          <w:b w:val="1"/>
          <w:bCs w:val="1"/>
        </w:rPr>
      </w:pPr>
      <w:r w:rsidDel="00000000" w:rsidR="00000000" w:rsidRPr="00000000">
        <w:rPr>
          <w:b w:val="1"/>
          <w:bCs w:val="1"/>
          <w:rtl w:val="0"/>
        </w:rPr>
        <w:t xml:space="preserve">Tabla 40</w:t>
      </w:r>
    </w:p>
    <w:p w:rsidR="00000000" w:rsidDel="00000000" w:rsidP="00000000" w:rsidRDefault="00000000" w:rsidRPr="00000000" w14:paraId="00000059">
      <w:pPr>
        <w:widowControl w:val="1"/>
        <w:spacing w:after="0" w:before="0" w:line="480" w:lineRule="auto"/>
        <w:ind w:left="0" w:firstLine="0"/>
        <w:rPr>
          <w:i w:val="1"/>
          <w:iCs w:val="1"/>
        </w:rPr>
      </w:pPr>
      <w:r w:rsidDel="00000000" w:rsidR="00000000" w:rsidRPr="00000000">
        <w:rPr>
          <w:i w:val="1"/>
          <w:iCs w:val="1"/>
          <w:rtl w:val="0"/>
        </w:rPr>
        <w:t xml:space="preserve">Requisitos no funcionales de referencia</w:t>
      </w:r>
    </w:p>
    <w:tbl>
      <w:tblPr>
        <w:tblStyle w:val="Table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944"/>
        <w:gridCol w:w="3600"/>
        <w:gridCol w:w="3816"/>
        <w:tblGridChange w:id="0">
          <w:tblGrid>
            <w:gridCol w:w="1944"/>
            <w:gridCol w:w="3600"/>
            <w:gridCol w:w="3816"/>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5A">
            <w:pPr>
              <w:widowControl w:val="1"/>
              <w:spacing w:after="0" w:before="0" w:line="480" w:lineRule="auto"/>
              <w:ind w:firstLine="0"/>
              <w:rPr>
                <w:sz w:val="30"/>
                <w:szCs w:val="30"/>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B">
            <w:pPr>
              <w:widowControl w:val="1"/>
              <w:spacing w:after="0" w:before="0" w:line="480" w:lineRule="auto"/>
              <w:ind w:firstLine="0"/>
              <w:rPr>
                <w:sz w:val="30"/>
                <w:szCs w:val="30"/>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C">
            <w:pPr>
              <w:widowControl w:val="1"/>
              <w:spacing w:after="0" w:before="0" w:line="480" w:lineRule="auto"/>
              <w:ind w:firstLine="0"/>
              <w:rPr>
                <w:sz w:val="30"/>
                <w:szCs w:val="30"/>
              </w:rPr>
            </w:pPr>
            <w:r w:rsidDel="00000000" w:rsidR="00000000" w:rsidRPr="00000000">
              <w:rPr>
                <w:b w:val="1"/>
                <w:bCs w:val="1"/>
                <w:rtl w:val="0"/>
              </w:rPr>
              <w:t xml:space="preserve">Implicación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5D">
            <w:pPr>
              <w:widowControl w:val="1"/>
              <w:spacing w:after="0" w:before="0" w:line="480" w:lineRule="auto"/>
              <w:ind w:firstLine="0"/>
              <w:rPr>
                <w:sz w:val="30"/>
                <w:szCs w:val="30"/>
              </w:rPr>
            </w:pPr>
            <w:r w:rsidDel="00000000" w:rsidR="00000000" w:rsidRPr="00000000">
              <w:rPr>
                <w:rtl w:val="0"/>
              </w:rPr>
              <w:t xml:space="preserve">Latencia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E">
            <w:pPr>
              <w:widowControl w:val="1"/>
              <w:spacing w:after="0" w:before="0" w:line="480" w:lineRule="auto"/>
              <w:ind w:firstLine="0"/>
              <w:rPr>
                <w:sz w:val="30"/>
                <w:szCs w:val="30"/>
              </w:rPr>
            </w:pPr>
            <w:r w:rsidDel="00000000" w:rsidR="00000000" w:rsidRPr="00000000">
              <w:rPr>
                <w:rtl w:val="0"/>
              </w:rPr>
              <w:t xml:space="preserve">Acotar la ruta crítica desde la lectura o captura hasta la publicación de eventos de percepción.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F">
            <w:pPr>
              <w:widowControl w:val="1"/>
              <w:spacing w:after="0" w:before="0" w:line="480" w:lineRule="auto"/>
              <w:ind w:firstLine="0"/>
              <w:rPr>
                <w:sz w:val="30"/>
                <w:szCs w:val="30"/>
              </w:rPr>
            </w:pPr>
            <w:r w:rsidDel="00000000" w:rsidR="00000000" w:rsidRPr="00000000">
              <w:rPr>
                <w:rtl w:val="0"/>
              </w:rPr>
              <w:t xml:space="preserve">El plano de medios no debe depender de reportes, inspección, persistencia pesada ni notificaciones externas para continuar procesando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0">
            <w:pPr>
              <w:widowControl w:val="1"/>
              <w:spacing w:after="0" w:before="0" w:line="480" w:lineRule="auto"/>
              <w:ind w:firstLine="0"/>
              <w:rPr>
                <w:sz w:val="30"/>
                <w:szCs w:val="30"/>
              </w:rPr>
            </w:pPr>
            <w:r w:rsidDel="00000000" w:rsidR="00000000" w:rsidRPr="00000000">
              <w:rPr>
                <w:rtl w:val="0"/>
              </w:rPr>
              <w:t xml:space="preserve">Reproducibilidad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1">
            <w:pPr>
              <w:widowControl w:val="1"/>
              <w:spacing w:after="0" w:before="0" w:line="480" w:lineRule="auto"/>
              <w:ind w:firstLine="0"/>
              <w:rPr>
                <w:sz w:val="30"/>
                <w:szCs w:val="30"/>
              </w:rPr>
            </w:pPr>
            <w:r w:rsidDel="00000000" w:rsidR="00000000" w:rsidRPr="00000000">
              <w:rPr>
                <w:rtl w:val="0"/>
              </w:rPr>
              <w:t xml:space="preserve">Registrar la configuración efectiva de cada corrida.</w:t>
            </w:r>
            <w:r w:rsidDel="00000000" w:rsidR="00000000" w:rsidRPr="00000000">
              <w:rPr>
                <w:rtl w:val="0"/>
              </w:rPr>
            </w:r>
          </w:p>
          <w:p w:rsidR="00000000" w:rsidDel="00000000" w:rsidP="00000000" w:rsidRDefault="00000000" w:rsidRPr="00000000" w14:paraId="00000062">
            <w:pPr>
              <w:widowControl w:val="1"/>
              <w:spacing w:after="0" w:before="0" w:line="480" w:lineRule="auto"/>
              <w:ind w:firstLine="0"/>
              <w:rPr>
                <w:sz w:val="30"/>
                <w:szCs w:val="30"/>
              </w:rPr>
            </w:pPr>
            <w:r w:rsidDel="00000000" w:rsidR="00000000" w:rsidRPr="00000000">
              <w:rPr>
                <w:rtl w:val="0"/>
              </w:rPr>
              <w:t xml:space="preserve"> </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3">
            <w:pPr>
              <w:widowControl w:val="1"/>
              <w:spacing w:after="0" w:before="0" w:line="480" w:lineRule="auto"/>
              <w:ind w:firstLine="0"/>
              <w:rPr>
                <w:sz w:val="30"/>
                <w:szCs w:val="30"/>
              </w:rPr>
            </w:pPr>
            <w:r w:rsidDel="00000000" w:rsidR="00000000" w:rsidRPr="00000000">
              <w:rPr>
                <w:rtl w:val="0"/>
              </w:rPr>
              <w:t xml:space="preserve">Cada ejecución debe conservar fuente, modelo, prompts, umbrales, entorno, versiones y políticas de muestreo.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4">
            <w:pPr>
              <w:widowControl w:val="1"/>
              <w:spacing w:after="0" w:before="0" w:line="480" w:lineRule="auto"/>
              <w:ind w:firstLine="0"/>
              <w:rPr>
                <w:sz w:val="30"/>
                <w:szCs w:val="30"/>
              </w:rPr>
            </w:pPr>
            <w:r w:rsidDel="00000000" w:rsidR="00000000" w:rsidRPr="00000000">
              <w:rPr>
                <w:rtl w:val="0"/>
              </w:rPr>
              <w:t xml:space="preserve">Modularidad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5">
            <w:pPr>
              <w:widowControl w:val="1"/>
              <w:spacing w:after="0" w:before="0" w:line="480" w:lineRule="auto"/>
              <w:ind w:firstLine="0"/>
              <w:rPr>
                <w:sz w:val="30"/>
                <w:szCs w:val="30"/>
              </w:rPr>
            </w:pPr>
            <w:r w:rsidDel="00000000" w:rsidR="00000000" w:rsidRPr="00000000">
              <w:rPr>
                <w:rtl w:val="0"/>
              </w:rPr>
              <w:t xml:space="preserve">Permitir la sustitución de fuentes, modelos, prompts, postproceso y motor de patrones.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6">
            <w:pPr>
              <w:widowControl w:val="1"/>
              <w:spacing w:after="0" w:before="0" w:line="480" w:lineRule="auto"/>
              <w:ind w:firstLine="0"/>
              <w:rPr>
                <w:sz w:val="30"/>
                <w:szCs w:val="30"/>
              </w:rPr>
            </w:pPr>
            <w:r w:rsidDel="00000000" w:rsidR="00000000" w:rsidRPr="00000000">
              <w:rPr>
                <w:rtl w:val="0"/>
              </w:rPr>
              <w:t xml:space="preserve">Los componentes deben comunicarse mediante contratos explícitos y no mediante estructuras internas acopladas.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7">
            <w:pPr>
              <w:widowControl w:val="1"/>
              <w:spacing w:after="0" w:before="0" w:line="480" w:lineRule="auto"/>
              <w:ind w:firstLine="0"/>
              <w:rPr>
                <w:sz w:val="30"/>
                <w:szCs w:val="30"/>
              </w:rPr>
            </w:pPr>
            <w:r w:rsidDel="00000000" w:rsidR="00000000" w:rsidRPr="00000000">
              <w:rPr>
                <w:rtl w:val="0"/>
              </w:rPr>
              <w:t xml:space="preserve">Trazabilidad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8">
            <w:pPr>
              <w:widowControl w:val="1"/>
              <w:spacing w:after="0" w:before="0" w:line="480" w:lineRule="auto"/>
              <w:ind w:firstLine="0"/>
              <w:rPr>
                <w:sz w:val="30"/>
                <w:szCs w:val="30"/>
              </w:rPr>
            </w:pPr>
            <w:r w:rsidDel="00000000" w:rsidR="00000000" w:rsidRPr="00000000">
              <w:rPr>
                <w:rtl w:val="0"/>
              </w:rPr>
              <w:t xml:space="preserve">Reconstruir una alerta a partir de configuración, detecciones, patrón, métricas y evidencia asociada.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9">
            <w:pPr>
              <w:widowControl w:val="1"/>
              <w:spacing w:after="0" w:before="0" w:line="480" w:lineRule="auto"/>
              <w:ind w:firstLine="0"/>
              <w:rPr>
                <w:sz w:val="30"/>
                <w:szCs w:val="30"/>
              </w:rPr>
            </w:pPr>
            <w:r w:rsidDel="00000000" w:rsidR="00000000" w:rsidRPr="00000000">
              <w:rPr>
                <w:rtl w:val="0"/>
              </w:rPr>
              <w:t xml:space="preserve">Los eventos, identificadores y relaciones causales deben conservar información suficiente para revisión posterior.</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A">
            <w:pPr>
              <w:widowControl w:val="1"/>
              <w:spacing w:after="0" w:before="0" w:line="480" w:lineRule="auto"/>
              <w:ind w:firstLine="0"/>
              <w:rPr>
                <w:sz w:val="30"/>
                <w:szCs w:val="30"/>
              </w:rPr>
            </w:pPr>
            <w:r w:rsidDel="00000000" w:rsidR="00000000" w:rsidRPr="00000000">
              <w:rPr>
                <w:rtl w:val="0"/>
              </w:rPr>
              <w:t xml:space="preserve">Integridad de eventos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B">
            <w:pPr>
              <w:widowControl w:val="1"/>
              <w:spacing w:after="0" w:before="0" w:line="480" w:lineRule="auto"/>
              <w:ind w:firstLine="0"/>
              <w:rPr>
                <w:sz w:val="30"/>
                <w:szCs w:val="30"/>
              </w:rPr>
            </w:pPr>
            <w:r w:rsidDel="00000000" w:rsidR="00000000" w:rsidRPr="00000000">
              <w:rPr>
                <w:rtl w:val="0"/>
              </w:rPr>
              <w:t xml:space="preserve">Evitar pérdida, duplicación o ambigüedad en eventos relevantes.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C">
            <w:pPr>
              <w:widowControl w:val="1"/>
              <w:spacing w:after="0" w:before="0" w:line="480" w:lineRule="auto"/>
              <w:ind w:firstLine="0"/>
              <w:rPr>
                <w:sz w:val="30"/>
                <w:szCs w:val="30"/>
              </w:rPr>
            </w:pPr>
            <w:r w:rsidDel="00000000" w:rsidR="00000000" w:rsidRPr="00000000">
              <w:rPr>
                <w:rtl w:val="0"/>
              </w:rPr>
              <w:t xml:space="preserve">Los eventos deben incluir identificadores, versión de esquema, orden lógico y asociación con la corrida correspondiente.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D">
            <w:pPr>
              <w:widowControl w:val="1"/>
              <w:spacing w:after="0" w:before="0" w:line="480" w:lineRule="auto"/>
              <w:ind w:firstLine="0"/>
              <w:rPr>
                <w:sz w:val="30"/>
                <w:szCs w:val="30"/>
              </w:rPr>
            </w:pPr>
            <w:r w:rsidDel="00000000" w:rsidR="00000000" w:rsidRPr="00000000">
              <w:rPr>
                <w:rtl w:val="0"/>
              </w:rPr>
              <w:t xml:space="preserve">Privacidad y minimización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E">
            <w:pPr>
              <w:widowControl w:val="1"/>
              <w:spacing w:after="0" w:before="0" w:line="480" w:lineRule="auto"/>
              <w:ind w:firstLine="0"/>
              <w:rPr>
                <w:sz w:val="30"/>
                <w:szCs w:val="30"/>
              </w:rPr>
            </w:pPr>
            <w:r w:rsidDel="00000000" w:rsidR="00000000" w:rsidRPr="00000000">
              <w:rPr>
                <w:rtl w:val="0"/>
              </w:rPr>
              <w:t xml:space="preserve">Proteger configuraciones, métricas, eventos y artefactos visuales conservados.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F">
            <w:pPr>
              <w:widowControl w:val="1"/>
              <w:spacing w:after="0" w:before="0" w:line="480" w:lineRule="auto"/>
              <w:ind w:firstLine="0"/>
              <w:rPr>
                <w:sz w:val="30"/>
                <w:szCs w:val="30"/>
              </w:rPr>
            </w:pPr>
            <w:r w:rsidDel="00000000" w:rsidR="00000000" w:rsidRPr="00000000">
              <w:rPr>
                <w:rtl w:val="0"/>
              </w:rPr>
              <w:t xml:space="preserve">La trazabilidad ordinaria debe apoyarse en eventos y metadatos; los artefactos visuales sólo deben conservarse cuando estén justificados.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70">
            <w:pPr>
              <w:widowControl w:val="1"/>
              <w:spacing w:after="0" w:before="0" w:line="480" w:lineRule="auto"/>
              <w:ind w:firstLine="0"/>
              <w:rPr>
                <w:sz w:val="30"/>
                <w:szCs w:val="30"/>
              </w:rPr>
            </w:pPr>
            <w:r w:rsidDel="00000000" w:rsidR="00000000" w:rsidRPr="00000000">
              <w:rPr>
                <w:rtl w:val="0"/>
              </w:rPr>
              <w:t xml:space="preserve">Observabilidad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71">
            <w:pPr>
              <w:widowControl w:val="1"/>
              <w:spacing w:after="0" w:before="0" w:line="480" w:lineRule="auto"/>
              <w:ind w:firstLine="0"/>
              <w:rPr>
                <w:sz w:val="30"/>
                <w:szCs w:val="30"/>
              </w:rPr>
            </w:pPr>
            <w:r w:rsidDel="00000000" w:rsidR="00000000" w:rsidRPr="00000000">
              <w:rPr>
                <w:rtl w:val="0"/>
              </w:rPr>
              <w:t xml:space="preserve">Medir tiempos, FPS, errores, descartes y uso de recursos desde las primeras corridas.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72">
            <w:pPr>
              <w:widowControl w:val="1"/>
              <w:spacing w:after="0" w:before="0" w:line="480" w:lineRule="auto"/>
              <w:ind w:firstLine="0"/>
              <w:rPr>
                <w:sz w:val="30"/>
                <w:szCs w:val="30"/>
              </w:rPr>
            </w:pPr>
            <w:r w:rsidDel="00000000" w:rsidR="00000000" w:rsidRPr="00000000">
              <w:rPr>
                <w:rtl w:val="0"/>
              </w:rPr>
              <w:t xml:space="preserve">La instrumentación debe formar parte del diseño del pipeline y no quedar como una actividad posterior.</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73">
            <w:pPr>
              <w:widowControl w:val="1"/>
              <w:spacing w:after="0" w:before="0" w:line="480" w:lineRule="auto"/>
              <w:ind w:firstLine="0"/>
              <w:rPr>
                <w:sz w:val="30"/>
                <w:szCs w:val="30"/>
              </w:rPr>
            </w:pPr>
            <w:r w:rsidDel="00000000" w:rsidR="00000000" w:rsidRPr="00000000">
              <w:rPr>
                <w:rtl w:val="0"/>
              </w:rPr>
              <w:t xml:space="preserve">Robustez experimental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74">
            <w:pPr>
              <w:widowControl w:val="1"/>
              <w:spacing w:after="0" w:before="0" w:line="480" w:lineRule="auto"/>
              <w:ind w:firstLine="0"/>
              <w:rPr>
                <w:sz w:val="30"/>
                <w:szCs w:val="30"/>
              </w:rPr>
            </w:pPr>
            <w:r w:rsidDel="00000000" w:rsidR="00000000" w:rsidRPr="00000000">
              <w:rPr>
                <w:rtl w:val="0"/>
              </w:rPr>
              <w:t xml:space="preserve">Registrar fallas y anomalías sin ocultar su impacto sobre la corrida.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75">
            <w:pPr>
              <w:widowControl w:val="1"/>
              <w:spacing w:after="0" w:before="0" w:line="480" w:lineRule="auto"/>
              <w:ind w:firstLine="0"/>
              <w:rPr>
                <w:sz w:val="30"/>
                <w:szCs w:val="30"/>
              </w:rPr>
            </w:pPr>
            <w:r w:rsidDel="00000000" w:rsidR="00000000" w:rsidRPr="00000000">
              <w:rPr>
                <w:rtl w:val="0"/>
              </w:rPr>
              <w:t xml:space="preserve">Los errores de fuente, inferencia, publicación, persistencia o medición deben producir registros interpretables.</w:t>
            </w:r>
            <w:r w:rsidDel="00000000" w:rsidR="00000000" w:rsidRPr="00000000">
              <w:rPr>
                <w:rtl w:val="0"/>
              </w:rPr>
            </w:r>
          </w:p>
        </w:tc>
      </w:tr>
    </w:tbl>
    <w:p w:rsidR="00000000" w:rsidDel="00000000" w:rsidP="00000000" w:rsidRDefault="00000000" w:rsidRPr="00000000" w14:paraId="00000076">
      <w:pPr>
        <w:widowControl w:val="1"/>
        <w:spacing w:after="0" w:before="0" w:line="480" w:lineRule="auto"/>
        <w:ind w:firstLine="720"/>
        <w:rPr/>
        <w:sectPr>
          <w:type w:val="nextPage"/>
          <w:pgSz w:h="15840" w:w="12240" w:orient="portrait"/>
          <w:pgMar w:bottom="1440" w:top="1440" w:left="1440" w:right="1440" w:header="720" w:footer="720"/>
        </w:sectPr>
      </w:pPr>
      <w:del w:id="9065" w:author="Claude" w:date="2026-09-03T12:00:00Z">
        <w:r w:rsidDel="00000000" w:rsidR="00000000" w:rsidRPr="00000000">
          <w:rPr>
            <w:b w:val="1"/>
            <w:bCs w:val="1"/>
            <w:rtl w:val="0"/>
          </w:rPr>
          <w:delText xml:space="preserve">Nota</w:delText>
        </w:r>
      </w:del>
      <w:del w:id="9066" w:author="Claude" w:date="2026-09-03T12:00:00Z">
        <w:r w:rsidDel="00000000" w:rsidR="00000000" w:rsidRPr="00000000">
          <w:rPr>
            <w:rtl w:val="0"/>
          </w:rPr>
          <w:delText xml:space="preserve">. Los requisitos no funcionales expresan cualidades necesarias para preservar la validez experimental del prototipo. Su finalidad es asegurar comparabilidad entre corridas, trazabilidad de resultados y control de decisiones que puedan afectar la latencia, privacidad, reproducibilidad u observabilidad.</w:delText>
        </w:r>
      </w:del>
      <w:ins w:id="9067" w:author="Claude" w:date="2026-09-03T12:00:00Z">
        <w:r>
          <w:rPr>
            <w:b w:val="1"/>
            <w:bCs w:val="1"/>
            <w:rtl w:val="0"/>
          </w:rPr>
          <w:t xml:space="preserve">Nota.</w:t>
        </w:r>
        <w:r>
          <w:rPr>
            <w:rtl w:val="0"/>
          </w:rPr>
          <w:t xml:space="preserve"> Los requisitos no funcionales expresan las cualidades necesarias para preservar la validez experimental del prototipo y aseguran comparabilidad entre corridas, trazabilidad de resultados y control de las decisiones que afectan la latencia, la privacidad, la reproducibilidad o la observabilidad.</w:t>
        </w:r>
      </w:ins>
    </w:p>
    <w:p w:rsidR="00000000" w:rsidDel="00000000" w:rsidP="00000000" w:rsidRDefault="00000000" w:rsidRPr="00000000" w14:paraId="00000077">
      <w:pPr>
        <w:pStyle w:val="Heading4"/>
        <w:keepNext w:val="1"/>
        <w:widowControl w:val="1"/>
        <w:spacing w:after="0" w:before="0" w:line="480" w:lineRule="auto"/>
        <w:ind w:firstLine="0"/>
        <w:rPr/>
      </w:pPr>
      <w:bookmarkStart w:colFirst="0" w:colLast="0" w:name="_heading=h.hzdjsbegrcux" w:id="6"/>
      <w:bookmarkEnd w:id="6"/>
      <w:del w:id="9068" w:author="Claude" w:date="2026-09-03T12:00:00Z">
        <w:r w:rsidDel="00000000" w:rsidR="00000000" w:rsidRPr="00000000">
          <w:rPr>
            <w:i w:val="0"/>
            <w:iCs w:val="0"/>
            <w:rtl w:val="0"/>
          </w:rPr>
          <w:delText xml:space="preserve">17.3</w:delText>
        </w:r>
      </w:del>
      <w:del w:id="9069" w:author="Claude" w:date="2026-09-03T12:00:00Z">
        <w:r w:rsidDel="00000000" w:rsidR="00000000" w:rsidRPr="00000000">
          <w:rPr>
            <w:rtl w:val="0"/>
          </w:rPr>
          <w:delText xml:space="preserve">.3.4. Decisiones arquitectónicas iniciales</w:delText>
        </w:r>
      </w:del>
      <w:ins w:id="9070" w:author="Claude" w:date="2026-09-03T12:00:00Z">
        <w:r>
          <w:rPr>
            <w:rtl w:val="0"/>
          </w:rPr>
          <w:t xml:space="preserve">17.3.2.3. Decisiones arquitectónicas y principios de lectura</w:t>
        </w:r>
      </w:ins>
    </w:p>
    <w:p w:rsidR="00000000" w:rsidDel="00000000" w:rsidP="00000000" w:rsidRDefault="00000000" w:rsidRPr="00000000" w14:paraId="00000078">
      <w:pPr>
        <w:widowControl w:val="1"/>
        <w:spacing w:after="0" w:before="0" w:line="480" w:lineRule="auto"/>
        <w:ind w:firstLine="720"/>
        <w:rPr/>
        <w:sectPr>
          <w:type w:val="nextPage"/>
          <w:pgSz w:h="15840" w:w="12240" w:orient="portrait"/>
          <w:pgMar w:bottom="1440" w:top="1440" w:left="1440" w:right="1440" w:header="720" w:footer="720"/>
        </w:sectPr>
      </w:pPr>
      <w:del w:id="9071" w:author="Claude" w:date="2026-09-03T12:00:00Z">
        <w:r w:rsidDel="00000000" w:rsidR="00000000" w:rsidRPr="00000000">
          <w:rPr>
            <w:rtl w:val="0"/>
          </w:rPr>
          <w:delText xml:space="preserve">Además de delimitar alcance, capacidades y cualidades no funcionales, el diseño debe explicitar un conjunto de decisiones arquitectónicas iniciales. Estas decisiones no fijan tecnologías concretas, pero establecen reglas estructurales que deberán preservarse durante el desarrollo del prototipo experimental para mantener coherencia con el alcance metodológico, la trazabilidad y la medición de resultados.</w:delText>
        </w:r>
      </w:del>
      <w:ins w:id="9072" w:author="Claude" w:date="2026-09-03T12:00:00Z">
        <w:r>
          <w:rPr>
            <w:rtl w:val="0"/>
          </w:rPr>
          <w:t xml:space="preserve">Las decisiones arquitectónicas iniciales no fijan tecnologías concretas y establecen reglas estructurales que se preservan durante el desarrollo del prototipo. La Tabla 41 las reúne alrededor de cuatro ejes. La </w:t>
        </w:r>
        <w:r>
          <w:rPr>
            <w:b w:val="1"/>
            <w:bCs w:val="1"/>
            <w:rtl w:val="0"/>
          </w:rPr>
          <w:t xml:space="preserve">separación entre ruta crítica y lógica de control</w:t>
        </w:r>
        <w:r>
          <w:rPr>
            <w:rtl w:val="0"/>
          </w:rPr>
          <w:t xml:space="preserve"> mantiene la inferencia y la publicación de evidencia perceptiva desacopladas de la evaluación de patrones, la persistencia, los reportes y las notificaciones externas (DA-01, DA-02). La </w:t>
        </w:r>
        <w:r>
          <w:rPr>
            <w:b w:val="1"/>
            <w:bCs w:val="1"/>
            <w:rtl w:val="0"/>
          </w:rPr>
          <w:t xml:space="preserve">modularidad por contratos</w:t>
        </w:r>
        <w:r>
          <w:rPr>
            <w:rtl w:val="0"/>
          </w:rPr>
          <w:t xml:space="preserve"> hace que fuentes, modelos, prompts, detecciones, patrones y métricas se intercambien mediante estructuras explícitas, sin dependencias internas que dificulten la sustitución o la evaluación comparativa (DA-05, DA-12). La </w:t>
        </w:r>
        <w:r>
          <w:rPr>
            <w:b w:val="1"/>
            <w:bCs w:val="1"/>
            <w:rtl w:val="0"/>
          </w:rPr>
          <w:t xml:space="preserve">trazabilidad experimental</w:t>
        </w:r>
        <w:r>
          <w:rPr>
            <w:rtl w:val="0"/>
          </w:rPr>
          <w:t xml:space="preserve"> permite reconstruir toda alerta a partir de la configuración de corrida, los eventos de percepción, el patrón evaluado y las métricas registradas (DA-03, DA-04, DA-13). La </w:t>
        </w:r>
        <w:r>
          <w:rPr>
            <w:b w:val="1"/>
            <w:bCs w:val="1"/>
            <w:rtl w:val="0"/>
          </w:rPr>
          <w:t xml:space="preserve">medición desde el diseño</w:t>
        </w:r>
        <w:r>
          <w:rPr>
            <w:rtl w:val="0"/>
          </w:rPr>
          <w:t xml:space="preserve"> instrumenta tiempos, cadencia efectiva, descartes, errores y estados de patrón desde las primeras corridas, porque forman parte de la validez experimental.</w:t>
        </w:r>
      </w:ins>
    </w:p>
    <w:p w:rsidR="00000000" w:rsidDel="00000000" w:rsidP="00000000" w:rsidRDefault="00000000" w:rsidRPr="00000000" w14:paraId="00000079">
      <w:pPr>
        <w:widowControl w:val="1"/>
        <w:spacing w:after="0" w:before="0" w:line="480" w:lineRule="auto"/>
        <w:ind w:left="0" w:firstLine="0"/>
        <w:rPr>
          <w:b w:val="1"/>
          <w:bCs w:val="1"/>
        </w:rPr>
      </w:pPr>
      <w:r w:rsidDel="00000000" w:rsidR="00000000" w:rsidRPr="00000000">
        <w:rPr>
          <w:b w:val="1"/>
          <w:bCs w:val="1"/>
          <w:rtl w:val="0"/>
        </w:rPr>
        <w:t xml:space="preserve">Tabla 41</w:t>
      </w:r>
    </w:p>
    <w:p w:rsidR="00000000" w:rsidDel="00000000" w:rsidP="00000000" w:rsidRDefault="00000000" w:rsidRPr="00000000" w14:paraId="0000007A">
      <w:pPr>
        <w:widowControl w:val="1"/>
        <w:spacing w:after="0" w:before="0" w:line="480" w:lineRule="auto"/>
        <w:ind w:left="0" w:firstLine="0"/>
        <w:rPr>
          <w:i w:val="1"/>
          <w:iCs w:val="1"/>
        </w:rPr>
      </w:pPr>
      <w:r w:rsidDel="00000000" w:rsidR="00000000" w:rsidRPr="00000000">
        <w:rPr>
          <w:i w:val="1"/>
          <w:iCs w:val="1"/>
          <w:rtl w:val="0"/>
        </w:rPr>
        <w:t xml:space="preserve">Decisiones arquitectónicas iniciales</w:t>
      </w:r>
    </w:p>
    <w:tbl>
      <w:tblPr>
        <w:tblStyle w:val="Table3"/>
        <w:tblW w:w="895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035"/>
        <w:gridCol w:w="2850"/>
        <w:gridCol w:w="5070"/>
        <w:tblGridChange w:id="0">
          <w:tblGrid>
            <w:gridCol w:w="1035"/>
            <w:gridCol w:w="2850"/>
            <w:gridCol w:w="5070"/>
          </w:tblGrid>
        </w:tblGridChange>
      </w:tblGrid>
      <w:tr>
        <w:trPr>
          <w:cantSplit w:val="1"/>
          <w:tblHeader w:val="1"/>
        </w:trPr>
        <w:tc>
          <w:tcPr>
            <w:tcBorders>
              <w:bottom w:color="000000" w:space="0" w:sz="8" w:val="single"/>
            </w:tcBorders>
            <w:tcMar>
              <w:top w:w="70.0" w:type="dxa"/>
              <w:bottom w:w="70.0" w:type="dxa"/>
            </w:tcMar>
          </w:tcPr>
          <w:p w:rsidR="00000000" w:rsidDel="00000000" w:rsidP="00000000" w:rsidRDefault="00000000" w:rsidRPr="00000000" w14:paraId="0000007B">
            <w:pPr>
              <w:widowControl w:val="1"/>
              <w:spacing w:after="0" w:line="480" w:lineRule="auto"/>
              <w:ind w:firstLine="0"/>
              <w:rPr>
                <w:sz w:val="28"/>
                <w:szCs w:val="28"/>
              </w:rPr>
            </w:pPr>
            <w:r w:rsidDel="00000000" w:rsidR="00000000" w:rsidRPr="00000000">
              <w:rPr>
                <w:b w:val="1"/>
                <w:bCs w:val="1"/>
                <w:sz w:val="21"/>
                <w:szCs w:val="2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C">
            <w:pPr>
              <w:widowControl w:val="1"/>
              <w:spacing w:after="0" w:line="480" w:lineRule="auto"/>
              <w:ind w:firstLine="0"/>
              <w:rPr>
                <w:sz w:val="28"/>
                <w:szCs w:val="28"/>
              </w:rPr>
            </w:pPr>
            <w:r w:rsidDel="00000000" w:rsidR="00000000" w:rsidRPr="00000000">
              <w:rPr>
                <w:b w:val="1"/>
                <w:bCs w:val="1"/>
                <w:sz w:val="21"/>
                <w:szCs w:val="2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D">
            <w:pPr>
              <w:widowControl w:val="1"/>
              <w:spacing w:after="0" w:line="480" w:lineRule="auto"/>
              <w:ind w:firstLine="0"/>
              <w:rPr>
                <w:sz w:val="28"/>
                <w:szCs w:val="28"/>
              </w:rPr>
            </w:pPr>
            <w:r w:rsidDel="00000000" w:rsidR="00000000" w:rsidRPr="00000000">
              <w:rPr>
                <w:b w:val="1"/>
                <w:bCs w:val="1"/>
                <w:sz w:val="21"/>
                <w:szCs w:val="21"/>
                <w:rtl w:val="0"/>
              </w:rPr>
              <w:t xml:space="preserve">Justificación</w:t>
            </w:r>
            <w:r w:rsidDel="00000000" w:rsidR="00000000" w:rsidRPr="00000000">
              <w:rPr>
                <w:rtl w:val="0"/>
              </w:rPr>
            </w:r>
          </w:p>
        </w:tc>
      </w:tr>
      <w:tr>
        <w:trPr>
          <w:cantSplit w:val="1"/>
          <w:trHeight w:val="617.958984375" w:hRule="atLeast"/>
          <w:tblHeader w:val="0"/>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E">
            <w:pPr>
              <w:widowControl w:val="1"/>
              <w:spacing w:after="0" w:line="480" w:lineRule="auto"/>
              <w:ind w:firstLine="0"/>
              <w:rPr>
                <w:sz w:val="28"/>
                <w:szCs w:val="28"/>
              </w:rPr>
            </w:pPr>
            <w:r w:rsidDel="00000000" w:rsidR="00000000" w:rsidRPr="00000000">
              <w:rPr>
                <w:sz w:val="21"/>
                <w:szCs w:val="21"/>
                <w:rtl w:val="0"/>
              </w:rPr>
              <w:t xml:space="preserve">DA-01</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F">
            <w:pPr>
              <w:widowControl w:val="1"/>
              <w:spacing w:after="0" w:line="480" w:lineRule="auto"/>
              <w:ind w:firstLine="0"/>
              <w:rPr>
                <w:sz w:val="28"/>
                <w:szCs w:val="28"/>
              </w:rPr>
            </w:pPr>
            <w:r w:rsidDel="00000000" w:rsidR="00000000" w:rsidRPr="00000000">
              <w:rPr>
                <w:sz w:val="21"/>
                <w:szCs w:val="21"/>
                <w:rtl w:val="0"/>
              </w:rPr>
              <w:t xml:space="preserve">Separar plano de medios y plano de control.</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80">
            <w:pPr>
              <w:widowControl w:val="1"/>
              <w:spacing w:after="0" w:line="480" w:lineRule="auto"/>
              <w:ind w:firstLine="0"/>
              <w:rPr>
                <w:sz w:val="28"/>
                <w:szCs w:val="28"/>
              </w:rPr>
            </w:pPr>
            <w:r w:rsidDel="00000000" w:rsidR="00000000" w:rsidRPr="00000000">
              <w:rPr>
                <w:sz w:val="21"/>
                <w:szCs w:val="21"/>
                <w:rtl w:val="0"/>
              </w:rPr>
              <w:t xml:space="preserve">Protege la ruta crítica de vídeo y desacopla la inferencia de la lógica de interpretación.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1">
            <w:pPr>
              <w:widowControl w:val="1"/>
              <w:spacing w:after="0" w:line="480" w:lineRule="auto"/>
              <w:ind w:firstLine="0"/>
              <w:rPr>
                <w:sz w:val="28"/>
                <w:szCs w:val="28"/>
              </w:rPr>
            </w:pPr>
            <w:r w:rsidDel="00000000" w:rsidR="00000000" w:rsidRPr="00000000">
              <w:rPr>
                <w:sz w:val="21"/>
                <w:szCs w:val="21"/>
                <w:rtl w:val="0"/>
              </w:rPr>
              <w:t xml:space="preserve">DA-02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2">
            <w:pPr>
              <w:widowControl w:val="1"/>
              <w:spacing w:after="0" w:line="480" w:lineRule="auto"/>
              <w:ind w:firstLine="0"/>
              <w:rPr>
                <w:sz w:val="28"/>
                <w:szCs w:val="28"/>
              </w:rPr>
            </w:pPr>
            <w:r w:rsidDel="00000000" w:rsidR="00000000" w:rsidRPr="00000000">
              <w:rPr>
                <w:sz w:val="21"/>
                <w:szCs w:val="21"/>
                <w:rtl w:val="0"/>
              </w:rPr>
              <w:t xml:space="preserve">Publicar evidencia perceptiva como eventos de percepción normalizados. </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3">
            <w:pPr>
              <w:widowControl w:val="1"/>
              <w:spacing w:after="0" w:line="480" w:lineRule="auto"/>
              <w:ind w:firstLine="0"/>
              <w:rPr>
                <w:sz w:val="28"/>
                <w:szCs w:val="28"/>
              </w:rPr>
            </w:pPr>
            <w:r w:rsidDel="00000000" w:rsidR="00000000" w:rsidRPr="00000000">
              <w:rPr>
                <w:sz w:val="21"/>
                <w:szCs w:val="21"/>
                <w:rtl w:val="0"/>
              </w:rPr>
              <w:t xml:space="preserve">Permite desacoplar detecciones, patrones, métricas, alertas y persistencia.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4">
            <w:pPr>
              <w:widowControl w:val="1"/>
              <w:spacing w:after="0" w:line="480" w:lineRule="auto"/>
              <w:ind w:firstLine="0"/>
              <w:rPr>
                <w:sz w:val="28"/>
                <w:szCs w:val="28"/>
              </w:rPr>
            </w:pPr>
            <w:r w:rsidDel="00000000" w:rsidR="00000000" w:rsidRPr="00000000">
              <w:rPr>
                <w:sz w:val="21"/>
                <w:szCs w:val="21"/>
                <w:rtl w:val="0"/>
              </w:rPr>
              <w:t xml:space="preserve">DA-03</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5">
            <w:pPr>
              <w:widowControl w:val="1"/>
              <w:spacing w:after="0" w:line="480" w:lineRule="auto"/>
              <w:ind w:firstLine="0"/>
              <w:rPr>
                <w:sz w:val="21"/>
                <w:szCs w:val="21"/>
              </w:rPr>
            </w:pPr>
            <w:r w:rsidDel="00000000" w:rsidR="00000000" w:rsidRPr="00000000">
              <w:rPr>
                <w:sz w:val="21"/>
                <w:szCs w:val="21"/>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6">
            <w:pPr>
              <w:widowControl w:val="1"/>
              <w:spacing w:after="0" w:line="480" w:lineRule="auto"/>
              <w:ind w:firstLine="0"/>
              <w:rPr>
                <w:sz w:val="21"/>
                <w:szCs w:val="21"/>
              </w:rPr>
            </w:pPr>
            <w:sdt>
              <w:sdtPr>
                <w:id w:val="2008775011"/>
                <w:tag w:val="goog_rdk_4"/>
              </w:sdtPr>
              <w:sdtContent>
                <w:commentRangeStart w:id="4"/>
              </w:sdtContent>
            </w:sdt>
            <w:del w:id="9073" w:author="Claude" w:date="2026-09-03T12:00:00Z">
              <w:r w:rsidDel="00000000" w:rsidR="00000000" w:rsidRPr="00000000">
                <w:rPr>
                  <w:sz w:val="21"/>
                  <w:szCs w:val="21"/>
                  <w:rtl w:val="0"/>
                </w:rPr>
                <w:delText xml:space="preserve">Cada preocupación tiene un régimen propio: el gobierno es puntual y de solicitud–respuesta, el transporte es continuo y no debe bloquear la ruta crítica, y la persistencia debe sobrevivir a la corrida para habilitar su relectura. Mantenerlas separadas permite sustituir el mecanismo de transporte sin alterar el gobierno ni la evidencia, y reevaluar cualquier corrida sin depender de la mensajería.</w:delText>
              </w:r>
            </w:del>
            <w:ins w:id="9074" w:author="Claude" w:date="2026-09-03T12:00:00Z">
              <w:r>
                <w:rPr>
                  <w:rtl w:val="0"/>
                </w:rPr>
                <w:t xml:space="preserve">Cada preocupación tiene un régimen propio, porque el gobierno es puntual y de solicitud y respuesta, el transporte es continuo y no debe bloquear la ruta crítica, y la persistencia sobrevive a la corrida para habilitar su relectura.</w:t>
              </w:r>
            </w:ins>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7">
            <w:pPr>
              <w:widowControl w:val="1"/>
              <w:spacing w:after="0" w:line="480" w:lineRule="auto"/>
              <w:ind w:firstLine="0"/>
              <w:rPr>
                <w:sz w:val="28"/>
                <w:szCs w:val="28"/>
              </w:rPr>
            </w:pPr>
            <w:commentRangeEnd w:id="4"/>
            <w:r w:rsidDel="00000000" w:rsidR="00000000" w:rsidRPr="00000000">
              <w:commentReference w:id="4"/>
            </w:r>
            <w:r w:rsidDel="00000000" w:rsidR="00000000" w:rsidRPr="00000000">
              <w:rPr>
                <w:sz w:val="21"/>
                <w:szCs w:val="21"/>
                <w:rtl w:val="0"/>
              </w:rPr>
              <w:t xml:space="preserve">DA-04</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8">
            <w:pPr>
              <w:widowControl w:val="1"/>
              <w:spacing w:after="0" w:line="480" w:lineRule="auto"/>
              <w:ind w:firstLine="0"/>
              <w:rPr>
                <w:sz w:val="28"/>
                <w:szCs w:val="28"/>
              </w:rPr>
            </w:pPr>
            <w:r w:rsidDel="00000000" w:rsidR="00000000" w:rsidRPr="00000000">
              <w:rPr>
                <w:sz w:val="21"/>
                <w:szCs w:val="21"/>
                <w:rtl w:val="0"/>
              </w:rPr>
              <w:t xml:space="preserve">Confirmar patrones mediante persistencia temporal e histéresis.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9">
            <w:pPr>
              <w:widowControl w:val="1"/>
              <w:spacing w:after="0" w:line="480" w:lineRule="auto"/>
              <w:ind w:firstLine="0"/>
              <w:rPr>
                <w:sz w:val="28"/>
                <w:szCs w:val="28"/>
              </w:rPr>
            </w:pPr>
            <w:r w:rsidDel="00000000" w:rsidR="00000000" w:rsidRPr="00000000">
              <w:rPr>
                <w:sz w:val="21"/>
                <w:szCs w:val="21"/>
                <w:rtl w:val="0"/>
              </w:rPr>
              <w:t xml:space="preserve">Reduce alertas generadas por detecciones aisladas, inestables o de corta duración.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A">
            <w:pPr>
              <w:widowControl w:val="1"/>
              <w:spacing w:after="0" w:line="480" w:lineRule="auto"/>
              <w:ind w:firstLine="0"/>
              <w:rPr>
                <w:sz w:val="28"/>
                <w:szCs w:val="28"/>
              </w:rPr>
            </w:pPr>
            <w:r w:rsidDel="00000000" w:rsidR="00000000" w:rsidRPr="00000000">
              <w:rPr>
                <w:sz w:val="21"/>
                <w:szCs w:val="21"/>
                <w:rtl w:val="0"/>
              </w:rPr>
              <w:t xml:space="preserve">DA-05</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B">
            <w:pPr>
              <w:widowControl w:val="1"/>
              <w:spacing w:after="0" w:line="480" w:lineRule="auto"/>
              <w:ind w:firstLine="0"/>
              <w:rPr>
                <w:sz w:val="28"/>
                <w:szCs w:val="28"/>
              </w:rPr>
            </w:pPr>
            <w:r w:rsidDel="00000000" w:rsidR="00000000" w:rsidRPr="00000000">
              <w:rPr>
                <w:sz w:val="21"/>
                <w:szCs w:val="21"/>
                <w:rtl w:val="0"/>
              </w:rPr>
              <w:t xml:space="preserve">Integrar modelos OVD mediante adaptadores.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C">
            <w:pPr>
              <w:widowControl w:val="1"/>
              <w:spacing w:after="0" w:line="480" w:lineRule="auto"/>
              <w:ind w:firstLine="0"/>
              <w:rPr>
                <w:sz w:val="28"/>
                <w:szCs w:val="28"/>
              </w:rPr>
            </w:pPr>
            <w:r w:rsidDel="00000000" w:rsidR="00000000" w:rsidRPr="00000000">
              <w:rPr>
                <w:sz w:val="21"/>
                <w:szCs w:val="21"/>
                <w:rtl w:val="0"/>
              </w:rPr>
              <w:t xml:space="preserve">Permite comparar modelos o variantes sin rediseñar la arquitectura general.</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D">
            <w:pPr>
              <w:widowControl w:val="1"/>
              <w:spacing w:after="0" w:line="480" w:lineRule="auto"/>
              <w:ind w:firstLine="0"/>
              <w:rPr>
                <w:sz w:val="28"/>
                <w:szCs w:val="28"/>
              </w:rPr>
            </w:pPr>
            <w:r w:rsidDel="00000000" w:rsidR="00000000" w:rsidRPr="00000000">
              <w:rPr>
                <w:sz w:val="21"/>
                <w:szCs w:val="21"/>
                <w:rtl w:val="0"/>
              </w:rPr>
              <w:t xml:space="preserve">DA-06</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E">
            <w:pPr>
              <w:widowControl w:val="1"/>
              <w:spacing w:after="0" w:line="480" w:lineRule="auto"/>
              <w:ind w:firstLine="0"/>
              <w:rPr>
                <w:sz w:val="28"/>
                <w:szCs w:val="28"/>
              </w:rPr>
            </w:pPr>
            <w:r w:rsidDel="00000000" w:rsidR="00000000" w:rsidRPr="00000000">
              <w:rPr>
                <w:sz w:val="21"/>
                <w:szCs w:val="21"/>
                <w:rtl w:val="0"/>
              </w:rPr>
              <w:t xml:space="preserve">Admitir granularidad por sujeto mediante identidad temporal opcional, sin convertir las métricas MOT en requisito del núcleo.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F">
            <w:pPr>
              <w:widowControl w:val="1"/>
              <w:spacing w:after="0" w:line="480" w:lineRule="auto"/>
              <w:ind w:firstLine="0"/>
              <w:rPr>
                <w:sz w:val="28"/>
                <w:szCs w:val="28"/>
              </w:rPr>
            </w:pPr>
            <w:r w:rsidDel="00000000" w:rsidR="00000000" w:rsidRPr="00000000">
              <w:rPr>
                <w:sz w:val="21"/>
                <w:szCs w:val="21"/>
                <w:rtl w:val="0"/>
              </w:rPr>
              <w:t xml:space="preserve">Permite evaluar persistencia por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1"/>
                <w:szCs w:val="21"/>
                <w:rtl w:val="0"/>
              </w:rPr>
              <w:t xml:space="preserve">a cuando existe identidad válida y conserva la granularidad de escena como configuración independiente.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0">
            <w:pPr>
              <w:widowControl w:val="1"/>
              <w:spacing w:after="0" w:line="480" w:lineRule="auto"/>
              <w:ind w:firstLine="0"/>
              <w:rPr>
                <w:sz w:val="28"/>
                <w:szCs w:val="28"/>
              </w:rPr>
            </w:pPr>
            <w:r w:rsidDel="00000000" w:rsidR="00000000" w:rsidRPr="00000000">
              <w:rPr>
                <w:sz w:val="21"/>
                <w:szCs w:val="21"/>
                <w:rtl w:val="0"/>
              </w:rPr>
              <w:t xml:space="preserve">DA-07</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1">
            <w:pPr>
              <w:widowControl w:val="1"/>
              <w:spacing w:after="0" w:line="480" w:lineRule="auto"/>
              <w:ind w:firstLine="0"/>
              <w:rPr>
                <w:sz w:val="28"/>
                <w:szCs w:val="28"/>
              </w:rPr>
            </w:pPr>
            <w:r w:rsidDel="00000000" w:rsidR="00000000" w:rsidRPr="00000000">
              <w:rPr>
                <w:sz w:val="21"/>
                <w:szCs w:val="21"/>
                <w:rtl w:val="0"/>
              </w:rPr>
              <w:t xml:space="preserve">Tratar la adaptación al dominio como rama comparativa separada y condicionada por datos y protocolo.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2">
            <w:pPr>
              <w:widowControl w:val="1"/>
              <w:spacing w:after="0" w:line="480" w:lineRule="auto"/>
              <w:ind w:firstLine="0"/>
              <w:rPr>
                <w:sz w:val="28"/>
                <w:szCs w:val="28"/>
              </w:rPr>
            </w:pPr>
            <w:r w:rsidDel="00000000" w:rsidR="00000000" w:rsidRPr="00000000">
              <w:rPr>
                <w:sz w:val="21"/>
                <w:szCs w:val="21"/>
                <w:rtl w:val="0"/>
              </w:rPr>
              <w:t xml:space="preserve">Preserva una línea base zero-shot congelada y evita mezclar resultados de una variante ajustada con el núcleo sin entrenamiento.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3">
            <w:pPr>
              <w:widowControl w:val="1"/>
              <w:spacing w:after="0" w:line="480" w:lineRule="auto"/>
              <w:ind w:firstLine="0"/>
              <w:rPr>
                <w:sz w:val="28"/>
                <w:szCs w:val="28"/>
              </w:rPr>
            </w:pPr>
            <w:r w:rsidDel="00000000" w:rsidR="00000000" w:rsidRPr="00000000">
              <w:rPr>
                <w:sz w:val="21"/>
                <w:szCs w:val="21"/>
                <w:rtl w:val="0"/>
              </w:rPr>
              <w:t xml:space="preserve">DA-08</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4">
            <w:pPr>
              <w:widowControl w:val="1"/>
              <w:spacing w:after="0" w:line="480" w:lineRule="auto"/>
              <w:ind w:firstLine="0"/>
              <w:rPr>
                <w:sz w:val="28"/>
                <w:szCs w:val="28"/>
              </w:rPr>
            </w:pPr>
            <w:r w:rsidDel="00000000" w:rsidR="00000000" w:rsidRPr="00000000">
              <w:rPr>
                <w:sz w:val="21"/>
                <w:szCs w:val="21"/>
                <w:rtl w:val="0"/>
              </w:rPr>
              <w:t xml:space="preserve">Adoptar minimización visual como criterio ordinario de trazabilidad.</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5">
            <w:pPr>
              <w:widowControl w:val="1"/>
              <w:spacing w:after="0" w:line="480" w:lineRule="auto"/>
              <w:ind w:firstLine="0"/>
              <w:rPr>
                <w:sz w:val="28"/>
                <w:szCs w:val="28"/>
              </w:rPr>
            </w:pPr>
            <w:r w:rsidDel="00000000" w:rsidR="00000000" w:rsidRPr="00000000">
              <w:rPr>
                <w:sz w:val="21"/>
                <w:szCs w:val="21"/>
                <w:rtl w:val="0"/>
              </w:rPr>
              <w:t xml:space="preserve">Evita que el almacenamiento indiscriminado de video crudo sea parte del comportamiento base.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6">
            <w:pPr>
              <w:widowControl w:val="1"/>
              <w:spacing w:after="0" w:line="480" w:lineRule="auto"/>
              <w:ind w:firstLine="0"/>
              <w:rPr>
                <w:sz w:val="28"/>
                <w:szCs w:val="28"/>
              </w:rPr>
            </w:pPr>
            <w:r w:rsidDel="00000000" w:rsidR="00000000" w:rsidRPr="00000000">
              <w:rPr>
                <w:sz w:val="21"/>
                <w:szCs w:val="21"/>
                <w:rtl w:val="0"/>
              </w:rPr>
              <w:t xml:space="preserve">DA-09</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7">
            <w:pPr>
              <w:widowControl w:val="1"/>
              <w:spacing w:after="0" w:line="480" w:lineRule="auto"/>
              <w:ind w:firstLine="0"/>
              <w:rPr>
                <w:sz w:val="28"/>
                <w:szCs w:val="28"/>
              </w:rPr>
            </w:pPr>
            <w:r w:rsidDel="00000000" w:rsidR="00000000" w:rsidRPr="00000000">
              <w:rPr>
                <w:sz w:val="21"/>
                <w:szCs w:val="21"/>
                <w:rtl w:val="0"/>
              </w:rPr>
              <w:t xml:space="preserve">Separar trazabilidad ordinaria de evidencia visual controlada.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8">
            <w:pPr>
              <w:widowControl w:val="1"/>
              <w:spacing w:after="0" w:line="480" w:lineRule="auto"/>
              <w:ind w:firstLine="0"/>
              <w:rPr>
                <w:sz w:val="28"/>
                <w:szCs w:val="28"/>
              </w:rPr>
            </w:pPr>
            <w:r w:rsidDel="00000000" w:rsidR="00000000" w:rsidRPr="00000000">
              <w:rPr>
                <w:sz w:val="21"/>
                <w:szCs w:val="21"/>
                <w:rtl w:val="0"/>
              </w:rPr>
              <w:t xml:space="preserve">Permite conservar clips, capturas o recortes sólo cuando estén justificados por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9">
            <w:pPr>
              <w:widowControl w:val="1"/>
              <w:spacing w:after="0" w:line="480" w:lineRule="auto"/>
              <w:ind w:firstLine="0"/>
              <w:rPr>
                <w:sz w:val="28"/>
                <w:szCs w:val="28"/>
              </w:rPr>
            </w:pPr>
            <w:r w:rsidDel="00000000" w:rsidR="00000000" w:rsidRPr="00000000">
              <w:rPr>
                <w:sz w:val="21"/>
                <w:szCs w:val="21"/>
                <w:rtl w:val="0"/>
              </w:rPr>
              <w:t xml:space="preserve">DA-10</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A">
            <w:pPr>
              <w:widowControl w:val="1"/>
              <w:spacing w:after="0" w:line="480" w:lineRule="auto"/>
              <w:ind w:firstLine="0"/>
              <w:rPr>
                <w:sz w:val="28"/>
                <w:szCs w:val="28"/>
              </w:rPr>
            </w:pPr>
            <w:r w:rsidDel="00000000" w:rsidR="00000000" w:rsidRPr="00000000">
              <w:rPr>
                <w:sz w:val="21"/>
                <w:szCs w:val="21"/>
                <w:rtl w:val="0"/>
              </w:rPr>
              <w:t xml:space="preserve">Priorizar DBE antes de EBE.</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B">
            <w:pPr>
              <w:widowControl w:val="1"/>
              <w:spacing w:after="0" w:line="480" w:lineRule="auto"/>
              <w:ind w:firstLine="0"/>
              <w:rPr>
                <w:sz w:val="28"/>
                <w:szCs w:val="28"/>
              </w:rPr>
            </w:pPr>
            <w:r w:rsidDel="00000000" w:rsidR="00000000" w:rsidRPr="00000000">
              <w:rPr>
                <w:sz w:val="21"/>
                <w:szCs w:val="21"/>
                <w:rtl w:val="0"/>
              </w:rPr>
              <w:t xml:space="preserve">Estabiliza contratos, inferencia, eventos y métricas antes de incorporar captura continua.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C">
            <w:pPr>
              <w:widowControl w:val="1"/>
              <w:spacing w:after="0" w:line="480" w:lineRule="auto"/>
              <w:ind w:firstLine="0"/>
              <w:rPr>
                <w:sz w:val="28"/>
                <w:szCs w:val="28"/>
              </w:rPr>
            </w:pPr>
            <w:r w:rsidDel="00000000" w:rsidR="00000000" w:rsidRPr="00000000">
              <w:rPr>
                <w:sz w:val="21"/>
                <w:szCs w:val="21"/>
                <w:rtl w:val="0"/>
              </w:rPr>
              <w:t xml:space="preserve">DA-11</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D">
            <w:pPr>
              <w:keepLines w:val="1"/>
              <w:widowControl w:val="1"/>
              <w:spacing w:after="0" w:line="480" w:lineRule="auto"/>
              <w:ind w:firstLine="0"/>
              <w:rPr>
                <w:sz w:val="28"/>
                <w:szCs w:val="28"/>
              </w:rPr>
            </w:pPr>
            <w:sdt>
              <w:sdtPr>
                <w:id w:val="2099516687"/>
                <w:tag w:val="goog_rdk_5"/>
              </w:sdtPr>
              <w:sdtContent>
                <w:commentRangeStart w:id="5"/>
              </w:sdtContent>
            </w:sdt>
            <w:del w:id="9075" w:author="Claude" w:date="2026-09-03T12:00:00Z">
              <w:r w:rsidDel="00000000" w:rsidR="00000000" w:rsidRPr="00000000">
                <w:rPr>
                  <w:sz w:val="21"/>
                  <w:szCs w:val="21"/>
                  <w:rtl w:val="0"/>
                </w:rPr>
                <w:delText xml:space="preserve">Permitir preselección liviana en el rol de captura como variante opcional, conservadora y deshabilitada por defecto, que conserva la unidad en el flujo principal ante falla o incertidumbre del preselector.</w:delText>
              </w:r>
            </w:del>
            <w:ins w:id="9076" w:author="Claude" w:date="2026-09-03T12:00:00Z">
              <w:r>
                <w:rPr>
                  <w:rtl w:val="0"/>
                </w:rPr>
                <w:t xml:space="preserve">Permitir preselección liviana en el rol de captura como variante opcional, conservadora, deshabilitada por defecto y fail-open.</w:t>
              </w:r>
            </w:ins>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E">
            <w:pPr>
              <w:widowControl w:val="1"/>
              <w:spacing w:after="0" w:line="480" w:lineRule="auto"/>
              <w:ind w:firstLine="0"/>
              <w:rPr>
                <w:sz w:val="28"/>
                <w:szCs w:val="28"/>
              </w:rPr>
            </w:pPr>
            <w:commentRangeEnd w:id="5"/>
            <w:r w:rsidDel="00000000" w:rsidR="00000000" w:rsidRPr="00000000">
              <w:commentReference w:id="5"/>
            </w:r>
            <w:r w:rsidDel="00000000" w:rsidR="00000000" w:rsidRPr="00000000">
              <w:rPr>
                <w:sz w:val="21"/>
                <w:szCs w:val="21"/>
                <w:rtl w:val="0"/>
              </w:rPr>
              <w:t xml:space="preserve">La variante puede reducir carga sin transformar el borde en fuente de verdad ni ocultar descartes, porque el flujo base continúa disponible y comparable.</w:t>
            </w:r>
            <w:r w:rsidDel="00000000" w:rsidR="00000000" w:rsidRPr="00000000">
              <w:rPr>
                <w:rtl w:val="0"/>
              </w:rPr>
            </w:r>
          </w:p>
        </w:tc>
      </w:tr>
      <w:tr>
        <w:trPr>
          <w:cantSplit w:val="1"/>
          <w:tblHeader w:val="0"/>
        </w:trPr>
        <w:tc>
          <w:tcPr>
            <w:tcBorders>
              <w:top w:color="000000" w:space="0" w:sz="0" w:val="nil"/>
            </w:tcBorders>
            <w:tcMar>
              <w:top w:w="70.0" w:type="dxa"/>
              <w:bottom w:w="70.0" w:type="dxa"/>
            </w:tcMar>
          </w:tcPr>
          <w:p w:rsidR="00000000" w:rsidDel="00000000" w:rsidP="00000000" w:rsidRDefault="00000000" w:rsidRPr="00000000" w14:paraId="0000009F">
            <w:pPr>
              <w:widowControl w:val="1"/>
              <w:spacing w:after="0" w:line="480" w:lineRule="auto"/>
              <w:ind w:firstLine="0"/>
              <w:rPr>
                <w:sz w:val="28"/>
                <w:szCs w:val="28"/>
              </w:rPr>
            </w:pPr>
            <w:r w:rsidDel="00000000" w:rsidR="00000000" w:rsidRPr="00000000">
              <w:rPr>
                <w:sz w:val="21"/>
                <w:szCs w:val="21"/>
                <w:rtl w:val="0"/>
              </w:rPr>
              <w:t xml:space="preserve">DA-12</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A0">
            <w:pPr>
              <w:widowControl w:val="1"/>
              <w:spacing w:after="0" w:line="480" w:lineRule="auto"/>
              <w:ind w:firstLine="0"/>
              <w:rPr>
                <w:sz w:val="28"/>
                <w:szCs w:val="28"/>
              </w:rPr>
            </w:pPr>
            <w:r w:rsidDel="00000000" w:rsidR="00000000" w:rsidRPr="00000000">
              <w:rPr>
                <w:sz w:val="21"/>
                <w:szCs w:val="21"/>
                <w:rtl w:val="0"/>
              </w:rPr>
              <w:t xml:space="preserve">Versionar prompts y vocabulario activo por corrida.</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A1">
            <w:pPr>
              <w:widowControl w:val="1"/>
              <w:spacing w:after="0" w:line="480" w:lineRule="auto"/>
              <w:ind w:firstLine="0"/>
              <w:rPr>
                <w:sz w:val="28"/>
                <w:szCs w:val="28"/>
              </w:rPr>
            </w:pPr>
            <w:r w:rsidDel="00000000" w:rsidR="00000000" w:rsidRPr="00000000">
              <w:rPr>
                <w:sz w:val="21"/>
                <w:szCs w:val="21"/>
                <w:rtl w:val="0"/>
              </w:rPr>
              <w:t xml:space="preserve">Garantiza la reproducibilidad y comparación entre formulaciones.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A2">
            <w:pPr>
              <w:widowControl w:val="1"/>
              <w:spacing w:after="0" w:line="480" w:lineRule="auto"/>
              <w:ind w:firstLine="0"/>
              <w:rPr>
                <w:sz w:val="28"/>
                <w:szCs w:val="28"/>
              </w:rPr>
            </w:pPr>
            <w:r w:rsidDel="00000000" w:rsidR="00000000" w:rsidRPr="00000000">
              <w:rPr>
                <w:sz w:val="21"/>
                <w:szCs w:val="21"/>
                <w:rtl w:val="0"/>
              </w:rPr>
              <w:t xml:space="preserve">DA-13</w:t>
            </w:r>
            <w:r w:rsidDel="00000000" w:rsidR="00000000" w:rsidRPr="00000000">
              <w:rPr>
                <w:rtl w:val="0"/>
              </w:rPr>
            </w:r>
          </w:p>
        </w:tc>
        <w:tc>
          <w:tcPr>
            <w:tcMar>
              <w:top w:w="70.0" w:type="dxa"/>
              <w:bottom w:w="70.0" w:type="dxa"/>
            </w:tcMar>
          </w:tcPr>
          <w:p w:rsidR="00000000" w:rsidDel="00000000" w:rsidP="00000000" w:rsidRDefault="00000000" w:rsidRPr="00000000" w14:paraId="000000A3">
            <w:pPr>
              <w:widowControl w:val="1"/>
              <w:spacing w:after="0" w:line="480" w:lineRule="auto"/>
              <w:ind w:firstLine="0"/>
              <w:rPr>
                <w:sz w:val="28"/>
                <w:szCs w:val="28"/>
              </w:rPr>
            </w:pPr>
            <w:r w:rsidDel="00000000" w:rsidR="00000000" w:rsidRPr="00000000">
              <w:rPr>
                <w:sz w:val="21"/>
                <w:szCs w:val="21"/>
                <w:rtl w:val="0"/>
              </w:rPr>
              <w:t xml:space="preserve">Registrar toda alerta interna antes de aplicar políticas de supresión o entrega externa.</w:t>
            </w:r>
            <w:r w:rsidDel="00000000" w:rsidR="00000000" w:rsidRPr="00000000">
              <w:rPr>
                <w:rtl w:val="0"/>
              </w:rPr>
            </w:r>
          </w:p>
        </w:tc>
        <w:tc>
          <w:tcPr>
            <w:tcMar>
              <w:top w:w="70.0" w:type="dxa"/>
              <w:bottom w:w="70.0" w:type="dxa"/>
            </w:tcMar>
          </w:tcPr>
          <w:p w:rsidR="00000000" w:rsidDel="00000000" w:rsidP="00000000" w:rsidRDefault="00000000" w:rsidRPr="00000000" w14:paraId="000000A4">
            <w:pPr>
              <w:widowControl w:val="1"/>
              <w:spacing w:after="0" w:line="480" w:lineRule="auto"/>
              <w:ind w:firstLine="0"/>
              <w:rPr>
                <w:sz w:val="28"/>
                <w:szCs w:val="28"/>
              </w:rPr>
            </w:pPr>
            <w:r w:rsidDel="00000000" w:rsidR="00000000" w:rsidRPr="00000000">
              <w:rPr>
                <w:sz w:val="21"/>
                <w:szCs w:val="21"/>
                <w:rtl w:val="0"/>
              </w:rPr>
              <w:t xml:space="preserve">Preserva la semántica y la medición del episodio; el </w:t>
            </w:r>
            <w:r w:rsidDel="00000000" w:rsidR="00000000" w:rsidRPr="00000000">
              <w:rPr>
                <w:rFonts w:ascii="Courier New" w:cs="Courier New" w:eastAsia="Courier New" w:hAnsi="Courier New"/>
                <w:sz w:val="20"/>
                <w:szCs w:val="20"/>
                <w:rtl w:val="0"/>
              </w:rPr>
              <w:t xml:space="preserve">cooldown</w:t>
            </w:r>
            <w:r w:rsidDel="00000000" w:rsidR="00000000" w:rsidRPr="00000000">
              <w:rPr>
                <w:sz w:val="21"/>
                <w:szCs w:val="21"/>
                <w:rtl w:val="0"/>
              </w:rPr>
              <w:t xml:space="preserve">, la limitación de tasa y la idempotencia pertenecen al tramo de distribución.</w:t>
            </w:r>
            <w:r w:rsidDel="00000000" w:rsidR="00000000" w:rsidRPr="00000000">
              <w:rPr>
                <w:rtl w:val="0"/>
              </w:rPr>
            </w:r>
          </w:p>
        </w:tc>
      </w:tr>
    </w:tbl>
    <w:p w:rsidR="00000000" w:rsidDel="00000000" w:rsidP="00000000" w:rsidRDefault="00000000" w:rsidRPr="00000000" w14:paraId="000000A5">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Su materialización y verificación se documentan en la sección 17.4.</w:t>
      </w:r>
    </w:p>
    <w:p w:rsidR="00000000" w:rsidDel="00000000" w:rsidP="00000000" w:rsidRDefault="00000000" w:rsidRPr="00000000" w14:paraId="000000A6">
      <w:pPr>
        <w:widowControl w:val="1"/>
        <w:spacing w:after="0" w:before="0" w:line="480" w:lineRule="auto"/>
        <w:ind w:left="0" w:firstLine="720"/>
        <w:rPr>
          <w:del w:id="9080" w:author="Claude" w:date="2026-09-03T12:00:00Z"/>
        </w:rPr>
      </w:pPr>
      <w:del w:id="9077" w:author="Claude" w:date="2026-09-03T12:00:00Z">
        <w:r w:rsidDel="00000000" w:rsidR="00000000" w:rsidRPr="00000000">
          <w:rPr>
            <w:rtl w:val="0"/>
          </w:rPr>
          <w:delText xml:space="preserve">Las decisiones DA-08 y DA-09 deben leerse de manera conjunta. La plataforma no utiliza el almacenamiento continuo de video crudo como mecanismo ordinario de trazabilidad; la reconstrucción experimental se apoya principalmente en eventos, metadatos, identificadores, métricas y referencias controladas. Sin embargo, la validación con captura continua, la revisión técnica o la defensa académica pueden requerir evidencia visual demostrativa. Por ello, se admite la generación de clips breves, </w:delText>
        </w:r>
      </w:del>
      <w:del w:id="9078" w:author="Claude" w:date="2026-09-03T12:00:00Z">
        <w:r w:rsidDel="00000000" w:rsidR="00000000" w:rsidRPr="00000000">
          <w:rPr>
            <w:rFonts w:ascii="Courier New" w:cs="Courier New" w:eastAsia="Courier New" w:hAnsi="Courier New"/>
            <w:sz w:val="21"/>
            <w:szCs w:val="21"/>
            <w:rtl w:val="0"/>
          </w:rPr>
          <w:delText xml:space="preserve">snapshot</w:delText>
        </w:r>
      </w:del>
      <w:del w:id="9079" w:author="Claude" w:date="2026-09-03T12:00:00Z">
        <w:r w:rsidDel="00000000" w:rsidR="00000000" w:rsidRPr="00000000">
          <w:rPr>
            <w:rtl w:val="0"/>
          </w:rPr>
          <w:delText xml:space="preserve">s o recortes anotados, siempre que estén justificados y cuenten con criterios explícitos de acceso, retención y anonimización.</w:delText>
        </w:r>
      </w:del>
    </w:p>
    <w:p w:rsidR="00000000" w:rsidDel="00000000" w:rsidP="00000000" w:rsidRDefault="00000000" w:rsidRPr="00000000" w14:paraId="000000A7">
      <w:pPr>
        <w:widowControl w:val="1"/>
        <w:spacing w:after="0" w:before="0" w:line="480" w:lineRule="auto"/>
        <w:ind w:firstLine="720"/>
        <w:rPr>
          <w:del w:id="9082" w:author="Claude" w:date="2026-09-03T12:00:00Z"/>
        </w:rPr>
      </w:pPr>
      <w:del w:id="9081" w:author="Claude" w:date="2026-09-03T12:00:00Z">
        <w:r w:rsidDel="00000000" w:rsidR="00000000" w:rsidRPr="00000000">
          <w:rPr>
            <w:rtl w:val="0"/>
          </w:rPr>
          <w:delText xml:space="preserve">La DA-13 complementa esta separación: para el núcleo del prototipo experimental, la alerta válida es el evento interno registrado por la plataforma. Cualquier notificación externa debe tratarse como una salida derivada, no bloqueante y medible por separado.</w:delText>
        </w:r>
      </w:del>
    </w:p>
    <w:p w:rsidR="00000000" w:rsidDel="00000000" w:rsidP="00000000" w:rsidRDefault="00000000" w:rsidRPr="00000000" w14:paraId="000000A8">
      <w:pPr>
        <w:widowControl w:val="1"/>
        <w:spacing w:after="0" w:before="0" w:line="480" w:lineRule="auto"/>
        <w:ind w:firstLine="720"/>
        <w:rPr>
          <w:del w:id="9084" w:author="Claude" w:date="2026-09-03T12:00:00Z"/>
        </w:rPr>
      </w:pPr>
      <w:del w:id="9083" w:author="Claude" w:date="2026-09-03T12:00:00Z">
        <w:r w:rsidDel="00000000" w:rsidR="00000000" w:rsidRPr="00000000">
          <w:rPr>
            <w:rtl w:val="0"/>
          </w:rPr>
          <w:delText xml:space="preserve">A estas decisiones se agregan tres precisiones de lectura arquitectónica: DBE y EBE se tratan como escenarios experimentales y no como topologías físicas; la diferencia entre fuentes reproducibles y fuentes en vivo condiciona los criterios de control de ritmo y trazabilidad temporal; y la distribución física de componentes no forma parte del compromiso conceptual de esta etapa.</w:delText>
        </w:r>
      </w:del>
    </w:p>
    <w:p w:rsidR="00000000" w:rsidDel="00000000" w:rsidP="00000000" w:rsidRDefault="00000000" w:rsidRPr="00000000" w14:paraId="000000A9">
      <w:pPr>
        <w:pStyle w:val="Heading3"/>
        <w:keepNext w:val="1"/>
        <w:widowControl w:val="1"/>
        <w:spacing w:after="0" w:before="0" w:line="480" w:lineRule="auto"/>
        <w:ind w:firstLine="0"/>
        <w:rPr>
          <w:del w:id="9086" w:author="Claude" w:date="2026-09-03T12:00:00Z"/>
        </w:rPr>
      </w:pPr>
      <w:bookmarkStart w:colFirst="0" w:colLast="0" w:name="_heading=h.qask9611vcdm" w:id="7"/>
      <w:bookmarkEnd w:id="7"/>
      <w:del w:id="9085" w:author="Claude" w:date="2026-09-03T12:00:00Z">
        <w:r w:rsidDel="00000000" w:rsidR="00000000" w:rsidRPr="00000000">
          <w:rPr>
            <w:rtl w:val="0"/>
          </w:rPr>
          <w:delText xml:space="preserve">17.3.4. Principios arquitectónicos adoptados</w:delText>
        </w:r>
      </w:del>
    </w:p>
    <w:p w:rsidR="00000000" w:rsidDel="00000000" w:rsidP="00000000" w:rsidRDefault="00000000" w:rsidRPr="00000000" w14:paraId="000000AA">
      <w:pPr>
        <w:widowControl w:val="1"/>
        <w:spacing w:after="0" w:before="0" w:line="480" w:lineRule="auto"/>
        <w:ind w:firstLine="720"/>
        <w:rPr>
          <w:del w:id="9088" w:author="Claude" w:date="2026-09-03T12:00:00Z"/>
        </w:rPr>
      </w:pPr>
      <w:del w:id="9087" w:author="Claude" w:date="2026-09-03T12:00:00Z">
        <w:r w:rsidDel="00000000" w:rsidR="00000000" w:rsidRPr="00000000">
          <w:rPr>
            <w:rtl w:val="0"/>
          </w:rPr>
          <w:delText xml:space="preserve">Las decisiones enumeradas en la Tabla 41 se articulan alrededor de cuatro principios que orientarán la lectura del diseño en las secciones siguientes. </w:delText>
        </w:r>
      </w:del>
    </w:p>
    <w:p w:rsidR="00000000" w:rsidDel="00000000" w:rsidP="00000000" w:rsidRDefault="00000000" w:rsidRPr="00000000" w14:paraId="000000AB">
      <w:pPr>
        <w:widowControl w:val="1"/>
        <w:spacing w:after="0" w:before="0" w:line="480" w:lineRule="auto"/>
        <w:ind w:firstLine="720"/>
        <w:rPr>
          <w:del w:id="9092" w:author="Claude" w:date="2026-09-03T12:00:00Z"/>
        </w:rPr>
      </w:pPr>
      <w:del w:id="9089" w:author="Claude" w:date="2026-09-03T12:00:00Z">
        <w:r w:rsidDel="00000000" w:rsidR="00000000" w:rsidRPr="00000000">
          <w:rPr>
            <w:rtl w:val="0"/>
          </w:rPr>
          <w:delText xml:space="preserve">El primero es la </w:delText>
        </w:r>
      </w:del>
      <w:del w:id="9090" w:author="Claude" w:date="2026-09-03T12:00:00Z">
        <w:r w:rsidDel="00000000" w:rsidR="00000000" w:rsidRPr="00000000">
          <w:rPr>
            <w:b w:val="1"/>
            <w:bCs w:val="1"/>
            <w:rtl w:val="0"/>
          </w:rPr>
          <w:delText xml:space="preserve">separación entre ruta crítica y lógica de control</w:delText>
        </w:r>
      </w:del>
      <w:del w:id="9091" w:author="Claude" w:date="2026-09-03T12:00:00Z">
        <w:r w:rsidDel="00000000" w:rsidR="00000000" w:rsidRPr="00000000">
          <w:rPr>
            <w:rtl w:val="0"/>
          </w:rPr>
          <w:delText xml:space="preserve">: la inferencia y la publicación de evidencia perceptiva (DA-01, DA-02) deben mantenerse desacopladas de la evaluación de patrones, la persistencia, los reportes y las notificaciones externas, de modo que ninguna tarea posterior pueda bloquear el procesamiento visual. </w:delText>
        </w:r>
      </w:del>
    </w:p>
    <w:p w:rsidR="00000000" w:rsidDel="00000000" w:rsidP="00000000" w:rsidRDefault="00000000" w:rsidRPr="00000000" w14:paraId="000000AC">
      <w:pPr>
        <w:widowControl w:val="1"/>
        <w:spacing w:after="0" w:before="0" w:line="480" w:lineRule="auto"/>
        <w:ind w:firstLine="720"/>
        <w:rPr>
          <w:del w:id="9096" w:author="Claude" w:date="2026-09-03T12:00:00Z"/>
        </w:rPr>
      </w:pPr>
      <w:del w:id="9093" w:author="Claude" w:date="2026-09-03T12:00:00Z">
        <w:r w:rsidDel="00000000" w:rsidR="00000000" w:rsidRPr="00000000">
          <w:rPr>
            <w:rtl w:val="0"/>
          </w:rPr>
          <w:delText xml:space="preserve">El segundo es la </w:delText>
        </w:r>
      </w:del>
      <w:del w:id="9094" w:author="Claude" w:date="2026-09-03T12:00:00Z">
        <w:r w:rsidDel="00000000" w:rsidR="00000000" w:rsidRPr="00000000">
          <w:rPr>
            <w:b w:val="1"/>
            <w:bCs w:val="1"/>
            <w:rtl w:val="0"/>
          </w:rPr>
          <w:delText xml:space="preserve">modularidad por contratos</w:delText>
        </w:r>
      </w:del>
      <w:del w:id="9095" w:author="Claude" w:date="2026-09-03T12:00:00Z">
        <w:r w:rsidDel="00000000" w:rsidR="00000000" w:rsidRPr="00000000">
          <w:rPr>
            <w:rtl w:val="0"/>
          </w:rPr>
          <w:delText xml:space="preserve">: fuentes, modelos, prompts, detecciones, patrones y métricas deben intercambiarse mediante estructuras explícitas (DA-05, DA-12), evitando dependencias internas que dificulten la sustitución o la evaluación comparativa. </w:delText>
        </w:r>
      </w:del>
    </w:p>
    <w:p w:rsidR="00000000" w:rsidDel="00000000" w:rsidP="00000000" w:rsidRDefault="00000000" w:rsidRPr="00000000" w14:paraId="000000AD">
      <w:pPr>
        <w:widowControl w:val="1"/>
        <w:spacing w:after="0" w:before="0" w:line="480" w:lineRule="auto"/>
        <w:ind w:firstLine="720"/>
        <w:rPr>
          <w:del w:id="9100" w:author="Claude" w:date="2026-09-03T12:00:00Z"/>
        </w:rPr>
      </w:pPr>
      <w:del w:id="9097" w:author="Claude" w:date="2026-09-03T12:00:00Z">
        <w:r w:rsidDel="00000000" w:rsidR="00000000" w:rsidRPr="00000000">
          <w:rPr>
            <w:rtl w:val="0"/>
          </w:rPr>
          <w:delText xml:space="preserve">El tercero es la </w:delText>
        </w:r>
      </w:del>
      <w:del w:id="9098" w:author="Claude" w:date="2026-09-03T12:00:00Z">
        <w:r w:rsidDel="00000000" w:rsidR="00000000" w:rsidRPr="00000000">
          <w:rPr>
            <w:b w:val="1"/>
            <w:bCs w:val="1"/>
            <w:rtl w:val="0"/>
          </w:rPr>
          <w:delText xml:space="preserve">trazabilidad experimental</w:delText>
        </w:r>
      </w:del>
      <w:del w:id="9099" w:author="Claude" w:date="2026-09-03T12:00:00Z">
        <w:r w:rsidDel="00000000" w:rsidR="00000000" w:rsidRPr="00000000">
          <w:rPr>
            <w:rtl w:val="0"/>
          </w:rPr>
          <w:delText xml:space="preserve">: toda alerta debe poder reconstruirse a partir de la configuración de corrida, los eventos de percepción, el patrón evaluado y las métricas registradas (DA-03, DA-04, DA-13). </w:delText>
        </w:r>
      </w:del>
    </w:p>
    <w:p w:rsidR="00000000" w:rsidDel="00000000" w:rsidP="00000000" w:rsidRDefault="00000000" w:rsidRPr="00000000" w14:paraId="000000AE">
      <w:pPr>
        <w:widowControl w:val="1"/>
        <w:spacing w:after="0" w:before="0" w:line="480" w:lineRule="auto"/>
        <w:ind w:firstLine="720"/>
        <w:rPr>
          <w:del w:id="9104" w:author="Claude" w:date="2026-09-03T12:00:00Z"/>
        </w:rPr>
      </w:pPr>
      <w:del w:id="9101" w:author="Claude" w:date="2026-09-03T12:00:00Z">
        <w:r w:rsidDel="00000000" w:rsidR="00000000" w:rsidRPr="00000000">
          <w:rPr>
            <w:rtl w:val="0"/>
          </w:rPr>
          <w:delText xml:space="preserve">El cuarto es la </w:delText>
        </w:r>
      </w:del>
      <w:del w:id="9102" w:author="Claude" w:date="2026-09-03T12:00:00Z">
        <w:r w:rsidDel="00000000" w:rsidR="00000000" w:rsidRPr="00000000">
          <w:rPr>
            <w:b w:val="1"/>
            <w:bCs w:val="1"/>
            <w:rtl w:val="0"/>
          </w:rPr>
          <w:delText xml:space="preserve">medición desde el diseño</w:delText>
        </w:r>
      </w:del>
      <w:del w:id="9103" w:author="Claude" w:date="2026-09-03T12:00:00Z">
        <w:r w:rsidDel="00000000" w:rsidR="00000000" w:rsidRPr="00000000">
          <w:rPr>
            <w:rtl w:val="0"/>
          </w:rPr>
          <w:delText xml:space="preserve">: tiempos, FPS, descartes, errores y estados de patrón deben instrumentarse desde las primeras corridas, dado que forman parte de la validez experimental del prototipo. </w:delText>
        </w:r>
      </w:del>
    </w:p>
    <w:p w:rsidR="00000000" w:rsidDel="00000000" w:rsidP="00000000" w:rsidRDefault="00000000" w:rsidRPr="00000000" w14:paraId="000000AF">
      <w:pPr>
        <w:widowControl w:val="1"/>
        <w:spacing w:after="0" w:before="0" w:line="480" w:lineRule="auto"/>
        <w:ind w:firstLine="720"/>
        <w:rPr/>
        <w:sectPr>
          <w:type w:val="nextPage"/>
          <w:pgSz w:h="15840" w:w="12240" w:orient="portrait"/>
          <w:pgMar w:bottom="1440" w:top="1440" w:left="1440" w:right="1440" w:header="720" w:footer="720"/>
        </w:sectPr>
      </w:pPr>
      <w:del w:id="9105" w:author="Claude" w:date="2026-09-03T12:00:00Z">
        <w:r w:rsidDel="00000000" w:rsidR="00000000" w:rsidRPr="00000000">
          <w:rPr>
            <w:rtl w:val="0"/>
          </w:rPr>
          <w:delText xml:space="preserve">A estos principios se suma el criterio transversal de </w:delText>
        </w:r>
      </w:del>
      <w:del w:id="9106" w:author="Claude" w:date="2026-09-03T12:00:00Z">
        <w:r w:rsidDel="00000000" w:rsidR="00000000" w:rsidRPr="00000000">
          <w:rPr>
            <w:b w:val="1"/>
            <w:bCs w:val="1"/>
            <w:rtl w:val="0"/>
          </w:rPr>
          <w:delText xml:space="preserve">evolución incremental</w:delText>
        </w:r>
      </w:del>
      <w:del w:id="9107" w:author="Claude" w:date="2026-09-03T12:00:00Z">
        <w:r w:rsidDel="00000000" w:rsidR="00000000" w:rsidRPr="00000000">
          <w:rPr>
            <w:rtl w:val="0"/>
          </w:rPr>
          <w:delText xml:space="preserve">: las capacidades condicionadas (DA-06, DA-07, DA-11) deben incorporarse sin desplazar el núcleo de Nivel 1 ni convertirse en dependencias del flujo base.</w:delText>
        </w:r>
      </w:del>
      <w:ins w:id="9108" w:author="Claude" w:date="2026-09-03T12:00:00Z">
        <w:r>
          <w:rPr>
            <w:rtl w:val="0"/>
          </w:rPr>
          <w:t xml:space="preserve">A esos cuatro ejes se suma un criterio transversal de </w:t>
        </w:r>
        <w:r>
          <w:rPr>
            <w:b w:val="1"/>
            <w:bCs w:val="1"/>
            <w:rtl w:val="0"/>
          </w:rPr>
          <w:t xml:space="preserve">evolución incremental</w:t>
        </w:r>
        <w:r>
          <w:rPr>
            <w:rtl w:val="0"/>
          </w:rPr>
          <w:t xml:space="preserve">, por el cual las capacidades condicionadas (DA-06, DA-07, DA-11) se incorporan sin desplazar el núcleo ni convertirse en dependencias del flujo base.</w:t>
        </w:r>
      </w:ins>
    </w:p>
    <w:p w:rsidR="00000000" w:rsidDel="00000000" w:rsidP="00000000" w:rsidRDefault="00000000" w:rsidRPr="00000000" w14:paraId="000000B0">
      <w:pPr>
        <w:pStyle w:val="Heading3"/>
        <w:keepNext w:val="1"/>
        <w:widowControl w:val="1"/>
        <w:spacing w:after="0" w:before="0" w:line="480" w:lineRule="auto"/>
        <w:ind w:firstLine="0"/>
        <w:rPr/>
      </w:pPr>
      <w:bookmarkStart w:colFirst="0" w:colLast="0" w:name="_heading=h.gvnkzmtj1nla" w:id="8"/>
      <w:bookmarkEnd w:id="8"/>
      <w:del w:id="9109" w:author="Claude" w:date="2026-09-03T12:00:00Z">
        <w:r w:rsidDel="00000000" w:rsidR="00000000" w:rsidRPr="00000000">
          <w:rPr>
            <w:rtl w:val="0"/>
          </w:rPr>
          <w:delText xml:space="preserve">17.3.5. Vista general de la arquitectura propuesta</w:delText>
        </w:r>
      </w:del>
      <w:ins w:id="9110" w:author="Claude" w:date="2026-09-03T12:00:00Z">
        <w:r>
          <w:rPr>
            <w:rtl w:val="0"/>
          </w:rPr>
          <w:t xml:space="preserve">17.3.3. Vista general y patrones de acople</w:t>
        </w:r>
      </w:ins>
    </w:p>
    <w:p w:rsidR="00000000" w:rsidDel="00000000" w:rsidP="00000000" w:rsidRDefault="00000000" w:rsidRPr="00000000" w14:paraId="000000B1">
      <w:pPr>
        <w:widowControl w:val="1"/>
        <w:spacing w:after="0" w:before="0" w:line="480" w:lineRule="auto"/>
        <w:ind w:firstLine="720"/>
        <w:rPr/>
      </w:pPr>
      <w:del w:id="9111" w:author="Claude" w:date="2026-09-03T12:00:00Z">
        <w:r w:rsidDel="00000000" w:rsidR="00000000" w:rsidRPr="00000000">
          <w:rPr>
            <w:rtl w:val="0"/>
          </w:rPr>
          <w:delText xml:space="preserve">La plataforma E-OVRT-VDP se organiza como una arquitectura lógica por bloques, orientada a procesar fuentes de video, generar evidencia perceptiva, evaluar patrones de riesgo y conservar resultados reconstruibles. Esta vista no representa una distribución obligatoria en procesos, servicios o nodos físicos independientes, sino una separación de responsabilidades que permite mantener el sistema modular, medible y trazable.</w:delText>
        </w:r>
      </w:del>
      <w:ins w:id="9112" w:author="Claude" w:date="2026-09-03T12:00:00Z">
        <w:r>
          <w:rPr>
            <w:rtl w:val="0"/>
          </w:rPr>
          <w:t xml:space="preserve">La plataforma se organiza como una arquitectura lógica por bloques que procesa fuentes de video, genera evidencia perceptiva, evalúa patrones de riesgo y conserva resultados reconstruibles. La vista separa responsabilidades y no prescribe una distribución obligatoria en procesos, servicios o nodos físicos.</w:t>
        </w:r>
      </w:ins>
    </w:p>
    <w:p w:rsidR="00000000" w:rsidDel="00000000" w:rsidP="00000000" w:rsidRDefault="00000000" w:rsidRPr="00000000" w14:paraId="000000B2">
      <w:pPr>
        <w:widowControl w:val="1"/>
        <w:spacing w:after="0" w:before="0" w:line="480" w:lineRule="auto"/>
        <w:ind w:firstLine="720"/>
        <w:rPr>
          <w:del w:id="9118" w:author="Claude" w:date="2026-09-03T12:00:00Z"/>
        </w:rPr>
      </w:pPr>
      <w:del w:id="9113" w:author="Claude" w:date="2026-09-03T12:00:00Z">
        <w:r w:rsidDel="00000000" w:rsidR="00000000" w:rsidRPr="00000000">
          <w:rPr>
            <w:rtl w:val="0"/>
          </w:rPr>
          <w:delText xml:space="preserve">La arquitectura distingue un flujo principal y un conjunto de capacidades de soporte. La configuración experimental actúa de forma transversal sobre ese flujo: define las condiciones de cada corrida —escenario, modelo, prompts activos, umbrales, políticas de evidencia y parámetros de ejecución— para asegurar reproducibilidad sin intervenir directamente en el procesamiento </w:delText>
        </w:r>
      </w:del>
      <w:del w:id="9114" w:author="Claude" w:date="2026-09-03T12:00:00Z">
        <w:r w:rsidDel="00000000" w:rsidR="00000000" w:rsidRPr="00000000">
          <w:rPr>
            <w:rFonts w:ascii="Courier New" w:cs="Courier New" w:eastAsia="Courier New" w:hAnsi="Courier New"/>
            <w:sz w:val="21"/>
            <w:szCs w:val="21"/>
            <w:rtl w:val="0"/>
          </w:rPr>
          <w:delText xml:space="preserve">frame</w:delText>
        </w:r>
      </w:del>
      <w:del w:id="9115" w:author="Claude" w:date="2026-09-03T12:00:00Z">
        <w:r w:rsidDel="00000000" w:rsidR="00000000" w:rsidRPr="00000000">
          <w:rPr>
            <w:rtl w:val="0"/>
          </w:rPr>
          <w:delText xml:space="preserve"> a </w:delText>
        </w:r>
      </w:del>
      <w:del w:id="9116" w:author="Claude" w:date="2026-09-03T12:00:00Z">
        <w:r w:rsidDel="00000000" w:rsidR="00000000" w:rsidRPr="00000000">
          <w:rPr>
            <w:rFonts w:ascii="Courier New" w:cs="Courier New" w:eastAsia="Courier New" w:hAnsi="Courier New"/>
            <w:sz w:val="21"/>
            <w:szCs w:val="21"/>
            <w:rtl w:val="0"/>
          </w:rPr>
          <w:delText xml:space="preserve">frame</w:delText>
        </w:r>
      </w:del>
      <w:del w:id="9117" w:author="Claude" w:date="2026-09-03T12:00:00Z">
        <w:r w:rsidDel="00000000" w:rsidR="00000000" w:rsidRPr="00000000">
          <w:rPr>
            <w:rtl w:val="0"/>
          </w:rPr>
          <w:delText xml:space="preserve">. </w:delText>
        </w:r>
      </w:del>
    </w:p>
    <w:p w:rsidR="00000000" w:rsidDel="00000000" w:rsidP="00000000" w:rsidRDefault="00000000" w:rsidRPr="00000000" w14:paraId="000000B3">
      <w:pPr>
        <w:widowControl w:val="1"/>
        <w:spacing w:after="0" w:before="0" w:line="480" w:lineRule="auto"/>
        <w:ind w:firstLine="720"/>
        <w:rPr/>
      </w:pPr>
      <w:del w:id="9119" w:author="Claude" w:date="2026-09-03T12:00:00Z">
        <w:r w:rsidDel="00000000" w:rsidR="00000000" w:rsidRPr="00000000">
          <w:rPr>
            <w:b w:val="0"/>
            <w:bCs w:val="0"/>
            <w:i w:val="0"/>
            <w:iCs w:val="0"/>
            <w:rtl w:val="0"/>
          </w:rPr>
          <w:delText xml:space="preserve">El flujo principal parte de fuentes visuales externas, como datasets, vídeos locales, cámaras o flujos de </w:delText>
        </w:r>
      </w:del>
      <w:del w:id="9120" w:author="Claude" w:date="2026-09-03T12:00:00Z">
        <w:r w:rsidDel="00000000" w:rsidR="00000000" w:rsidRPr="00000000">
          <w:rPr>
            <w:rFonts w:ascii="Courier New" w:cs="Courier New" w:eastAsia="Courier New" w:hAnsi="Courier New"/>
            <w:b w:val="0"/>
            <w:bCs w:val="0"/>
            <w:i w:val="0"/>
            <w:iCs w:val="0"/>
            <w:sz w:val="21"/>
            <w:szCs w:val="21"/>
            <w:rtl w:val="0"/>
          </w:rPr>
          <w:delText xml:space="preserve">streaming</w:delText>
        </w:r>
      </w:del>
      <w:del w:id="9121" w:author="Claude" w:date="2026-09-03T12:00:00Z">
        <w:r w:rsidDel="00000000" w:rsidR="00000000" w:rsidRPr="00000000">
          <w:rPr>
            <w:b w:val="0"/>
            <w:bCs w:val="0"/>
            <w:i w:val="0"/>
            <w:iCs w:val="0"/>
            <w:rtl w:val="0"/>
          </w:rPr>
          <w:delText xml:space="preserve">. El plano de medios comienza en el adaptador de ingesta visual, que encapsula los distintos orígenes bajo una representación común. Desde ese punto se concentra la ruta crítica: lectura o captura, decodificación cuando corresponde, control de ritmo, normalización, inferencia open-vocabulary, postproceso y publicación de evidencia perceptiva normalizada. El plano no depende de tareas posteriores para continuar procesando unidades visuales.</w:delText>
        </w:r>
      </w:del>
      <w:ins w:id="9122" w:author="Claude" w:date="2026-09-03T12:00:00Z">
        <w:r>
          <w:rPr>
            <w:rtl w:val="0"/>
          </w:rPr>
          <w:t xml:space="preserve">El flujo principal parte de fuentes visuales externas, como datasets, videos locales, cámaras o flujos de streaming, y entra al plano de medios por el adaptador de ingesta visual, que encapsula los distintos orígenes bajo una representación común. Desde ese punto se concentra la ruta crítica, que va de la lectura o la captura hasta la publicación de evidencia perceptiva normalizada. El plano no depende de tareas posteriores para continuar procesando unidades visuales. La configuración experimental atraviesa ese flujo y define las condiciones de cada corrida, entre ellas el escenario, el modelo, los prompts activos, los umbrales, las políticas de evidencia y los parámetros de ejecución, sin intervenir en el procesamiento frame a frame.</w:t>
        </w:r>
      </w:ins>
      <w:r w:rsidDel="00000000" w:rsidR="00000000" w:rsidRPr="00000000">
        <w:rPr>
          <w:rtl w:val="0"/>
        </w:rPr>
      </w:r>
    </w:p>
    <w:p w:rsidR="00000000" w:rsidDel="00000000" w:rsidP="00000000" w:rsidRDefault="00000000" w:rsidRPr="00000000" w14:paraId="000000B4">
      <w:pPr>
        <w:widowControl w:val="1"/>
        <w:spacing w:after="0" w:before="0" w:line="480" w:lineRule="auto"/>
        <w:ind w:firstLine="720"/>
        <w:rPr/>
      </w:pPr>
      <w:del w:id="9123" w:author="Claude" w:date="2026-09-03T12:00:00Z">
        <w:r w:rsidDel="00000000" w:rsidR="00000000" w:rsidRPr="00000000">
          <w:rPr>
            <w:rtl w:val="0"/>
          </w:rPr>
          <w:delText xml:space="preserve">A partir de los eventos publicados, el plano de control interpreta la evidencia producida por el plano de medios: evalúa patrones, administra estados de corrida y registra alertas asistivas internas cuando se confirma una condición de riesgo. Las alertas confirmadas se publican por un bus dedicado hacia el módulo de distribución, que aplica la política de notificación y registra los resultados de entrega sin bloquear al motor de patrones. El ciclo de vida de ambos planos y del módulo de distribución se gobierna mediante interfaces </w:delText>
        </w:r>
      </w:del>
      <w:del w:id="9124" w:author="Claude" w:date="2026-09-03T12:00:00Z">
        <w:r w:rsidDel="00000000" w:rsidR="00000000" w:rsidRPr="00000000">
          <w:rPr>
            <w:rFonts w:ascii="Courier New" w:cs="Courier New" w:eastAsia="Courier New" w:hAnsi="Courier New"/>
            <w:sz w:val="21"/>
            <w:szCs w:val="21"/>
            <w:rtl w:val="0"/>
          </w:rPr>
          <w:delText xml:space="preserve">HTTP</w:delText>
        </w:r>
      </w:del>
      <w:del w:id="9125" w:author="Claude" w:date="2026-09-03T12:00:00Z">
        <w:r w:rsidDel="00000000" w:rsidR="00000000" w:rsidRPr="00000000">
          <w:rPr>
            <w:rtl w:val="0"/>
          </w:rPr>
          <w:delText xml:space="preserve"> independientes; la interfaz de inspección y el orquestador experimental gobiernan el ciclo de vida mediante las interfaces de gobierno de cada módulo y no consumen directamente los buses.</w:delText>
        </w:r>
      </w:del>
      <w:ins w:id="9126" w:author="Claude" w:date="2026-09-03T12:00:00Z">
        <w:r>
          <w:rPr>
            <w:rtl w:val="0"/>
          </w:rPr>
          <w:t xml:space="preserve">A partir de los eventos publicados, el plano de control evalúa patrones, administra estados de corrida y registra alertas asistivas internas cuando confirma una condición de riesgo. Las alertas confirmadas viajan por un bus dedicado hacia el módulo de distribución. El ciclo de vida de los tres módulos se gobierna mediante interfaces independientes, que la interfaz de inspección y el orquestador experimental utilizan sin consumir los buses.</w:t>
        </w:r>
      </w:ins>
    </w:p>
    <w:p w:rsidR="00000000" w:rsidDel="00000000" w:rsidP="00000000" w:rsidRDefault="00000000" w:rsidRPr="00000000" w14:paraId="000000B5">
      <w:pPr>
        <w:widowControl w:val="1"/>
        <w:spacing w:after="0" w:before="0" w:line="480" w:lineRule="auto"/>
        <w:ind w:firstLine="720"/>
        <w:rPr/>
      </w:pPr>
      <w:del w:id="9127" w:author="Claude" w:date="2026-09-03T12:00:00Z">
        <w:r w:rsidDel="00000000" w:rsidR="00000000" w:rsidRPr="00000000">
          <w:rPr>
            <w:rtl w:val="0"/>
          </w:rPr>
          <w:delText xml:space="preserve">Finalmente, la trazabilidad, la observabilidad y la inspección se agrupan en el bloque de soporte experimental, que no constituye una etapa lineal del flujo </w:delText>
        </w:r>
      </w:del>
      <w:del w:id="9128" w:author="Claude" w:date="2026-09-03T12:00:00Z">
        <w:r w:rsidDel="00000000" w:rsidR="00000000" w:rsidRPr="00000000">
          <w:rPr>
            <w:rFonts w:ascii="Courier New" w:cs="Courier New" w:eastAsia="Courier New" w:hAnsi="Courier New"/>
            <w:sz w:val="21"/>
            <w:szCs w:val="21"/>
            <w:rtl w:val="0"/>
          </w:rPr>
          <w:delText xml:space="preserve">frame</w:delText>
        </w:r>
      </w:del>
      <w:del w:id="9129" w:author="Claude" w:date="2026-09-03T12:00:00Z">
        <w:r w:rsidDel="00000000" w:rsidR="00000000" w:rsidRPr="00000000">
          <w:rPr>
            <w:rtl w:val="0"/>
          </w:rPr>
          <w:delText xml:space="preserve"> a </w:delText>
        </w:r>
      </w:del>
      <w:del w:id="9130" w:author="Claude" w:date="2026-09-03T12:00:00Z">
        <w:r w:rsidDel="00000000" w:rsidR="00000000" w:rsidRPr="00000000">
          <w:rPr>
            <w:rFonts w:ascii="Courier New" w:cs="Courier New" w:eastAsia="Courier New" w:hAnsi="Courier New"/>
            <w:sz w:val="21"/>
            <w:szCs w:val="21"/>
            <w:rtl w:val="0"/>
          </w:rPr>
          <w:delText xml:space="preserve">frame</w:delText>
        </w:r>
      </w:del>
      <w:del w:id="9131" w:author="Claude" w:date="2026-09-03T12:00:00Z">
        <w:r w:rsidDel="00000000" w:rsidR="00000000" w:rsidRPr="00000000">
          <w:rPr>
            <w:rtl w:val="0"/>
          </w:rPr>
          <w:delText xml:space="preserve"> sino una capacidad transversal. Este bloque conserva evidencia reconstruible, consolida telemetría técnica y permite revisar corridas, métricas, alertas y resultados experimentales sin interferir con la ruta crítica del plano de medios.</w:delText>
        </w:r>
      </w:del>
      <w:ins w:id="9132" w:author="Claude" w:date="2026-09-03T12:00:00Z">
        <w:r>
          <w:rPr>
            <w:rtl w:val="0"/>
          </w:rPr>
          <w:t xml:space="preserve">La trazabilidad, la observabilidad y la inspección se agrupan en el bloque de soporte experimental, que es una capacidad transversal y no una etapa del flujo frame a frame. Ese bloque conserva evidencia reconstruible, consolida telemetría técnica y permite revisar corridas, métricas, alertas y resultados sin interferir con la ruta crítica. La Figura 4.1 presenta esa organización.</w:t>
        </w:r>
      </w:ins>
    </w:p>
    <w:p w:rsidR="00000000" w:rsidDel="00000000" w:rsidP="00000000" w:rsidRDefault="00000000" w:rsidRPr="00000000" w14:paraId="000000B6">
      <w:pPr>
        <w:keepNext w:val="1"/>
        <w:widowControl w:val="1"/>
        <w:spacing w:after="0" w:before="0" w:line="480" w:lineRule="auto"/>
        <w:ind w:left="0" w:firstLine="72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B7">
      <w:pPr>
        <w:keepNext w:val="1"/>
        <w:widowControl w:val="1"/>
        <w:spacing w:after="0" w:before="0" w:line="480" w:lineRule="auto"/>
        <w:ind w:left="0" w:firstLine="720"/>
        <w:rPr/>
      </w:pPr>
      <w:r w:rsidDel="00000000" w:rsidR="00000000" w:rsidRPr="00000000">
        <w:rPr>
          <w:b w:val="0"/>
          <w:bCs w:val="0"/>
          <w:i w:val="1"/>
          <w:iCs w:val="1"/>
          <w:rtl w:val="0"/>
        </w:rPr>
        <w:t xml:space="preserve">Vista conceptual de la arquitectura E-OVRT-VDP</w:t>
      </w:r>
      <w:r w:rsidDel="00000000" w:rsidR="00000000" w:rsidRPr="00000000">
        <w:rPr>
          <w:rtl w:val="0"/>
        </w:rPr>
      </w:r>
    </w:p>
    <w:p w:rsidR="00000000" w:rsidDel="00000000" w:rsidP="00000000" w:rsidRDefault="00000000" w:rsidRPr="00000000" w14:paraId="000000B8">
      <w:pPr>
        <w:widowControl w:val="1"/>
        <w:spacing w:after="0" w:before="0" w:line="480" w:lineRule="auto"/>
        <w:ind w:left="0" w:firstLine="720"/>
        <w:rPr/>
      </w:pPr>
      <w:r w:rsidDel="00000000" w:rsidR="00000000" w:rsidRPr="00000000">
        <w:rPr/>
        <w:drawing>
          <wp:inline distB="114300" distT="114300" distL="114300" distR="114300">
            <wp:extent cx="5860802" cy="2511772"/>
            <wp:effectExtent b="0" l="0" r="0" t="0"/>
            <wp:docPr descr="Vista conceptual de la arquitectura lógica de E-OVRT-VDP." id="22" name="image2.png"/>
            <a:graphic>
              <a:graphicData uri="http://schemas.openxmlformats.org/drawingml/2006/picture">
                <pic:pic>
                  <pic:nvPicPr>
                    <pic:cNvPr descr="Vista conceptual de la arquitectura lógica de E-OVRT-VDP." id="0" name="image2.png"/>
                    <pic:cNvPicPr preferRelativeResize="0"/>
                  </pic:nvPicPr>
                  <pic:blipFill>
                    <a:blip r:embed="rId9"/>
                    <a:srcRect b="0" l="0" r="0" t="0"/>
                    <a:stretch>
                      <a:fillRect/>
                    </a:stretch>
                  </pic:blipFill>
                  <pic:spPr>
                    <a:xfrm>
                      <a:off x="0" y="0"/>
                      <a:ext cx="5860802" cy="251177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1"/>
        <w:spacing w:after="0" w:before="0" w:line="480" w:lineRule="auto"/>
        <w:ind w:left="0" w:firstLine="720"/>
        <w:rPr/>
      </w:pPr>
      <w:del w:id="9133" w:author="Claude" w:date="2026-09-03T12:00:00Z">
        <w:r w:rsidDel="00000000" w:rsidR="00000000" w:rsidRPr="00000000">
          <w:rPr>
            <w:i w:val="1"/>
            <w:iCs w:val="1"/>
            <w:rtl w:val="0"/>
          </w:rPr>
          <w:delText xml:space="preserve">Nota. </w:delText>
        </w:r>
      </w:del>
      <w:del w:id="9134" w:author="Claude" w:date="2026-09-03T12:00:00Z">
        <w:r w:rsidDel="00000000" w:rsidR="00000000" w:rsidRPr="00000000">
          <w:rPr>
            <w:rtl w:val="0"/>
          </w:rPr>
          <w:delText xml:space="preserve">La figura presenta una vista lógica de alto nivel. Las flechas sólidas representan el flujo principal de datos y eventos; las flechas punteadas representan influencia de configuración o capacidades de soporte. La figura no debe interpretarse como una distribución física obligatoria ni como una asignación definitiva a tecnologías específicas.</w:delText>
        </w:r>
      </w:del>
      <w:ins w:id="9135" w:author="Claude" w:date="2026-09-03T12:00:00Z">
        <w:r>
          <w:rPr>
            <w:b w:val="1"/>
            <w:bCs w:val="1"/>
            <w:rtl w:val="0"/>
          </w:rPr>
          <w:t xml:space="preserve">Nota.</w:t>
        </w:r>
        <w:r>
          <w:rPr>
            <w:rtl w:val="0"/>
          </w:rPr>
          <w:t xml:space="preserve"> La figura presenta una vista lógica de alto nivel. Las flechas sólidas representan el flujo principal de datos y eventos, y las punteadas, la influencia de la configuración o las capacidades de soporte. La vista no prescribe una distribución física ni una asignación definitiva a tecnologías específicas.</w:t>
        </w:r>
      </w:ins>
    </w:p>
    <w:p w:rsidR="00000000" w:rsidDel="00000000" w:rsidP="00000000" w:rsidRDefault="00000000" w:rsidRPr="00000000" w14:paraId="000000BA">
      <w:pPr>
        <w:widowControl w:val="1"/>
        <w:spacing w:after="0" w:before="0" w:line="480" w:lineRule="auto"/>
        <w:ind w:firstLine="720"/>
        <w:rPr/>
      </w:pPr>
      <w:del w:id="9136" w:author="Claude" w:date="2026-09-03T12:00:00Z">
        <w:r w:rsidDel="00000000" w:rsidR="00000000" w:rsidRPr="00000000">
          <w:rPr>
            <w:rtl w:val="0"/>
          </w:rPr>
          <w:delText xml:space="preserve">La materialización de esta vista distingue dos patrones de acople complementarios. El gobierno de las corridas se realiza mediante interfaces </w:delText>
        </w:r>
      </w:del>
      <w:del w:id="9137" w:author="Claude" w:date="2026-09-03T12:00:00Z">
        <w:r w:rsidDel="00000000" w:rsidR="00000000" w:rsidRPr="00000000">
          <w:rPr>
            <w:rFonts w:ascii="Courier New" w:cs="Courier New" w:eastAsia="Courier New" w:hAnsi="Courier New"/>
            <w:sz w:val="21"/>
            <w:szCs w:val="21"/>
            <w:rtl w:val="0"/>
          </w:rPr>
          <w:delText xml:space="preserve">HTTP</w:delText>
        </w:r>
      </w:del>
      <w:del w:id="9138" w:author="Claude" w:date="2026-09-03T12:00:00Z">
        <w:r w:rsidDel="00000000" w:rsidR="00000000" w:rsidRPr="00000000">
          <w:rPr>
            <w:rtl w:val="0"/>
          </w:rPr>
          <w:delText xml:space="preserve"> gobernadas por configuración en los tres módulos ejecutables. Se adopta </w:delText>
        </w:r>
      </w:del>
      <w:del w:id="9139" w:author="Claude" w:date="2026-09-03T12:00:00Z">
        <w:r w:rsidDel="00000000" w:rsidR="00000000" w:rsidRPr="00000000">
          <w:rPr>
            <w:rFonts w:ascii="Courier New" w:cs="Courier New" w:eastAsia="Courier New" w:hAnsi="Courier New"/>
            <w:sz w:val="21"/>
            <w:szCs w:val="21"/>
            <w:rtl w:val="0"/>
          </w:rPr>
          <w:delText xml:space="preserve">HTTP</w:delText>
        </w:r>
      </w:del>
      <w:del w:id="9140" w:author="Claude" w:date="2026-09-03T12:00:00Z">
        <w:r w:rsidDel="00000000" w:rsidR="00000000" w:rsidRPr="00000000">
          <w:rPr>
            <w:rtl w:val="0"/>
          </w:rPr>
          <w:delText xml:space="preserve"> porque el ciclo de vida de una corrida —crear, consultar, cancelar y cerrar— tiene semántica de solicitud y respuesta, admite múltiples clientes sin acoplarlos entre sí y permite disponer los módulos en un mismo host o en hosts distintos sin modificar su lógica; el gobierno por configuración garantiza que cada corrida declare sus parámetros en lugar de heredarlos de constantes ocultas. El intercambio de datos en ejecución se realiza mediante un bus </w:delText>
        </w:r>
      </w:del>
      <w:del w:id="9141" w:author="Claude" w:date="2026-09-03T12:00:00Z">
        <w:r w:rsidDel="00000000" w:rsidR="00000000" w:rsidRPr="00000000">
          <w:rPr>
            <w:rFonts w:ascii="Courier New" w:cs="Courier New" w:eastAsia="Courier New" w:hAnsi="Courier New"/>
            <w:sz w:val="21"/>
            <w:szCs w:val="21"/>
            <w:rtl w:val="0"/>
          </w:rPr>
          <w:delText xml:space="preserve">ZeroMQ</w:delText>
        </w:r>
      </w:del>
      <w:del w:id="9142" w:author="Claude" w:date="2026-09-03T12:00:00Z">
        <w:r w:rsidDel="00000000" w:rsidR="00000000" w:rsidRPr="00000000">
          <w:rPr>
            <w:rtl w:val="0"/>
          </w:rPr>
          <w:delText xml:space="preserve"> con patrón publicador-suscriptor y serialización binaria </w:delText>
        </w:r>
      </w:del>
      <w:del w:id="9143" w:author="Claude" w:date="2026-09-03T12:00:00Z">
        <w:r w:rsidDel="00000000" w:rsidR="00000000" w:rsidRPr="00000000">
          <w:rPr>
            <w:rFonts w:ascii="Courier New" w:cs="Courier New" w:eastAsia="Courier New" w:hAnsi="Courier New"/>
            <w:sz w:val="21"/>
            <w:szCs w:val="21"/>
            <w:rtl w:val="0"/>
          </w:rPr>
          <w:delText xml:space="preserve">msgpack</w:delText>
        </w:r>
      </w:del>
      <w:del w:id="9144" w:author="Claude" w:date="2026-09-03T12:00:00Z">
        <w:r w:rsidDel="00000000" w:rsidR="00000000" w:rsidRPr="00000000">
          <w:rPr>
            <w:rtl w:val="0"/>
          </w:rPr>
          <w:delText xml:space="preserve">: un canal de detecciones entre los planos y un canal de alertas hacia la distribución. Se adopta </w:delText>
        </w:r>
      </w:del>
      <w:del w:id="9145" w:author="Claude" w:date="2026-09-03T12:00:00Z">
        <w:r w:rsidDel="00000000" w:rsidR="00000000" w:rsidRPr="00000000">
          <w:rPr>
            <w:rFonts w:ascii="Courier New" w:cs="Courier New" w:eastAsia="Courier New" w:hAnsi="Courier New"/>
            <w:sz w:val="21"/>
            <w:szCs w:val="21"/>
            <w:rtl w:val="0"/>
          </w:rPr>
          <w:delText xml:space="preserve">ZeroMQ</w:delText>
        </w:r>
      </w:del>
      <w:del w:id="9146" w:author="Claude" w:date="2026-09-03T12:00:00Z">
        <w:r w:rsidDel="00000000" w:rsidR="00000000" w:rsidRPr="00000000">
          <w:rPr>
            <w:rtl w:val="0"/>
          </w:rPr>
          <w:delText xml:space="preserve"> porque ofrece transporte de baja latencia sin requerir un broker como dependencia adicional del prototipo, y el patrón publicador-suscriptor desacopla al productor de sus consumidores sin bloquear la ruta crítica; </w:delText>
        </w:r>
      </w:del>
      <w:del w:id="9147" w:author="Claude" w:date="2026-09-03T12:00:00Z">
        <w:r w:rsidDel="00000000" w:rsidR="00000000" w:rsidRPr="00000000">
          <w:rPr>
            <w:rFonts w:ascii="Courier New" w:cs="Courier New" w:eastAsia="Courier New" w:hAnsi="Courier New"/>
            <w:sz w:val="21"/>
            <w:szCs w:val="21"/>
            <w:rtl w:val="0"/>
          </w:rPr>
          <w:delText xml:space="preserve">msgpack</w:delText>
        </w:r>
      </w:del>
      <w:del w:id="9148" w:author="Claude" w:date="2026-09-03T12:00:00Z">
        <w:r w:rsidDel="00000000" w:rsidR="00000000" w:rsidRPr="00000000">
          <w:rPr>
            <w:rtl w:val="0"/>
          </w:rPr>
          <w:delText xml:space="preserve"> reduce el costo de serialización respecto del texto plano conservando estructuras autodescriptivas. La durabilidad no se le exige al canal: cada hecho se persiste en archivos </w:delText>
        </w:r>
      </w:del>
      <w:del w:id="9149" w:author="Claude" w:date="2026-09-03T12:00:00Z">
        <w:r w:rsidDel="00000000" w:rsidR="00000000" w:rsidRPr="00000000">
          <w:rPr>
            <w:rFonts w:ascii="Courier New" w:cs="Courier New" w:eastAsia="Courier New" w:hAnsi="Courier New"/>
            <w:sz w:val="21"/>
            <w:szCs w:val="21"/>
            <w:rtl w:val="0"/>
          </w:rPr>
          <w:delText xml:space="preserve">JSONL</w:delText>
        </w:r>
      </w:del>
      <w:del w:id="9150" w:author="Claude" w:date="2026-09-03T12:00:00Z">
        <w:r w:rsidDel="00000000" w:rsidR="00000000" w:rsidRPr="00000000">
          <w:rPr>
            <w:rtl w:val="0"/>
          </w:rPr>
          <w:delText xml:space="preserve"> de sólo adición antes de publicarse, de modo que la evidencia pueda releerse y reevaluarse sin depender de la mensajería. La persistencia </w:delText>
        </w:r>
      </w:del>
      <w:del w:id="9151" w:author="Claude" w:date="2026-09-03T12:00:00Z">
        <w:r w:rsidDel="00000000" w:rsidR="00000000" w:rsidRPr="00000000">
          <w:rPr>
            <w:rFonts w:ascii="Courier New" w:cs="Courier New" w:eastAsia="Courier New" w:hAnsi="Courier New"/>
            <w:sz w:val="21"/>
            <w:szCs w:val="21"/>
            <w:rtl w:val="0"/>
          </w:rPr>
          <w:delText xml:space="preserve">JSONL</w:delText>
        </w:r>
      </w:del>
      <w:del w:id="9152" w:author="Claude" w:date="2026-09-03T12:00:00Z">
        <w:r w:rsidDel="00000000" w:rsidR="00000000" w:rsidRPr="00000000">
          <w:rPr>
            <w:rtl w:val="0"/>
          </w:rPr>
          <w:delText xml:space="preserve"> cumple esa función de durabilidad y relectura —inspeccionable, de sólo adición y sin introducir una base de datos como dependencia del núcleo— y no constituye un tercer patrón de acople. </w:delText>
        </w:r>
      </w:del>
      <w:del w:id="9153" w:author="Claude" w:date="2026-09-03T12:00:00Z">
        <w:r w:rsidDel="00000000" w:rsidR="00000000" w:rsidRPr="00000000">
          <w:rPr>
            <w:rFonts w:ascii="Courier New" w:cs="Courier New" w:eastAsia="Courier New" w:hAnsi="Courier New"/>
            <w:sz w:val="21"/>
            <w:szCs w:val="21"/>
            <w:rtl w:val="0"/>
          </w:rPr>
          <w:delText xml:space="preserve">HTTP</w:delText>
        </w:r>
      </w:del>
      <w:del w:id="9154" w:author="Claude" w:date="2026-09-03T12:00:00Z">
        <w:r w:rsidDel="00000000" w:rsidR="00000000" w:rsidRPr="00000000">
          <w:rPr>
            <w:rtl w:val="0"/>
          </w:rPr>
          <w:delText xml:space="preserve"> gobierna configuración y ciclo de vida; el bus transporta hechos de ejecución.</w:delText>
        </w:r>
      </w:del>
      <w:ins w:id="9155" w:author="Claude" w:date="2026-09-03T12:00:00Z">
        <w:r>
          <w:rPr>
            <w:rtl w:val="0"/>
          </w:rPr>
          <w:t xml:space="preserve">La vista se materializa mediante dos patrones de acople complementarios. El gobierno de las corridas ocurre por interfaces </w:t>
        </w:r>
        <w:r>
          <w:rPr>
            <w:rFonts w:ascii="Courier New" w:cs="Courier New" w:eastAsia="Courier New" w:hAnsi="Courier New"/>
            <w:sz w:val="21"/>
            <w:szCs w:val="21"/>
            <w:rtl w:val="0"/>
          </w:rPr>
          <w:t xml:space="preserve">HTTP</w:t>
        </w:r>
        <w:r>
          <w:rPr>
            <w:rtl w:val="0"/>
          </w:rPr>
          <w:t xml:space="preserve"> gobernadas por configuración en los tres módulos ejecutables. Se adopta </w:t>
        </w:r>
        <w:r>
          <w:rPr>
            <w:rFonts w:ascii="Courier New" w:cs="Courier New" w:eastAsia="Courier New" w:hAnsi="Courier New"/>
            <w:sz w:val="21"/>
            <w:szCs w:val="21"/>
            <w:rtl w:val="0"/>
          </w:rPr>
          <w:t xml:space="preserve">HTTP</w:t>
        </w:r>
        <w:r>
          <w:rPr>
            <w:rtl w:val="0"/>
          </w:rPr>
          <w:t xml:space="preserve"> porque el ciclo de vida de una corrida, que abarca crear, consultar, cancelar y cerrar, tiene semántica de solicitud y respuesta, admite múltiples clientes sin acoplarlos entre sí y permite disponer los módulos en un mismo host o en hosts distintos sin modificar su lógica. El gobierno por configuración obliga a que cada corrida declare sus parámetros en lugar de heredarlos de constantes ocultas.</w:t>
        </w:r>
      </w:ins>
    </w:p>
    <w:p>
      <w:pPr>
        <w:widowControl w:val="1"/>
        <w:spacing w:after="0" w:before="0" w:line="480" w:lineRule="auto"/>
        <w:ind w:firstLine="720"/>
        <w:rPr>
          <w:ins w:id="9156" w:author="Claude" w:date="2026-09-03T12:00:00Z"/>
        </w:rPr>
      </w:pPr>
      <w:ins w:id="9157" w:author="Claude" w:date="2026-09-03T12:00:00Z">
        <w:r>
          <w:rPr>
            <w:rtl w:val="0"/>
          </w:rPr>
          <w:t xml:space="preserve">El intercambio de datos en ejecución ocurre mediante un bus </w:t>
        </w:r>
        <w:r>
          <w:rPr>
            <w:rFonts w:ascii="Courier New" w:cs="Courier New" w:eastAsia="Courier New" w:hAnsi="Courier New"/>
            <w:sz w:val="21"/>
            <w:szCs w:val="21"/>
            <w:rtl w:val="0"/>
          </w:rPr>
          <w:t xml:space="preserve">ZeroMQ</w:t>
        </w:r>
        <w:r>
          <w:rPr>
            <w:rtl w:val="0"/>
          </w:rPr>
          <w:t xml:space="preserve"> con patrón publicador-suscriptor y serialización binaria </w:t>
        </w:r>
        <w:r>
          <w:rPr>
            <w:rFonts w:ascii="Courier New" w:cs="Courier New" w:eastAsia="Courier New" w:hAnsi="Courier New"/>
            <w:sz w:val="21"/>
            <w:szCs w:val="21"/>
            <w:rtl w:val="0"/>
          </w:rPr>
          <w:t xml:space="preserve">msgpack</w:t>
        </w:r>
        <w:r>
          <w:rPr>
            <w:rtl w:val="0"/>
          </w:rPr>
          <w:t xml:space="preserve">, con un canal de detecciones entre los planos y un canal de alertas hacia la distribución. Se adopta </w:t>
        </w:r>
        <w:r>
          <w:rPr>
            <w:rFonts w:ascii="Courier New" w:cs="Courier New" w:eastAsia="Courier New" w:hAnsi="Courier New"/>
            <w:sz w:val="21"/>
            <w:szCs w:val="21"/>
            <w:rtl w:val="0"/>
          </w:rPr>
          <w:t xml:space="preserve">ZeroMQ</w:t>
        </w:r>
        <w:r>
          <w:rPr>
            <w:rtl w:val="0"/>
          </w:rPr>
          <w:t xml:space="preserve"> porque ofrece transporte de baja latencia sin requerir un broker como dependencia adicional del prototipo, y porque el patrón publicador-suscriptor desacopla al productor de sus consumidores sin bloquear la ruta crítica. </w:t>
        </w:r>
        <w:r>
          <w:rPr>
            <w:rFonts w:ascii="Courier New" w:cs="Courier New" w:eastAsia="Courier New" w:hAnsi="Courier New"/>
            <w:sz w:val="21"/>
            <w:szCs w:val="21"/>
            <w:rtl w:val="0"/>
          </w:rPr>
          <w:t xml:space="preserve">msgpack</w:t>
        </w:r>
        <w:r>
          <w:rPr>
            <w:rtl w:val="0"/>
          </w:rPr>
          <w:t xml:space="preserve"> reduce el costo de serialización respecto del texto plano y conserva estructuras autodescriptivas.</w:t>
        </w:r>
      </w:ins>
    </w:p>
    <w:p>
      <w:pPr>
        <w:widowControl w:val="1"/>
        <w:spacing w:after="0" w:before="0" w:line="480" w:lineRule="auto"/>
        <w:ind w:firstLine="720"/>
        <w:rPr>
          <w:ins w:id="9158" w:author="Claude" w:date="2026-09-03T12:00:00Z"/>
        </w:rPr>
      </w:pPr>
      <w:ins w:id="9159" w:author="Claude" w:date="2026-09-03T12:00:00Z">
        <w:r>
          <w:rPr>
            <w:rtl w:val="0"/>
          </w:rPr>
          <w:t xml:space="preserve">La durabilidad no se le exige al canal. Cada hecho se persiste en archivos </w:t>
        </w:r>
        <w:r>
          <w:rPr>
            <w:rFonts w:ascii="Courier New" w:cs="Courier New" w:eastAsia="Courier New" w:hAnsi="Courier New"/>
            <w:sz w:val="21"/>
            <w:szCs w:val="21"/>
            <w:rtl w:val="0"/>
          </w:rPr>
          <w:t xml:space="preserve">JSONL</w:t>
        </w:r>
        <w:r>
          <w:rPr>
            <w:rtl w:val="0"/>
          </w:rPr>
          <w:t xml:space="preserve"> de sólo adición antes de publicarse, de modo que la evidencia pueda releerse y reevaluarse sin depender de la mensajería. El gobierno fija la configuración y el ciclo de vida, el bus transporta los hechos de ejecución y la persistencia sostiene la relectura sin constituir un tercer patrón de acople.</w:t>
        </w:r>
      </w:ins>
    </w:p>
    <w:p w:rsidR="00000000" w:rsidDel="00000000" w:rsidP="00000000" w:rsidRDefault="00000000" w:rsidRPr="00000000" w14:paraId="000000BB">
      <w:pPr>
        <w:widowControl w:val="1"/>
        <w:spacing w:after="0" w:before="0" w:line="480" w:lineRule="auto"/>
        <w:ind w:firstLine="720"/>
        <w:rPr/>
        <w:sectPr>
          <w:type w:val="continuous"/>
          <w:pgSz w:h="15840" w:w="12240" w:orient="portrait"/>
          <w:pgMar w:bottom="1440" w:top="1440" w:left="1440" w:right="1440" w:header="720" w:footer="720"/>
        </w:sectPr>
      </w:pPr>
      <w:del w:id="9160" w:author="Claude" w:date="2026-09-03T12:00:00Z">
        <w:r w:rsidDel="00000000" w:rsidR="00000000" w:rsidRPr="00000000">
          <w:rPr>
            <w:rtl w:val="0"/>
          </w:rPr>
          <w:delText xml:space="preserve">En conjunto, esta organización permite que el procesamiento de video, la interpretación de patrones, la distribución de alertas y el análisis experimental se mantengan separados y coordinados mediante contratos explícitos, favoreciendo la reproducibilidad y la evaluación controlada del prototipo.</w:delText>
        </w:r>
      </w:del>
      <w:ins w:id="9161" w:author="Claude" w:date="2026-09-03T12:00:00Z">
        <w:r>
          <w:rPr>
            <w:rtl w:val="0"/>
          </w:rPr>
          <w:t xml:space="preserve">Esta organización mantiene separados, y coordinados por contratos explícitos, el procesamiento de video, la interpretación de patrones, la distribución de alertas y el análisis experimental.</w:t>
        </w:r>
      </w:ins>
    </w:p>
    <w:p w:rsidR="00000000" w:rsidDel="00000000" w:rsidP="00000000" w:rsidRDefault="00000000" w:rsidRPr="00000000" w14:paraId="000000BC">
      <w:pPr>
        <w:pStyle w:val="Heading3"/>
        <w:keepNext w:val="1"/>
        <w:widowControl w:val="1"/>
        <w:spacing w:after="0" w:before="0" w:line="480" w:lineRule="auto"/>
        <w:ind w:firstLine="0"/>
        <w:rPr/>
      </w:pPr>
      <w:bookmarkStart w:colFirst="0" w:colLast="0" w:name="_heading=h.9dtc7i7jde8l" w:id="9"/>
      <w:bookmarkEnd w:id="9"/>
      <w:del w:id="9162" w:author="Claude" w:date="2026-09-03T12:00:00Z">
        <w:r w:rsidDel="00000000" w:rsidR="00000000" w:rsidRPr="00000000">
          <w:rPr>
            <w:rtl w:val="0"/>
          </w:rPr>
          <w:delText xml:space="preserve">17.3.6. Configuración experimental y diseño de prompts</w:delText>
        </w:r>
      </w:del>
      <w:ins w:id="9163" w:author="Claude" w:date="2026-09-03T12:00:00Z">
        <w:r>
          <w:rPr>
            <w:rtl w:val="0"/>
          </w:rPr>
          <w:t xml:space="preserve">17.3.4. Configuración experimental, vocabulario y estrategia del núcleo</w:t>
        </w:r>
      </w:ins>
    </w:p>
    <w:p w:rsidR="00000000" w:rsidDel="00000000" w:rsidP="00000000" w:rsidRDefault="00000000" w:rsidRPr="00000000" w14:paraId="000000BD">
      <w:pPr>
        <w:widowControl w:val="1"/>
        <w:spacing w:after="0" w:before="0" w:line="480" w:lineRule="auto"/>
        <w:ind w:firstLine="720"/>
        <w:rPr/>
      </w:pPr>
      <w:del w:id="9164" w:author="Claude" w:date="2026-09-03T12:00:00Z">
        <w:r w:rsidDel="00000000" w:rsidR="00000000" w:rsidRPr="00000000">
          <w:rPr>
            <w:rtl w:val="0"/>
          </w:rPr>
          <w:delText xml:space="preserve">La configuración experimental concentra las decisiones que gobiernan una corrida de evaluación de la plataforma experimental. Su función es declarar, de manera explícita y reproducible, el escenario, la fuente visual, el modelo OVD, los prompts activos, los umbrales, la política de muestreo, los módulos habilitados, los criterios de patrón, la política de evidencia y la instrumentación de métricas.</w:delText>
        </w:r>
      </w:del>
      <w:ins w:id="9165" w:author="Claude" w:date="2026-09-03T12:00:00Z">
        <w:r>
          <w:rPr>
            <w:rtl w:val="0"/>
          </w:rPr>
          <w:t xml:space="preserve">La configuración experimental concentra las decisiones que gobiernan una corrida y declara de manera explícita y reproducible el escenario, la fuente visual, el modelo OVD, los prompts activos, los umbrales, la política de muestreo, los módulos habilitados, los criterios de patrón, la política de evidencia y la instrumentación de métricas. Al fijarlas antes de la ejecución, separa la definición de las condiciones del procesamiento efectivo de frames y eventos, y permite que cada detección, transición de patrón, alerta interna, métrica o evidencia conservada se asocie con una configuración efectiva de corrida.</w:t>
        </w:r>
      </w:ins>
    </w:p>
    <w:p w:rsidR="00000000" w:rsidDel="00000000" w:rsidP="00000000" w:rsidRDefault="00000000" w:rsidRPr="00000000" w14:paraId="000000BE">
      <w:pPr>
        <w:widowControl w:val="1"/>
        <w:spacing w:after="0" w:before="0" w:line="480" w:lineRule="auto"/>
        <w:ind w:firstLine="720"/>
        <w:rPr/>
      </w:pPr>
      <w:del w:id="9166" w:author="Claude" w:date="2026-09-03T12:00:00Z">
        <w:r w:rsidDel="00000000" w:rsidR="00000000" w:rsidRPr="00000000">
          <w:rPr>
            <w:rtl w:val="0"/>
          </w:rPr>
          <w:delText xml:space="preserve">Esta sección materializa, en términos arquitectónicos, definiciones establecidas en la consolidación metodológica. Las condiciones de riesgo, los escenarios, las métricas y los criterios de prompting pasan a expresarse como parámetros ejecutables que condicionan al plano de medios y al plano de control. De este modo, cada detección, transición de patrón, alerta interna, métrica o evidencia conservada puede asociarse con una configuración efectiva de corrida.</w:delText>
        </w:r>
      </w:del>
      <w:ins w:id="9167" w:author="Claude" w:date="2026-09-03T12:00:00Z">
        <w:r>
          <w:rPr>
            <w:rtl w:val="0"/>
          </w:rPr>
          <w:t xml:space="preserve">Esa separación protege la ruta crítica, porque el pipeline dispone de la configuración efectiva sin consultas externas bloqueantes para decidir qué modelo ejecuta, qué prompts utiliza o qué política de muestreo aplica. También delimita la interpretación posterior de los resultados, ya que una detección sólo resulta experimentalmente útil si puede relacionarse con su fuente, modelo, prompt, umbral, postproceso y patrón evaluado. Sin esa asociación no es posible atribuir diferencias de desempeño a una variable concreta de la corrida.</w:t>
        </w:r>
      </w:ins>
    </w:p>
    <w:p w:rsidR="00000000" w:rsidDel="00000000" w:rsidP="00000000" w:rsidRDefault="00000000" w:rsidRPr="00000000" w14:paraId="000000BF">
      <w:pPr>
        <w:widowControl w:val="1"/>
        <w:spacing w:after="0" w:before="0" w:line="480" w:lineRule="auto"/>
        <w:ind w:firstLine="720"/>
        <w:rPr>
          <w:del w:id="9169" w:author="Claude" w:date="2026-09-03T12:00:00Z"/>
        </w:rPr>
      </w:pPr>
      <w:del w:id="9168" w:author="Claude" w:date="2026-09-03T12:00:00Z">
        <w:r w:rsidDel="00000000" w:rsidR="00000000" w:rsidRPr="00000000">
          <w:rPr>
            <w:rtl w:val="0"/>
          </w:rPr>
          <w:delText xml:space="preserve">Dentro de esa configuración, los prompts se tratan como parte del vocabulario activo del experimento. En un sistema open-vocabulary, la consulta textual incide sobre la evidencia perceptiva generada; por lo tanto, debe registrarse, versionarse y mantenerse trazable hasta los resultados que contribuye a producir.</w:delText>
        </w:r>
      </w:del>
    </w:p>
    <w:p w:rsidR="00000000" w:rsidDel="00000000" w:rsidP="00000000" w:rsidRDefault="00000000" w:rsidRPr="00000000" w14:paraId="000000C0">
      <w:pPr>
        <w:pStyle w:val="Heading4"/>
        <w:keepNext w:val="1"/>
        <w:widowControl w:val="1"/>
        <w:spacing w:after="0" w:before="0" w:line="480" w:lineRule="auto"/>
        <w:ind w:firstLine="0"/>
        <w:rPr>
          <w:del w:id="9172" w:author="Claude" w:date="2026-09-03T12:00:00Z"/>
        </w:rPr>
      </w:pPr>
      <w:bookmarkStart w:colFirst="0" w:colLast="0" w:name="_heading=h.kf30dyome1l7" w:id="10"/>
      <w:bookmarkEnd w:id="10"/>
      <w:del w:id="9170" w:author="Claude" w:date="2026-09-03T12:00:00Z">
        <w:r w:rsidDel="00000000" w:rsidR="00000000" w:rsidRPr="00000000">
          <w:rPr>
            <w:i w:val="0"/>
            <w:iCs w:val="0"/>
            <w:rtl w:val="0"/>
          </w:rPr>
          <w:delText xml:space="preserve">17.3</w:delText>
        </w:r>
      </w:del>
      <w:del w:id="9171" w:author="Claude" w:date="2026-09-03T12:00:00Z">
        <w:r w:rsidDel="00000000" w:rsidR="00000000" w:rsidRPr="00000000">
          <w:rPr>
            <w:rtl w:val="0"/>
          </w:rPr>
          <w:delText xml:space="preserve">.6.1. Función arquitectónica de la configuración experimental</w:delText>
        </w:r>
      </w:del>
    </w:p>
    <w:p w:rsidR="00000000" w:rsidDel="00000000" w:rsidP="00000000" w:rsidRDefault="00000000" w:rsidRPr="00000000" w14:paraId="000000C1">
      <w:pPr>
        <w:widowControl w:val="1"/>
        <w:spacing w:after="0" w:before="0" w:line="480" w:lineRule="auto"/>
        <w:ind w:firstLine="720"/>
        <w:rPr>
          <w:del w:id="9176" w:author="Claude" w:date="2026-09-03T12:00:00Z"/>
        </w:rPr>
      </w:pPr>
      <w:del w:id="9173" w:author="Claude" w:date="2026-09-03T12:00:00Z">
        <w:r w:rsidDel="00000000" w:rsidR="00000000" w:rsidRPr="00000000">
          <w:rPr>
            <w:rtl w:val="0"/>
          </w:rPr>
          <w:delText xml:space="preserve">La configuración experimental actúa como punto de gobierno de la corrida. Antes de iniciar la ejecución, define qué se evaluará, con qué fuente, con qué modelo, con qué vocabulario activo y bajo qué criterios de interpretación. Esta función separa la definición de condiciones de ejecución del procesamiento efectivo de </w:delText>
        </w:r>
      </w:del>
      <w:del w:id="9174" w:author="Claude" w:date="2026-09-03T12:00:00Z">
        <w:r w:rsidDel="00000000" w:rsidR="00000000" w:rsidRPr="00000000">
          <w:rPr>
            <w:rFonts w:ascii="Courier New" w:cs="Courier New" w:eastAsia="Courier New" w:hAnsi="Courier New"/>
            <w:sz w:val="21"/>
            <w:szCs w:val="21"/>
            <w:rtl w:val="0"/>
          </w:rPr>
          <w:delText xml:space="preserve">frame</w:delText>
        </w:r>
      </w:del>
      <w:del w:id="9175" w:author="Claude" w:date="2026-09-03T12:00:00Z">
        <w:r w:rsidDel="00000000" w:rsidR="00000000" w:rsidRPr="00000000">
          <w:rPr>
            <w:rtl w:val="0"/>
          </w:rPr>
          <w:delText xml:space="preserve">s y eventos.</w:delText>
        </w:r>
      </w:del>
    </w:p>
    <w:p w:rsidR="00000000" w:rsidDel="00000000" w:rsidP="00000000" w:rsidRDefault="00000000" w:rsidRPr="00000000" w14:paraId="000000C2">
      <w:pPr>
        <w:widowControl w:val="1"/>
        <w:spacing w:after="0" w:before="0" w:line="480" w:lineRule="auto"/>
        <w:ind w:firstLine="720"/>
        <w:rPr>
          <w:del w:id="9178" w:author="Claude" w:date="2026-09-03T12:00:00Z"/>
        </w:rPr>
      </w:pPr>
      <w:del w:id="9177" w:author="Claude" w:date="2026-09-03T12:00:00Z">
        <w:r w:rsidDel="00000000" w:rsidR="00000000" w:rsidRPr="00000000">
          <w:rPr>
            <w:rtl w:val="0"/>
          </w:rPr>
          <w:delText xml:space="preserve">La separación protege la ruta crítica del plano de medios. Una vez iniciada la corrida, el pipeline debe disponer de la configuración efectiva sin depender de consultas externas bloqueantes para decidir qué modelo ejecutar, qué prompts utilizar o qué política de muestreo aplicar. La configuración gobierna la ejecución, pero no debe introducir latencia durante el procesamiento continuo.</w:delText>
        </w:r>
      </w:del>
    </w:p>
    <w:p w:rsidR="00000000" w:rsidDel="00000000" w:rsidP="00000000" w:rsidRDefault="00000000" w:rsidRPr="00000000" w14:paraId="000000C3">
      <w:pPr>
        <w:widowControl w:val="1"/>
        <w:spacing w:after="0" w:before="0" w:line="480" w:lineRule="auto"/>
        <w:ind w:firstLine="720"/>
        <w:rPr>
          <w:del w:id="9180" w:author="Claude" w:date="2026-09-03T12:00:00Z"/>
        </w:rPr>
      </w:pPr>
      <w:del w:id="9179" w:author="Claude" w:date="2026-09-03T12:00:00Z">
        <w:r w:rsidDel="00000000" w:rsidR="00000000" w:rsidRPr="00000000">
          <w:rPr>
            <w:rtl w:val="0"/>
          </w:rPr>
          <w:delText xml:space="preserve">También delimita la interpretación posterior de resultados. Una detección sólo es experimentalmente útil si puede relacionarse con su fuente, modelo, prompt, umbral, postproceso y patrón evaluado. Sin esa asociación, no sería posible atribuir diferencias de desempeño a una variable concreta de la corrida.</w:delText>
        </w:r>
      </w:del>
    </w:p>
    <w:p w:rsidR="00000000" w:rsidDel="00000000" w:rsidP="00000000" w:rsidRDefault="00000000" w:rsidRPr="00000000" w14:paraId="000000C4">
      <w:pPr>
        <w:spacing w:after="0" w:before="0" w:line="480" w:lineRule="auto"/>
        <w:ind w:firstLine="720"/>
        <w:rPr/>
      </w:pPr>
      <w:del w:id="9181" w:author="Claude" w:date="2026-09-03T12:00:00Z">
        <w:r w:rsidDel="00000000" w:rsidR="00000000" w:rsidRPr="00000000">
          <w:rPr>
            <w:rtl w:val="0"/>
          </w:rPr>
          <w:delText xml:space="preserve">Esa función de gobierno sólo se sostiene si la configuración se resuelve y se valida antes de iniciar la ejecución: una corrida cuya declaración esté incompleta debe fallar al crearse y no producir artefactos que luego resulten inatribuibles. La función se proyecta además sobre los tres destinatarios de la configuración: el plano de medios recibe los parámetros que aplica sin diseñarlos ni versionarlos, el plano de control recibe los criterios con los que evalúa, y el soporte experimental la utiliza como clave de reconstrucción, de modo que todo evento, métrica, alerta o evidencia conservada pueda rastrearse hasta la corrida que le dio origen.</w:delText>
        </w:r>
      </w:del>
      <w:ins w:id="9182" w:author="Claude" w:date="2026-09-03T12:00:00Z">
        <w:r>
          <w:rPr>
            <w:rtl w:val="0"/>
          </w:rPr>
          <w:t xml:space="preserve">El gobierno se sostiene sólo si la configuración se resuelve y se valida antes de iniciar la ejecución, de manera que una corrida con declaración incompleta falle al crearse y no produzca artefactos inatribuibles. La configuración alcanza a tres destinatarios. El plano de medios recibe los parámetros que aplica sin diseñarlos ni versionarlos, el plano de control recibe los criterios con los que evalúa y el soporte experimental la utiliza como clave de reconstrucción, de modo que todo evento, métrica, alerta o evidencia conservada pueda rastrearse hasta la corrida que le dio origen.</w:t>
        </w:r>
      </w:ins>
    </w:p>
    <w:p w:rsidR="00000000" w:rsidDel="00000000" w:rsidP="00000000" w:rsidRDefault="00000000" w:rsidRPr="00000000" w14:paraId="000000C5">
      <w:pPr>
        <w:pStyle w:val="Heading4"/>
        <w:keepNext w:val="1"/>
        <w:widowControl w:val="1"/>
        <w:spacing w:after="0" w:before="0" w:line="480" w:lineRule="auto"/>
        <w:ind w:firstLine="0"/>
        <w:rPr/>
      </w:pPr>
      <w:bookmarkStart w:colFirst="0" w:colLast="0" w:name="_heading=h.6qs86hwsv61g" w:id="11"/>
      <w:bookmarkEnd w:id="11"/>
      <w:del w:id="9183" w:author="Claude" w:date="2026-09-03T12:00:00Z">
        <w:r w:rsidDel="00000000" w:rsidR="00000000" w:rsidRPr="00000000">
          <w:rPr>
            <w:i w:val="0"/>
            <w:iCs w:val="0"/>
            <w:rtl w:val="0"/>
          </w:rPr>
          <w:delText xml:space="preserve">17.3</w:delText>
        </w:r>
      </w:del>
      <w:del w:id="9184" w:author="Claude" w:date="2026-09-03T12:00:00Z">
        <w:r w:rsidDel="00000000" w:rsidR="00000000" w:rsidRPr="00000000">
          <w:rPr>
            <w:rtl w:val="0"/>
          </w:rPr>
          <w:delText xml:space="preserve">.6.2. Configuración de corrida como artefacto de reproducibilidad</w:delText>
        </w:r>
      </w:del>
      <w:ins w:id="9185" w:author="Claude" w:date="2026-09-03T12:00:00Z">
        <w:r>
          <w:rPr>
            <w:rtl w:val="0"/>
          </w:rPr>
          <w:t xml:space="preserve">17.3.4.1. Configuración de corrida como artefacto de reproducibilidad</w:t>
        </w:r>
      </w:ins>
    </w:p>
    <w:p w:rsidR="00000000" w:rsidDel="00000000" w:rsidP="00000000" w:rsidRDefault="00000000" w:rsidRPr="00000000" w14:paraId="000000C6">
      <w:pPr>
        <w:widowControl w:val="1"/>
        <w:spacing w:after="0" w:before="0" w:line="480" w:lineRule="auto"/>
        <w:ind w:firstLine="720"/>
        <w:rPr>
          <w:b w:val="0"/>
          <w:bCs w:val="0"/>
          <w:i w:val="0"/>
          <w:iCs w:val="0"/>
        </w:rPr>
      </w:pPr>
      <w:del w:id="9186" w:author="Claude" w:date="2026-09-03T12:00:00Z">
        <w:r w:rsidDel="00000000" w:rsidR="00000000" w:rsidRPr="00000000">
          <w:rPr>
            <w:b w:val="0"/>
            <w:bCs w:val="0"/>
            <w:i w:val="0"/>
            <w:iCs w:val="0"/>
            <w:rtl w:val="0"/>
          </w:rPr>
          <w:delText xml:space="preserve">La configuración de corrida se materializa como un manifiesto de experimento que referencia y congela las configuraciones efectivas de cada componente. Esta separación responde a que el plano de medios, el plano de control y el tramo de distribución poseen ciclos de vida y destinatarios distintos; una configuración monolítica no tendría un único consumidor ni permitiría reconstruir con precisión qué versión recibió cada servicio.</w:delText>
        </w:r>
      </w:del>
      <w:ins w:id="9187" w:author="Claude" w:date="2026-09-03T12:00:00Z">
        <w:r>
          <w:rPr>
            <w:rtl w:val="0"/>
          </w:rPr>
          <w:t xml:space="preserve">La configuración de corrida se materializa como un manifiesto de experimento que referencia y congela las configuraciones efectivas de cada componente. El plano de medios, el plano de control y el tramo de distribución tienen ciclos de vida y destinatarios distintos, y una configuración monolítica no tendría un único consumidor ni permitiría reconstruir con precisión qué versión recibió cada servicio.</w:t>
        </w:r>
      </w:ins>
    </w:p>
    <w:p w:rsidR="00000000" w:rsidDel="00000000" w:rsidP="00000000" w:rsidRDefault="00000000" w:rsidRPr="00000000" w14:paraId="000000C7">
      <w:pPr>
        <w:widowControl w:val="1"/>
        <w:spacing w:after="0" w:before="0" w:line="480" w:lineRule="auto"/>
        <w:ind w:firstLine="720"/>
        <w:rPr/>
      </w:pPr>
      <w:del w:id="9188" w:author="Claude" w:date="2026-09-03T12:00:00Z">
        <w:r w:rsidDel="00000000" w:rsidR="00000000" w:rsidRPr="00000000">
          <w:rPr>
            <w:rtl w:val="0"/>
          </w:rPr>
          <w:delText xml:space="preserve">En este trabajo, se denomina ejecución experimental a la unidad lógica que agrupa las ejecuciones independientes de los componentes que participan en una misma instancia del experimento. Esta unidad se identifica mediante un </w:delText>
        </w:r>
      </w:del>
      <w:del w:id="9189" w:author="Claude" w:date="2026-09-03T12:00:00Z">
        <w:r w:rsidDel="00000000" w:rsidR="00000000" w:rsidRPr="00000000">
          <w:rPr>
            <w:rFonts w:ascii="Courier New" w:cs="Courier New" w:eastAsia="Courier New" w:hAnsi="Courier New"/>
            <w:sz w:val="21"/>
            <w:szCs w:val="21"/>
            <w:rtl w:val="0"/>
          </w:rPr>
          <w:delText xml:space="preserve">experiment_id</w:delText>
        </w:r>
      </w:del>
      <w:del w:id="9190" w:author="Claude" w:date="2026-09-03T12:00:00Z">
        <w:r w:rsidDel="00000000" w:rsidR="00000000" w:rsidRPr="00000000">
          <w:rPr>
            <w:rtl w:val="0"/>
          </w:rPr>
          <w:delTex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delText>
        </w:r>
      </w:del>
      <w:ins w:id="9191" w:author="Claude" w:date="2026-09-03T12:00:00Z">
        <w:r>
          <w:rPr>
            <w:rtl w:val="0"/>
          </w:rPr>
          <w:t xml:space="preserve">Se denomina ejecución experimental a la unidad lógica que agrupa las ejecuciones independientes de los componentes que participan en una misma instancia del experimento. Esa unidad se identifica mediante un </w:t>
        </w:r>
        <w:r>
          <w:rPr>
            <w:rFonts w:ascii="Courier New" w:cs="Courier New" w:eastAsia="Courier New" w:hAnsi="Courier New"/>
            <w:sz w:val="21"/>
            <w:szCs w:val="21"/>
            <w:rtl w:val="0"/>
          </w:rPr>
          <w:t xml:space="preserve">experiment_id</w:t>
        </w:r>
        <w:r>
          <w:rPr>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ins>
    </w:p>
    <w:p w:rsidR="00000000" w:rsidDel="00000000" w:rsidP="00000000" w:rsidRDefault="00000000" w:rsidRPr="00000000" w14:paraId="000000C8">
      <w:pPr>
        <w:widowControl w:val="1"/>
        <w:spacing w:after="0" w:before="0" w:line="480" w:lineRule="auto"/>
        <w:ind w:firstLine="720"/>
        <w:rPr/>
        <w:sectPr>
          <w:type w:val="continuous"/>
          <w:pgSz w:h="15840" w:w="12240" w:orient="portrait"/>
          <w:pgMar w:bottom="1440" w:top="1440" w:left="1440" w:right="1440" w:header="720" w:footer="720"/>
        </w:sectPr>
      </w:pPr>
      <w:del w:id="9192" w:author="Claude" w:date="2026-09-03T12:00:00Z">
        <w:r w:rsidDel="00000000" w:rsidR="00000000" w:rsidRPr="00000000">
          <w:rPr>
            <w:b w:val="0"/>
            <w:bCs w:val="0"/>
            <w:i w:val="0"/>
            <w:iCs w:val="0"/>
            <w:rtl w:val="0"/>
          </w:rPr>
          <w:delText xml:space="preserve">El manifiesto declara un </w:delText>
        </w:r>
      </w:del>
      <w:del w:id="919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experiment_id</w:delText>
        </w:r>
      </w:del>
      <w:del w:id="9194" w:author="Claude" w:date="2026-09-03T12:00:00Z">
        <w:r w:rsidDel="00000000" w:rsidR="00000000" w:rsidRPr="00000000">
          <w:rPr>
            <w:b w:val="0"/>
            <w:bCs w:val="0"/>
            <w:i w:val="0"/>
            <w:iCs w:val="0"/>
            <w:rtl w:val="0"/>
          </w:rPr>
          <w:delText xml:space="preserve">, las referencias a las configuraciones de cada plano, el orden de disparo y los artefactos congelados —modelo, conjunto de prompts, conjunto de patrones y política de distribución—. Dos corridas sólo son comparables cuando se conoce qué variable cambió y cuáles permanecieron constantes. La Tabla 42 resume los elementos mínimos de este gobierno reproducible.</w:delText>
        </w:r>
      </w:del>
      <w:ins w:id="9195" w:author="Claude" w:date="2026-09-03T12:00:00Z">
        <w:r>
          <w:rPr>
            <w:rtl w:val="0"/>
          </w:rPr>
          <w:t xml:space="preserve">El manifiesto declara un </w:t>
        </w:r>
        <w:r>
          <w:rPr>
            <w:rFonts w:ascii="Courier New" w:cs="Courier New" w:eastAsia="Courier New" w:hAnsi="Courier New"/>
            <w:sz w:val="21"/>
            <w:szCs w:val="21"/>
            <w:rtl w:val="0"/>
          </w:rPr>
          <w:t xml:space="preserve">experiment_id</w:t>
        </w:r>
        <w:r>
          <w:rPr>
            <w:rtl w:val="0"/>
          </w:rPr>
          <w:t xml:space="preserve">, las referencias a las configuraciones de cada plano, el orden de disparo y los artefactos congelados, entre ellos el modelo, el conjunto de prompts, el conjunto de patrones y la política de distribución. Dos corridas sólo son comparables cuando se conoce qué variable cambió y cuáles permanecieron constantes. La Tabla 42 reúne los elementos mínimos de ese gobierno reproducible.</w:t>
        </w:r>
      </w:ins>
      <w:r w:rsidDel="00000000" w:rsidR="00000000" w:rsidRPr="00000000">
        <w:rPr>
          <w:rtl w:val="0"/>
        </w:rPr>
      </w:r>
    </w:p>
    <w:p w:rsidR="00000000" w:rsidDel="00000000" w:rsidP="00000000" w:rsidRDefault="00000000" w:rsidRPr="00000000" w14:paraId="000000C9">
      <w:pPr>
        <w:keepNext w:val="1"/>
        <w:widowControl w:val="1"/>
        <w:spacing w:after="0" w:before="0" w:line="480" w:lineRule="auto"/>
        <w:ind w:left="0" w:firstLine="0"/>
        <w:rPr/>
      </w:pPr>
      <w:r w:rsidDel="00000000" w:rsidR="00000000" w:rsidRPr="00000000">
        <w:rPr>
          <w:b w:val="1"/>
          <w:bCs w:val="1"/>
          <w:i w:val="0"/>
          <w:iCs w:val="0"/>
          <w:rtl w:val="0"/>
        </w:rPr>
        <w:t xml:space="preserve">Tabla 42</w:t>
      </w:r>
      <w:r w:rsidDel="00000000" w:rsidR="00000000" w:rsidRPr="00000000">
        <w:rPr>
          <w:rtl w:val="0"/>
        </w:rPr>
      </w:r>
    </w:p>
    <w:p w:rsidR="00000000" w:rsidDel="00000000" w:rsidP="00000000" w:rsidRDefault="00000000" w:rsidRPr="00000000" w14:paraId="000000CA">
      <w:pPr>
        <w:keepNext w:val="1"/>
        <w:widowControl w:val="1"/>
        <w:spacing w:after="0" w:before="0" w:line="480" w:lineRule="auto"/>
        <w:ind w:left="0" w:firstLine="0"/>
        <w:rPr/>
      </w:pPr>
      <w:r w:rsidDel="00000000" w:rsidR="00000000" w:rsidRPr="00000000">
        <w:rPr>
          <w:b w:val="0"/>
          <w:bCs w:val="0"/>
          <w:i w:val="1"/>
          <w:iCs w:val="1"/>
          <w:rtl w:val="0"/>
        </w:rPr>
        <w:t xml:space="preserve">Elementos mínimos de la configuración experimental</w:t>
      </w:r>
      <w:r w:rsidDel="00000000" w:rsidR="00000000" w:rsidRPr="00000000">
        <w:rPr>
          <w:rtl w:val="0"/>
        </w:rPr>
      </w:r>
    </w:p>
    <w:tbl>
      <w:tblPr>
        <w:tblStyle w:val="Table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54"/>
        <w:gridCol w:w="3929"/>
        <w:gridCol w:w="3577"/>
        <w:tblGridChange w:id="0">
          <w:tblGrid>
            <w:gridCol w:w="1854"/>
            <w:gridCol w:w="3929"/>
            <w:gridCol w:w="3577"/>
          </w:tblGrid>
        </w:tblGridChange>
      </w:tblGrid>
      <w:tr>
        <w:trPr>
          <w:cantSplit w:val="1"/>
          <w:tblHeader w:val="1"/>
        </w:trPr>
        <w:tc>
          <w:tcPr>
            <w:tcMar>
              <w:top w:w="70.0" w:type="dxa"/>
              <w:bottom w:w="70.0" w:type="dxa"/>
            </w:tcMar>
            <w:vAlign w:val="top"/>
          </w:tcPr>
          <w:p w:rsidR="00000000" w:rsidDel="00000000" w:rsidP="00000000" w:rsidRDefault="00000000" w:rsidRPr="00000000" w14:paraId="000000CB">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C">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D">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Función arquitectónica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E">
            <w:pPr>
              <w:widowControl w:val="1"/>
              <w:spacing w:after="0" w:before="0" w:line="480" w:lineRule="auto"/>
              <w:ind w:firstLine="0"/>
              <w:rPr>
                <w:sz w:val="28"/>
                <w:szCs w:val="28"/>
              </w:rPr>
            </w:pPr>
            <w:r w:rsidDel="00000000" w:rsidR="00000000" w:rsidRPr="00000000">
              <w:rPr>
                <w:i w:val="0"/>
                <w:iCs w:val="0"/>
                <w:sz w:val="22"/>
                <w:szCs w:val="22"/>
                <w:rtl w:val="0"/>
              </w:rPr>
              <w:t xml:space="preserve">Manifiesto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widowControl w:val="1"/>
              <w:spacing w:after="0" w:before="0" w:line="480" w:lineRule="auto"/>
              <w:ind w:firstLine="0"/>
              <w:rPr>
                <w:sz w:val="28"/>
                <w:szCs w:val="28"/>
              </w:rPr>
            </w:pPr>
            <w:r w:rsidDel="00000000" w:rsidR="00000000" w:rsidRPr="00000000">
              <w:rPr>
                <w:i w:val="0"/>
                <w:iCs w:val="0"/>
                <w:sz w:val="22"/>
                <w:szCs w:val="22"/>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0">
            <w:pPr>
              <w:widowControl w:val="1"/>
              <w:spacing w:after="0" w:before="0" w:line="480" w:lineRule="auto"/>
              <w:ind w:firstLine="0"/>
              <w:rPr>
                <w:sz w:val="28"/>
                <w:szCs w:val="28"/>
              </w:rPr>
            </w:pPr>
            <w:r w:rsidDel="00000000" w:rsidR="00000000" w:rsidRPr="00000000">
              <w:rPr>
                <w:i w:val="0"/>
                <w:iCs w:val="0"/>
                <w:sz w:val="22"/>
                <w:szCs w:val="22"/>
                <w:rtl w:val="0"/>
              </w:rPr>
              <w:t xml:space="preserve">Gobierna una </w:t>
            </w:r>
            <w:r w:rsidDel="00000000" w:rsidR="00000000" w:rsidRPr="00000000">
              <w:rPr>
                <w:sz w:val="22"/>
                <w:szCs w:val="22"/>
                <w:rtl w:val="0"/>
              </w:rPr>
              <w:t xml:space="preserve">ejecución experimental</w:t>
            </w:r>
            <w:r w:rsidDel="00000000" w:rsidR="00000000" w:rsidRPr="00000000">
              <w:rPr>
                <w:i w:val="0"/>
                <w:iCs w:val="0"/>
                <w:sz w:val="22"/>
                <w:szCs w:val="22"/>
                <w:rtl w:val="0"/>
              </w:rPr>
              <w:t xml:space="preserve"> sin imponer una configuración monolítica a servicios con ciclos de vida independientes.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Identificador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2">
            <w:pPr>
              <w:widowControl w:val="1"/>
              <w:spacing w:after="0" w:before="0" w:line="480" w:lineRule="auto"/>
              <w:ind w:firstLine="0"/>
              <w:rPr>
                <w:sz w:val="28"/>
                <w:szCs w:val="28"/>
              </w:rPr>
            </w:pPr>
            <w:r w:rsidDel="00000000" w:rsidR="00000000" w:rsidRPr="00000000">
              <w:rPr>
                <w:rFonts w:ascii="Courier New" w:cs="Courier New" w:eastAsia="Courier New" w:hAnsi="Courier New"/>
                <w:b w:val="0"/>
                <w:bCs w:val="0"/>
                <w:i w:val="0"/>
                <w:iCs w:val="0"/>
                <w:sz w:val="21"/>
                <w:szCs w:val="21"/>
                <w:rtl w:val="0"/>
              </w:rPr>
              <w:t xml:space="preserve">experiment_id, junto con los identificadores de corrida de cada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Vincula eventos, métricas, errores, alertas, entregas y artefactos de todos los componentes bajo una clave común.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Escenario y fuente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DBE o EBE; dataset, vídeo local, imagen, cámara o stream; naturaleza temporal; resolución, ritmo esperado, duración y restricciones conocidas.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6">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Distingue fuentes reproducibles, fuentes temporales y fuentes en vivo sin confundir escenario con topología física.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Parámetros del pipeline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Resolución de procesamiento, selección o muestreo, criterios de omisión o descarte, tamaño de cola, ritmo esperado y calentamiento.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Condiciona latencia, cobertura temporal, unidades procesadas y lectura de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versión,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22"/>
                <w:szCs w:val="22"/>
                <w:rtl w:val="0"/>
              </w:rPr>
              <w:t xml:space="preserve">, backend, precisión numérica, dispositivo y adaptador.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sustituir o comparar modelos sin acoplar el resto de la arquitectura.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Conjunto versionado, condición asociada, rol de cada clase, estrategia de formulación y umbral vinculado.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Garantiza trazabilidad entre consulta textual, evidencia producida y configuración.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Umbrales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Confianza mínima, IoU/NMS, filtros por clase, tamaño, región y normalización de coordenadas.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Define qué salidas crudas se transforman en evidencia perceptiva normalizada.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Patrones activos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Condición, severidad, granularidad </w:t>
            </w:r>
            <w:r w:rsidDel="00000000" w:rsidR="00000000" w:rsidRPr="00000000">
              <w:rPr>
                <w:rFonts w:ascii="Courier New" w:cs="Courier New" w:eastAsia="Courier New" w:hAnsi="Courier New"/>
                <w:b w:val="0"/>
                <w:bCs w:val="0"/>
                <w:i w:val="0"/>
                <w:iCs w:val="0"/>
                <w:sz w:val="21"/>
                <w:szCs w:val="21"/>
                <w:rtl w:val="0"/>
              </w:rPr>
              <w:t xml:space="preserve">scene</w:t>
            </w:r>
            <w:r w:rsidDel="00000000" w:rsidR="00000000" w:rsidRPr="00000000">
              <w:rPr>
                <w:b w:val="0"/>
                <w:bCs w:val="0"/>
                <w:i w:val="0"/>
                <w:iCs w:val="0"/>
                <w:sz w:val="22"/>
                <w:szCs w:val="22"/>
                <w:rtl w:val="0"/>
              </w:rPr>
              <w:t xml:space="preserve">|</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22"/>
                <w:szCs w:val="22"/>
                <w:rtl w:val="0"/>
              </w:rPr>
              <w:t xml:space="preserve">, ventana de confirmación, histéresis de resolución y criterio de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Transforma evidencia puntual en estados y alertas internas por episodio. El </w:t>
            </w:r>
            <w:r w:rsidDel="00000000" w:rsidR="00000000" w:rsidRPr="00000000">
              <w:rPr>
                <w:rFonts w:ascii="Courier New" w:cs="Courier New" w:eastAsia="Courier New" w:hAnsi="Courier New"/>
                <w:b w:val="0"/>
                <w:bCs w:val="0"/>
                <w:i w:val="0"/>
                <w:iCs w:val="0"/>
                <w:sz w:val="21"/>
                <w:szCs w:val="21"/>
                <w:rtl w:val="0"/>
              </w:rPr>
              <w:t xml:space="preserve">cooldown</w:t>
            </w:r>
            <w:r w:rsidDel="00000000" w:rsidR="00000000" w:rsidRPr="00000000">
              <w:rPr>
                <w:b w:val="0"/>
                <w:bCs w:val="0"/>
                <w:i w:val="0"/>
                <w:iCs w:val="0"/>
                <w:sz w:val="22"/>
                <w:szCs w:val="22"/>
                <w:rtl w:val="0"/>
              </w:rPr>
              <w:t xml:space="preserve"> no integra este contrato.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6">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Capacidades habilitadas y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Identidad de sujeto, zonas, preselección en borde, inspección, distribución y política de evidencia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Evita capacidades implícitas y preserva la comparabilidad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Política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 calidad de servicio, idempotencia, supresión de re-notificación, limitación de tasa y retención del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B">
            <w:pPr>
              <w:widowControl w:val="1"/>
              <w:spacing w:after="0" w:before="0" w:line="480" w:lineRule="auto"/>
              <w:ind w:firstLine="0"/>
              <w:rPr>
                <w:sz w:val="28"/>
                <w:szCs w:val="28"/>
              </w:rPr>
            </w:pPr>
            <w:del w:id="9196" w:author="Claude" w:date="2026-09-03T12:00:00Z">
              <w:r w:rsidDel="00000000" w:rsidR="00000000" w:rsidRPr="00000000">
                <w:rPr>
                  <w:b w:val="0"/>
                  <w:bCs w:val="0"/>
                  <w:i w:val="0"/>
                  <w:iCs w:val="0"/>
                  <w:sz w:val="22"/>
                  <w:szCs w:val="22"/>
                  <w:rtl w:val="0"/>
                </w:rPr>
                <w:delText xml:space="preserve">Ubica </w:delText>
              </w:r>
            </w:del>
            <w:del w:id="919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cooldown</w:delText>
              </w:r>
            </w:del>
            <w:del w:id="9198" w:author="Claude" w:date="2026-09-03T12:00:00Z">
              <w:r w:rsidDel="00000000" w:rsidR="00000000" w:rsidRPr="00000000">
                <w:rPr>
                  <w:b w:val="0"/>
                  <w:bCs w:val="0"/>
                  <w:i w:val="0"/>
                  <w:iCs w:val="0"/>
                  <w:sz w:val="22"/>
                  <w:szCs w:val="22"/>
                  <w:rtl w:val="0"/>
                </w:rPr>
                <w:delText xml:space="preserve"> y controles de comunicación aguas abajo de la alerta interna.</w:delText>
              </w:r>
            </w:del>
            <w:ins w:id="9199" w:author="Claude" w:date="2026-09-03T12:00:00Z">
              <w:r>
                <w:rPr>
                  <w:rtl w:val="0"/>
                </w:rPr>
                <w:t xml:space="preserve">Concentra los controles de comunicación aguas abajo de la alerta interna.</w:t>
              </w:r>
            </w:ins>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Instrumentación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Timestamps por tramo, métricas esperadas, estado de aplicabilidad, causa, entorno, librerías y runtime.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0EF">
      <w:pPr>
        <w:widowControl w:val="1"/>
        <w:spacing w:after="0" w:before="0" w:line="480" w:lineRule="auto"/>
        <w:ind w:firstLine="720"/>
        <w:rPr/>
        <w:sectPr>
          <w:type w:val="nextPage"/>
          <w:pgSz w:h="15840" w:w="12240" w:orient="portrait"/>
          <w:pgMar w:bottom="1440" w:top="1440" w:left="1440" w:right="1440" w:header="720" w:footer="720"/>
        </w:sectPr>
      </w:pPr>
      <w:del w:id="9200" w:author="Claude" w:date="2026-09-03T12:00:00Z">
        <w:r w:rsidDel="00000000" w:rsidR="00000000" w:rsidRPr="00000000">
          <w:rPr>
            <w:b w:val="0"/>
            <w:bCs w:val="0"/>
            <w:i w:val="0"/>
            <w:iCs w:val="0"/>
            <w:rtl w:val="0"/>
          </w:rPr>
          <w:delText xml:space="preserve">Nota. La tabla presenta los elementos mínimos del manifiesto y de las configuraciones referenciadas. Los contratos concretos se desarrollan en §17.3.11.</w:delText>
        </w:r>
      </w:del>
      <w:ins w:id="9201" w:author="Claude" w:date="2026-09-03T12:00:00Z">
        <w:r>
          <w:rPr>
            <w:b w:val="1"/>
            <w:bCs w:val="1"/>
            <w:rtl w:val="0"/>
          </w:rPr>
          <w:t xml:space="preserve">Nota.</w:t>
        </w:r>
        <w:r>
          <w:rPr>
            <w:rtl w:val="0"/>
          </w:rPr>
          <w:t xml:space="preserve"> La tabla presenta los elementos mínimos del manifiesto y de las configuraciones referenciadas. Los contratos concretos se desarrollan en la sección 17.3.8.</w:t>
        </w:r>
      </w:ins>
      <w:r w:rsidDel="00000000" w:rsidR="00000000" w:rsidRPr="00000000">
        <w:rPr>
          <w:rtl w:val="0"/>
        </w:rPr>
      </w:r>
    </w:p>
    <w:p w:rsidR="00000000" w:rsidDel="00000000" w:rsidP="00000000" w:rsidRDefault="00000000" w:rsidRPr="00000000" w14:paraId="000000F0">
      <w:pPr>
        <w:pStyle w:val="Heading4"/>
        <w:keepNext w:val="1"/>
        <w:widowControl w:val="1"/>
        <w:spacing w:after="0" w:before="0" w:line="480" w:lineRule="auto"/>
        <w:ind w:firstLine="0"/>
        <w:rPr/>
      </w:pPr>
      <w:bookmarkStart w:colFirst="0" w:colLast="0" w:name="_heading=h.so1wr3bx4ewq" w:id="12"/>
      <w:bookmarkEnd w:id="12"/>
      <w:del w:id="9202" w:author="Claude" w:date="2026-09-03T12:00:00Z">
        <w:r w:rsidDel="00000000" w:rsidR="00000000" w:rsidRPr="00000000">
          <w:rPr>
            <w:i w:val="0"/>
            <w:iCs w:val="0"/>
            <w:rtl w:val="0"/>
          </w:rPr>
          <w:delText xml:space="preserve">17.3</w:delText>
        </w:r>
      </w:del>
      <w:del w:id="9203" w:author="Claude" w:date="2026-09-03T12:00:00Z">
        <w:r w:rsidDel="00000000" w:rsidR="00000000" w:rsidRPr="00000000">
          <w:rPr>
            <w:rtl w:val="0"/>
          </w:rPr>
          <w:delText xml:space="preserve">.6.3. Diseño de prompts y vocabulario activo</w:delText>
        </w:r>
      </w:del>
      <w:ins w:id="9204" w:author="Claude" w:date="2026-09-03T12:00:00Z">
        <w:r>
          <w:rPr>
            <w:rtl w:val="0"/>
          </w:rPr>
          <w:t xml:space="preserve">17.3.4.2. Diseño de prompts y vocabulario activo</w:t>
        </w:r>
      </w:ins>
    </w:p>
    <w:p w:rsidR="00000000" w:rsidDel="00000000" w:rsidP="00000000" w:rsidRDefault="00000000" w:rsidRPr="00000000" w14:paraId="000000F1">
      <w:pPr>
        <w:widowControl w:val="1"/>
        <w:spacing w:after="0" w:before="0" w:line="480" w:lineRule="auto"/>
        <w:ind w:firstLine="720"/>
        <w:rPr/>
      </w:pPr>
      <w:del w:id="9205" w:author="Claude" w:date="2026-09-03T12:00:00Z">
        <w:r w:rsidDel="00000000" w:rsidR="00000000" w:rsidRPr="00000000">
          <w:rPr>
            <w:rtl w:val="0"/>
          </w:rPr>
          <w:delText xml:space="preserve">El diseño de prompts materializa la forma en que las condiciones de riesgo se expresan como consultas consumibles por un modelo OVD. En la metodología previa se trató la sensibilidad de estos modelos a la formulación de la consulta y se reconoció que el prompt no es un detalle accesorio, sino una variable de ingeniería que puede alterar detecciones, falsos positivos, falsos negativos y estabilidad temporal (Du et al., 2022; Zhou et al., 2022).</w:delText>
        </w:r>
      </w:del>
      <w:ins w:id="9206" w:author="Claude" w:date="2026-09-03T12:00:00Z">
        <w:r>
          <w:rPr>
            <w:rtl w:val="0"/>
          </w:rPr>
          <w:t xml:space="preserve">El diseño de prompts expresa las condiciones de riesgo como consultas consumibles por un modelo OVD. La sección 17.1.5.3 estableció la sensibilidad de estos modelos a la formulación de la consulta y fijó el inglés como idioma primario del vocabulario, de modo que aquí sólo se fija la consecuencia arquitectónica. La consulta textual incide sobre la evidencia perceptiva generada, y por eso se registra, se versiona y se mantiene trazable hasta los resultados que contribuye a producir.</w:t>
        </w:r>
      </w:ins>
    </w:p>
    <w:p w:rsidR="00000000" w:rsidDel="00000000" w:rsidP="00000000" w:rsidRDefault="00000000" w:rsidRPr="00000000" w14:paraId="000000F2">
      <w:pPr>
        <w:widowControl w:val="1"/>
        <w:spacing w:after="0" w:before="0" w:line="480" w:lineRule="auto"/>
        <w:ind w:firstLine="720"/>
        <w:rPr>
          <w:del w:id="9208" w:author="Claude" w:date="2026-09-03T12:00:00Z"/>
        </w:rPr>
      </w:pPr>
      <w:del w:id="9207" w:author="Claude" w:date="2026-09-03T12:00:00Z">
        <w:r w:rsidDel="00000000" w:rsidR="00000000" w:rsidRPr="00000000">
          <w:rPr>
            <w:rtl w:val="0"/>
          </w:rPr>
          <w:delText xml:space="preserve">Para el prototipo, los prompts primarios se formulan en inglés. Esta decisión se apoya en la centralidad de ese idioma en los corpus y modelos visión-lenguaje utilizados como base, como CLIP, Conceptual Captions y CC12M, entrenados o construidos principalmente a partir de pares imagen-texto y recursos web en inglés (Changpinyo et al., 2021; Radford et al., 2021; Sharma et al., 2018). En consecuencia, el documento puede describir las condiciones en español, pero la capa de consulta del detector se diseña en inglés para favorecer la alineación con los patrones lingüísticos dominantes del preentrenamiento.</w:delText>
        </w:r>
      </w:del>
    </w:p>
    <w:p w:rsidR="00000000" w:rsidDel="00000000" w:rsidP="00000000" w:rsidRDefault="00000000" w:rsidRPr="00000000" w14:paraId="000000F3">
      <w:pPr>
        <w:widowControl w:val="1"/>
        <w:spacing w:after="0" w:before="0" w:line="480" w:lineRule="auto"/>
        <w:ind w:firstLine="720"/>
        <w:rPr/>
      </w:pPr>
      <w:del w:id="9209" w:author="Claude" w:date="2026-09-03T12:00:00Z">
        <w:r w:rsidDel="00000000" w:rsidR="00000000" w:rsidRPr="00000000">
          <w:rPr>
            <w:rtl w:val="0"/>
          </w:rPr>
          <w:delText xml:space="preserve">Cada prompt debe asociarse a una condición de riesgo, un texto de consulta, una estrategia de formulación, una versión y un conjunto de prompts activos. Una modificación de redacción debe registrarse como variante experimental, no como reemplazo informal. Esto permite explicar qué formulación produjo una detección y comparar resultados sin perder vínculo con la condición original.</w:delText>
        </w:r>
      </w:del>
      <w:ins w:id="9210" w:author="Claude" w:date="2026-09-03T12:00:00Z">
        <w:r>
          <w:rPr>
            <w:rtl w:val="0"/>
          </w:rPr>
          <w:t xml:space="preserve">Cada prompt se asocia a una condición de riesgo, un texto de consulta, una estrategia de formulación, una versión y un conjunto de prompts activos. Una modificación de redacción se registra como variante experimental y no como reemplazo informal, de manera que pueda explicarse qué formulación produjo una detección y compararse resultados sin perder el vínculo con la condición original.</w:t>
        </w:r>
      </w:ins>
    </w:p>
    <w:p w:rsidR="00000000" w:rsidDel="00000000" w:rsidP="00000000" w:rsidRDefault="00000000" w:rsidRPr="00000000" w14:paraId="000000F4">
      <w:pPr>
        <w:widowControl w:val="1"/>
        <w:spacing w:after="0" w:before="0" w:line="480" w:lineRule="auto"/>
        <w:ind w:firstLine="720"/>
        <w:rPr/>
      </w:pPr>
      <w:del w:id="9211" w:author="Claude" w:date="2026-09-03T12:00:00Z">
        <w:r w:rsidDel="00000000" w:rsidR="00000000" w:rsidRPr="00000000">
          <w:rPr>
            <w:rtl w:val="0"/>
          </w:rPr>
          <w:delText xml:space="preserve">El vocabulario activo representa el conjunto de prompts habilitados en una corrida. Su tamaño y composición afectan el comportamiento semántico del detector y, según el modelo, el costo de inferencia. Por ello, el núcleo validable debe trabajar con un vocabulario reducido y controlado: suficiente para evaluar sensibilidad de formulación, pero sin habilitar listas amplias que dificulten atribuir resultados.</w:delText>
        </w:r>
      </w:del>
      <w:ins w:id="9212" w:author="Claude" w:date="2026-09-03T12:00:00Z">
        <w:r>
          <w:rPr>
            <w:rtl w:val="0"/>
          </w:rPr>
          <w:t xml:space="preserve">El vocabulario activo es el conjunto de prompts habilitados en una corrida. Su tamaño y su composición afectan el comportamiento semántico del detector y, según el modelo, el costo de inferencia. Por eso el núcleo validable trabaja con un vocabulario reducido y controlado, suficiente para evaluar la sensibilidad de formulación y sin listas amplias que dificulten atribuir resultados.</w:t>
        </w:r>
      </w:ins>
    </w:p>
    <w:p w:rsidR="00000000" w:rsidDel="00000000" w:rsidP="00000000" w:rsidRDefault="00000000" w:rsidRPr="00000000" w14:paraId="000000F5">
      <w:pPr>
        <w:widowControl w:val="1"/>
        <w:spacing w:after="0" w:before="0" w:line="480" w:lineRule="auto"/>
        <w:ind w:firstLine="720"/>
        <w:rPr/>
      </w:pPr>
      <w:del w:id="9213" w:author="Claude" w:date="2026-09-03T12:00:00Z">
        <w:r w:rsidDel="00000000" w:rsidR="00000000" w:rsidRPr="00000000">
          <w:rPr>
            <w:rtl w:val="0"/>
          </w:rPr>
          <w:delText xml:space="preserve">También debe distinguirse entre prompt y estrategia de detección. Un prompt es una consulta semántica; una estrategia puede combinar prompts, postproceso, evidencia indirecta o reglas espaciales. Esta sección define el diseño y versionado de prompts. La integración entre condición, estrategia de detección, patrón y alerta se desarrolla posteriormente.</w:delText>
        </w:r>
      </w:del>
      <w:ins w:id="9214" w:author="Claude" w:date="2026-09-03T12:00:00Z">
        <w:r>
          <w:rPr>
            <w:rtl w:val="0"/>
          </w:rPr>
          <w:t xml:space="preserve">Un prompt y una estrategia de detección no son lo mismo. Un prompt es una consulta semántica, mientras que una estrategia puede combinar prompts, postproceso, evidencia indirecta o reglas espaciales.</w:t>
        </w:r>
      </w:ins>
    </w:p>
    <w:p w:rsidR="00000000" w:rsidDel="00000000" w:rsidP="00000000" w:rsidRDefault="00000000" w:rsidRPr="00000000" w14:paraId="000000F6">
      <w:pPr>
        <w:pStyle w:val="Heading4"/>
        <w:keepNext w:val="1"/>
        <w:widowControl w:val="1"/>
        <w:spacing w:after="0" w:before="0" w:line="480" w:lineRule="auto"/>
        <w:ind w:firstLine="0"/>
        <w:rPr/>
      </w:pPr>
      <w:bookmarkStart w:colFirst="0" w:colLast="0" w:name="_heading=h.k2h49pcmihup" w:id="13"/>
      <w:bookmarkEnd w:id="13"/>
      <w:del w:id="9215" w:author="Claude" w:date="2026-09-03T12:00:00Z">
        <w:r w:rsidDel="00000000" w:rsidR="00000000" w:rsidRPr="00000000">
          <w:rPr>
            <w:i w:val="0"/>
            <w:iCs w:val="0"/>
            <w:rtl w:val="0"/>
          </w:rPr>
          <w:delText xml:space="preserve">17.3</w:delText>
        </w:r>
      </w:del>
      <w:del w:id="9216" w:author="Claude" w:date="2026-09-03T12:00:00Z">
        <w:r w:rsidDel="00000000" w:rsidR="00000000" w:rsidRPr="00000000">
          <w:rPr>
            <w:rtl w:val="0"/>
          </w:rPr>
          <w:delText xml:space="preserve">.6.4. Diseño inicial de prompts para el catálogo de condiciones</w:delText>
        </w:r>
      </w:del>
      <w:ins w:id="9217" w:author="Claude" w:date="2026-09-03T12:00:00Z">
        <w:r>
          <w:rPr>
            <w:rtl w:val="0"/>
          </w:rPr>
          <w:t xml:space="preserve">17.3.4.3. Vocabulario y estrategia del núcleo validable</w:t>
        </w:r>
      </w:ins>
    </w:p>
    <w:p w:rsidR="00000000" w:rsidDel="00000000" w:rsidP="00000000" w:rsidRDefault="00000000" w:rsidRPr="00000000" w14:paraId="000000F7">
      <w:pPr>
        <w:widowControl w:val="1"/>
        <w:spacing w:after="0" w:before="0" w:line="480" w:lineRule="auto"/>
        <w:ind w:firstLine="720"/>
        <w:rPr/>
      </w:pPr>
      <w:del w:id="9218" w:author="Claude" w:date="2026-09-03T12:00:00Z">
        <w:r w:rsidDel="00000000" w:rsidR="00000000" w:rsidRPr="00000000">
          <w:rPr>
            <w:b w:val="0"/>
            <w:bCs w:val="0"/>
            <w:i w:val="0"/>
            <w:iCs w:val="0"/>
            <w:rtl w:val="0"/>
          </w:rPr>
          <w:delText xml:space="preserve">El diseño inicial distingue el vocabulario positivo del núcleo, los conjuntos correspondientes a ramas comparativas y el vocabulario condicionado de las condiciones de mayor complejidad. Para CR-01 y CR-02, el núcleo utiliza </w:delText>
        </w:r>
      </w:del>
      <w:del w:id="921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20" w:author="Claude" w:date="2026-09-03T12:00:00Z">
        <w:r w:rsidDel="00000000" w:rsidR="00000000" w:rsidRPr="00000000">
          <w:rPr>
            <w:b w:val="0"/>
            <w:bCs w:val="0"/>
            <w:i w:val="0"/>
            <w:iCs w:val="0"/>
            <w:rtl w:val="0"/>
          </w:rPr>
          <w:delText xml:space="preserve">, </w:delText>
        </w:r>
      </w:del>
      <w:del w:id="922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helmet</w:delText>
        </w:r>
      </w:del>
      <w:del w:id="9222" w:author="Claude" w:date="2026-09-03T12:00:00Z">
        <w:r w:rsidDel="00000000" w:rsidR="00000000" w:rsidRPr="00000000">
          <w:rPr>
            <w:b w:val="0"/>
            <w:bCs w:val="0"/>
            <w:i w:val="0"/>
            <w:iCs w:val="0"/>
            <w:rtl w:val="0"/>
          </w:rPr>
          <w:delText xml:space="preserve"> y </w:delText>
        </w:r>
      </w:del>
      <w:del w:id="922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vest</w:delText>
        </w:r>
      </w:del>
      <w:del w:id="9224" w:author="Claude" w:date="2026-09-03T12:00:00Z">
        <w:r w:rsidDel="00000000" w:rsidR="00000000" w:rsidRPr="00000000">
          <w:rPr>
            <w:b w:val="0"/>
            <w:bCs w:val="0"/>
            <w:i w:val="0"/>
            <w:iCs w:val="0"/>
            <w:rtl w:val="0"/>
          </w:rPr>
          <w:delText xml:space="preserve">: la primera categoría identifica la entidad sujeto y las restantes representan los elementos de protección cuya presencia se evalúa espacialmente respecto de cada </w:delText>
        </w:r>
      </w:del>
      <w:del w:id="922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26" w:author="Claude" w:date="2026-09-03T12:00:00Z">
        <w:r w:rsidDel="00000000" w:rsidR="00000000" w:rsidRPr="00000000">
          <w:rPr>
            <w:b w:val="0"/>
            <w:bCs w:val="0"/>
            <w:i w:val="0"/>
            <w:iCs w:val="0"/>
            <w:rtl w:val="0"/>
          </w:rPr>
          <w:delText xml:space="preserve">a.</w:delText>
        </w:r>
      </w:del>
      <w:ins w:id="9227" w:author="Claude" w:date="2026-09-03T12:00:00Z">
        <w:r>
          <w:rPr>
            <w:rtl w:val="0"/>
          </w:rPr>
          <w:t xml:space="preserve">El diseño inicial distingue el vocabulario positivo del núcleo, los conjuntos de las ramas comparativas y el vocabulario condicionado de las condiciones de mayor complejidad. Para CR-01 y CR-02 el núcleo utiliza </w:t>
        </w:r>
        <w:r>
          <w:rPr>
            <w:rFonts w:ascii="Courier New" w:cs="Courier New" w:eastAsia="Courier New" w:hAnsi="Courier New"/>
            <w:sz w:val="21"/>
            <w:szCs w:val="21"/>
            <w:rtl w:val="0"/>
          </w:rPr>
          <w:t xml:space="preserve">person</w:t>
        </w:r>
        <w:r>
          <w:rPr>
            <w:rtl w:val="0"/>
          </w:rPr>
          <w:t xml:space="preserve">, </w:t>
        </w:r>
        <w:r>
          <w:rPr>
            <w:rFonts w:ascii="Courier New" w:cs="Courier New" w:eastAsia="Courier New" w:hAnsi="Courier New"/>
            <w:sz w:val="21"/>
            <w:szCs w:val="21"/>
            <w:rtl w:val="0"/>
          </w:rPr>
          <w:t xml:space="preserve">helmet</w:t>
        </w:r>
        <w:r>
          <w:rPr>
            <w:rtl w:val="0"/>
          </w:rPr>
          <w:t xml:space="preserve"> y </w:t>
        </w:r>
        <w:r>
          <w:rPr>
            <w:rFonts w:ascii="Courier New" w:cs="Courier New" w:eastAsia="Courier New" w:hAnsi="Courier New"/>
            <w:sz w:val="21"/>
            <w:szCs w:val="21"/>
            <w:rtl w:val="0"/>
          </w:rPr>
          <w:t xml:space="preserve">vest</w:t>
        </w:r>
        <w:r>
          <w:rPr>
            <w:rtl w:val="0"/>
          </w:rPr>
          <w:t xml:space="preserve">, donde la primera categoría identifica la entidad sujeto y las restantes representan los elementos de protección cuya presencia se evalúa espacialmente respecto de cada persona.</w:t>
        </w:r>
      </w:ins>
      <w:r w:rsidDel="00000000" w:rsidR="00000000" w:rsidRPr="00000000">
        <w:rPr>
          <w:rtl w:val="0"/>
        </w:rPr>
      </w:r>
    </w:p>
    <w:p w:rsidR="00000000" w:rsidDel="00000000" w:rsidP="00000000" w:rsidRDefault="00000000" w:rsidRPr="00000000" w14:paraId="000000F8">
      <w:pPr>
        <w:widowControl w:val="1"/>
        <w:spacing w:after="0" w:before="0" w:line="480" w:lineRule="auto"/>
        <w:ind w:firstLine="720"/>
        <w:rPr/>
      </w:pPr>
      <w:del w:id="9228" w:author="Claude" w:date="2026-09-03T12:00:00Z">
        <w:r w:rsidDel="00000000" w:rsidR="00000000" w:rsidRPr="00000000">
          <w:rPr>
            <w:rtl w:val="0"/>
          </w:rPr>
          <w:delText xml:space="preserve">La ausencia de casco o chaleco no se formula como consulta principal del núcleo. Se infiere en el plano de control cuando existe evidencia suficiente de una </w:delText>
        </w:r>
      </w:del>
      <w:del w:id="9229" w:author="Claude" w:date="2026-09-03T12:00:00Z">
        <w:r w:rsidDel="00000000" w:rsidR="00000000" w:rsidRPr="00000000">
          <w:rPr>
            <w:rFonts w:ascii="Courier New" w:cs="Courier New" w:eastAsia="Courier New" w:hAnsi="Courier New"/>
            <w:sz w:val="21"/>
            <w:szCs w:val="21"/>
            <w:rtl w:val="0"/>
          </w:rPr>
          <w:delText xml:space="preserve">person</w:delText>
        </w:r>
      </w:del>
      <w:del w:id="9230" w:author="Claude" w:date="2026-09-03T12:00:00Z">
        <w:r w:rsidDel="00000000" w:rsidR="00000000" w:rsidRPr="00000000">
          <w:rPr>
            <w:rtl w:val="0"/>
          </w:rPr>
          <w:delText xml:space="preserve">a y no se encuentra evidencia del EPP correspondiente dentro de la región configurada. Las consultas negativas o de estado observable se mantienen en conjuntos separados </w:delText>
        </w:r>
      </w:del>
      <w:sdt>
        <w:sdtPr>
          <w:id w:val="241134782"/>
          <w:tag w:val="goog_rdk_6"/>
        </w:sdtPr>
        <w:sdtContent>
          <w:commentRangeStart w:id="6"/>
        </w:sdtContent>
      </w:sdt>
      <w:del w:id="9231" w:author="Claude" w:date="2026-09-03T12:00:00Z">
        <w:r w:rsidDel="00000000" w:rsidR="00000000" w:rsidRPr="00000000">
          <w:rPr>
            <w:rtl w:val="0"/>
          </w:rPr>
          <w:delText xml:space="preserve">para las estrategias directa e híbrida ya distinguidas en la consolidación metodológica</w:delText>
        </w:r>
      </w:del>
      <w:ins w:id="9232" w:author="Claude" w:date="2026-09-03T12:00:00Z">
        <w:r>
          <w:rPr>
            <w:rtl w:val="0"/>
          </w:rPr>
          <w:t xml:space="preserve">La ausencia de casco o chaleco no se formula como consulta principal del núcleo. Se infiere en el plano de control cuando existe evidencia suficiente de una persona y no se encuentra evidencia del EPP correspondiente dentro de la región configurada. Las consultas negativas o de estado observable se mantienen en conjuntos separados para las estrategias directa (</w:t>
        </w:r>
        <w:r>
          <w:rPr>
            <w:rFonts w:ascii="Courier New" w:cs="Courier New" w:eastAsia="Courier New" w:hAnsi="Courier New"/>
            <w:sz w:val="21"/>
            <w:szCs w:val="21"/>
            <w:rtl w:val="0"/>
          </w:rPr>
          <w:t xml:space="preserve">E-DIR</w:t>
        </w:r>
        <w:r>
          <w:rPr>
            <w:rtl w:val="0"/>
          </w:rPr>
          <w:t xml:space="preserve">) e híbrida (</w:t>
        </w:r>
        <w:r>
          <w:rPr>
            <w:rFonts w:ascii="Courier New" w:cs="Courier New" w:eastAsia="Courier New" w:hAnsi="Courier New"/>
            <w:sz w:val="21"/>
            <w:szCs w:val="21"/>
            <w:rtl w:val="0"/>
          </w:rPr>
          <w:t xml:space="preserve">E-HYB</w:t>
        </w:r>
        <w:r>
          <w:rPr>
            <w:rtl w:val="0"/>
          </w:rPr>
          <w:t xml:space="preserve">) definidas en la consolidación metodológica, de modo que sus resultados sean atribuibles a una estrategia explícita y no a una mezcla informal de vocabularios.</w:t>
        </w:r>
      </w:ins>
      <w:commentRangeEnd w:id="6"/>
      <w:r w:rsidDel="00000000" w:rsidR="00000000" w:rsidRPr="00000000">
        <w:commentReference w:id="6"/>
      </w:r>
      <w:del w:id="9233" w:author="Claude" w:date="2026-09-03T12:00:00Z">
        <w:r w:rsidDel="00000000" w:rsidR="00000000" w:rsidRPr="00000000">
          <w:rPr>
            <w:rtl w:val="0"/>
          </w:rPr>
          <w:delText xml:space="preserve">, de modo que sus resultados sean atribuibles a una estrategia explícita y no a una mezcla informal de vocabularios. En el diseño arquitectónico y en lo que sigue del trabajo, estas familias se identifican mediante un código: estrategia directa (E-DIR), cuando el prompt intenta describir la condición de riesgo completa; estrategia indirecta (E-IND), cuando el detector identifica entidades visibles por separado y la condición se reconstruye mediante lógica externa al modelo; y estrategia híbrida (E-HYB), cuando se combinan consultas de ambos tipos bajo una regla de composición explícita.</w:delText>
        </w:r>
      </w:del>
    </w:p>
    <w:p>
      <w:pPr>
        <w:widowControl w:val="1"/>
        <w:spacing w:after="0" w:before="0" w:line="480" w:lineRule="auto"/>
        <w:ind w:firstLine="720"/>
        <w:rPr>
          <w:ins w:id="9234" w:author="Claude" w:date="2026-09-03T12:00:00Z"/>
        </w:rPr>
      </w:pPr>
      <w:ins w:id="9235" w:author="Claude" w:date="2026-09-03T12:00:00Z">
        <w:r>
          <w:rPr>
            <w:rtl w:val="0"/>
          </w:rPr>
          <w:t xml:space="preserve">Para el núcleo validable se adopta la estrategia indirecta con inferencia espacial de ausencia (</w:t>
        </w:r>
        <w:r>
          <w:rPr>
            <w:rFonts w:ascii="Courier New" w:cs="Courier New" w:eastAsia="Courier New" w:hAnsi="Courier New"/>
            <w:sz w:val="21"/>
            <w:szCs w:val="21"/>
            <w:rtl w:val="0"/>
          </w:rPr>
          <w:t xml:space="preserve">E-IND</w:t>
        </w:r>
        <w:r>
          <w:rPr>
            <w:rtl w:val="0"/>
          </w:rPr>
          <w:t xml:space="preserve">). La frontera que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t>
        </w:r>
      </w:ins>
    </w:p>
    <w:p>
      <w:pPr>
        <w:widowControl w:val="1"/>
        <w:spacing w:after="0" w:before="0" w:line="480" w:lineRule="auto"/>
        <w:ind w:firstLine="720"/>
        <w:rPr>
          <w:ins w:id="9236" w:author="Claude" w:date="2026-09-03T12:00:00Z"/>
        </w:rPr>
      </w:pPr>
      <w:ins w:id="9237" w:author="Claude" w:date="2026-09-03T12:00:00Z">
        <w:r>
          <w:rPr>
            <w:rtl w:val="0"/>
          </w:rPr>
          <w:t xml:space="preserve">La estrategia se adopta por auditabilidad, porque cada evaluación puede reconstruirse a partir de la caja del sujeto, la región analizada, las detecciones de protección, los umbrales y la regla aplicada, y así la ausencia no se presenta como una conclusión opaca del modelo. La detección directa (</w:t>
        </w:r>
        <w:r>
          <w:rPr>
            <w:rFonts w:ascii="Courier New" w:cs="Courier New" w:eastAsia="Courier New" w:hAnsi="Courier New"/>
            <w:sz w:val="21"/>
            <w:szCs w:val="21"/>
            <w:rtl w:val="0"/>
          </w:rPr>
          <w:t xml:space="preserve">E-DIR</w:t>
        </w:r>
        <w:r>
          <w:rPr>
            <w:rtl w:val="0"/>
          </w:rPr>
          <w:t xml:space="preserve">) y las variantes híbridas (</w:t>
        </w:r>
        <w:r>
          <w:rPr>
            <w:rFonts w:ascii="Courier New" w:cs="Courier New" w:eastAsia="Courier New" w:hAnsi="Courier New"/>
            <w:sz w:val="21"/>
            <w:szCs w:val="21"/>
            <w:rtl w:val="0"/>
          </w:rPr>
          <w:t xml:space="preserve">E-HYB</w:t>
        </w:r>
        <w:r>
          <w:rPr>
            <w:rtl w:val="0"/>
          </w:rPr>
          <w:t xml:space="preserve">) se conservan como ramas comparativas configurables, con conjuntos de prompts y reglas identificados por separado, y comparten los contratos de publicación, evaluación temporal y registro, de modo que la comparación no requiera alterar la arquitectura central.</w:t>
        </w:r>
      </w:ins>
    </w:p>
    <w:p w:rsidR="00000000" w:rsidDel="00000000" w:rsidP="00000000" w:rsidRDefault="00000000" w:rsidRPr="00000000" w14:paraId="000000F9">
      <w:pPr>
        <w:widowControl w:val="1"/>
        <w:spacing w:after="0" w:before="0" w:line="480" w:lineRule="auto"/>
        <w:ind w:firstLine="720"/>
        <w:rPr/>
        <w:sectPr>
          <w:type w:val="nextPage"/>
          <w:pgSz w:h="15840" w:w="12240" w:orient="portrait"/>
          <w:pgMar w:bottom="1440" w:top="1440" w:left="1440" w:right="1440" w:header="720" w:footer="720"/>
        </w:sectPr>
      </w:pPr>
      <w:del w:id="9238" w:author="Claude" w:date="2026-09-03T12:00:00Z">
        <w:r w:rsidDel="00000000" w:rsidR="00000000" w:rsidRPr="00000000">
          <w:rPr>
            <w:b w:val="0"/>
            <w:bCs w:val="0"/>
            <w:i w:val="0"/>
            <w:iCs w:val="0"/>
            <w:rtl w:val="0"/>
          </w:rPr>
          <w:delTex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estos vocabularios y su uso previsto.</w:delText>
        </w:r>
      </w:del>
      <w:ins w:id="9239" w:author="Claude" w:date="2026-09-03T12:00:00Z">
        <w:r>
          <w:rPr>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el vocabulario del núcleo y de las ramas comparativas, y el catálogo completo de formulaciones candidatas por condición y estrategia se consolida en el Anexo C.</w:t>
        </w:r>
      </w:ins>
      <w:r w:rsidDel="00000000" w:rsidR="00000000" w:rsidRPr="00000000">
        <w:rPr>
          <w:rtl w:val="0"/>
        </w:rPr>
      </w:r>
    </w:p>
    <w:p w:rsidR="00000000" w:rsidDel="00000000" w:rsidP="00000000" w:rsidRDefault="00000000" w:rsidRPr="00000000" w14:paraId="000000FA">
      <w:pPr>
        <w:keepNext w:val="1"/>
        <w:widowControl w:val="1"/>
        <w:spacing w:after="0" w:before="0" w:line="480" w:lineRule="auto"/>
        <w:ind w:left="0" w:firstLine="0"/>
        <w:rPr/>
      </w:pPr>
      <w:r w:rsidDel="00000000" w:rsidR="00000000" w:rsidRPr="00000000">
        <w:rPr>
          <w:b w:val="1"/>
          <w:bCs w:val="1"/>
          <w:i w:val="0"/>
          <w:iCs w:val="0"/>
          <w:rtl w:val="0"/>
        </w:rPr>
        <w:t xml:space="preserve">Tabla 43</w:t>
      </w:r>
      <w:r w:rsidDel="00000000" w:rsidR="00000000" w:rsidRPr="00000000">
        <w:rPr>
          <w:rtl w:val="0"/>
        </w:rPr>
      </w:r>
    </w:p>
    <w:p w:rsidR="00000000" w:rsidDel="00000000" w:rsidP="00000000" w:rsidRDefault="00000000" w:rsidRPr="00000000" w14:paraId="000000FB">
      <w:pPr>
        <w:keepNext w:val="1"/>
        <w:widowControl w:val="1"/>
        <w:spacing w:after="0" w:before="0" w:line="480" w:lineRule="auto"/>
        <w:ind w:left="0" w:firstLine="0"/>
        <w:rPr/>
      </w:pPr>
      <w:del w:id="9240" w:author="Claude" w:date="2026-09-03T12:00:00Z">
        <w:r w:rsidDel="00000000" w:rsidR="00000000" w:rsidRPr="00000000">
          <w:rPr>
            <w:b w:val="0"/>
            <w:bCs w:val="0"/>
            <w:i w:val="1"/>
            <w:iCs w:val="1"/>
            <w:rtl w:val="0"/>
          </w:rPr>
          <w:delText xml:space="preserve">Vocabulario inicial de prompts en inglés por condición de riesgo</w:delText>
        </w:r>
      </w:del>
      <w:ins w:id="9241" w:author="Claude" w:date="2026-09-03T12:00:00Z">
        <w:r>
          <w:rPr>
            <w:i w:val="1"/>
            <w:iCs w:val="1"/>
            <w:rtl w:val="0"/>
          </w:rPr>
          <w:t xml:space="preserve">Vocabulario de prompts en inglés del núcleo validable y de las ramas comparativas</w:t>
        </w:r>
      </w:ins>
      <w:r w:rsidDel="00000000" w:rsidR="00000000" w:rsidRPr="00000000">
        <w:rPr>
          <w:rtl w:val="0"/>
        </w:rPr>
      </w:r>
    </w:p>
    <w:tbl>
      <w:tblPr>
        <w:tblStyle w:val="Table5"/>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74"/>
        <w:gridCol w:w="1965"/>
        <w:gridCol w:w="2680"/>
        <w:gridCol w:w="2841"/>
        <w:tblGridChange w:id="0">
          <w:tblGrid>
            <w:gridCol w:w="1874"/>
            <w:gridCol w:w="1965"/>
            <w:gridCol w:w="2680"/>
            <w:gridCol w:w="2841"/>
          </w:tblGrid>
        </w:tblGridChange>
      </w:tblGrid>
      <w:tr>
        <w:trPr>
          <w:cantSplit w:val="1"/>
          <w:tblHeader w:val="1"/>
        </w:trPr>
        <w:tc>
          <w:tcPr>
            <w:tcMar>
              <w:top w:w="70.0" w:type="dxa"/>
              <w:bottom w:w="70.0" w:type="dxa"/>
            </w:tcMar>
            <w:vAlign w:val="top"/>
          </w:tcPr>
          <w:p w:rsidR="00000000" w:rsidDel="00000000" w:rsidP="00000000" w:rsidRDefault="00000000" w:rsidRPr="00000000" w14:paraId="000000FC">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D">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E">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F">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Uso previsto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y 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1">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Entidad sujeto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2">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Localizar las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as sobre las cuales se evalúa la presencia o ausencia espacial del EPP.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5">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casco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A">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B">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chaleco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C">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D">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estado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E">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bare_head</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without hard hat”; “construction worker without safety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 bare head on construction site”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F">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bajo una configuración independiente del núcleo.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1">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descripción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2">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reflective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“worker without high-visibility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bright colored safety clothing”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o atributivas bajo una configuración independiente del núcleo.</w:t>
            </w:r>
            <w:r w:rsidDel="00000000" w:rsidR="00000000" w:rsidRPr="00000000">
              <w:rPr>
                <w:rtl w:val="0"/>
              </w:rPr>
            </w:r>
          </w:p>
        </w:tc>
      </w:tr>
      <w:tr>
        <w:trPr>
          <w:del w:id="9242" w:author="Claude" w:date="2026-09-03T12:00:00Z"/>
          <w:cantSplit w:val="1"/>
          <w:tblHeader w:val="0"/>
        </w:trPr>
        <w:tc>
          <w:tcPr>
            <w:tcMar>
              <w:top w:w="70.0" w:type="dxa"/>
              <w:bottom w:w="70.0" w:type="dxa"/>
            </w:tcMar>
            <w:vAlign w:val="top"/>
          </w:tcPr>
          <w:p w:rsidR="00000000" w:rsidDel="00000000" w:rsidP="00000000" w:rsidRDefault="00000000" w:rsidRPr="00000000" w14:paraId="00000114">
            <w:pPr>
              <w:widowControl w:val="1"/>
              <w:spacing w:after="0" w:before="0" w:line="480" w:lineRule="auto"/>
              <w:ind w:firstLine="0"/>
              <w:rPr>
                <w:del w:id="9249" w:author="Claude" w:date="2026-09-03T12:00:00Z"/>
                <w:sz w:val="30"/>
                <w:szCs w:val="30"/>
              </w:rPr>
            </w:pPr>
            <w:del w:id="9243" w:author="Claude" w:date="2026-09-03T12:00:00Z">
              <w:r w:rsidDel="00000000" w:rsidR="00000000" w:rsidRPr="00000000">
                <w:rPr>
                  <w:b w:val="0"/>
                  <w:bCs w:val="0"/>
                  <w:i w:val="0"/>
                  <w:iCs w:val="0"/>
                  <w:sz w:val="23"/>
                  <w:szCs w:val="23"/>
                  <w:rtl w:val="0"/>
                </w:rPr>
                <w:delText xml:space="preserve">CR-03 — condicionada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15">
            <w:pPr>
              <w:widowControl w:val="1"/>
              <w:spacing w:after="0" w:before="0" w:line="480" w:lineRule="auto"/>
              <w:ind w:firstLine="0"/>
              <w:rPr>
                <w:del w:id="9250" w:author="Claude" w:date="2026-09-03T12:00:00Z"/>
                <w:sz w:val="30"/>
                <w:szCs w:val="30"/>
              </w:rPr>
            </w:pPr>
            <w:del w:id="9244" w:author="Claude" w:date="2026-09-03T12:00:00Z">
              <w:r w:rsidDel="00000000" w:rsidR="00000000" w:rsidRPr="00000000">
                <w:rPr>
                  <w:b w:val="0"/>
                  <w:bCs w:val="0"/>
                  <w:i w:val="0"/>
                  <w:iCs w:val="0"/>
                  <w:sz w:val="23"/>
                  <w:szCs w:val="23"/>
                  <w:rtl w:val="0"/>
                </w:rPr>
                <w:delText xml:space="preserve">Consulta compuesta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16">
            <w:pPr>
              <w:widowControl w:val="1"/>
              <w:spacing w:after="0" w:before="0" w:line="480" w:lineRule="auto"/>
              <w:ind w:firstLine="0"/>
              <w:rPr>
                <w:del w:id="9251" w:author="Claude" w:date="2026-09-03T12:00:00Z"/>
                <w:sz w:val="30"/>
                <w:szCs w:val="30"/>
              </w:rPr>
            </w:pPr>
            <w:del w:id="9245" w:author="Claude" w:date="2026-09-03T12:00:00Z">
              <w:r w:rsidDel="00000000" w:rsidR="00000000" w:rsidRPr="00000000">
                <w:rPr>
                  <w:b w:val="0"/>
                  <w:bCs w:val="0"/>
                  <w:i w:val="0"/>
                  <w:iCs w:val="0"/>
                  <w:sz w:val="23"/>
                  <w:szCs w:val="23"/>
                  <w:rtl w:val="0"/>
                </w:rPr>
                <w:delText xml:space="preserve">“</w:delText>
              </w:r>
            </w:del>
            <w:del w:id="9246"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47" w:author="Claude" w:date="2026-09-03T12:00:00Z">
              <w:r w:rsidDel="00000000" w:rsidR="00000000" w:rsidRPr="00000000">
                <w:rPr>
                  <w:b w:val="0"/>
                  <w:bCs w:val="0"/>
                  <w:i w:val="0"/>
                  <w:iCs w:val="0"/>
                  <w:sz w:val="23"/>
                  <w:szCs w:val="23"/>
                  <w:rtl w:val="0"/>
                </w:rPr>
                <w:delText xml:space="preserve"> on scaffolding without harness”; “worker at height without fall protection equipment”</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widowControl w:val="1"/>
              <w:spacing w:after="0" w:before="0" w:line="480" w:lineRule="auto"/>
              <w:ind w:firstLine="0"/>
              <w:rPr>
                <w:del w:id="9252" w:author="Claude" w:date="2026-09-03T12:00:00Z"/>
                <w:sz w:val="30"/>
                <w:szCs w:val="30"/>
              </w:rPr>
            </w:pPr>
            <w:del w:id="9248" w:author="Claude" w:date="2026-09-03T12:00:00Z">
              <w:r w:rsidDel="00000000" w:rsidR="00000000" w:rsidRPr="00000000">
                <w:rPr>
                  <w:b w:val="0"/>
                  <w:bCs w:val="0"/>
                  <w:i w:val="0"/>
                  <w:iCs w:val="0"/>
                  <w:sz w:val="23"/>
                  <w:szCs w:val="23"/>
                  <w:rtl w:val="0"/>
                </w:rPr>
                <w:delText xml:space="preserve">Explorar evidencia parcial; la confirmación requiere contexto espacial y observabilidad suficiente.</w:delText>
              </w:r>
            </w:del>
            <w:r w:rsidDel="00000000" w:rsidR="00000000" w:rsidRPr="00000000">
              <w:rPr>
                <w:rtl w:val="0"/>
              </w:rPr>
            </w:r>
          </w:p>
        </w:tc>
      </w:tr>
      <w:tr>
        <w:trPr>
          <w:del w:id="9253" w:author="Claude" w:date="2026-09-03T12:00:00Z"/>
          <w:cantSplit w:val="1"/>
          <w:tblHeader w:val="0"/>
        </w:trPr>
        <w:tc>
          <w:tcPr>
            <w:tcMar>
              <w:top w:w="70.0" w:type="dxa"/>
              <w:bottom w:w="70.0" w:type="dxa"/>
            </w:tcMar>
            <w:vAlign w:val="top"/>
          </w:tcPr>
          <w:p w:rsidR="00000000" w:rsidDel="00000000" w:rsidP="00000000" w:rsidRDefault="00000000" w:rsidRPr="00000000" w14:paraId="00000118">
            <w:pPr>
              <w:widowControl w:val="1"/>
              <w:spacing w:after="0" w:before="0" w:line="480" w:lineRule="auto"/>
              <w:ind w:firstLine="0"/>
              <w:rPr>
                <w:del w:id="9264" w:author="Claude" w:date="2026-09-03T12:00:00Z"/>
                <w:sz w:val="30"/>
                <w:szCs w:val="30"/>
              </w:rPr>
            </w:pPr>
            <w:del w:id="9254" w:author="Claude" w:date="2026-09-03T12:00:00Z">
              <w:r w:rsidDel="00000000" w:rsidR="00000000" w:rsidRPr="00000000">
                <w:rPr>
                  <w:b w:val="0"/>
                  <w:bCs w:val="0"/>
                  <w:i w:val="0"/>
                  <w:iCs w:val="0"/>
                  <w:sz w:val="23"/>
                  <w:szCs w:val="23"/>
                  <w:rtl w:val="0"/>
                </w:rPr>
                <w:delText xml:space="preserve">CR-03 — condicionada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19">
            <w:pPr>
              <w:widowControl w:val="1"/>
              <w:spacing w:after="0" w:before="0" w:line="480" w:lineRule="auto"/>
              <w:ind w:firstLine="0"/>
              <w:rPr>
                <w:del w:id="9265" w:author="Claude" w:date="2026-09-03T12:00:00Z"/>
                <w:sz w:val="30"/>
                <w:szCs w:val="30"/>
              </w:rPr>
            </w:pPr>
            <w:del w:id="9255" w:author="Claude" w:date="2026-09-03T12:00:00Z">
              <w:r w:rsidDel="00000000" w:rsidR="00000000" w:rsidRPr="00000000">
                <w:rPr>
                  <w:b w:val="0"/>
                  <w:bCs w:val="0"/>
                  <w:i w:val="0"/>
                  <w:iCs w:val="0"/>
                  <w:sz w:val="23"/>
                  <w:szCs w:val="23"/>
                  <w:rtl w:val="0"/>
                </w:rPr>
                <w:delText xml:space="preserve">Consulta descompuesta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1A">
            <w:pPr>
              <w:widowControl w:val="1"/>
              <w:spacing w:after="0" w:before="0" w:line="480" w:lineRule="auto"/>
              <w:ind w:firstLine="0"/>
              <w:rPr>
                <w:del w:id="9266" w:author="Claude" w:date="2026-09-03T12:00:00Z"/>
                <w:sz w:val="30"/>
                <w:szCs w:val="30"/>
              </w:rPr>
            </w:pPr>
            <w:del w:id="9256" w:author="Claude" w:date="2026-09-03T12:00:00Z">
              <w:r w:rsidDel="00000000" w:rsidR="00000000" w:rsidRPr="00000000">
                <w:rPr>
                  <w:b w:val="0"/>
                  <w:bCs w:val="0"/>
                  <w:i w:val="0"/>
                  <w:iCs w:val="0"/>
                  <w:sz w:val="23"/>
                  <w:szCs w:val="23"/>
                  <w:rtl w:val="0"/>
                </w:rPr>
                <w:delText xml:space="preserve">“</w:delText>
              </w:r>
            </w:del>
            <w:del w:id="925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58" w:author="Claude" w:date="2026-09-03T12:00:00Z">
              <w:r w:rsidDel="00000000" w:rsidR="00000000" w:rsidRPr="00000000">
                <w:rPr>
                  <w:b w:val="0"/>
                  <w:bCs w:val="0"/>
                  <w:i w:val="0"/>
                  <w:iCs w:val="0"/>
                  <w:sz w:val="23"/>
                  <w:szCs w:val="23"/>
                  <w:rtl w:val="0"/>
                </w:rPr>
                <w:delText xml:space="preserve"> on scaffolding”; “</w:delText>
              </w:r>
            </w:del>
            <w:del w:id="925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60" w:author="Claude" w:date="2026-09-03T12:00:00Z">
              <w:r w:rsidDel="00000000" w:rsidR="00000000" w:rsidRPr="00000000">
                <w:rPr>
                  <w:b w:val="0"/>
                  <w:bCs w:val="0"/>
                  <w:i w:val="0"/>
                  <w:iCs w:val="0"/>
                  <w:sz w:val="23"/>
                  <w:szCs w:val="23"/>
                  <w:rtl w:val="0"/>
                </w:rPr>
                <w:delText xml:space="preserve"> on elevated platform”; “safety harness”; “fall arrest harness”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1B">
            <w:pPr>
              <w:widowControl w:val="1"/>
              <w:spacing w:after="0" w:before="0" w:line="480" w:lineRule="auto"/>
              <w:ind w:firstLine="0"/>
              <w:rPr>
                <w:del w:id="9267" w:author="Claude" w:date="2026-09-03T12:00:00Z"/>
                <w:sz w:val="30"/>
                <w:szCs w:val="30"/>
              </w:rPr>
            </w:pPr>
            <w:del w:id="9261" w:author="Claude" w:date="2026-09-03T12:00:00Z">
              <w:r w:rsidDel="00000000" w:rsidR="00000000" w:rsidRPr="00000000">
                <w:rPr>
                  <w:b w:val="0"/>
                  <w:bCs w:val="0"/>
                  <w:i w:val="0"/>
                  <w:iCs w:val="0"/>
                  <w:sz w:val="23"/>
                  <w:szCs w:val="23"/>
                  <w:rtl w:val="0"/>
                </w:rPr>
                <w:delText xml:space="preserve">Detectar por separado </w:delText>
              </w:r>
            </w:del>
            <w:del w:id="9262"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63" w:author="Claude" w:date="2026-09-03T12:00:00Z">
              <w:r w:rsidDel="00000000" w:rsidR="00000000" w:rsidRPr="00000000">
                <w:rPr>
                  <w:b w:val="0"/>
                  <w:bCs w:val="0"/>
                  <w:i w:val="0"/>
                  <w:iCs w:val="0"/>
                  <w:sz w:val="23"/>
                  <w:szCs w:val="23"/>
                  <w:rtl w:val="0"/>
                </w:rPr>
                <w:delText xml:space="preserve">a en altura y elementos de protección para evaluación posterior.</w:delText>
              </w:r>
            </w:del>
            <w:r w:rsidDel="00000000" w:rsidR="00000000" w:rsidRPr="00000000">
              <w:rPr>
                <w:rtl w:val="0"/>
              </w:rPr>
            </w:r>
          </w:p>
        </w:tc>
      </w:tr>
      <w:tr>
        <w:trPr>
          <w:del w:id="9268" w:author="Claude" w:date="2026-09-03T12:00:00Z"/>
          <w:cantSplit w:val="1"/>
          <w:tblHeader w:val="0"/>
        </w:trPr>
        <w:tc>
          <w:tcPr>
            <w:tcMar>
              <w:top w:w="70.0" w:type="dxa"/>
              <w:bottom w:w="70.0" w:type="dxa"/>
            </w:tcMar>
            <w:vAlign w:val="top"/>
          </w:tcPr>
          <w:p w:rsidR="00000000" w:rsidDel="00000000" w:rsidP="00000000" w:rsidRDefault="00000000" w:rsidRPr="00000000" w14:paraId="0000011C">
            <w:pPr>
              <w:widowControl w:val="1"/>
              <w:spacing w:after="0" w:before="0" w:line="480" w:lineRule="auto"/>
              <w:ind w:firstLine="0"/>
              <w:rPr>
                <w:del w:id="9275" w:author="Claude" w:date="2026-09-03T12:00:00Z"/>
                <w:sz w:val="30"/>
                <w:szCs w:val="30"/>
              </w:rPr>
            </w:pPr>
            <w:del w:id="9269" w:author="Claude" w:date="2026-09-03T12:00:00Z">
              <w:r w:rsidDel="00000000" w:rsidR="00000000" w:rsidRPr="00000000">
                <w:rPr>
                  <w:b w:val="0"/>
                  <w:bCs w:val="0"/>
                  <w:i w:val="0"/>
                  <w:iCs w:val="0"/>
                  <w:sz w:val="23"/>
                  <w:szCs w:val="23"/>
                  <w:rtl w:val="0"/>
                </w:rPr>
                <w:delText xml:space="preserve">CR-04 — condicionada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1D">
            <w:pPr>
              <w:widowControl w:val="1"/>
              <w:spacing w:after="0" w:before="0" w:line="480" w:lineRule="auto"/>
              <w:ind w:firstLine="0"/>
              <w:rPr>
                <w:del w:id="9276" w:author="Claude" w:date="2026-09-03T12:00:00Z"/>
                <w:sz w:val="30"/>
                <w:szCs w:val="30"/>
              </w:rPr>
            </w:pPr>
            <w:del w:id="9270" w:author="Claude" w:date="2026-09-03T12:00:00Z">
              <w:r w:rsidDel="00000000" w:rsidR="00000000" w:rsidRPr="00000000">
                <w:rPr>
                  <w:b w:val="0"/>
                  <w:bCs w:val="0"/>
                  <w:i w:val="0"/>
                  <w:iCs w:val="0"/>
                  <w:sz w:val="23"/>
                  <w:szCs w:val="23"/>
                  <w:rtl w:val="0"/>
                </w:rPr>
                <w:delText xml:space="preserve">Consulta compuesta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1E">
            <w:pPr>
              <w:widowControl w:val="1"/>
              <w:spacing w:after="0" w:before="0" w:line="480" w:lineRule="auto"/>
              <w:ind w:firstLine="0"/>
              <w:rPr>
                <w:del w:id="9277" w:author="Claude" w:date="2026-09-03T12:00:00Z"/>
                <w:sz w:val="30"/>
                <w:szCs w:val="30"/>
              </w:rPr>
            </w:pPr>
            <w:del w:id="9271" w:author="Claude" w:date="2026-09-03T12:00:00Z">
              <w:r w:rsidDel="00000000" w:rsidR="00000000" w:rsidRPr="00000000">
                <w:rPr>
                  <w:b w:val="0"/>
                  <w:bCs w:val="0"/>
                  <w:i w:val="0"/>
                  <w:iCs w:val="0"/>
                  <w:sz w:val="23"/>
                  <w:szCs w:val="23"/>
                  <w:rtl w:val="0"/>
                </w:rPr>
                <w:delText xml:space="preserve">“unprotected edge with </w:delText>
              </w:r>
            </w:del>
            <w:del w:id="9272"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73" w:author="Claude" w:date="2026-09-03T12:00:00Z">
              <w:r w:rsidDel="00000000" w:rsidR="00000000" w:rsidRPr="00000000">
                <w:rPr>
                  <w:b w:val="0"/>
                  <w:bCs w:val="0"/>
                  <w:i w:val="0"/>
                  <w:iCs w:val="0"/>
                  <w:sz w:val="23"/>
                  <w:szCs w:val="23"/>
                  <w:rtl w:val="0"/>
                </w:rPr>
                <w:delText xml:space="preserve"> nearby”; “elevated platform without guardrail near workers”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1F">
            <w:pPr>
              <w:widowControl w:val="1"/>
              <w:spacing w:after="0" w:before="0" w:line="480" w:lineRule="auto"/>
              <w:ind w:firstLine="0"/>
              <w:rPr>
                <w:del w:id="9278" w:author="Claude" w:date="2026-09-03T12:00:00Z"/>
                <w:sz w:val="30"/>
                <w:szCs w:val="30"/>
              </w:rPr>
            </w:pPr>
            <w:del w:id="9274" w:author="Claude" w:date="2026-09-03T12:00:00Z">
              <w:r w:rsidDel="00000000" w:rsidR="00000000" w:rsidRPr="00000000">
                <w:rPr>
                  <w:b w:val="0"/>
                  <w:bCs w:val="0"/>
                  <w:i w:val="0"/>
                  <w:iCs w:val="0"/>
                  <w:sz w:val="23"/>
                  <w:szCs w:val="23"/>
                  <w:rtl w:val="0"/>
                </w:rPr>
                <w:delText xml:space="preserve">Explorar evidencia parcial; la confirmación requiere proximidad y validación espacial.</w:delText>
              </w:r>
            </w:del>
            <w:r w:rsidDel="00000000" w:rsidR="00000000" w:rsidRPr="00000000">
              <w:rPr>
                <w:rtl w:val="0"/>
              </w:rPr>
            </w:r>
          </w:p>
        </w:tc>
      </w:tr>
      <w:tr>
        <w:trPr>
          <w:del w:id="9279" w:author="Claude" w:date="2026-09-03T12:00:00Z"/>
          <w:cantSplit w:val="1"/>
          <w:tblHeader w:val="0"/>
        </w:trPr>
        <w:tc>
          <w:tcPr>
            <w:tcMar>
              <w:top w:w="70.0" w:type="dxa"/>
              <w:bottom w:w="70.0" w:type="dxa"/>
            </w:tcMar>
            <w:vAlign w:val="top"/>
          </w:tcPr>
          <w:p w:rsidR="00000000" w:rsidDel="00000000" w:rsidP="00000000" w:rsidRDefault="00000000" w:rsidRPr="00000000" w14:paraId="00000120">
            <w:pPr>
              <w:widowControl w:val="1"/>
              <w:spacing w:after="0" w:before="0" w:line="480" w:lineRule="auto"/>
              <w:ind w:firstLine="0"/>
              <w:rPr>
                <w:del w:id="9288" w:author="Claude" w:date="2026-09-03T12:00:00Z"/>
                <w:sz w:val="30"/>
                <w:szCs w:val="30"/>
              </w:rPr>
            </w:pPr>
            <w:del w:id="9280" w:author="Claude" w:date="2026-09-03T12:00:00Z">
              <w:r w:rsidDel="00000000" w:rsidR="00000000" w:rsidRPr="00000000">
                <w:rPr>
                  <w:b w:val="0"/>
                  <w:bCs w:val="0"/>
                  <w:i w:val="0"/>
                  <w:iCs w:val="0"/>
                  <w:sz w:val="23"/>
                  <w:szCs w:val="23"/>
                  <w:rtl w:val="0"/>
                </w:rPr>
                <w:delText xml:space="preserve">CR-04 — condicionada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1">
            <w:pPr>
              <w:widowControl w:val="1"/>
              <w:spacing w:after="0" w:before="0" w:line="480" w:lineRule="auto"/>
              <w:ind w:firstLine="0"/>
              <w:rPr>
                <w:del w:id="9289" w:author="Claude" w:date="2026-09-03T12:00:00Z"/>
                <w:sz w:val="30"/>
                <w:szCs w:val="30"/>
              </w:rPr>
            </w:pPr>
            <w:del w:id="9281" w:author="Claude" w:date="2026-09-03T12:00:00Z">
              <w:r w:rsidDel="00000000" w:rsidR="00000000" w:rsidRPr="00000000">
                <w:rPr>
                  <w:b w:val="0"/>
                  <w:bCs w:val="0"/>
                  <w:i w:val="0"/>
                  <w:iCs w:val="0"/>
                  <w:sz w:val="23"/>
                  <w:szCs w:val="23"/>
                  <w:rtl w:val="0"/>
                </w:rPr>
                <w:delText xml:space="preserve">Consulta descompuesta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2">
            <w:pPr>
              <w:widowControl w:val="1"/>
              <w:spacing w:after="0" w:before="0" w:line="480" w:lineRule="auto"/>
              <w:ind w:firstLine="0"/>
              <w:rPr>
                <w:del w:id="9290" w:author="Claude" w:date="2026-09-03T12:00:00Z"/>
                <w:sz w:val="30"/>
                <w:szCs w:val="30"/>
              </w:rPr>
            </w:pPr>
            <w:del w:id="9282" w:author="Claude" w:date="2026-09-03T12:00:00Z">
              <w:r w:rsidDel="00000000" w:rsidR="00000000" w:rsidRPr="00000000">
                <w:rPr>
                  <w:b w:val="0"/>
                  <w:bCs w:val="0"/>
                  <w:i w:val="0"/>
                  <w:iCs w:val="0"/>
                  <w:sz w:val="23"/>
                  <w:szCs w:val="23"/>
                  <w:rtl w:val="0"/>
                </w:rPr>
                <w:delText xml:space="preserve">“platform edge”; “open edge”; “guardrail”; “safety railing”; “</w:delText>
              </w:r>
            </w:del>
            <w:del w:id="928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84" w:author="Claude" w:date="2026-09-03T12:00:00Z">
              <w:r w:rsidDel="00000000" w:rsidR="00000000" w:rsidRPr="00000000">
                <w:rPr>
                  <w:b w:val="0"/>
                  <w:bCs w:val="0"/>
                  <w:i w:val="0"/>
                  <w:iCs w:val="0"/>
                  <w:sz w:val="23"/>
                  <w:szCs w:val="23"/>
                  <w:rtl w:val="0"/>
                </w:rPr>
                <w:delText xml:space="preserve"> near edge”</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3">
            <w:pPr>
              <w:widowControl w:val="1"/>
              <w:spacing w:after="0" w:before="0" w:line="480" w:lineRule="auto"/>
              <w:ind w:firstLine="0"/>
              <w:rPr>
                <w:del w:id="9291" w:author="Claude" w:date="2026-09-03T12:00:00Z"/>
                <w:sz w:val="30"/>
                <w:szCs w:val="30"/>
              </w:rPr>
            </w:pPr>
            <w:del w:id="9285" w:author="Claude" w:date="2026-09-03T12:00:00Z">
              <w:r w:rsidDel="00000000" w:rsidR="00000000" w:rsidRPr="00000000">
                <w:rPr>
                  <w:b w:val="0"/>
                  <w:bCs w:val="0"/>
                  <w:i w:val="0"/>
                  <w:iCs w:val="0"/>
                  <w:sz w:val="23"/>
                  <w:szCs w:val="23"/>
                  <w:rtl w:val="0"/>
                </w:rPr>
                <w:delText xml:space="preserve">Detectar borde, protección colectiva y </w:delText>
              </w:r>
            </w:del>
            <w:del w:id="9286"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87" w:author="Claude" w:date="2026-09-03T12:00:00Z">
              <w:r w:rsidDel="00000000" w:rsidR="00000000" w:rsidRPr="00000000">
                <w:rPr>
                  <w:b w:val="0"/>
                  <w:bCs w:val="0"/>
                  <w:i w:val="0"/>
                  <w:iCs w:val="0"/>
                  <w:sz w:val="23"/>
                  <w:szCs w:val="23"/>
                  <w:rtl w:val="0"/>
                </w:rPr>
                <w:delText xml:space="preserve">a próxima como entidades independientes.</w:delText>
              </w:r>
            </w:del>
            <w:r w:rsidDel="00000000" w:rsidR="00000000" w:rsidRPr="00000000">
              <w:rPr>
                <w:rtl w:val="0"/>
              </w:rPr>
            </w:r>
          </w:p>
        </w:tc>
      </w:tr>
      <w:tr>
        <w:trPr>
          <w:del w:id="9292" w:author="Claude" w:date="2026-09-03T12:00:00Z"/>
          <w:cantSplit w:val="1"/>
          <w:tblHeader w:val="0"/>
        </w:trPr>
        <w:tc>
          <w:tcPr>
            <w:tcMar>
              <w:top w:w="70.0" w:type="dxa"/>
              <w:bottom w:w="70.0" w:type="dxa"/>
            </w:tcMar>
            <w:vAlign w:val="top"/>
          </w:tcPr>
          <w:p w:rsidR="00000000" w:rsidDel="00000000" w:rsidP="00000000" w:rsidRDefault="00000000" w:rsidRPr="00000000" w14:paraId="00000124">
            <w:pPr>
              <w:widowControl w:val="1"/>
              <w:spacing w:after="0" w:before="0" w:line="480" w:lineRule="auto"/>
              <w:ind w:firstLine="0"/>
              <w:rPr>
                <w:del w:id="9299" w:author="Claude" w:date="2026-09-03T12:00:00Z"/>
                <w:sz w:val="28"/>
                <w:szCs w:val="28"/>
              </w:rPr>
            </w:pPr>
            <w:del w:id="9293" w:author="Claude" w:date="2026-09-03T12:00:00Z">
              <w:r w:rsidDel="00000000" w:rsidR="00000000" w:rsidRPr="00000000">
                <w:rPr>
                  <w:b w:val="0"/>
                  <w:bCs w:val="0"/>
                  <w:i w:val="0"/>
                  <w:iCs w:val="0"/>
                  <w:sz w:val="21"/>
                  <w:szCs w:val="21"/>
                  <w:rtl w:val="0"/>
                </w:rPr>
                <w:delText xml:space="preserve">CR-05 — condicionada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5">
            <w:pPr>
              <w:widowControl w:val="1"/>
              <w:spacing w:after="0" w:before="0" w:line="480" w:lineRule="auto"/>
              <w:ind w:firstLine="0"/>
              <w:rPr>
                <w:del w:id="9300" w:author="Claude" w:date="2026-09-03T12:00:00Z"/>
                <w:sz w:val="28"/>
                <w:szCs w:val="28"/>
              </w:rPr>
            </w:pPr>
            <w:del w:id="9294" w:author="Claude" w:date="2026-09-03T12:00:00Z">
              <w:r w:rsidDel="00000000" w:rsidR="00000000" w:rsidRPr="00000000">
                <w:rPr>
                  <w:b w:val="0"/>
                  <w:bCs w:val="0"/>
                  <w:i w:val="0"/>
                  <w:iCs w:val="0"/>
                  <w:sz w:val="21"/>
                  <w:szCs w:val="21"/>
                  <w:rtl w:val="0"/>
                </w:rPr>
                <w:delText xml:space="preserve">Entidades de maquinaria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6">
            <w:pPr>
              <w:widowControl w:val="1"/>
              <w:spacing w:after="0" w:before="0" w:line="480" w:lineRule="auto"/>
              <w:ind w:firstLine="0"/>
              <w:rPr>
                <w:del w:id="9301" w:author="Claude" w:date="2026-09-03T12:00:00Z"/>
                <w:sz w:val="28"/>
                <w:szCs w:val="28"/>
              </w:rPr>
            </w:pPr>
            <w:del w:id="9295" w:author="Claude" w:date="2026-09-03T12:00:00Z">
              <w:r w:rsidDel="00000000" w:rsidR="00000000" w:rsidRPr="00000000">
                <w:rPr>
                  <w:b w:val="0"/>
                  <w:bCs w:val="0"/>
                  <w:i w:val="0"/>
                  <w:iCs w:val="0"/>
                  <w:sz w:val="21"/>
                  <w:szCs w:val="21"/>
                  <w:rtl w:val="0"/>
                </w:rPr>
                <w:delText xml:space="preserve">“excavator”; “backhoe loader”; “dump truck”; “crane”; “heavy machinery”</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7">
            <w:pPr>
              <w:widowControl w:val="1"/>
              <w:spacing w:after="0" w:before="0" w:line="480" w:lineRule="auto"/>
              <w:ind w:firstLine="0"/>
              <w:rPr>
                <w:del w:id="9302" w:author="Claude" w:date="2026-09-03T12:00:00Z"/>
                <w:sz w:val="28"/>
                <w:szCs w:val="28"/>
              </w:rPr>
            </w:pPr>
            <w:del w:id="9296" w:author="Claude" w:date="2026-09-03T12:00:00Z">
              <w:r w:rsidDel="00000000" w:rsidR="00000000" w:rsidRPr="00000000">
                <w:rPr>
                  <w:b w:val="0"/>
                  <w:bCs w:val="0"/>
                  <w:i w:val="0"/>
                  <w:iCs w:val="0"/>
                  <w:sz w:val="21"/>
                  <w:szCs w:val="21"/>
                  <w:rtl w:val="0"/>
                </w:rPr>
                <w:delText xml:space="preserve">Producir evidencia para evaluar proximidad y persistencia con </w:delText>
              </w:r>
            </w:del>
            <w:del w:id="929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298" w:author="Claude" w:date="2026-09-03T12:00:00Z">
              <w:r w:rsidDel="00000000" w:rsidR="00000000" w:rsidRPr="00000000">
                <w:rPr>
                  <w:b w:val="0"/>
                  <w:bCs w:val="0"/>
                  <w:i w:val="0"/>
                  <w:iCs w:val="0"/>
                  <w:sz w:val="21"/>
                  <w:szCs w:val="21"/>
                  <w:rtl w:val="0"/>
                </w:rPr>
                <w:delText xml:space="preserve">as.</w:delText>
              </w:r>
            </w:del>
            <w:r w:rsidDel="00000000" w:rsidR="00000000" w:rsidRPr="00000000">
              <w:rPr>
                <w:rtl w:val="0"/>
              </w:rPr>
            </w:r>
          </w:p>
        </w:tc>
      </w:tr>
      <w:tr>
        <w:trPr>
          <w:del w:id="9303" w:author="Claude" w:date="2026-09-03T12:00:00Z"/>
          <w:cantSplit w:val="1"/>
          <w:tblHeader w:val="0"/>
        </w:trPr>
        <w:tc>
          <w:tcPr>
            <w:tcMar>
              <w:top w:w="70.0" w:type="dxa"/>
              <w:bottom w:w="70.0" w:type="dxa"/>
            </w:tcMar>
            <w:vAlign w:val="top"/>
          </w:tcPr>
          <w:p w:rsidR="00000000" w:rsidDel="00000000" w:rsidP="00000000" w:rsidRDefault="00000000" w:rsidRPr="00000000" w14:paraId="00000128">
            <w:pPr>
              <w:widowControl w:val="1"/>
              <w:spacing w:after="0" w:before="0" w:line="480" w:lineRule="auto"/>
              <w:ind w:firstLine="0"/>
              <w:rPr>
                <w:del w:id="9309" w:author="Claude" w:date="2026-09-03T12:00:00Z"/>
                <w:sz w:val="28"/>
                <w:szCs w:val="28"/>
              </w:rPr>
            </w:pPr>
            <w:del w:id="9304" w:author="Claude" w:date="2026-09-03T12:00:00Z">
              <w:r w:rsidDel="00000000" w:rsidR="00000000" w:rsidRPr="00000000">
                <w:rPr>
                  <w:b w:val="0"/>
                  <w:bCs w:val="0"/>
                  <w:i w:val="0"/>
                  <w:iCs w:val="0"/>
                  <w:sz w:val="21"/>
                  <w:szCs w:val="21"/>
                  <w:rtl w:val="0"/>
                </w:rPr>
                <w:delText xml:space="preserve">CR-05 — condicionada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9">
            <w:pPr>
              <w:widowControl w:val="1"/>
              <w:spacing w:after="0" w:before="0" w:line="480" w:lineRule="auto"/>
              <w:ind w:firstLine="0"/>
              <w:rPr>
                <w:del w:id="9310" w:author="Claude" w:date="2026-09-03T12:00:00Z"/>
                <w:sz w:val="28"/>
                <w:szCs w:val="28"/>
              </w:rPr>
            </w:pPr>
            <w:del w:id="9305" w:author="Claude" w:date="2026-09-03T12:00:00Z">
              <w:r w:rsidDel="00000000" w:rsidR="00000000" w:rsidRPr="00000000">
                <w:rPr>
                  <w:b w:val="0"/>
                  <w:bCs w:val="0"/>
                  <w:i w:val="0"/>
                  <w:iCs w:val="0"/>
                  <w:sz w:val="21"/>
                  <w:szCs w:val="21"/>
                  <w:rtl w:val="0"/>
                </w:rPr>
                <w:delText xml:space="preserve">Entidades humanas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A">
            <w:pPr>
              <w:widowControl w:val="1"/>
              <w:spacing w:after="0" w:before="0" w:line="480" w:lineRule="auto"/>
              <w:ind w:firstLine="0"/>
              <w:rPr>
                <w:del w:id="9311" w:author="Claude" w:date="2026-09-03T12:00:00Z"/>
                <w:sz w:val="28"/>
                <w:szCs w:val="28"/>
              </w:rPr>
            </w:pPr>
            <w:del w:id="9306"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307" w:author="Claude" w:date="2026-09-03T12:00:00Z">
              <w:r w:rsidDel="00000000" w:rsidR="00000000" w:rsidRPr="00000000">
                <w:rPr>
                  <w:rFonts w:ascii="Courier New" w:cs="Courier New" w:eastAsia="Courier New" w:hAnsi="Courier New"/>
                  <w:b w:val="0"/>
                  <w:bCs w:val="0"/>
                  <w:i w:val="0"/>
                  <w:iCs w:val="0"/>
                  <w:sz w:val="20"/>
                  <w:szCs w:val="20"/>
                  <w:rtl w:val="0"/>
                </w:rPr>
                <w:delText xml:space="preserve">; “construction worker”; “pedestrian”</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B">
            <w:pPr>
              <w:widowControl w:val="1"/>
              <w:spacing w:after="0" w:before="0" w:line="480" w:lineRule="auto"/>
              <w:ind w:firstLine="0"/>
              <w:rPr>
                <w:del w:id="9312" w:author="Claude" w:date="2026-09-03T12:00:00Z"/>
                <w:sz w:val="28"/>
                <w:szCs w:val="28"/>
              </w:rPr>
            </w:pPr>
            <w:del w:id="9308" w:author="Claude" w:date="2026-09-03T12:00:00Z">
              <w:r w:rsidDel="00000000" w:rsidR="00000000" w:rsidRPr="00000000">
                <w:rPr>
                  <w:b w:val="0"/>
                  <w:bCs w:val="0"/>
                  <w:i w:val="0"/>
                  <w:iCs w:val="0"/>
                  <w:sz w:val="21"/>
                  <w:szCs w:val="21"/>
                  <w:rtl w:val="0"/>
                </w:rPr>
                <w:delText xml:space="preserve">Producir evidencia humana para la evaluación relacional.</w:delText>
              </w:r>
            </w:del>
            <w:r w:rsidDel="00000000" w:rsidR="00000000" w:rsidRPr="00000000">
              <w:rPr>
                <w:rtl w:val="0"/>
              </w:rPr>
            </w:r>
          </w:p>
        </w:tc>
      </w:tr>
      <w:tr>
        <w:trPr>
          <w:del w:id="9313" w:author="Claude" w:date="2026-09-03T12:00:00Z"/>
          <w:cantSplit w:val="1"/>
          <w:tblHeader w:val="0"/>
        </w:trPr>
        <w:tc>
          <w:tcPr>
            <w:tcMar>
              <w:top w:w="70.0" w:type="dxa"/>
              <w:bottom w:w="70.0" w:type="dxa"/>
            </w:tcMar>
            <w:vAlign w:val="top"/>
          </w:tcPr>
          <w:p w:rsidR="00000000" w:rsidDel="00000000" w:rsidP="00000000" w:rsidRDefault="00000000" w:rsidRPr="00000000" w14:paraId="0000012C">
            <w:pPr>
              <w:widowControl w:val="1"/>
              <w:spacing w:after="0" w:before="0" w:line="480" w:lineRule="auto"/>
              <w:ind w:firstLine="0"/>
              <w:rPr>
                <w:del w:id="9321" w:author="Claude" w:date="2026-09-03T12:00:00Z"/>
                <w:sz w:val="28"/>
                <w:szCs w:val="28"/>
              </w:rPr>
            </w:pPr>
            <w:del w:id="9314" w:author="Claude" w:date="2026-09-03T12:00:00Z">
              <w:r w:rsidDel="00000000" w:rsidR="00000000" w:rsidRPr="00000000">
                <w:rPr>
                  <w:b w:val="0"/>
                  <w:bCs w:val="0"/>
                  <w:i w:val="0"/>
                  <w:iCs w:val="0"/>
                  <w:sz w:val="21"/>
                  <w:szCs w:val="21"/>
                  <w:rtl w:val="0"/>
                </w:rPr>
                <w:delText xml:space="preserve">CR-06 — condicionada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D">
            <w:pPr>
              <w:widowControl w:val="1"/>
              <w:spacing w:after="0" w:before="0" w:line="480" w:lineRule="auto"/>
              <w:ind w:firstLine="0"/>
              <w:rPr>
                <w:del w:id="9322" w:author="Claude" w:date="2026-09-03T12:00:00Z"/>
                <w:sz w:val="28"/>
                <w:szCs w:val="28"/>
              </w:rPr>
            </w:pPr>
            <w:del w:id="9315" w:author="Claude" w:date="2026-09-03T12:00:00Z">
              <w:r w:rsidDel="00000000" w:rsidR="00000000" w:rsidRPr="00000000">
                <w:rPr>
                  <w:b w:val="0"/>
                  <w:bCs w:val="0"/>
                  <w:i w:val="0"/>
                  <w:iCs w:val="0"/>
                  <w:sz w:val="21"/>
                  <w:szCs w:val="21"/>
                  <w:rtl w:val="0"/>
                </w:rPr>
                <w:delText xml:space="preserve">Entidad </w:delText>
              </w:r>
            </w:del>
            <w:del w:id="9316"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317" w:author="Claude" w:date="2026-09-03T12:00:00Z">
              <w:r w:rsidDel="00000000" w:rsidR="00000000" w:rsidRPr="00000000">
                <w:rPr>
                  <w:b w:val="0"/>
                  <w:bCs w:val="0"/>
                  <w:i w:val="0"/>
                  <w:iCs w:val="0"/>
                  <w:sz w:val="21"/>
                  <w:szCs w:val="21"/>
                  <w:rtl w:val="0"/>
                </w:rPr>
                <w:delText xml:space="preserve">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E">
            <w:pPr>
              <w:widowControl w:val="1"/>
              <w:spacing w:after="0" w:before="0" w:line="480" w:lineRule="auto"/>
              <w:ind w:firstLine="0"/>
              <w:rPr>
                <w:del w:id="9323" w:author="Claude" w:date="2026-09-03T12:00:00Z"/>
                <w:sz w:val="28"/>
                <w:szCs w:val="28"/>
              </w:rPr>
            </w:pPr>
            <w:del w:id="9318"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319" w:author="Claude" w:date="2026-09-03T12:00:00Z">
              <w:r w:rsidDel="00000000" w:rsidR="00000000" w:rsidRPr="00000000">
                <w:rPr>
                  <w:rFonts w:ascii="Courier New" w:cs="Courier New" w:eastAsia="Courier New" w:hAnsi="Courier New"/>
                  <w:b w:val="0"/>
                  <w:bCs w:val="0"/>
                  <w:i w:val="0"/>
                  <w:iCs w:val="0"/>
                  <w:sz w:val="20"/>
                  <w:szCs w:val="20"/>
                  <w:rtl w:val="0"/>
                </w:rPr>
                <w:delText xml:space="preserve">; “worker”; “pedestrian”</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2F">
            <w:pPr>
              <w:widowControl w:val="1"/>
              <w:spacing w:after="0" w:before="0" w:line="480" w:lineRule="auto"/>
              <w:ind w:firstLine="0"/>
              <w:rPr>
                <w:del w:id="9324" w:author="Claude" w:date="2026-09-03T12:00:00Z"/>
                <w:sz w:val="28"/>
                <w:szCs w:val="28"/>
              </w:rPr>
            </w:pPr>
            <w:del w:id="9320" w:author="Claude" w:date="2026-09-03T12:00:00Z">
              <w:r w:rsidDel="00000000" w:rsidR="00000000" w:rsidRPr="00000000">
                <w:rPr>
                  <w:b w:val="0"/>
                  <w:bCs w:val="0"/>
                  <w:i w:val="0"/>
                  <w:iCs w:val="0"/>
                  <w:sz w:val="21"/>
                  <w:szCs w:val="21"/>
                  <w:rtl w:val="0"/>
                </w:rPr>
                <w:delText xml:space="preserve">Comparar la posición del sujeto con una zona declarada externamente.</w:delText>
              </w:r>
            </w:del>
            <w:r w:rsidDel="00000000" w:rsidR="00000000" w:rsidRPr="00000000">
              <w:rPr>
                <w:rtl w:val="0"/>
              </w:rPr>
            </w:r>
          </w:p>
        </w:tc>
      </w:tr>
      <w:tr>
        <w:trPr>
          <w:del w:id="9325" w:author="Claude" w:date="2026-09-03T12:00:00Z"/>
          <w:cantSplit w:val="1"/>
          <w:tblHeader w:val="0"/>
        </w:trPr>
        <w:tc>
          <w:tcPr>
            <w:tcMar>
              <w:top w:w="70.0" w:type="dxa"/>
              <w:bottom w:w="70.0" w:type="dxa"/>
            </w:tcMar>
            <w:vAlign w:val="top"/>
          </w:tcPr>
          <w:p w:rsidR="00000000" w:rsidDel="00000000" w:rsidP="00000000" w:rsidRDefault="00000000" w:rsidRPr="00000000" w14:paraId="00000130">
            <w:pPr>
              <w:widowControl w:val="1"/>
              <w:spacing w:after="0" w:before="0" w:line="480" w:lineRule="auto"/>
              <w:ind w:firstLine="0"/>
              <w:rPr>
                <w:del w:id="9330" w:author="Claude" w:date="2026-09-03T12:00:00Z"/>
                <w:sz w:val="28"/>
                <w:szCs w:val="28"/>
              </w:rPr>
            </w:pPr>
            <w:del w:id="9326" w:author="Claude" w:date="2026-09-03T12:00:00Z">
              <w:r w:rsidDel="00000000" w:rsidR="00000000" w:rsidRPr="00000000">
                <w:rPr>
                  <w:b w:val="0"/>
                  <w:bCs w:val="0"/>
                  <w:i w:val="0"/>
                  <w:iCs w:val="0"/>
                  <w:sz w:val="21"/>
                  <w:szCs w:val="21"/>
                  <w:rtl w:val="0"/>
                </w:rPr>
                <w:delText xml:space="preserve">CR-06 — condicionada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31">
            <w:pPr>
              <w:widowControl w:val="1"/>
              <w:spacing w:after="0" w:before="0" w:line="480" w:lineRule="auto"/>
              <w:ind w:firstLine="0"/>
              <w:rPr>
                <w:del w:id="9331" w:author="Claude" w:date="2026-09-03T12:00:00Z"/>
                <w:sz w:val="28"/>
                <w:szCs w:val="28"/>
              </w:rPr>
            </w:pPr>
            <w:del w:id="9327" w:author="Claude" w:date="2026-09-03T12:00:00Z">
              <w:r w:rsidDel="00000000" w:rsidR="00000000" w:rsidRPr="00000000">
                <w:rPr>
                  <w:b w:val="0"/>
                  <w:bCs w:val="0"/>
                  <w:i w:val="0"/>
                  <w:iCs w:val="0"/>
                  <w:sz w:val="21"/>
                  <w:szCs w:val="21"/>
                  <w:rtl w:val="0"/>
                </w:rPr>
                <w:delText xml:space="preserve">Elementos auxiliares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32">
            <w:pPr>
              <w:widowControl w:val="1"/>
              <w:spacing w:after="0" w:before="0" w:line="480" w:lineRule="auto"/>
              <w:ind w:firstLine="0"/>
              <w:rPr>
                <w:del w:id="9332" w:author="Claude" w:date="2026-09-03T12:00:00Z"/>
                <w:sz w:val="28"/>
                <w:szCs w:val="28"/>
              </w:rPr>
            </w:pPr>
            <w:del w:id="9328" w:author="Claude" w:date="2026-09-03T12:00:00Z">
              <w:r w:rsidDel="00000000" w:rsidR="00000000" w:rsidRPr="00000000">
                <w:rPr>
                  <w:b w:val="0"/>
                  <w:bCs w:val="0"/>
                  <w:i w:val="0"/>
                  <w:iCs w:val="0"/>
                  <w:sz w:val="21"/>
                  <w:szCs w:val="21"/>
                  <w:rtl w:val="0"/>
                </w:rPr>
                <w:delText xml:space="preserve">“restricted area sign”; “caution tape”; “warning tape”; “barrier”; “safety cone”</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133">
            <w:pPr>
              <w:widowControl w:val="1"/>
              <w:spacing w:after="0" w:before="0" w:line="480" w:lineRule="auto"/>
              <w:ind w:firstLine="0"/>
              <w:rPr>
                <w:del w:id="9333" w:author="Claude" w:date="2026-09-03T12:00:00Z"/>
                <w:sz w:val="28"/>
                <w:szCs w:val="28"/>
              </w:rPr>
            </w:pPr>
            <w:del w:id="9329" w:author="Claude" w:date="2026-09-03T12:00:00Z">
              <w:r w:rsidDel="00000000" w:rsidR="00000000" w:rsidRPr="00000000">
                <w:rPr>
                  <w:b w:val="0"/>
                  <w:bCs w:val="0"/>
                  <w:i w:val="0"/>
                  <w:iCs w:val="0"/>
                  <w:sz w:val="21"/>
                  <w:szCs w:val="21"/>
                  <w:rtl w:val="0"/>
                </w:rPr>
                <w:delText xml:space="preserve">Aportar referencias visuales sin reemplazar la definición externa de la zona.</w:delText>
              </w:r>
            </w:del>
            <w:r w:rsidDel="00000000" w:rsidR="00000000" w:rsidRPr="00000000">
              <w:rPr>
                <w:rtl w:val="0"/>
              </w:rPr>
            </w:r>
          </w:p>
        </w:tc>
      </w:tr>
    </w:tbl>
    <w:p w:rsidR="00000000" w:rsidDel="00000000" w:rsidP="00000000" w:rsidRDefault="00000000" w:rsidRPr="00000000" w14:paraId="00000134">
      <w:pPr>
        <w:widowControl w:val="1"/>
        <w:spacing w:after="0" w:before="0" w:line="480" w:lineRule="auto"/>
        <w:ind w:firstLine="720"/>
        <w:rPr/>
        <w:sectPr>
          <w:type w:val="nextPage"/>
          <w:pgSz w:h="15840" w:w="12240" w:orient="portrait"/>
          <w:pgMar w:bottom="1440" w:top="1440" w:left="1440" w:right="1440" w:header="720" w:footer="720"/>
        </w:sectPr>
      </w:pPr>
      <w:del w:id="9334" w:author="Claude" w:date="2026-09-03T12:00:00Z">
        <w:r w:rsidDel="00000000" w:rsidR="00000000" w:rsidRPr="00000000">
          <w:rPr>
            <w:b w:val="0"/>
            <w:bCs w:val="0"/>
            <w:i w:val="0"/>
            <w:iCs w:val="0"/>
            <w:rtl w:val="0"/>
          </w:rPr>
          <w:delText xml:space="preserve">Nota. El vocabulario del núcleo validable está compuesto por </w:delText>
        </w:r>
      </w:del>
      <w:del w:id="933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336" w:author="Claude" w:date="2026-09-03T12:00:00Z">
        <w:r w:rsidDel="00000000" w:rsidR="00000000" w:rsidRPr="00000000">
          <w:rPr>
            <w:b w:val="0"/>
            <w:bCs w:val="0"/>
            <w:i w:val="0"/>
            <w:iCs w:val="0"/>
            <w:rtl w:val="0"/>
          </w:rPr>
          <w:delText xml:space="preserve">, </w:delText>
        </w:r>
      </w:del>
      <w:del w:id="933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helmet</w:delText>
        </w:r>
      </w:del>
      <w:del w:id="9338" w:author="Claude" w:date="2026-09-03T12:00:00Z">
        <w:r w:rsidDel="00000000" w:rsidR="00000000" w:rsidRPr="00000000">
          <w:rPr>
            <w:b w:val="0"/>
            <w:bCs w:val="0"/>
            <w:i w:val="0"/>
            <w:iCs w:val="0"/>
            <w:rtl w:val="0"/>
          </w:rPr>
          <w:delText xml:space="preserve"> y </w:delText>
        </w:r>
      </w:del>
      <w:del w:id="933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vest</w:delText>
        </w:r>
      </w:del>
      <w:del w:id="9340" w:author="Claude" w:date="2026-09-03T12:00:00Z">
        <w:r w:rsidDel="00000000" w:rsidR="00000000" w:rsidRPr="00000000">
          <w:rPr>
            <w:b w:val="0"/>
            <w:bCs w:val="0"/>
            <w:i w:val="0"/>
            <w:iCs w:val="0"/>
            <w:rtl w:val="0"/>
          </w:rPr>
          <w:delText xml:space="preserve">. Las formulaciones directas pertenecen a ramas comparativas independientes. Cada corrida conserva </w:delText>
        </w:r>
      </w:del>
      <w:del w:id="934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prompt_set_id</w:delText>
        </w:r>
      </w:del>
      <w:del w:id="9342" w:author="Claude" w:date="2026-09-03T12:00:00Z">
        <w:r w:rsidDel="00000000" w:rsidR="00000000" w:rsidRPr="00000000">
          <w:rPr>
            <w:b w:val="0"/>
            <w:bCs w:val="0"/>
            <w:i w:val="0"/>
            <w:iCs w:val="0"/>
            <w:rtl w:val="0"/>
          </w:rPr>
          <w:delText xml:space="preserve">, de modo que toda detección pueda atribuirse al conjunto que la produjo.</w:delText>
        </w:r>
      </w:del>
      <w:ins w:id="9343" w:author="Claude" w:date="2026-09-03T12:00:00Z">
        <w:r>
          <w:rPr>
            <w:b w:val="1"/>
            <w:bCs w:val="1"/>
            <w:rtl w:val="0"/>
          </w:rPr>
          <w:t xml:space="preserve">Nota.</w:t>
        </w:r>
        <w:r>
          <w:rPr>
            <w:rtl w:val="0"/>
          </w:rPr>
          <w:t xml:space="preserve"> El vocabulario del núcleo validable está compuesto por </w:t>
        </w:r>
        <w:r>
          <w:rPr>
            <w:rFonts w:ascii="Courier New" w:cs="Courier New" w:eastAsia="Courier New" w:hAnsi="Courier New"/>
            <w:sz w:val="21"/>
            <w:szCs w:val="21"/>
            <w:rtl w:val="0"/>
          </w:rPr>
          <w:t xml:space="preserve">person</w:t>
        </w:r>
        <w:r>
          <w:rPr>
            <w:rtl w:val="0"/>
          </w:rPr>
          <w:t xml:space="preserve">, </w:t>
        </w:r>
        <w:r>
          <w:rPr>
            <w:rFonts w:ascii="Courier New" w:cs="Courier New" w:eastAsia="Courier New" w:hAnsi="Courier New"/>
            <w:sz w:val="21"/>
            <w:szCs w:val="21"/>
            <w:rtl w:val="0"/>
          </w:rPr>
          <w:t xml:space="preserve">helmet</w:t>
        </w:r>
        <w:r>
          <w:rPr>
            <w:rtl w:val="0"/>
          </w:rPr>
          <w:t xml:space="preserve"> y </w:t>
        </w:r>
        <w:r>
          <w:rPr>
            <w:rFonts w:ascii="Courier New" w:cs="Courier New" w:eastAsia="Courier New" w:hAnsi="Courier New"/>
            <w:sz w:val="21"/>
            <w:szCs w:val="21"/>
            <w:rtl w:val="0"/>
          </w:rPr>
          <w:t xml:space="preserve">vest</w:t>
        </w:r>
        <w:r>
          <w:rPr>
            <w:rtl w:val="0"/>
          </w:rPr>
          <w:t xml:space="preserve">. Las formulaciones directas pertenecen a ramas comparativas independientes y el vocabulario condicionado de CR-03 a CR-06 se consolida en el Anexo C. Cada corrida conserva </w:t>
        </w:r>
        <w:r>
          <w:rPr>
            <w:rFonts w:ascii="Courier New" w:cs="Courier New" w:eastAsia="Courier New" w:hAnsi="Courier New"/>
            <w:sz w:val="21"/>
            <w:szCs w:val="21"/>
            <w:rtl w:val="0"/>
          </w:rPr>
          <w:t xml:space="preserve">prompt_set_id</w:t>
        </w:r>
        <w:r>
          <w:rPr>
            <w:rtl w:val="0"/>
          </w:rPr>
          <w:t xml:space="preserve">, de modo que toda detección pueda atribuirse al conjunto que la produjo.</w:t>
        </w:r>
      </w:ins>
      <w:r w:rsidDel="00000000" w:rsidR="00000000" w:rsidRPr="00000000">
        <w:rPr>
          <w:rtl w:val="0"/>
        </w:rPr>
      </w:r>
    </w:p>
    <w:p w:rsidR="00000000" w:rsidDel="00000000" w:rsidP="00000000" w:rsidRDefault="00000000" w:rsidRPr="00000000" w14:paraId="00000135">
      <w:pPr>
        <w:pStyle w:val="Heading4"/>
        <w:keepNext w:val="1"/>
        <w:widowControl w:val="1"/>
        <w:spacing w:after="0" w:before="0" w:line="480" w:lineRule="auto"/>
        <w:ind w:firstLine="0"/>
        <w:rPr/>
      </w:pPr>
      <w:bookmarkStart w:colFirst="0" w:colLast="0" w:name="_heading=h.4hhdfyctwifl" w:id="14"/>
      <w:bookmarkEnd w:id="14"/>
      <w:del w:id="9344" w:author="Claude" w:date="2026-09-03T12:00:00Z">
        <w:r w:rsidDel="00000000" w:rsidR="00000000" w:rsidRPr="00000000">
          <w:rPr>
            <w:i w:val="0"/>
            <w:iCs w:val="0"/>
            <w:rtl w:val="0"/>
          </w:rPr>
          <w:delText xml:space="preserve">17.3</w:delText>
        </w:r>
      </w:del>
      <w:del w:id="9345" w:author="Claude" w:date="2026-09-03T12:00:00Z">
        <w:r w:rsidDel="00000000" w:rsidR="00000000" w:rsidRPr="00000000">
          <w:rPr>
            <w:rtl w:val="0"/>
          </w:rPr>
          <w:delText xml:space="preserve">.6.5. Reglas de comparabilidad entre configuraciones</w:delText>
        </w:r>
      </w:del>
      <w:ins w:id="9346" w:author="Claude" w:date="2026-09-03T12:00:00Z">
        <w:r>
          <w:rPr>
            <w:rtl w:val="0"/>
          </w:rPr>
          <w:t xml:space="preserve">17.3.4.4. Reglas de comparabilidad entre configuraciones</w:t>
        </w:r>
      </w:ins>
    </w:p>
    <w:p w:rsidR="00000000" w:rsidDel="00000000" w:rsidP="00000000" w:rsidRDefault="00000000" w:rsidRPr="00000000" w14:paraId="00000136">
      <w:pPr>
        <w:widowControl w:val="1"/>
        <w:spacing w:after="0" w:before="0" w:line="480" w:lineRule="auto"/>
        <w:ind w:firstLine="720"/>
        <w:rPr/>
      </w:pPr>
      <w:del w:id="9347" w:author="Claude" w:date="2026-09-03T12:00:00Z">
        <w:r w:rsidDel="00000000" w:rsidR="00000000" w:rsidRPr="00000000">
          <w:rPr>
            <w:rtl w:val="0"/>
          </w:rPr>
          <w:delText xml:space="preserve">La configuración debe permitir comparar variantes sin producir conclusiones ambiguas. Al comparar prompts, deben mantenerse constantes modelo, fuente visual, resolución, política de muestreo, umbrales, postproceso y criterios de patrón. Así, una variación de desempeño puede atribuirse razonablemente a la formulación evaluada.</w:delText>
        </w:r>
      </w:del>
      <w:ins w:id="9348" w:author="Claude" w:date="2026-09-03T12:00:00Z">
        <w:r>
          <w:rPr>
            <w:rtl w:val="0"/>
          </w:rPr>
          <w:t xml:space="preserve">La configuración permite comparar variantes sin producir conclusiones ambiguas. Al comparar prompts se mantienen constantes el modelo, la fuente visual, la resolución, la política de muestreo, los umbrales, el postproceso y los criterios de patrón, de modo que una variación de desempeño pueda atribuirse a la formulación evaluada. Al comparar modelos OVD se conserva el mismo conjunto de prompts y condiciones equivalentes de fuente, resolución y postproceso, y si un modelo requiere umbrales distintos por la escala de sus puntajes, esa diferencia se declara como parte de la configuración y no se oculta como detalle de implementación.</w:t>
        </w:r>
      </w:ins>
    </w:p>
    <w:p w:rsidR="00000000" w:rsidDel="00000000" w:rsidP="00000000" w:rsidRDefault="00000000" w:rsidRPr="00000000" w14:paraId="00000137">
      <w:pPr>
        <w:widowControl w:val="1"/>
        <w:spacing w:after="0" w:before="0" w:line="480" w:lineRule="auto"/>
        <w:ind w:firstLine="720"/>
        <w:rPr>
          <w:del w:id="9350" w:author="Claude" w:date="2026-09-03T12:00:00Z"/>
        </w:rPr>
      </w:pPr>
      <w:del w:id="9349" w:author="Claude" w:date="2026-09-03T12:00:00Z">
        <w:r w:rsidDel="00000000" w:rsidR="00000000" w:rsidRPr="00000000">
          <w:rPr>
            <w:rtl w:val="0"/>
          </w:rPr>
          <w:delText xml:space="preserve">Al comparar modelos OVD, debe conservarse el mismo conjunto de prompts y condiciones equivalentes de fuente, resolución y postproceso. Si un modelo requiere umbrales distintos por la escala de sus puntajes, esa diferencia debe declararse como parte de la configuración y no ocultarse como detalle de implementación.</w:delText>
        </w:r>
      </w:del>
    </w:p>
    <w:p w:rsidR="00000000" w:rsidDel="00000000" w:rsidP="00000000" w:rsidRDefault="00000000" w:rsidRPr="00000000" w14:paraId="00000138">
      <w:pPr>
        <w:widowControl w:val="1"/>
        <w:spacing w:after="0" w:before="0" w:line="480" w:lineRule="auto"/>
        <w:ind w:firstLine="720"/>
        <w:rPr/>
      </w:pPr>
      <w:del w:id="9351" w:author="Claude" w:date="2026-09-03T12:00:00Z">
        <w:r w:rsidDel="00000000" w:rsidR="00000000" w:rsidRPr="00000000">
          <w:rPr>
            <w:rtl w:val="0"/>
          </w:rPr>
          <w:delText xml:space="preserve">Al comparar DBE y EBE, debe declararse que cambia la naturaleza temporal de la fuente. En EBE intervienen captura continua, variabilidad de iluminación, codificación o decodificación cuando corresponda, continuidad temporal, omisiones, descartes y disponibilidad efectiva de </w:delText>
        </w:r>
      </w:del>
      <w:del w:id="9352" w:author="Claude" w:date="2026-09-03T12:00:00Z">
        <w:r w:rsidDel="00000000" w:rsidR="00000000" w:rsidRPr="00000000">
          <w:rPr>
            <w:rFonts w:ascii="Courier New" w:cs="Courier New" w:eastAsia="Courier New" w:hAnsi="Courier New"/>
            <w:sz w:val="21"/>
            <w:szCs w:val="21"/>
            <w:rtl w:val="0"/>
          </w:rPr>
          <w:delText xml:space="preserve">frame</w:delText>
        </w:r>
      </w:del>
      <w:del w:id="9353" w:author="Claude" w:date="2026-09-03T12:00:00Z">
        <w:r w:rsidDel="00000000" w:rsidR="00000000" w:rsidRPr="00000000">
          <w:rPr>
            <w:rtl w:val="0"/>
          </w:rPr>
          <w:delText xml:space="preserve">s. Por lo tanto, las diferencias observadas no deben atribuirse automáticamente al detector OVD.</w:delText>
        </w:r>
      </w:del>
      <w:ins w:id="9354" w:author="Claude" w:date="2026-09-03T12:00:00Z">
        <w:r>
          <w:rPr>
            <w:rtl w:val="0"/>
          </w:rPr>
          <w:t xml:space="preserve">Al comparar DBE y EBE se declara que cambia la naturaleza temporal de la fuente. En EBE intervienen la captura continua, la variabilidad de iluminación, la codificación o decodificación cuando corresponda, la continuidad temporal, las omisiones, los descartes y la disponibilidad efectiva de frames, de modo que las diferencias observadas no se atribuyan automáticamente al detector OVD.</w:t>
        </w:r>
      </w:ins>
    </w:p>
    <w:p w:rsidR="00000000" w:rsidDel="00000000" w:rsidP="00000000" w:rsidRDefault="00000000" w:rsidRPr="00000000" w14:paraId="00000139">
      <w:pPr>
        <w:spacing w:after="0" w:before="0" w:line="480" w:lineRule="auto"/>
        <w:ind w:firstLine="720"/>
        <w:rPr/>
      </w:pPr>
      <w:del w:id="9355" w:author="Claude" w:date="2026-09-03T12:00:00Z">
        <w:r w:rsidDel="00000000" w:rsidR="00000000" w:rsidRPr="00000000">
          <w:rPr>
            <w:rtl w:val="0"/>
          </w:rPr>
          <w:delText xml:space="preserve">Por la misma razón, ningún módulo opcional —evidencia visual, identidad temporal, zonas, preselección en el rol de captura o distribución externa— puede operar como comportamiento implícito: su habilitación se declara en la configuración de la corrida, porque una activación silenciosa alteraría la interpretación de latencia, cobertura temporal, privacidad y aplicabilidad de métricas, es decir, la base misma de la comparación.</w:delText>
        </w:r>
      </w:del>
      <w:ins w:id="9356" w:author="Claude" w:date="2026-09-03T12:00:00Z">
        <w:r>
          <w:rPr>
            <w:rtl w:val="0"/>
          </w:rPr>
          <w:t xml:space="preserve">Por la misma razón, ningún módulo opcional opera como comportamiento implícito. La evidencia visual, la identidad temporal, las zonas, la preselección en el rol de captura y la distribución externa se habilitan en la configuración de la corrida, porque una activación silenciosa alteraría la interpretación de la latencia, la cobertura temporal, la privacidad y la aplicabilidad de las métricas. Es esa referencia declarada, y no una reinterpretación posterior de los artefactos, la que permite atribuir una diferencia de resultados a la variante evaluada y no a un cambio no declarado en la cadena.</w:t>
        </w:r>
      </w:ins>
    </w:p>
    <w:p w:rsidR="00000000" w:rsidDel="00000000" w:rsidP="00000000" w:rsidRDefault="00000000" w:rsidRPr="00000000" w14:paraId="0000013A">
      <w:pPr>
        <w:pStyle w:val="Heading3"/>
        <w:keepNext w:val="1"/>
        <w:widowControl w:val="1"/>
        <w:spacing w:after="0" w:before="0" w:line="480" w:lineRule="auto"/>
        <w:ind w:firstLine="0"/>
        <w:rPr/>
      </w:pPr>
      <w:bookmarkStart w:colFirst="0" w:colLast="0" w:name="_heading=h.inrgpb1nhlws" w:id="15"/>
      <w:bookmarkEnd w:id="15"/>
      <w:del w:id="9357" w:author="Claude" w:date="2026-09-03T12:00:00Z">
        <w:r w:rsidDel="00000000" w:rsidR="00000000" w:rsidRPr="00000000">
          <w:rPr>
            <w:rtl w:val="0"/>
          </w:rPr>
          <w:delText xml:space="preserve">17.3.7. Diseño conceptual del plano de medios</w:delText>
        </w:r>
      </w:del>
      <w:ins w:id="9358" w:author="Claude" w:date="2026-09-03T12:00:00Z">
        <w:r>
          <w:rPr>
            <w:rtl w:val="0"/>
          </w:rPr>
          <w:t xml:space="preserve">17.3.5. Diseño conceptual del plano de medios</w:t>
        </w:r>
      </w:ins>
    </w:p>
    <w:p w:rsidR="00000000" w:rsidDel="00000000" w:rsidP="00000000" w:rsidRDefault="00000000" w:rsidRPr="00000000" w14:paraId="0000013B">
      <w:pPr>
        <w:widowControl w:val="1"/>
        <w:spacing w:after="0" w:before="0" w:line="480" w:lineRule="auto"/>
        <w:ind w:firstLine="720"/>
        <w:rPr/>
      </w:pPr>
      <w:del w:id="9359" w:author="Claude" w:date="2026-09-03T12:00:00Z">
        <w:r w:rsidDel="00000000" w:rsidR="00000000" w:rsidRPr="00000000">
          <w:rPr>
            <w:rtl w:val="0"/>
          </w:rPr>
          <w:delText xml:space="preserve">El plano de medios se materializa en el componente lógico Pipeline de Medios de la plataforma experimental. Este componente concentra la ruta sensible a latencia: inicia cuando el adaptador de ingesta visual recibe, lee o decodifica una unidad visual proveniente de una fuente externa, y finaliza cuando se publica evidencia perceptiva normalizada hacia la frontera de integración. Su alcance incluye ingesta, decodificación cuando corresponda, control de ritmo, normalización visual, inferencia open-vocabulary, postproceso y publicación no bloqueante.</w:delText>
        </w:r>
      </w:del>
      <w:ins w:id="9360" w:author="Claude" w:date="2026-09-03T12:00:00Z">
        <w:r>
          <w:rPr>
            <w:rtl w:val="0"/>
          </w:rPr>
          <w:t xml:space="preserve">El plano de medios se materializa en el componente lógico Pipeline de Medios, que concentra la ruta sensible a latencia. Comienza cuando el adaptador de ingesta visual recibe, lee o decodifica una unidad visual proveniente de una fuente externa y termina cuando publica evidencia perceptiva normalizada hacia la frontera de integración. Su alcance abarca ingesta, decodificación cuando corresponda, control de ritmo, normalización visual, inferencia open-vocabulary, postproceso y publicación no bloqueante.</w:t>
        </w:r>
      </w:ins>
    </w:p>
    <w:p w:rsidR="00000000" w:rsidDel="00000000" w:rsidP="00000000" w:rsidRDefault="00000000" w:rsidRPr="00000000" w14:paraId="0000013C">
      <w:pPr>
        <w:widowControl w:val="1"/>
        <w:spacing w:after="0" w:before="0" w:line="480" w:lineRule="auto"/>
        <w:ind w:firstLine="720"/>
        <w:rPr/>
      </w:pPr>
      <w:del w:id="9361" w:author="Claude" w:date="2026-09-03T12:00:00Z">
        <w:r w:rsidDel="00000000" w:rsidR="00000000" w:rsidRPr="00000000">
          <w:rPr>
            <w:rtl w:val="0"/>
          </w:rPr>
          <w:delText xml:space="preserve">El límite del componente es estricto. El Pipeline de Medios no confirma condiciones de riesgo, no asigna severidad, no ejecuta reglas de patrón, no genera alertas y no depende de persistencia pesada para continuar procesando </w:delText>
        </w:r>
      </w:del>
      <w:del w:id="9362" w:author="Claude" w:date="2026-09-03T12:00:00Z">
        <w:r w:rsidDel="00000000" w:rsidR="00000000" w:rsidRPr="00000000">
          <w:rPr>
            <w:rFonts w:ascii="Courier New" w:cs="Courier New" w:eastAsia="Courier New" w:hAnsi="Courier New"/>
            <w:sz w:val="21"/>
            <w:szCs w:val="21"/>
            <w:rtl w:val="0"/>
          </w:rPr>
          <w:delText xml:space="preserve">frame</w:delText>
        </w:r>
      </w:del>
      <w:del w:id="9363" w:author="Claude" w:date="2026-09-03T12:00:00Z">
        <w:r w:rsidDel="00000000" w:rsidR="00000000" w:rsidRPr="00000000">
          <w:rPr>
            <w:rtl w:val="0"/>
          </w:rPr>
          <w:delText xml:space="preserve">s. Su salida representa evidencia perceptiva primaria asociada a una corrida, una fuente, una referencia temporal, un modelo y una configuración de procesamiento. La interpretación de esa evidencia corresponde al plano de control.</w:delText>
        </w:r>
      </w:del>
      <w:ins w:id="9364" w:author="Claude" w:date="2026-09-03T12:00:00Z">
        <w:r>
          <w:rPr>
            <w:rtl w:val="0"/>
          </w:rPr>
          <w:t xml:space="preserve">El límite del componente es estricto. El Pipeline de Medios no confirma condiciones de riesgo, no asigna severidad, no ejecuta reglas de patrón, no genera alertas y no depende de persistencia pesada para continuar procesando frames. Su salida es evidencia perceptiva primaria asociada a una corrida, una fuente, una referencia temporal, un modelo y una configuración de procesamiento, y su interpretación corresponde al plano de control.</w:t>
        </w:r>
      </w:ins>
    </w:p>
    <w:p w:rsidR="00000000" w:rsidDel="00000000" w:rsidP="00000000" w:rsidRDefault="00000000" w:rsidRPr="00000000" w14:paraId="0000013D">
      <w:pPr>
        <w:widowControl w:val="1"/>
        <w:spacing w:after="0" w:before="0" w:line="480" w:lineRule="auto"/>
        <w:ind w:firstLine="720"/>
        <w:rPr>
          <w:del w:id="9368" w:author="Claude" w:date="2026-09-03T12:00:00Z"/>
        </w:rPr>
      </w:pPr>
      <w:del w:id="9365" w:author="Claude" w:date="2026-09-03T12:00:00Z">
        <w:r w:rsidDel="00000000" w:rsidR="00000000" w:rsidRPr="00000000">
          <w:rPr>
            <w:rtl w:val="0"/>
          </w:rPr>
          <w:delText xml:space="preserve">La separación protege la ruta </w:delText>
        </w:r>
      </w:del>
      <w:del w:id="9366" w:author="Claude" w:date="2026-09-03T12:00:00Z">
        <w:r w:rsidDel="00000000" w:rsidR="00000000" w:rsidRPr="00000000">
          <w:rPr>
            <w:rFonts w:ascii="Courier New" w:cs="Courier New" w:eastAsia="Courier New" w:hAnsi="Courier New"/>
            <w:sz w:val="21"/>
            <w:szCs w:val="21"/>
            <w:rtl w:val="0"/>
          </w:rPr>
          <w:delText xml:space="preserve">frame</w:delText>
        </w:r>
      </w:del>
      <w:del w:id="9367" w:author="Claude" w:date="2026-09-03T12:00:00Z">
        <w:r w:rsidDel="00000000" w:rsidR="00000000" w:rsidRPr="00000000">
          <w:rPr>
            <w:rtl w:val="0"/>
          </w:rPr>
          <w:delText xml:space="preserve">-evento frente a tareas que pueden introducir bloqueo o variabilidad, como la evaluación de patrones, la reconstrucción histórica, la generación de reportes, la inspección visual o la distribución de notificaciones externas. La sección precisa cómo debe comportarse el componente que transforma entrada visual en evidencia perceptiva utilizable por el resto del sistema.</w:delText>
        </w:r>
      </w:del>
    </w:p>
    <w:p w:rsidR="00000000" w:rsidDel="00000000" w:rsidP="00000000" w:rsidRDefault="00000000" w:rsidRPr="00000000" w14:paraId="0000013E">
      <w:pPr>
        <w:widowControl w:val="1"/>
        <w:spacing w:after="0" w:before="0" w:line="480" w:lineRule="auto"/>
        <w:ind w:firstLine="720"/>
        <w:rPr/>
      </w:pPr>
      <w:del w:id="9369" w:author="Claude" w:date="2026-09-03T12:00:00Z">
        <w:r w:rsidDel="00000000" w:rsidR="00000000" w:rsidRPr="00000000">
          <w:rPr>
            <w:rtl w:val="0"/>
          </w:rPr>
          <w:delText xml:space="preserve">Las fuentes utilizadas en DBE y EBE ingresan al Pipeline de Medios mediante una misma frontera conceptual: el adaptador de ingesta visual. La diferencia entre ambos escenarios se resuelve en la forma de lectura, disponibilidad del </w:delText>
        </w:r>
      </w:del>
      <w:del w:id="9370" w:author="Claude" w:date="2026-09-03T12:00:00Z">
        <w:r w:rsidDel="00000000" w:rsidR="00000000" w:rsidRPr="00000000">
          <w:rPr>
            <w:rFonts w:ascii="Courier New" w:cs="Courier New" w:eastAsia="Courier New" w:hAnsi="Courier New"/>
            <w:sz w:val="21"/>
            <w:szCs w:val="21"/>
            <w:rtl w:val="0"/>
          </w:rPr>
          <w:delText xml:space="preserve">frame</w:delText>
        </w:r>
      </w:del>
      <w:del w:id="9371" w:author="Claude" w:date="2026-09-03T12:00:00Z">
        <w:r w:rsidDel="00000000" w:rsidR="00000000" w:rsidRPr="00000000">
          <w:rPr>
            <w:rtl w:val="0"/>
          </w:rPr>
          <w:delText xml:space="preserve">, metadatos temporales y control de ritmo, no en la salida del plano. En DBE predomina la lectura reproducible; en EBE puede aparecer irregularidad temporal, atraso acumulado, variabilidad de captura o disponibilidad de </w:delText>
        </w:r>
      </w:del>
      <w:del w:id="9372" w:author="Claude" w:date="2026-09-03T12:00:00Z">
        <w:r w:rsidDel="00000000" w:rsidR="00000000" w:rsidRPr="00000000">
          <w:rPr>
            <w:rFonts w:ascii="Courier New" w:cs="Courier New" w:eastAsia="Courier New" w:hAnsi="Courier New"/>
            <w:sz w:val="21"/>
            <w:szCs w:val="21"/>
            <w:rtl w:val="0"/>
          </w:rPr>
          <w:delText xml:space="preserve">frame</w:delText>
        </w:r>
      </w:del>
      <w:del w:id="9373" w:author="Claude" w:date="2026-09-03T12:00:00Z">
        <w:r w:rsidDel="00000000" w:rsidR="00000000" w:rsidRPr="00000000">
          <w:rPr>
            <w:rtl w:val="0"/>
          </w:rPr>
          <w:delText xml:space="preserve">s recientes. En ambos casos, la salida debe conservar trazabilidad suficiente para reconstruir qué se procesó, bajo qué configuración y con qué resultado.</w:delText>
        </w:r>
      </w:del>
      <w:ins w:id="9374" w:author="Claude" w:date="2026-09-03T12:00:00Z">
        <w:r>
          <w:rPr>
            <w:rtl w:val="0"/>
          </w:rPr>
          <w:t xml:space="preserve">Las fuentes utilizadas en DBE y EBE ingresan por una misma frontera conceptual, el adaptador de ingesta visual, y la diferencia entre escenarios se resuelve en la forma de lectura, la disponibilidad del frame, los metadatos temporales y el control de ritmo, no en la salida del plano. En DBE predomina la lectura reproducible. En EBE pueden aparecer irregularidad temporal, atraso acumulado, variabilidad de captura o disponibilidad de frames recientes. En ambos casos la salida conserva trazabilidad suficiente para reconstruir qué se procesó, bajo qué configuración y con qué resultado. La Figura 4.2 representa ese flujo interno.</w:t>
        </w:r>
      </w:ins>
    </w:p>
    <w:p w:rsidR="00000000" w:rsidDel="00000000" w:rsidP="00000000" w:rsidRDefault="00000000" w:rsidRPr="00000000" w14:paraId="0000013F">
      <w:pPr>
        <w:widowControl w:val="1"/>
        <w:spacing w:after="0" w:before="0" w:line="480" w:lineRule="auto"/>
        <w:ind w:firstLine="720"/>
        <w:rPr>
          <w:del w:id="9376" w:author="Claude" w:date="2026-09-03T12:00:00Z"/>
        </w:rPr>
      </w:pPr>
      <w:del w:id="9375" w:author="Claude" w:date="2026-09-03T12:00:00Z">
        <w:r w:rsidDel="00000000" w:rsidR="00000000" w:rsidRPr="00000000">
          <w:rPr>
            <w:rtl w:val="0"/>
          </w:rPr>
          <w:delText xml:space="preserve">La configuración experimental actúa como entrada transversal del Pipeline de Medios, pero no es una responsabilidad interna de este plano. Fuente, resolución, política conceptual de selección o muestreo, modelo, prompts activos, umbrales y modo de inferencia son definidos por la configuración de corrida. El plano de medios debe consumir esa configuración, aplicarla durante la ejecución y propagar sus identificadores en la evidencia publicada, sin convertirse en el módulo encargado de gobernarla o versionarla.</w:delText>
        </w:r>
      </w:del>
    </w:p>
    <w:p w:rsidR="00000000" w:rsidDel="00000000" w:rsidP="00000000" w:rsidRDefault="00000000" w:rsidRPr="00000000" w14:paraId="00000140">
      <w:pPr>
        <w:keepNext w:val="1"/>
        <w:widowControl w:val="1"/>
        <w:spacing w:after="0" w:before="0" w:line="480" w:lineRule="auto"/>
        <w:ind w:firstLine="72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41">
      <w:pPr>
        <w:keepNext w:val="1"/>
        <w:widowControl w:val="1"/>
        <w:spacing w:after="0" w:before="0" w:line="480" w:lineRule="auto"/>
        <w:ind w:firstLine="720"/>
        <w:rPr>
          <w:i w:val="1"/>
          <w:iCs w:val="1"/>
        </w:rPr>
      </w:pPr>
      <w:r w:rsidDel="00000000" w:rsidR="00000000" w:rsidRPr="00000000">
        <w:rPr>
          <w:b w:val="0"/>
          <w:bCs w:val="0"/>
          <w:i w:val="1"/>
          <w:iCs w:val="1"/>
          <w:rtl w:val="0"/>
        </w:rPr>
        <w:t xml:space="preserve">Flujo conceptual del Pipeline de Medios</w:t>
      </w:r>
      <w:r w:rsidDel="00000000" w:rsidR="00000000" w:rsidRPr="00000000">
        <w:rPr>
          <w:rtl w:val="0"/>
        </w:rPr>
      </w:r>
    </w:p>
    <w:p w:rsidR="00000000" w:rsidDel="00000000" w:rsidP="00000000" w:rsidRDefault="00000000" w:rsidRPr="00000000" w14:paraId="00000142">
      <w:pPr>
        <w:widowControl w:val="1"/>
        <w:spacing w:after="0" w:before="0" w:line="480" w:lineRule="auto"/>
        <w:ind w:firstLine="720"/>
        <w:rPr/>
      </w:pPr>
      <w:r w:rsidDel="00000000" w:rsidR="00000000" w:rsidRPr="00000000">
        <w:rPr/>
        <w:drawing>
          <wp:inline distB="114300" distT="114300" distL="114300" distR="114300">
            <wp:extent cx="5760410" cy="3241953"/>
            <wp:effectExtent b="0" l="0" r="0" t="0"/>
            <wp:docPr descr="Flujo conceptual del Pipeline de Medios." id="24" name="image4.png"/>
            <a:graphic>
              <a:graphicData uri="http://schemas.openxmlformats.org/drawingml/2006/picture">
                <pic:pic>
                  <pic:nvPicPr>
                    <pic:cNvPr descr="Flujo conceptual del Pipeline de Medios." id="0" name="image4.png"/>
                    <pic:cNvPicPr preferRelativeResize="0"/>
                  </pic:nvPicPr>
                  <pic:blipFill>
                    <a:blip r:embed="rId10"/>
                    <a:srcRect b="0" l="0" r="0" t="0"/>
                    <a:stretch>
                      <a:fillRect/>
                    </a:stretch>
                  </pic:blipFill>
                  <pic:spPr>
                    <a:xfrm>
                      <a:off x="0" y="0"/>
                      <a:ext cx="5760410" cy="324195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1"/>
        <w:spacing w:after="0" w:before="0" w:line="480" w:lineRule="auto"/>
        <w:ind w:firstLine="720"/>
        <w:rPr/>
      </w:pPr>
      <w:del w:id="9377" w:author="Claude" w:date="2026-09-03T12:00:00Z">
        <w:r w:rsidDel="00000000" w:rsidR="00000000" w:rsidRPr="00000000">
          <w:rPr>
            <w:rtl w:val="0"/>
          </w:rPr>
          <w:delText xml:space="preserve">Nota. La figura representa el flujo interno del plano de medios. Las fuentes visuales son externas al plano; el plano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delText>
        </w:r>
      </w:del>
      <w:ins w:id="9378" w:author="Claude" w:date="2026-09-03T12:00:00Z">
        <w:r>
          <w:rPr>
            <w:b w:val="1"/>
            <w:bCs w:val="1"/>
            <w:rtl w:val="0"/>
          </w:rPr>
          <w:t xml:space="preserve">Nota.</w:t>
        </w:r>
        <w:r>
          <w:rPr>
            <w:rtl w:val="0"/>
          </w:rPr>
          <w:t xml:space="preserve"> La figura representa el flujo interno del plano de medios. Las fuentes visuales son externas al plano, que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ins>
    </w:p>
    <w:p w:rsidR="00000000" w:rsidDel="00000000" w:rsidP="00000000" w:rsidRDefault="00000000" w:rsidRPr="00000000" w14:paraId="00000144">
      <w:pPr>
        <w:pStyle w:val="Heading4"/>
        <w:keepNext w:val="1"/>
        <w:widowControl w:val="1"/>
        <w:spacing w:after="0" w:before="0" w:line="480" w:lineRule="auto"/>
        <w:ind w:firstLine="0"/>
        <w:rPr/>
      </w:pPr>
      <w:bookmarkStart w:colFirst="0" w:colLast="0" w:name="_heading=h.28q3sn25200q" w:id="16"/>
      <w:bookmarkEnd w:id="16"/>
      <w:del w:id="9379" w:author="Claude" w:date="2026-09-03T12:00:00Z">
        <w:r w:rsidDel="00000000" w:rsidR="00000000" w:rsidRPr="00000000">
          <w:rPr>
            <w:i w:val="0"/>
            <w:iCs w:val="0"/>
            <w:rtl w:val="0"/>
          </w:rPr>
          <w:delText xml:space="preserve">17.3</w:delText>
        </w:r>
      </w:del>
      <w:del w:id="9380" w:author="Claude" w:date="2026-09-03T12:00:00Z">
        <w:r w:rsidDel="00000000" w:rsidR="00000000" w:rsidRPr="00000000">
          <w:rPr>
            <w:rtl w:val="0"/>
          </w:rPr>
          <w:delText xml:space="preserve">.7.1. Flujo operativo del Pipeline de Medios</w:delText>
        </w:r>
      </w:del>
      <w:ins w:id="9381" w:author="Claude" w:date="2026-09-03T12:00:00Z">
        <w:r>
          <w:rPr>
            <w:rtl w:val="0"/>
          </w:rPr>
          <w:t xml:space="preserve">17.3.5.1. Flujo operativo del Pipeline de Medios</w:t>
        </w:r>
      </w:ins>
    </w:p>
    <w:p w:rsidR="00000000" w:rsidDel="00000000" w:rsidP="00000000" w:rsidRDefault="00000000" w:rsidRPr="00000000" w14:paraId="00000145">
      <w:pPr>
        <w:widowControl w:val="1"/>
        <w:spacing w:after="0" w:before="0" w:line="480" w:lineRule="auto"/>
        <w:ind w:firstLine="720"/>
        <w:rPr/>
      </w:pPr>
      <w:del w:id="9382" w:author="Claude" w:date="2026-09-03T12:00:00Z">
        <w:r w:rsidDel="00000000" w:rsidR="00000000" w:rsidRPr="00000000">
          <w:rPr>
            <w:rtl w:val="0"/>
          </w:rPr>
          <w:delText xml:space="preserve">El flujo interno del Pipeline de Medios se organiza como una cadena de transformación progresiva. Cada etapa recibe una representación visual o perceptiva, aplica una operación acotada y entrega una salida que mantiene relación con la corrida y con la referencia temporal original. Esta organización permite sustituir fuentes, modelos o políticas de procesamiento sin modificar la responsabilidad general del plano.</w:delText>
        </w:r>
      </w:del>
      <w:ins w:id="9383" w:author="Claude" w:date="2026-09-03T12:00:00Z">
        <w:r>
          <w:rPr>
            <w:rtl w:val="0"/>
          </w:rPr>
          <w:t xml:space="preserve">El flujo interno se organiza como una cadena de transformación progresiva. Cada etapa recibe una representación visual o perceptiva, aplica una operación acotada y entrega una salida que mantiene relación con la corrida y con la referencia temporal original, de modo que fuentes, modelos o políticas de procesamiento puedan sustituirse sin modificar la responsabilidad general del plano.</w:t>
        </w:r>
      </w:ins>
    </w:p>
    <w:p w:rsidR="00000000" w:rsidDel="00000000" w:rsidP="00000000" w:rsidRDefault="00000000" w:rsidRPr="00000000" w14:paraId="00000146">
      <w:pPr>
        <w:widowControl w:val="1"/>
        <w:spacing w:after="0" w:before="0" w:line="480" w:lineRule="auto"/>
        <w:ind w:firstLine="720"/>
        <w:rPr/>
      </w:pPr>
      <w:del w:id="9384" w:author="Claude" w:date="2026-09-03T12:00:00Z">
        <w:r w:rsidDel="00000000" w:rsidR="00000000" w:rsidRPr="00000000">
          <w:rPr>
            <w:b w:val="1"/>
            <w:bCs w:val="1"/>
            <w:rtl w:val="0"/>
          </w:rPr>
          <w:delText xml:space="preserve">Ingesta y decodificación</w:delText>
        </w:r>
      </w:del>
      <w:del w:id="9385" w:author="Claude" w:date="2026-09-03T12:00:00Z">
        <w:r w:rsidDel="00000000" w:rsidR="00000000" w:rsidRPr="00000000">
          <w:rPr>
            <w:rtl w:val="0"/>
          </w:rPr>
          <w:delText xml:space="preserve">. La primera responsabilidad interna del plano de medios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vídeo codificado o </w:delText>
        </w:r>
      </w:del>
      <w:del w:id="9386" w:author="Claude" w:date="2026-09-03T12:00:00Z">
        <w:r w:rsidDel="00000000" w:rsidR="00000000" w:rsidRPr="00000000">
          <w:rPr>
            <w:rFonts w:ascii="Courier New" w:cs="Courier New" w:eastAsia="Courier New" w:hAnsi="Courier New"/>
            <w:sz w:val="21"/>
            <w:szCs w:val="21"/>
            <w:rtl w:val="0"/>
          </w:rPr>
          <w:delText xml:space="preserve">streaming</w:delText>
        </w:r>
      </w:del>
      <w:del w:id="9387" w:author="Claude" w:date="2026-09-03T12:00:00Z">
        <w:r w:rsidDel="00000000" w:rsidR="00000000" w:rsidRPr="00000000">
          <w:rPr>
            <w:rtl w:val="0"/>
          </w:rPr>
          <w:delText xml:space="preserve">, la decodificación convierte el flujo en </w:delText>
        </w:r>
      </w:del>
      <w:del w:id="9388" w:author="Claude" w:date="2026-09-03T12:00:00Z">
        <w:r w:rsidDel="00000000" w:rsidR="00000000" w:rsidRPr="00000000">
          <w:rPr>
            <w:rFonts w:ascii="Courier New" w:cs="Courier New" w:eastAsia="Courier New" w:hAnsi="Courier New"/>
            <w:sz w:val="21"/>
            <w:szCs w:val="21"/>
            <w:rtl w:val="0"/>
          </w:rPr>
          <w:delText xml:space="preserve">frame</w:delText>
        </w:r>
      </w:del>
      <w:del w:id="9389" w:author="Claude" w:date="2026-09-03T12:00:00Z">
        <w:r w:rsidDel="00000000" w:rsidR="00000000" w:rsidRPr="00000000">
          <w:rPr>
            <w:rtl w:val="0"/>
          </w:rPr>
          <w:delText xml:space="preserve">s procesables y registra la información necesaria para distinguir disponibilidad, recepción, orden lógico y referencia temporal. En DBE suele alcanzar con conservar índice de secuencia y orden de lectura; en EBE puede ser necesario registrar además timestamps de captura o recepción, irregularidad temporal y eventuales descartes por atraso.</w:delText>
        </w:r>
      </w:del>
      <w:ins w:id="9390" w:author="Claude" w:date="2026-09-03T12:00:00Z">
        <w:r>
          <w:rPr>
            <w:b w:val="1"/>
            <w:bCs w:val="1"/>
            <w:rtl w:val="0"/>
          </w:rPr>
          <w:t xml:space="preserve">Ingesta y decodificación.</w:t>
        </w:r>
        <w:r>
          <w:rPr>
            <w:rtl w:val="0"/>
          </w:rPr>
          <w:t xml:space="preserve"> La primera responsabilidad interna del plano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video codificado o de streaming, la decodificación convierte el flujo en frames procesables y registra la información necesaria para distinguir disponibilidad, recepción, orden lógico y referencia temporal. En DBE suele alcanzar con conservar el índice de secuencia y el orden de lectura. En EBE puede ser necesario registrar además timestamps de captura o recepción, irregularidad temporal y descartes por atraso.</w:t>
        </w:r>
      </w:ins>
    </w:p>
    <w:p w:rsidR="00000000" w:rsidDel="00000000" w:rsidP="00000000" w:rsidRDefault="00000000" w:rsidRPr="00000000" w14:paraId="00000147">
      <w:pPr>
        <w:widowControl w:val="1"/>
        <w:spacing w:after="0" w:before="0" w:line="480" w:lineRule="auto"/>
        <w:ind w:firstLine="720"/>
        <w:rPr/>
      </w:pPr>
      <w:del w:id="9391" w:author="Claude" w:date="2026-09-03T12:00:00Z">
        <w:r w:rsidDel="00000000" w:rsidR="00000000" w:rsidRPr="00000000">
          <w:rPr>
            <w:b w:val="1"/>
            <w:bCs w:val="1"/>
            <w:rtl w:val="0"/>
          </w:rPr>
          <w:delText xml:space="preserve">Control de ritmo y selección de unidades visuales</w:delText>
        </w:r>
      </w:del>
      <w:del w:id="9392" w:author="Claude" w:date="2026-09-03T12:00:00Z">
        <w:r w:rsidDel="00000000" w:rsidR="00000000" w:rsidRPr="00000000">
          <w:rPr>
            <w:rtl w:val="0"/>
          </w:rPr>
          <w:delText xml:space="preserve">. Antes de ingresar a inferencia, el pipeline debe decidir qué unidades visuales serán efectivamente procesadas. Esta decisión puede consistir en aceptar todos los </w:delText>
        </w:r>
      </w:del>
      <w:del w:id="9393" w:author="Claude" w:date="2026-09-03T12:00:00Z">
        <w:r w:rsidDel="00000000" w:rsidR="00000000" w:rsidRPr="00000000">
          <w:rPr>
            <w:rFonts w:ascii="Courier New" w:cs="Courier New" w:eastAsia="Courier New" w:hAnsi="Courier New"/>
            <w:sz w:val="21"/>
            <w:szCs w:val="21"/>
            <w:rtl w:val="0"/>
          </w:rPr>
          <w:delText xml:space="preserve">frame</w:delText>
        </w:r>
      </w:del>
      <w:del w:id="9394" w:author="Claude" w:date="2026-09-03T12:00:00Z">
        <w:r w:rsidDel="00000000" w:rsidR="00000000" w:rsidRPr="00000000">
          <w:rPr>
            <w:rtl w:val="0"/>
          </w:rPr>
          <w:delText xml:space="preserve">s, aplicar una selección determinista, reducir la frecuencia de procesamiento o priorizar unidades recientes cuando existe captura continua. Lo importante para el diseño no es imponer una política concreta, sino evitar decisiones invisibles: toda unidad omitida, reemplazada o descartada debe quedar asociada a una causa y a una política declarada en la corrida. Los detalles concretos de colas, </w:delText>
        </w:r>
      </w:del>
      <w:del w:id="9395" w:author="Claude" w:date="2026-09-03T12:00:00Z">
        <w:r w:rsidDel="00000000" w:rsidR="00000000" w:rsidRPr="00000000">
          <w:rPr>
            <w:rFonts w:ascii="Courier New" w:cs="Courier New" w:eastAsia="Courier New" w:hAnsi="Courier New"/>
            <w:sz w:val="21"/>
            <w:szCs w:val="21"/>
            <w:rtl w:val="0"/>
          </w:rPr>
          <w:delText xml:space="preserve">buffer</w:delText>
        </w:r>
      </w:del>
      <w:del w:id="9396" w:author="Claude" w:date="2026-09-03T12:00:00Z">
        <w:r w:rsidDel="00000000" w:rsidR="00000000" w:rsidRPr="00000000">
          <w:rPr>
            <w:rtl w:val="0"/>
          </w:rPr>
          <w:delText xml:space="preserve">s o algoritmos de descarte corresponden a la implementación.</w:delText>
        </w:r>
      </w:del>
      <w:ins w:id="9397" w:author="Claude" w:date="2026-09-03T12:00:00Z">
        <w:r>
          <w:rPr>
            <w:b w:val="1"/>
            <w:bCs w:val="1"/>
            <w:rtl w:val="0"/>
          </w:rPr>
          <w:t xml:space="preserve">Control de ritmo y selección de unidades visuales.</w:t>
        </w:r>
        <w:r>
          <w:rPr>
            <w:rtl w:val="0"/>
          </w:rPr>
          <w:t xml:space="preserve"> Antes de ingresar a inferencia, el pipeline decide qué unidades visuales se procesan. La decisión puede aceptar todos los frames, aplicar una selección determinista, reducir la frecuencia de procesamiento o priorizar unidades recientes cuando existe captura continua. La política se declara por corrida, porque cambiar la selección de unidades, la frecuencia de procesamiento o el criterio de omisión equivale a cambiar la variante experimental evaluada. Lo que el diseño exige no es una política concreta sino la ausencia de decisiones invisibles, de manera que toda unidad omitida, reemplazada o descartada quede asociada a una causa y a una política declarada.</w:t>
        </w:r>
      </w:ins>
    </w:p>
    <w:p>
      <w:pPr>
        <w:widowControl w:val="1"/>
        <w:spacing w:after="0" w:before="0" w:line="480" w:lineRule="auto"/>
        <w:ind w:firstLine="720"/>
        <w:rPr>
          <w:ins w:id="9398" w:author="Claude" w:date="2026-09-03T12:00:00Z"/>
        </w:rPr>
      </w:pPr>
      <w:ins w:id="9399" w:author="Claude" w:date="2026-09-03T12:00:00Z">
        <w:r>
          <w:rPr>
            <w:rtl w:val="0"/>
          </w:rPr>
          <w:t xml:space="preserve">En corridas DBE, o con fuentes cuya lectura puede regularse, la prioridad es preservar reproducibilidad, orden lógico y trazabilidad de las unidades procesadas, y si no se procesan todos los frames la selección es determinista y se mantiene constante entre corridas comparables. En corridas EBE, o con fuentes en vivo, la prioridad es que el atraso acumulado no crezca indefinidamente y que toda omisión, irregularidad temporal o descarte quede registrada. El resultado esperado no es maximizar la cadencia de forma aislada sino hacer interpretable el comportamiento del pipeline, porque un sistema que procesa menos frames puede ser válido para una corrida exploratoria y esa reducción debe ser visible para no confundir rendimiento con cobertura temporal. Los detalles de colas, buffers o algoritmos de descarte corresponden a la implementación.</w:t>
        </w:r>
      </w:ins>
    </w:p>
    <w:p w:rsidR="00000000" w:rsidDel="00000000" w:rsidP="00000000" w:rsidRDefault="00000000" w:rsidRPr="00000000" w14:paraId="00000148">
      <w:pPr>
        <w:widowControl w:val="1"/>
        <w:spacing w:after="0" w:before="0" w:line="480" w:lineRule="auto"/>
        <w:ind w:firstLine="720"/>
        <w:rPr/>
      </w:pPr>
      <w:r w:rsidDel="00000000" w:rsidR="00000000" w:rsidRPr="00000000">
        <w:rPr>
          <w:b w:val="1"/>
          <w:bCs w:val="1"/>
          <w:rtl w:val="0"/>
        </w:rPr>
        <w:t xml:space="preserve">Normalización visual</w:t>
      </w:r>
      <w:r w:rsidDel="00000000" w:rsidR="00000000" w:rsidRPr="00000000">
        <w:rPr>
          <w:rtl w:val="0"/>
        </w:rPr>
        <w:t xml:space="preserve">. El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aceptado se adapta a los requisitos del modelo seleccionado. Esta etapa puede modificar resolución, formato, espacio de color, disposición de tensores o escala de entrada. El diseño debe preservar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49">
      <w:pPr>
        <w:widowControl w:val="1"/>
        <w:spacing w:after="0" w:before="0" w:line="480" w:lineRule="auto"/>
        <w:ind w:firstLine="720"/>
        <w:rPr/>
      </w:pPr>
      <w:del w:id="9400" w:author="Claude" w:date="2026-09-03T12:00:00Z">
        <w:r w:rsidDel="00000000" w:rsidR="00000000" w:rsidRPr="00000000">
          <w:rPr>
            <w:b w:val="1"/>
            <w:bCs w:val="1"/>
            <w:rtl w:val="0"/>
          </w:rPr>
          <w:delText xml:space="preserve">Inferencia open-vocabulary. </w:delText>
        </w:r>
      </w:del>
      <w:del w:id="9401" w:author="Claude" w:date="2026-09-03T12:00:00Z">
        <w:r w:rsidDel="00000000" w:rsidR="00000000" w:rsidRPr="00000000">
          <w:rPr>
            <w:rtl w:val="0"/>
          </w:rPr>
          <w:delText xml:space="preserve">La inferencia ejecuta el detector configurado sobre la entrada normalizada y el conjunto de prompts activos. El modelo se integra mediante un adaptador para evitar que el resto del plano dependa de una salida particular de Grounding DINO, YOLOE u otro candidato. Esta etapa produce resultados crudos: cajas, puntajes, etiquetas, frases asociadas o estructuras equivalentes,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delText>
        </w:r>
      </w:del>
      <w:ins w:id="9402" w:author="Claude" w:date="2026-09-03T12:00:00Z">
        <w:r>
          <w:rPr>
            <w:b w:val="1"/>
            <w:bCs w:val="1"/>
            <w:rtl w:val="0"/>
          </w:rPr>
          <w:t xml:space="preserve">Inferencia open-vocabulary.</w:t>
        </w:r>
        <w:r>
          <w:rPr>
            <w:rtl w:val="0"/>
          </w:rPr>
          <w:t xml:space="preserve"> La inferencia ejecuta el detector configurado sobre la entrada normalizada y el conjunto de prompts activos. El modelo se integra mediante un adaptador para evitar que el resto del plano dependa de la salida particular de un detector concreto. Esta etapa produce resultados crudos, como cajas, puntajes, etiquetas o frases asociadas,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ins>
    </w:p>
    <w:p w:rsidR="00000000" w:rsidDel="00000000" w:rsidP="00000000" w:rsidRDefault="00000000" w:rsidRPr="00000000" w14:paraId="0000014A">
      <w:pPr>
        <w:widowControl w:val="1"/>
        <w:spacing w:after="0" w:before="0" w:line="480" w:lineRule="auto"/>
        <w:ind w:firstLine="720"/>
        <w:rPr/>
      </w:pPr>
      <w:del w:id="9403" w:author="Claude" w:date="2026-09-03T12:00:00Z">
        <w:r w:rsidDel="00000000" w:rsidR="00000000" w:rsidRPr="00000000">
          <w:rPr>
            <w:b w:val="1"/>
            <w:bCs w:val="1"/>
            <w:rtl w:val="0"/>
          </w:rPr>
          <w:delText xml:space="preserve">Postproceso y normalización de detecciones</w:delText>
        </w:r>
      </w:del>
      <w:del w:id="9404" w:author="Claude" w:date="2026-09-03T12:00:00Z">
        <w:r w:rsidDel="00000000" w:rsidR="00000000" w:rsidRPr="00000000">
          <w:rPr>
            <w:rtl w:val="0"/>
          </w:rPr>
          <w:delText xml:space="preserve">. Luego de la inferencia, el Pipeline de Medios aplica los filtros definidos por la configuración de corrida —umbrales, supresión de detecciones redundantes, normalización de etiquetas y remapeo de coordenadas— para convertir las salidas del modelo en evidencia perceptiva común. Esta salida queda asociada al </w:delText>
        </w:r>
      </w:del>
      <w:del w:id="9405" w:author="Claude" w:date="2026-09-03T12:00:00Z">
        <w:r w:rsidDel="00000000" w:rsidR="00000000" w:rsidRPr="00000000">
          <w:rPr>
            <w:rFonts w:ascii="Courier New" w:cs="Courier New" w:eastAsia="Courier New" w:hAnsi="Courier New"/>
            <w:sz w:val="21"/>
            <w:szCs w:val="21"/>
            <w:rtl w:val="0"/>
          </w:rPr>
          <w:delText xml:space="preserve">frame</w:delText>
        </w:r>
      </w:del>
      <w:del w:id="9406" w:author="Claude" w:date="2026-09-03T12:00:00Z">
        <w:r w:rsidDel="00000000" w:rsidR="00000000" w:rsidRPr="00000000">
          <w:rPr>
            <w:rtl w:val="0"/>
          </w:rPr>
          <w:delText xml:space="preserve">, prompt, condición y nivel de confianza correspondiente, pero no interpreta riesgo ni genera alertas; sólo entrega evidencia normalizada al plano de control.</w:delText>
        </w:r>
      </w:del>
      <w:ins w:id="9407" w:author="Claude" w:date="2026-09-03T12:00:00Z">
        <w:r>
          <w:rPr>
            <w:b w:val="1"/>
            <w:bCs w:val="1"/>
            <w:rtl w:val="0"/>
          </w:rPr>
          <w:t xml:space="preserve">Postproceso y normalización de detecciones.</w:t>
        </w:r>
        <w:r>
          <w:rPr>
            <w:rtl w:val="0"/>
          </w:rPr>
          <w:t xml:space="preserve"> Luego de la inferencia, el pipeline aplica los filtros definidos por la configuración de corrida, entre ellos umbrales, supresión de detecciones redundantes, normalización de etiquetas y remapeo de coordenadas, para convertir las salidas del modelo en evidencia perceptiva común. Esa salida queda asociada al frame, al prompt, a la condición y al nivel de confianza correspondiente. No interpreta riesgo ni genera alertas, y sólo entrega evidencia normalizada al plano de control.</w:t>
        </w:r>
      </w:ins>
    </w:p>
    <w:p w:rsidR="00000000" w:rsidDel="00000000" w:rsidP="00000000" w:rsidRDefault="00000000" w:rsidRPr="00000000" w14:paraId="0000014B">
      <w:pPr>
        <w:widowControl w:val="1"/>
        <w:spacing w:after="0" w:before="0" w:line="480" w:lineRule="auto"/>
        <w:ind w:firstLine="720"/>
        <w:rPr/>
      </w:pPr>
      <w:del w:id="9408" w:author="Claude" w:date="2026-09-03T12:00:00Z">
        <w:r w:rsidDel="00000000" w:rsidR="00000000" w:rsidRPr="00000000">
          <w:rPr>
            <w:b w:val="1"/>
            <w:bCs w:val="1"/>
            <w:rtl w:val="0"/>
          </w:rPr>
          <w:delText xml:space="preserve">Publicación de evidencia perceptiva. </w:delText>
        </w:r>
      </w:del>
      <w:del w:id="9409" w:author="Claude" w:date="2026-09-03T12:00:00Z">
        <w:r w:rsidDel="00000000" w:rsidR="00000000" w:rsidRPr="00000000">
          <w:rPr>
            <w:rtl w:val="0"/>
          </w:rPr>
          <w:delText xml:space="preserve">La publicación cierra el plano de medios. La evidencia normalizada se entrega como evento liviano hacia la frontera de integración, asociado a corrida, fuente, referencia temporal, modelo, prompts y timestamps relevantes. A partir de ese punto, la evidencia puede ser evaluada por el plano de control, persistida de manera reconstruible o inspeccionada por componentes de soporte; ninguna de esas tareas debe ser requisito para que el Pipeline de Medios continúe procesando la siguiente unidad visual.</w:delText>
        </w:r>
      </w:del>
      <w:ins w:id="9410" w:author="Claude" w:date="2026-09-03T12:00:00Z">
        <w:r>
          <w:rPr>
            <w:b w:val="1"/>
            <w:bCs w:val="1"/>
            <w:rtl w:val="0"/>
          </w:rPr>
          <w:t xml:space="preserve">Publicación de evidencia perceptiva.</w:t>
        </w:r>
        <w:r>
          <w:rPr>
            <w:rtl w:val="0"/>
          </w:rPr>
          <w:t xml:space="preserve"> La publicación cierra el plano de medios. La evidencia normalizada se entrega como evento liviano hacia la frontera de integración, asociada a la corrida, la fuente, la referencia temporal, el modelo, los prompts y los timestamps relevantes. A partir de ese punto la evidencia puede evaluarse en el plano de control, persistirse de manera reconstruible o inspeccionarse desde el soporte experimental, y ninguna de esas tareas es requisito para que el pipeline continúe con la siguiente unidad visual.</w:t>
        </w:r>
      </w:ins>
    </w:p>
    <w:p w:rsidR="00000000" w:rsidDel="00000000" w:rsidP="00000000" w:rsidRDefault="00000000" w:rsidRPr="00000000" w14:paraId="0000014C">
      <w:pPr>
        <w:spacing w:after="0" w:before="0" w:line="480" w:lineRule="auto"/>
        <w:ind w:firstLine="720"/>
        <w:rPr/>
      </w:pPr>
      <w:del w:id="9411" w:author="Claude" w:date="2026-09-03T12:00:00Z">
        <w:r w:rsidDel="00000000" w:rsidR="00000000" w:rsidRPr="00000000">
          <w:rPr>
            <w:rtl w:val="0"/>
          </w:rPr>
          <w:delText xml:space="preserve">En consecuencia, la salida del plano de medios no se reduce a cajas y puntajes sin contexto, pero tampoco incorpora severidad, confirmación de patrón ni decisión de alerta. Su producto es evidencia visual primaria, normalizada y trazable: la interpretación de esa evidencia corresponde al plano de control, y la comparación entre configuraciones, modelos y prompts, al análisis experimental posterior.</w:delText>
        </w:r>
      </w:del>
      <w:ins w:id="9412" w:author="Claude" w:date="2026-09-03T12:00:00Z">
        <w:r>
          <w:rPr>
            <w:rtl w:val="0"/>
          </w:rPr>
          <w:t xml:space="preserve">En consecuencia, la salida del plano de medios no se reduce a cajas y puntajes sin contexto y tampoco incorpora severidad, confirmación de patrón ni decisión de alerta. Su producto es evidencia visual primaria, normalizada y trazable, cuya interpretación corresponde al plano de control.</w:t>
        </w:r>
      </w:ins>
    </w:p>
    <w:p>
      <w:pPr>
        <w:spacing w:after="0" w:before="0" w:line="480" w:lineRule="auto"/>
        <w:ind w:firstLine="720"/>
        <w:rPr>
          <w:ins w:id="9413" w:author="Claude" w:date="2026-09-03T12:00:00Z"/>
        </w:rPr>
      </w:pPr>
      <w:ins w:id="9414" w:author="Claude" w:date="2026-09-03T12:00:00Z">
        <w:r>
          <w:rPr>
            <w:rtl w:val="0"/>
          </w:rPr>
          <w:t xml:space="preserve">Sobre esa cadena el diseño mantiene una ruta no bloqueante. Si el bus interno, la persistencia, la inspección o una salida externa fallan o se saturan, esa condición se registra como parte de la ejecución y no convierte a esos consumidores en dependencia directa del procesamiento visual. El plano hace visible además la variabilidad temporal, porque una latencia aparentemente baja puede ocultar pérdida de frames, colas saturadas o reemplazo de frames antiguos por frames recientes, y por eso registra timestamps por tramo, profundidad de cola cuando corresponde, frames aceptados, frames omitidos y descartes.</w:t>
        </w:r>
      </w:ins>
    </w:p>
    <w:p>
      <w:pPr>
        <w:spacing w:after="0" w:before="0" w:line="480" w:lineRule="auto"/>
        <w:ind w:firstLine="720"/>
        <w:rPr>
          <w:ins w:id="9415" w:author="Claude" w:date="2026-09-03T12:00:00Z"/>
        </w:rPr>
      </w:pPr>
      <w:ins w:id="9416" w:author="Claude" w:date="2026-09-03T12:00:00Z">
        <w:r>
          <w:rPr>
            <w:rtl w:val="0"/>
          </w:rPr>
          <w:t xml:space="preserve">Los adaptadores absorben la heterogeneidad de los detectores OVD, que difieren en formato de entrada, tipo de prompt, estructura de salida, semántica de puntajes y costo de inferencia, y entregan una evidencia perceptiva estable que no acopla al plano de control con un modelo específico ni con los detalles internos de su implementación. La persistencia temporal de un patrón, la histéresis, la severidad y el registro interno de la alerta pertenecen al motor de patrones, de modo que el plano de medios pueda mejorar la calidad de la evidencia perceptiva sin decidir si una condición observada se convirtió en una situación de riesgo confirmada.</w:t>
        </w:r>
      </w:ins>
    </w:p>
    <w:p w:rsidR="00000000" w:rsidDel="00000000" w:rsidP="00000000" w:rsidRDefault="00000000" w:rsidRPr="00000000" w14:paraId="0000014D">
      <w:pPr>
        <w:pStyle w:val="Heading4"/>
        <w:keepNext w:val="1"/>
        <w:widowControl w:val="1"/>
        <w:spacing w:after="0" w:before="0" w:line="480" w:lineRule="auto"/>
        <w:ind w:firstLine="0"/>
        <w:rPr>
          <w:del w:id="9419" w:author="Claude" w:date="2026-09-03T12:00:00Z"/>
        </w:rPr>
      </w:pPr>
      <w:bookmarkStart w:colFirst="0" w:colLast="0" w:name="_heading=h.522nv9ku5zfl" w:id="17"/>
      <w:bookmarkEnd w:id="17"/>
      <w:del w:id="9417" w:author="Claude" w:date="2026-09-03T12:00:00Z">
        <w:r w:rsidDel="00000000" w:rsidR="00000000" w:rsidRPr="00000000">
          <w:rPr>
            <w:i w:val="0"/>
            <w:iCs w:val="0"/>
            <w:rtl w:val="0"/>
          </w:rPr>
          <w:delText xml:space="preserve">17.3</w:delText>
        </w:r>
      </w:del>
      <w:del w:id="9418" w:author="Claude" w:date="2026-09-03T12:00:00Z">
        <w:r w:rsidDel="00000000" w:rsidR="00000000" w:rsidRPr="00000000">
          <w:rPr>
            <w:rtl w:val="0"/>
          </w:rPr>
          <w:delText xml:space="preserve">.7.2. Criterios de diseño aplicados al plano de medios</w:delText>
        </w:r>
      </w:del>
    </w:p>
    <w:p w:rsidR="00000000" w:rsidDel="00000000" w:rsidP="00000000" w:rsidRDefault="00000000" w:rsidRPr="00000000" w14:paraId="0000014E">
      <w:pPr>
        <w:widowControl w:val="1"/>
        <w:spacing w:after="0" w:before="0" w:line="480" w:lineRule="auto"/>
        <w:ind w:firstLine="720"/>
        <w:rPr>
          <w:del w:id="9423" w:author="Claude" w:date="2026-09-03T12:00:00Z"/>
        </w:rPr>
      </w:pPr>
      <w:del w:id="9420" w:author="Claude" w:date="2026-09-03T12:00:00Z">
        <w:r w:rsidDel="00000000" w:rsidR="00000000" w:rsidRPr="00000000">
          <w:rPr>
            <w:rtl w:val="0"/>
          </w:rPr>
          <w:delText xml:space="preserve">Los criterios de diseño del plano de medios no agregan nuevas decisiones generales respecto de la arquitectura ya definida; traducen esas decisiones al comportamiento específico de la ruta </w:delText>
        </w:r>
      </w:del>
      <w:del w:id="9421" w:author="Claude" w:date="2026-09-03T12:00:00Z">
        <w:r w:rsidDel="00000000" w:rsidR="00000000" w:rsidRPr="00000000">
          <w:rPr>
            <w:rFonts w:ascii="Courier New" w:cs="Courier New" w:eastAsia="Courier New" w:hAnsi="Courier New"/>
            <w:sz w:val="21"/>
            <w:szCs w:val="21"/>
            <w:rtl w:val="0"/>
          </w:rPr>
          <w:delText xml:space="preserve">frame</w:delText>
        </w:r>
      </w:del>
      <w:del w:id="9422" w:author="Claude" w:date="2026-09-03T12:00:00Z">
        <w:r w:rsidDel="00000000" w:rsidR="00000000" w:rsidRPr="00000000">
          <w:rPr>
            <w:rtl w:val="0"/>
          </w:rPr>
          <w:delText xml:space="preserve">-evento. El objetivo es que el procesamiento visual sea medible, sustituible y defendible sin mezclarlo con lógica de patrones, persistencia pesada o salidas externas.</w:delText>
        </w:r>
      </w:del>
    </w:p>
    <w:p w:rsidR="00000000" w:rsidDel="00000000" w:rsidP="00000000" w:rsidRDefault="00000000" w:rsidRPr="00000000" w14:paraId="0000014F">
      <w:pPr>
        <w:widowControl w:val="1"/>
        <w:spacing w:after="0" w:before="0" w:line="480" w:lineRule="auto"/>
        <w:ind w:firstLine="720"/>
        <w:rPr>
          <w:del w:id="9427" w:author="Claude" w:date="2026-09-03T12:00:00Z"/>
        </w:rPr>
      </w:pPr>
      <w:del w:id="9424" w:author="Claude" w:date="2026-09-03T12:00:00Z">
        <w:r w:rsidDel="00000000" w:rsidR="00000000" w:rsidRPr="00000000">
          <w:rPr>
            <w:rtl w:val="0"/>
          </w:rPr>
          <w:delText xml:space="preserve">El primer criterio es </w:delText>
        </w:r>
      </w:del>
      <w:del w:id="9425" w:author="Claude" w:date="2026-09-03T12:00:00Z">
        <w:r w:rsidDel="00000000" w:rsidR="00000000" w:rsidRPr="00000000">
          <w:rPr>
            <w:b w:val="1"/>
            <w:bCs w:val="1"/>
            <w:rtl w:val="0"/>
          </w:rPr>
          <w:delText xml:space="preserve">mantener una ruta no bloqueante</w:delText>
        </w:r>
      </w:del>
      <w:del w:id="9426" w:author="Claude" w:date="2026-09-03T12:00:00Z">
        <w:r w:rsidDel="00000000" w:rsidR="00000000" w:rsidRPr="00000000">
          <w:rPr>
            <w:rtl w:val="0"/>
          </w:rPr>
          <w:delText xml:space="preserve">. La inferencia y la publicación de evidencia no deben esperar indefinidamente a consumidores posteriores. Si el bus interno, la persistencia, la inspección o una salida externa fallan o se saturan, esa condición debe registrarse como parte de la ejecución, pero no debe convertir a esos consumidores en dependencia directa del procesamiento visual.</w:delText>
        </w:r>
      </w:del>
    </w:p>
    <w:p w:rsidR="00000000" w:rsidDel="00000000" w:rsidP="00000000" w:rsidRDefault="00000000" w:rsidRPr="00000000" w14:paraId="00000150">
      <w:pPr>
        <w:widowControl w:val="1"/>
        <w:spacing w:after="0" w:before="0" w:line="480" w:lineRule="auto"/>
        <w:ind w:firstLine="720"/>
        <w:rPr>
          <w:del w:id="9441" w:author="Claude" w:date="2026-09-03T12:00:00Z"/>
        </w:rPr>
      </w:pPr>
      <w:del w:id="9428" w:author="Claude" w:date="2026-09-03T12:00:00Z">
        <w:r w:rsidDel="00000000" w:rsidR="00000000" w:rsidRPr="00000000">
          <w:rPr>
            <w:rtl w:val="0"/>
          </w:rPr>
          <w:delText xml:space="preserve">El segundo criterio es </w:delText>
        </w:r>
      </w:del>
      <w:del w:id="9429" w:author="Claude" w:date="2026-09-03T12:00:00Z">
        <w:r w:rsidDel="00000000" w:rsidR="00000000" w:rsidRPr="00000000">
          <w:rPr>
            <w:b w:val="1"/>
            <w:bCs w:val="1"/>
            <w:rtl w:val="0"/>
          </w:rPr>
          <w:delText xml:space="preserve">hacer visible la variabilidad temporal</w:delText>
        </w:r>
      </w:del>
      <w:del w:id="9430" w:author="Claude" w:date="2026-09-03T12:00:00Z">
        <w:r w:rsidDel="00000000" w:rsidR="00000000" w:rsidRPr="00000000">
          <w:rPr>
            <w:rtl w:val="0"/>
          </w:rPr>
          <w:delText xml:space="preserve">. En video, una latencia aparentemente baja puede ocultar pérdida de </w:delText>
        </w:r>
      </w:del>
      <w:del w:id="9431" w:author="Claude" w:date="2026-09-03T12:00:00Z">
        <w:r w:rsidDel="00000000" w:rsidR="00000000" w:rsidRPr="00000000">
          <w:rPr>
            <w:rFonts w:ascii="Courier New" w:cs="Courier New" w:eastAsia="Courier New" w:hAnsi="Courier New"/>
            <w:sz w:val="21"/>
            <w:szCs w:val="21"/>
            <w:rtl w:val="0"/>
          </w:rPr>
          <w:delText xml:space="preserve">frame</w:delText>
        </w:r>
      </w:del>
      <w:del w:id="9432" w:author="Claude" w:date="2026-09-03T12:00:00Z">
        <w:r w:rsidDel="00000000" w:rsidR="00000000" w:rsidRPr="00000000">
          <w:rPr>
            <w:rtl w:val="0"/>
          </w:rPr>
          <w:delText xml:space="preserve">s, colas saturadas o reemplazo de </w:delText>
        </w:r>
      </w:del>
      <w:del w:id="9433" w:author="Claude" w:date="2026-09-03T12:00:00Z">
        <w:r w:rsidDel="00000000" w:rsidR="00000000" w:rsidRPr="00000000">
          <w:rPr>
            <w:rFonts w:ascii="Courier New" w:cs="Courier New" w:eastAsia="Courier New" w:hAnsi="Courier New"/>
            <w:sz w:val="21"/>
            <w:szCs w:val="21"/>
            <w:rtl w:val="0"/>
          </w:rPr>
          <w:delText xml:space="preserve">frame</w:delText>
        </w:r>
      </w:del>
      <w:del w:id="9434" w:author="Claude" w:date="2026-09-03T12:00:00Z">
        <w:r w:rsidDel="00000000" w:rsidR="00000000" w:rsidRPr="00000000">
          <w:rPr>
            <w:rtl w:val="0"/>
          </w:rPr>
          <w:delText xml:space="preserve">s antiguos por </w:delText>
        </w:r>
      </w:del>
      <w:del w:id="9435" w:author="Claude" w:date="2026-09-03T12:00:00Z">
        <w:r w:rsidDel="00000000" w:rsidR="00000000" w:rsidRPr="00000000">
          <w:rPr>
            <w:rFonts w:ascii="Courier New" w:cs="Courier New" w:eastAsia="Courier New" w:hAnsi="Courier New"/>
            <w:sz w:val="21"/>
            <w:szCs w:val="21"/>
            <w:rtl w:val="0"/>
          </w:rPr>
          <w:delText xml:space="preserve">frame</w:delText>
        </w:r>
      </w:del>
      <w:del w:id="9436" w:author="Claude" w:date="2026-09-03T12:00:00Z">
        <w:r w:rsidDel="00000000" w:rsidR="00000000" w:rsidRPr="00000000">
          <w:rPr>
            <w:rtl w:val="0"/>
          </w:rPr>
          <w:delText xml:space="preserve">s recientes. Por eso, el Pipeline de Medios debe registrar timestamps por tramo, profundidad de cola cuando corresponda, </w:delText>
        </w:r>
      </w:del>
      <w:del w:id="9437" w:author="Claude" w:date="2026-09-03T12:00:00Z">
        <w:r w:rsidDel="00000000" w:rsidR="00000000" w:rsidRPr="00000000">
          <w:rPr>
            <w:rFonts w:ascii="Courier New" w:cs="Courier New" w:eastAsia="Courier New" w:hAnsi="Courier New"/>
            <w:sz w:val="21"/>
            <w:szCs w:val="21"/>
            <w:rtl w:val="0"/>
          </w:rPr>
          <w:delText xml:space="preserve">frame</w:delText>
        </w:r>
      </w:del>
      <w:del w:id="9438" w:author="Claude" w:date="2026-09-03T12:00:00Z">
        <w:r w:rsidDel="00000000" w:rsidR="00000000" w:rsidRPr="00000000">
          <w:rPr>
            <w:rtl w:val="0"/>
          </w:rPr>
          <w:delText xml:space="preserve">s aceptados, </w:delText>
        </w:r>
      </w:del>
      <w:del w:id="9439" w:author="Claude" w:date="2026-09-03T12:00:00Z">
        <w:r w:rsidDel="00000000" w:rsidR="00000000" w:rsidRPr="00000000">
          <w:rPr>
            <w:rFonts w:ascii="Courier New" w:cs="Courier New" w:eastAsia="Courier New" w:hAnsi="Courier New"/>
            <w:sz w:val="21"/>
            <w:szCs w:val="21"/>
            <w:rtl w:val="0"/>
          </w:rPr>
          <w:delText xml:space="preserve">frame</w:delText>
        </w:r>
      </w:del>
      <w:del w:id="9440" w:author="Claude" w:date="2026-09-03T12:00:00Z">
        <w:r w:rsidDel="00000000" w:rsidR="00000000" w:rsidRPr="00000000">
          <w:rPr>
            <w:rtl w:val="0"/>
          </w:rPr>
          <w:delText xml:space="preserve">s omitidos y descartes. La pérdida de evidencia no puede quedar fuera de la interpretación experimental.</w:delText>
        </w:r>
      </w:del>
    </w:p>
    <w:p w:rsidR="00000000" w:rsidDel="00000000" w:rsidP="00000000" w:rsidRDefault="00000000" w:rsidRPr="00000000" w14:paraId="00000151">
      <w:pPr>
        <w:widowControl w:val="1"/>
        <w:spacing w:after="0" w:before="0" w:line="480" w:lineRule="auto"/>
        <w:ind w:firstLine="720"/>
        <w:rPr>
          <w:del w:id="9445" w:author="Claude" w:date="2026-09-03T12:00:00Z"/>
        </w:rPr>
      </w:pPr>
      <w:del w:id="9442" w:author="Claude" w:date="2026-09-03T12:00:00Z">
        <w:r w:rsidDel="00000000" w:rsidR="00000000" w:rsidRPr="00000000">
          <w:rPr>
            <w:rtl w:val="0"/>
          </w:rPr>
          <w:delText xml:space="preserve">El tercer criterio es </w:delText>
        </w:r>
      </w:del>
      <w:del w:id="9443" w:author="Claude" w:date="2026-09-03T12:00:00Z">
        <w:r w:rsidDel="00000000" w:rsidR="00000000" w:rsidRPr="00000000">
          <w:rPr>
            <w:b w:val="1"/>
            <w:bCs w:val="1"/>
            <w:rtl w:val="0"/>
          </w:rPr>
          <w:delText xml:space="preserve">encapsular la heterogeneidad de modelos</w:delText>
        </w:r>
      </w:del>
      <w:del w:id="9444" w:author="Claude" w:date="2026-09-03T12:00:00Z">
        <w:r w:rsidDel="00000000" w:rsidR="00000000" w:rsidRPr="00000000">
          <w:rPr>
            <w:rtl w:val="0"/>
          </w:rPr>
          <w:delText xml:space="preserve">. Los detectores OVD pueden diferir en formato de entrada, tipo de prompt, estructura de salida, semántica de puntajes y costo de inferencia. El plano de medios debe absorber esa heterogeneidad mediante adaptadores y entregar una evidencia perceptiva estable. De ese modo, el plano de control no queda acoplado a un modelo específico ni a detalles internos de su implementación.</w:delText>
        </w:r>
      </w:del>
    </w:p>
    <w:p w:rsidR="00000000" w:rsidDel="00000000" w:rsidP="00000000" w:rsidRDefault="00000000" w:rsidRPr="00000000" w14:paraId="00000152">
      <w:pPr>
        <w:widowControl w:val="1"/>
        <w:spacing w:after="0" w:before="0" w:line="480" w:lineRule="auto"/>
        <w:ind w:firstLine="720"/>
        <w:rPr>
          <w:del w:id="9449" w:author="Claude" w:date="2026-09-03T12:00:00Z"/>
        </w:rPr>
      </w:pPr>
      <w:del w:id="9446" w:author="Claude" w:date="2026-09-03T12:00:00Z">
        <w:r w:rsidDel="00000000" w:rsidR="00000000" w:rsidRPr="00000000">
          <w:rPr>
            <w:rtl w:val="0"/>
          </w:rPr>
          <w:delText xml:space="preserve">El cuarto criterio es </w:delText>
        </w:r>
      </w:del>
      <w:del w:id="9447" w:author="Claude" w:date="2026-09-03T12:00:00Z">
        <w:r w:rsidDel="00000000" w:rsidR="00000000" w:rsidRPr="00000000">
          <w:rPr>
            <w:b w:val="1"/>
            <w:bCs w:val="1"/>
            <w:rtl w:val="0"/>
          </w:rPr>
          <w:delText xml:space="preserve">conservar la trazabilidad mínima del resultado perceptivo</w:delText>
        </w:r>
      </w:del>
      <w:del w:id="9448" w:author="Claude" w:date="2026-09-03T12:00:00Z">
        <w:r w:rsidDel="00000000" w:rsidR="00000000" w:rsidRPr="00000000">
          <w:rPr>
            <w:rtl w:val="0"/>
          </w:rPr>
          <w:delText xml:space="preserve">. Cada evidencia publicada debe poder asociarse con la corrida, la fuente, la referencia temporal, el modelo utilizado, los prompts activos y la política de procesamiento aplicada. Esta trazabilidad no implica almacenar video crudo de manera continua ni resolver la reconstrucción histórica dentro del plano de medios; implica producir eventos suficientes para que el soporte experimental pueda reconstruir la corrida posteriormente.</w:delText>
        </w:r>
      </w:del>
    </w:p>
    <w:p w:rsidR="00000000" w:rsidDel="00000000" w:rsidP="00000000" w:rsidRDefault="00000000" w:rsidRPr="00000000" w14:paraId="00000153">
      <w:pPr>
        <w:widowControl w:val="1"/>
        <w:spacing w:after="0" w:before="0" w:line="480" w:lineRule="auto"/>
        <w:ind w:firstLine="720"/>
        <w:rPr>
          <w:del w:id="9453" w:author="Claude" w:date="2026-09-03T12:00:00Z"/>
        </w:rPr>
      </w:pPr>
      <w:del w:id="9450" w:author="Claude" w:date="2026-09-03T12:00:00Z">
        <w:r w:rsidDel="00000000" w:rsidR="00000000" w:rsidRPr="00000000">
          <w:rPr>
            <w:rtl w:val="0"/>
          </w:rPr>
          <w:delText xml:space="preserve">El quinto criterio es </w:delText>
        </w:r>
      </w:del>
      <w:del w:id="9451" w:author="Claude" w:date="2026-09-03T12:00:00Z">
        <w:r w:rsidDel="00000000" w:rsidR="00000000" w:rsidRPr="00000000">
          <w:rPr>
            <w:b w:val="1"/>
            <w:bCs w:val="1"/>
            <w:rtl w:val="0"/>
          </w:rPr>
          <w:delText xml:space="preserve">no trasladar responsabilidades del plano de control hacia el plano de medios</w:delText>
        </w:r>
      </w:del>
      <w:del w:id="9452" w:author="Claude" w:date="2026-09-03T12:00:00Z">
        <w:r w:rsidDel="00000000" w:rsidR="00000000" w:rsidRPr="00000000">
          <w:rPr>
            <w:rtl w:val="0"/>
          </w:rPr>
          <w:delText xml:space="preserve">. La persistencia temporal de un patrón, la histéresis, la severidad y el registro interno de alerta pertenecen al motor de patrones. El plano de medios puede mejorar la calidad de la evidencia perceptiva, pero no debe decidir si una condición observada se convirtió en una situación de riesgo confirmada.</w:delText>
        </w:r>
      </w:del>
    </w:p>
    <w:p w:rsidR="00000000" w:rsidDel="00000000" w:rsidP="00000000" w:rsidRDefault="00000000" w:rsidRPr="00000000" w14:paraId="00000154">
      <w:pPr>
        <w:pStyle w:val="Heading4"/>
        <w:keepNext w:val="1"/>
        <w:widowControl w:val="1"/>
        <w:spacing w:after="0" w:before="0" w:line="480" w:lineRule="auto"/>
        <w:ind w:firstLine="0"/>
        <w:rPr>
          <w:del w:id="9455" w:author="Claude" w:date="2026-09-03T12:00:00Z"/>
        </w:rPr>
      </w:pPr>
      <w:bookmarkStart w:colFirst="0" w:colLast="0" w:name="_heading=h.hx49e6v7944y" w:id="18"/>
      <w:bookmarkEnd w:id="18"/>
      <w:del w:id="9454" w:author="Claude" w:date="2026-09-03T12:00:00Z">
        <w:r w:rsidDel="00000000" w:rsidR="00000000" w:rsidRPr="00000000">
          <w:rPr>
            <w:i w:val="0"/>
            <w:iCs w:val="0"/>
            <w:rtl w:val="0"/>
          </w:rPr>
          <w:delText xml:space="preserve">17.3.7.3. Control de ritmo según tipo de fuente</w:delText>
        </w:r>
      </w:del>
      <w:r w:rsidDel="00000000" w:rsidR="00000000" w:rsidRPr="00000000">
        <w:rPr>
          <w:rtl w:val="0"/>
        </w:rPr>
      </w:r>
    </w:p>
    <w:p w:rsidR="00000000" w:rsidDel="00000000" w:rsidP="00000000" w:rsidRDefault="00000000" w:rsidRPr="00000000" w14:paraId="00000155">
      <w:pPr>
        <w:widowControl w:val="1"/>
        <w:spacing w:after="0" w:before="0" w:line="480" w:lineRule="auto"/>
        <w:ind w:firstLine="720"/>
        <w:rPr>
          <w:del w:id="9457" w:author="Claude" w:date="2026-09-03T12:00:00Z"/>
        </w:rPr>
      </w:pPr>
      <w:del w:id="9456" w:author="Claude" w:date="2026-09-03T12:00:00Z">
        <w:r w:rsidDel="00000000" w:rsidR="00000000" w:rsidRPr="00000000">
          <w:rPr>
            <w:rtl w:val="0"/>
          </w:rPr>
          <w:delText xml:space="preserve">La política de control de ritmo se define por corrida y afecta qué evidencia visual llega a inferencia. En el diseño del plano de medios, esta política no se trata como una optimización secundaria, sino como parte de la configuración que condiciona la lectura de resultados. Cambiar la selección de unidades visuales, la frecuencia de procesamiento o el criterio de omisión equivale a cambiar la variante experimental evaluada.</w:delText>
        </w:r>
      </w:del>
    </w:p>
    <w:p w:rsidR="00000000" w:rsidDel="00000000" w:rsidP="00000000" w:rsidRDefault="00000000" w:rsidRPr="00000000" w14:paraId="00000156">
      <w:pPr>
        <w:widowControl w:val="1"/>
        <w:spacing w:after="0" w:before="0" w:line="480" w:lineRule="auto"/>
        <w:ind w:firstLine="720"/>
        <w:rPr>
          <w:del w:id="9461" w:author="Claude" w:date="2026-09-03T12:00:00Z"/>
        </w:rPr>
      </w:pPr>
      <w:del w:id="9458" w:author="Claude" w:date="2026-09-03T12:00:00Z">
        <w:r w:rsidDel="00000000" w:rsidR="00000000" w:rsidRPr="00000000">
          <w:rPr>
            <w:rtl w:val="0"/>
          </w:rPr>
          <w:delText xml:space="preserve">En corridas DBE, o en general con fuentes cuya lectura puede regularse —conjuntos de imágenes, videos locales o archivos—, el lector puede regularse sin pérdida temporal de evidencia. Por ello, la prioridad arquitectónica es preservar reproducibilidad, orden lógico y trazabilidad de las unidades visuales procesadas. Si no se procesan todos los </w:delText>
        </w:r>
      </w:del>
      <w:del w:id="9459" w:author="Claude" w:date="2026-09-03T12:00:00Z">
        <w:r w:rsidDel="00000000" w:rsidR="00000000" w:rsidRPr="00000000">
          <w:rPr>
            <w:rFonts w:ascii="Courier New" w:cs="Courier New" w:eastAsia="Courier New" w:hAnsi="Courier New"/>
            <w:sz w:val="21"/>
            <w:szCs w:val="21"/>
            <w:rtl w:val="0"/>
          </w:rPr>
          <w:delText xml:space="preserve">frame</w:delText>
        </w:r>
      </w:del>
      <w:del w:id="9460" w:author="Claude" w:date="2026-09-03T12:00:00Z">
        <w:r w:rsidDel="00000000" w:rsidR="00000000" w:rsidRPr="00000000">
          <w:rPr>
            <w:rtl w:val="0"/>
          </w:rPr>
          <w:delText xml:space="preserve">s, la selección debe ser determinista, declarada en la configuración y mantenida constante entre corridas comparables.</w:delText>
        </w:r>
      </w:del>
    </w:p>
    <w:p w:rsidR="00000000" w:rsidDel="00000000" w:rsidP="00000000" w:rsidRDefault="00000000" w:rsidRPr="00000000" w14:paraId="00000157">
      <w:pPr>
        <w:widowControl w:val="1"/>
        <w:spacing w:after="0" w:before="0" w:line="480" w:lineRule="auto"/>
        <w:ind w:firstLine="720"/>
        <w:rPr>
          <w:del w:id="9463" w:author="Claude" w:date="2026-09-03T12:00:00Z"/>
        </w:rPr>
      </w:pPr>
      <w:del w:id="9462" w:author="Claude" w:date="2026-09-03T12:00:00Z">
        <w:r w:rsidDel="00000000" w:rsidR="00000000" w:rsidRPr="00000000">
          <w:rPr>
            <w:rtl w:val="0"/>
          </w:rPr>
          <w:delText xml:space="preserve">En corridas EBE, o en general con fuentes en vivo como cámaras, streams o capturas continuas, la escena evoluciona aunque la inferencia se retrase. Por ello, el diseño debe priorizar que el atraso acumulado no crezca indefinidamente y que toda omisión, irregularidad temporal o descarte quede registrado. La estrategia concreta de selección de unidades visuales se declara en la configuración efectiva de cada corrida; su efecto sobre latencia, cobertura temporal y evidencia disponible debe ser observable desde el diseño.</w:delText>
        </w:r>
      </w:del>
    </w:p>
    <w:p w:rsidR="00000000" w:rsidDel="00000000" w:rsidP="00000000" w:rsidRDefault="00000000" w:rsidRPr="00000000" w14:paraId="00000158">
      <w:pPr>
        <w:widowControl w:val="1"/>
        <w:spacing w:after="0" w:before="0" w:line="480" w:lineRule="auto"/>
        <w:ind w:firstLine="720"/>
        <w:rPr>
          <w:del w:id="9467" w:author="Claude" w:date="2026-09-03T12:00:00Z"/>
        </w:rPr>
      </w:pPr>
      <w:del w:id="9464" w:author="Claude" w:date="2026-09-03T12:00:00Z">
        <w:r w:rsidDel="00000000" w:rsidR="00000000" w:rsidRPr="00000000">
          <w:rPr>
            <w:rtl w:val="0"/>
          </w:rPr>
          <w:delText xml:space="preserve">El resultado esperado de esta política no es maximizar FPS de forma aislada, sino hacer interpretable el comportamiento del pipeline. Un sistema que procesa menos </w:delText>
        </w:r>
      </w:del>
      <w:del w:id="9465" w:author="Claude" w:date="2026-09-03T12:00:00Z">
        <w:r w:rsidDel="00000000" w:rsidR="00000000" w:rsidRPr="00000000">
          <w:rPr>
            <w:rFonts w:ascii="Courier New" w:cs="Courier New" w:eastAsia="Courier New" w:hAnsi="Courier New"/>
            <w:sz w:val="21"/>
            <w:szCs w:val="21"/>
            <w:rtl w:val="0"/>
          </w:rPr>
          <w:delText xml:space="preserve">frame</w:delText>
        </w:r>
      </w:del>
      <w:del w:id="9466" w:author="Claude" w:date="2026-09-03T12:00:00Z">
        <w:r w:rsidDel="00000000" w:rsidR="00000000" w:rsidRPr="00000000">
          <w:rPr>
            <w:rtl w:val="0"/>
          </w:rPr>
          <w:delText xml:space="preserve">s puede ser válido para una corrida exploratoria o comparativa, pero esa reducción debe ser visible para no confundir rendimiento con cobertura temporal.</w:delText>
        </w:r>
      </w:del>
    </w:p>
    <w:p w:rsidR="00000000" w:rsidDel="00000000" w:rsidP="00000000" w:rsidRDefault="00000000" w:rsidRPr="00000000" w14:paraId="00000159">
      <w:pPr>
        <w:pStyle w:val="Heading4"/>
        <w:keepNext w:val="1"/>
        <w:widowControl w:val="1"/>
        <w:spacing w:after="0" w:before="0" w:line="480" w:lineRule="auto"/>
        <w:ind w:firstLine="0"/>
        <w:rPr/>
      </w:pPr>
      <w:bookmarkStart w:colFirst="0" w:colLast="0" w:name="_heading=h.txzsyitn9n3b" w:id="19"/>
      <w:bookmarkEnd w:id="19"/>
      <w:del w:id="9468" w:author="Claude" w:date="2026-09-03T12:00:00Z">
        <w:r w:rsidDel="00000000" w:rsidR="00000000" w:rsidRPr="00000000">
          <w:rPr>
            <w:i w:val="0"/>
            <w:iCs w:val="0"/>
            <w:rtl w:val="0"/>
          </w:rPr>
          <w:delText xml:space="preserve">17.3</w:delText>
        </w:r>
      </w:del>
      <w:del w:id="9469" w:author="Claude" w:date="2026-09-03T12:00:00Z">
        <w:r w:rsidDel="00000000" w:rsidR="00000000" w:rsidRPr="00000000">
          <w:rPr>
            <w:rtl w:val="0"/>
          </w:rPr>
          <w:delText xml:space="preserve">.7.4. Capacidades opcionales sin desplazar el núcleo validable</w:delText>
        </w:r>
      </w:del>
      <w:ins w:id="9470" w:author="Claude" w:date="2026-09-03T12:00:00Z">
        <w:r>
          <w:rPr>
            <w:rtl w:val="0"/>
          </w:rPr>
          <w:t xml:space="preserve">17.3.5.2. Capacidades opcionales y degradación segura</w:t>
        </w:r>
      </w:ins>
    </w:p>
    <w:p w:rsidR="00000000" w:rsidDel="00000000" w:rsidP="00000000" w:rsidRDefault="00000000" w:rsidRPr="00000000" w14:paraId="0000015A">
      <w:pPr>
        <w:widowControl w:val="1"/>
        <w:spacing w:after="0" w:before="0" w:line="480" w:lineRule="auto"/>
        <w:ind w:firstLine="720"/>
        <w:rPr/>
      </w:pPr>
      <w:del w:id="9471" w:author="Claude" w:date="2026-09-03T12:00:00Z">
        <w:r w:rsidDel="00000000" w:rsidR="00000000" w:rsidRPr="00000000">
          <w:rPr>
            <w:rtl w:val="0"/>
          </w:rPr>
          <w:delText xml:space="preserve">El núcleo validable del plano de medios debe poder operar sin exigir seguimiento multiobjeto formal, preselección en borde ni adaptación de modelos al dominio. Estas capacidades pueden incorporarse como variantes del flujo, pero no deben convertirse en requisitos para demostrar el procesamiento básico de CR-01 y CR-02, y su incorporación no modifica el contrato de salida del plano de medios. La preselección en borde se adopta además bajo un criterio de degradación segura, denominado fail-open: ante una falla o una decisión incierta del preselector, la unidad visual se conserva para el flujo principal. De ese modo la variante puede descartar carga, pero nunca convertirse en causa de pérdida de evidencia.</w:delText>
        </w:r>
      </w:del>
      <w:ins w:id="9472" w:author="Claude" w:date="2026-09-03T12:00:00Z">
        <w:r>
          <w:rPr>
            <w:rtl w:val="0"/>
          </w:rPr>
          <w:t xml:space="preserve">El núcleo validable del plano de medios opera sin seguimiento multiobjeto formal, sin preselección en borde y sin adaptación de modelos al dominio. Estas capacidades se incorporan como variantes del flujo, no son requisito para demostrar el procesamiento de CR-01 y CR-02 y no modifican el contrato de salida. La preselección en borde se adopta bajo un criterio de degradación segura, denominado fail-open, por el cual una falla o una decisión incierta del preselector conserva la unidad visual para el flujo principal. La variante puede descartar carga y nunca ser causa de pérdida de evidencia.</w:t>
        </w:r>
      </w:ins>
    </w:p>
    <w:p w:rsidR="00000000" w:rsidDel="00000000" w:rsidP="00000000" w:rsidRDefault="00000000" w:rsidRPr="00000000" w14:paraId="0000015B">
      <w:pPr>
        <w:widowControl w:val="1"/>
        <w:spacing w:after="0" w:before="0" w:line="480" w:lineRule="auto"/>
        <w:ind w:firstLine="720"/>
        <w:rPr/>
      </w:pPr>
      <w:del w:id="9473" w:author="Claude" w:date="2026-09-03T12:00:00Z">
        <w:r w:rsidDel="00000000" w:rsidR="00000000" w:rsidRPr="00000000">
          <w:rPr>
            <w:rtl w:val="0"/>
          </w:rPr>
          <w:delText xml:space="preserve">El tracking o MOT puede ubicarse después del postproceso cuando resulte necesario estabilizar entidades, reducir oscilaciones entre </w:delText>
        </w:r>
      </w:del>
      <w:del w:id="9474" w:author="Claude" w:date="2026-09-03T12:00:00Z">
        <w:r w:rsidDel="00000000" w:rsidR="00000000" w:rsidRPr="00000000">
          <w:rPr>
            <w:rFonts w:ascii="Courier New" w:cs="Courier New" w:eastAsia="Courier New" w:hAnsi="Courier New"/>
            <w:sz w:val="21"/>
            <w:szCs w:val="21"/>
            <w:rtl w:val="0"/>
          </w:rPr>
          <w:delText xml:space="preserve">frame</w:delText>
        </w:r>
      </w:del>
      <w:del w:id="9475" w:author="Claude" w:date="2026-09-03T12:00:00Z">
        <w:r w:rsidDel="00000000" w:rsidR="00000000" w:rsidRPr="00000000">
          <w:rPr>
            <w:rtl w:val="0"/>
          </w:rPr>
          <w:delText xml:space="preserve">s o entregar identificadores temporales al plano de control. Aun así, un identificador temporal no equivale a una condición de riesgo sostenida.</w:delText>
        </w:r>
      </w:del>
      <w:ins w:id="9476" w:author="Claude" w:date="2026-09-03T12:00:00Z">
        <w:r>
          <w:rPr>
            <w:rtl w:val="0"/>
          </w:rPr>
          <w:t xml:space="preserve">El seguimiento puede ubicarse después del postproceso cuando resulte necesario estabilizar entidades, reducir oscilaciones entre frames o entregar identificadores temporales al plano de control. Un identificador temporal no equivale a una condición de riesgo sostenida.</w:t>
        </w:r>
      </w:ins>
    </w:p>
    <w:p w:rsidR="00000000" w:rsidDel="00000000" w:rsidP="00000000" w:rsidRDefault="00000000" w:rsidRPr="00000000" w14:paraId="0000015C">
      <w:pPr>
        <w:widowControl w:val="1"/>
        <w:spacing w:after="0" w:before="0" w:line="480" w:lineRule="auto"/>
        <w:ind w:firstLine="720"/>
        <w:rPr/>
      </w:pPr>
      <w:del w:id="9477" w:author="Claude" w:date="2026-09-03T12:00:00Z">
        <w:r w:rsidDel="00000000" w:rsidR="00000000" w:rsidRPr="00000000">
          <w:rPr>
            <w:rtl w:val="0"/>
          </w:rPr>
          <w:delText xml:space="preserve">Las variantes de ejecución orientadas a eficiencia deben tratarse con el mismo criterio: pueden ser útiles durante la implementación, pero no deben ocupar el centro del diseño conceptual del plano de medios. Reducciones de resolución, cambios de modo de inferencia o exportaciones a motores optimizados corresponden a decisiones de implementación y evaluación posterior; en esta sección sólo interesa fijar que cualquier variante que altere la ruta </w:delText>
        </w:r>
      </w:del>
      <w:del w:id="9478" w:author="Claude" w:date="2026-09-03T12:00:00Z">
        <w:r w:rsidDel="00000000" w:rsidR="00000000" w:rsidRPr="00000000">
          <w:rPr>
            <w:rFonts w:ascii="Courier New" w:cs="Courier New" w:eastAsia="Courier New" w:hAnsi="Courier New"/>
            <w:sz w:val="21"/>
            <w:szCs w:val="21"/>
            <w:rtl w:val="0"/>
          </w:rPr>
          <w:delText xml:space="preserve">frame</w:delText>
        </w:r>
      </w:del>
      <w:del w:id="9479" w:author="Claude" w:date="2026-09-03T12:00:00Z">
        <w:r w:rsidDel="00000000" w:rsidR="00000000" w:rsidRPr="00000000">
          <w:rPr>
            <w:rtl w:val="0"/>
          </w:rPr>
          <w:delText xml:space="preserve">-evento debe quedar declarada en la configuración de corrida.</w:delText>
        </w:r>
      </w:del>
      <w:ins w:id="9480" w:author="Claude" w:date="2026-09-03T12:00:00Z">
        <w:r>
          <w:rPr>
            <w:rtl w:val="0"/>
          </w:rPr>
          <w:t xml:space="preserve">Las variantes orientadas a eficiencia reciben el mismo tratamiento. Las reducciones de resolución, los cambios de modo de inferencia o las exportaciones a motores optimizados corresponden a la implementación, y cualquier variante que altere la ruta frame-evento se declara en la configuración de corrida.</w:t>
        </w:r>
      </w:ins>
    </w:p>
    <w:p w:rsidR="00000000" w:rsidDel="00000000" w:rsidP="00000000" w:rsidRDefault="00000000" w:rsidRPr="00000000" w14:paraId="0000015D">
      <w:pPr>
        <w:pStyle w:val="Heading3"/>
        <w:keepNext w:val="1"/>
        <w:widowControl w:val="1"/>
        <w:spacing w:after="0" w:before="0" w:line="480" w:lineRule="auto"/>
        <w:ind w:firstLine="0"/>
        <w:rPr/>
      </w:pPr>
      <w:bookmarkStart w:colFirst="0" w:colLast="0" w:name="_heading=h.ndpkjwulcd57" w:id="20"/>
      <w:bookmarkEnd w:id="20"/>
      <w:del w:id="9481" w:author="Claude" w:date="2026-09-03T12:00:00Z">
        <w:r w:rsidDel="00000000" w:rsidR="00000000" w:rsidRPr="00000000">
          <w:rPr>
            <w:rtl w:val="0"/>
          </w:rPr>
          <w:delText xml:space="preserve">17.3.8. Diseño conceptual del plano de control</w:delText>
        </w:r>
      </w:del>
      <w:ins w:id="9482" w:author="Claude" w:date="2026-09-03T12:00:00Z">
        <w:r>
          <w:rPr>
            <w:rtl w:val="0"/>
          </w:rPr>
          <w:t xml:space="preserve">17.3.6. Diseño conceptual del plano de control</w:t>
        </w:r>
      </w:ins>
    </w:p>
    <w:p w:rsidR="00000000" w:rsidDel="00000000" w:rsidP="00000000" w:rsidRDefault="00000000" w:rsidRPr="00000000" w14:paraId="0000015E">
      <w:pPr>
        <w:widowControl w:val="1"/>
        <w:spacing w:after="0" w:before="0" w:line="480" w:lineRule="auto"/>
        <w:ind w:firstLine="720"/>
        <w:rPr/>
      </w:pPr>
      <w:del w:id="9483" w:author="Claude" w:date="2026-09-03T12:00:00Z">
        <w:r w:rsidDel="00000000" w:rsidR="00000000" w:rsidRPr="00000000">
          <w:rPr>
            <w:rtl w:val="0"/>
          </w:rPr>
          <w:delText xml:space="preserve">El plano de control concentra la interpretación de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w:delText>
        </w:r>
      </w:del>
      <w:del w:id="9484" w:author="Claude" w:date="2026-09-03T12:00:00Z">
        <w:r w:rsidDel="00000000" w:rsidR="00000000" w:rsidRPr="00000000">
          <w:rPr>
            <w:rFonts w:ascii="Courier New" w:cs="Courier New" w:eastAsia="Courier New" w:hAnsi="Courier New"/>
            <w:sz w:val="21"/>
            <w:szCs w:val="21"/>
            <w:rtl w:val="0"/>
          </w:rPr>
          <w:delText xml:space="preserve">frame</w:delText>
        </w:r>
      </w:del>
      <w:del w:id="9485" w:author="Claude" w:date="2026-09-03T12:00:00Z">
        <w:r w:rsidDel="00000000" w:rsidR="00000000" w:rsidRPr="00000000">
          <w:rPr>
            <w:rtl w:val="0"/>
          </w:rPr>
          <w:delText xml:space="preserve">s crudos ni necesita operar al ritmo constante de captura; trabaja sobre eventos y sobre cambios de estado derivados de reglas configuradas.</w:delText>
        </w:r>
      </w:del>
      <w:ins w:id="9486" w:author="Claude" w:date="2026-09-03T12:00:00Z">
        <w:r>
          <w:rPr>
            <w:rtl w:val="0"/>
          </w:rPr>
          <w:t xml:space="preserve">El plano de control interpreta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frames crudos ni opera al ritmo constante de captura, porque trabaja sobre eventos y sobre cambios de estado derivados de reglas configuradas.</w:t>
        </w:r>
      </w:ins>
    </w:p>
    <w:p w:rsidR="00000000" w:rsidDel="00000000" w:rsidP="00000000" w:rsidRDefault="00000000" w:rsidRPr="00000000" w14:paraId="0000015F">
      <w:pPr>
        <w:widowControl w:val="1"/>
        <w:spacing w:after="0" w:before="0" w:line="480" w:lineRule="auto"/>
        <w:ind w:firstLine="720"/>
        <w:rPr/>
      </w:pPr>
      <w:del w:id="9487" w:author="Claude" w:date="2026-09-03T12:00:00Z">
        <w:r w:rsidDel="00000000" w:rsidR="00000000" w:rsidRPr="00000000">
          <w:rPr>
            <w:rtl w:val="0"/>
          </w:rPr>
          <w:delText xml:space="preserve">La separación entre detección, patrón y alerta es la decisión arquitectónica central de esta sección.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Por lo tanto, el plano de control no debe transformar cada detección en una alerta, sino estabilizar la evidencia antes de producir salidas operativas.</w:delText>
        </w:r>
      </w:del>
      <w:ins w:id="9488" w:author="Claude" w:date="2026-09-03T12:00:00Z">
        <w:r>
          <w:rPr>
            <w:rtl w:val="0"/>
          </w:rPr>
          <w:t xml:space="preserve">La separación entre detección, patrón y alerta es su decisión arquitectónica central.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El plano no transforma cada detección en una alerta, sino que estabiliza la evidencia antes de producir salidas operativas.</w:t>
        </w:r>
      </w:ins>
    </w:p>
    <w:p w:rsidR="00000000" w:rsidDel="00000000" w:rsidP="00000000" w:rsidRDefault="00000000" w:rsidRPr="00000000" w14:paraId="00000160">
      <w:pPr>
        <w:widowControl w:val="1"/>
        <w:spacing w:after="0" w:before="0" w:line="480" w:lineRule="auto"/>
        <w:ind w:firstLine="720"/>
        <w:rPr/>
      </w:pPr>
      <w:del w:id="9489" w:author="Claude" w:date="2026-09-03T12:00:00Z">
        <w:r w:rsidDel="00000000" w:rsidR="00000000" w:rsidRPr="00000000">
          <w:rPr>
            <w:rtl w:val="0"/>
          </w:rPr>
          <w:delText xml:space="preserve">Esta organización evita que la variabilidad propia de la inferencia OVD —falsos positivos, falsos negativos, fluctuación de puntajes, sensibilidad al prompt u oclusiones parciales— se traslade directamente al sistema de alertas. También permite mantener al plano de medios aislado de consumidores lentos, persistencia histórica, reportes, notificaciones externas o interfaces de inspección. El plano de control puede ejecutar esas funciones de forma asíncrona sin bloquear la producción de evidencia perceptiva.</w:delText>
        </w:r>
      </w:del>
      <w:ins w:id="9490" w:author="Claude" w:date="2026-09-03T12:00:00Z">
        <w:r>
          <w:rPr>
            <w:rtl w:val="0"/>
          </w:rPr>
          <w:t xml:space="preserve">Esa organización evita que la variabilidad propia de la inferencia OVD, con sus falsos positivos, falsos negativos, fluctuación de puntajes, sensibilidad al prompt u oclusiones parciales, se traslade directamente al sistema de alertas. También mantiene al plano de medios aislado de consumidores lentos, persistencia histórica, reportes, notificaciones externas o interfaces de inspección, que el plano de control ejecuta de forma asíncrona.</w:t>
        </w:r>
      </w:ins>
    </w:p>
    <w:p w:rsidR="00000000" w:rsidDel="00000000" w:rsidP="00000000" w:rsidRDefault="00000000" w:rsidRPr="00000000" w14:paraId="00000161">
      <w:pPr>
        <w:widowControl w:val="1"/>
        <w:spacing w:after="0" w:before="0" w:line="480" w:lineRule="auto"/>
        <w:ind w:firstLine="720"/>
        <w:rPr/>
      </w:pPr>
      <w:del w:id="9491" w:author="Claude" w:date="2026-09-03T12:00:00Z">
        <w:r w:rsidDel="00000000" w:rsidR="00000000" w:rsidRPr="00000000">
          <w:rPr>
            <w:rtl w:val="0"/>
          </w:rPr>
          <w:delText xml:space="preserve">En el alcance del prototipo experimental, el plano de control se orienta principalmente al núcleo validable. Para CR-01 y CR-02, la evaluación puede resolverse mediante persistencia temporal simple y estados de patrón sin exigir seguimiento multiobjeto formal. El tracking, las zonas espaciales o las reglas relacionales pueden enriquecer escenarios posteriores, pero no deben convertirse en una dependencia del núcleo validable.</w:delText>
        </w:r>
      </w:del>
      <w:ins w:id="9492" w:author="Claude" w:date="2026-09-03T12:00:00Z">
        <w:r>
          <w:rPr>
            <w:rtl w:val="0"/>
          </w:rPr>
          <w:t xml:space="preserve">En el alcance del prototipo el plano de control se orienta al núcleo validable. Para CR-01 y CR-02 la evaluación se resuelve mediante persistencia temporal simple y estados de patrón, sin exigir seguimiento multiobjeto formal. El seguimiento, las zonas espaciales y las reglas relacionales enriquecen escenarios posteriores y no son dependencia del núcleo validable.</w:t>
        </w:r>
      </w:ins>
    </w:p>
    <w:p>
      <w:pPr>
        <w:widowControl w:val="1"/>
        <w:spacing w:after="0" w:before="0" w:line="480" w:lineRule="auto"/>
        <w:ind w:firstLine="720"/>
        <w:rPr>
          <w:ins w:id="9493" w:author="Claude" w:date="2026-09-03T12:00:00Z"/>
        </w:rPr>
      </w:pPr>
      <w:ins w:id="9494" w:author="Claude" w:date="2026-09-03T12:00:00Z">
        <w:r>
          <w:rPr>
            <w:rtl w:val="0"/>
          </w:rPr>
          <w:t xml:space="preserve">El plano recibe evidencia perceptiva normalizada, selecciona los patrones activos, evalúa la evidencia espacial y temporal, administra el estado de cada patrón y registra una alerta interna cuando confirma un episodio, mientras persiste transiciones, métricas y errores. La evaluación no ejecuta inferencia visual, no asigna identidad personal y no determina cumplimiento normativo, porque aplica reglas declaradas de asociación espacial, persistencia, granularidad e histéresis. La alerta interna que sigue a la confirmación es el hecho principal del sistema y precede a cualquier notificación.</w:t>
        </w:r>
      </w:ins>
    </w:p>
    <w:p w:rsidR="00000000" w:rsidDel="00000000" w:rsidP="00000000" w:rsidRDefault="00000000" w:rsidRPr="00000000" w14:paraId="00000162">
      <w:pPr>
        <w:keepNext w:val="1"/>
        <w:widowControl w:val="1"/>
        <w:spacing w:after="0" w:before="0" w:line="480" w:lineRule="auto"/>
        <w:ind w:firstLine="720"/>
        <w:rPr>
          <w:del w:id="9496" w:author="Claude" w:date="2026-09-03T12:00:00Z"/>
        </w:rPr>
      </w:pPr>
      <w:del w:id="9495" w:author="Claude" w:date="2026-09-03T12:00:00Z">
        <w:r w:rsidDel="00000000" w:rsidR="00000000" w:rsidRPr="00000000">
          <w:rPr>
            <w:b w:val="1"/>
            <w:bCs w:val="1"/>
            <w:i w:val="0"/>
            <w:iCs w:val="0"/>
            <w:rtl w:val="0"/>
          </w:rPr>
          <w:delText xml:space="preserve">Figura 4.3</w:delText>
        </w:r>
      </w:del>
      <w:r w:rsidDel="00000000" w:rsidR="00000000" w:rsidRPr="00000000">
        <w:rPr>
          <w:rtl w:val="0"/>
        </w:rPr>
      </w:r>
    </w:p>
    <w:p w:rsidR="00000000" w:rsidDel="00000000" w:rsidP="00000000" w:rsidRDefault="00000000" w:rsidRPr="00000000" w14:paraId="00000163">
      <w:pPr>
        <w:keepNext w:val="1"/>
        <w:widowControl w:val="1"/>
        <w:spacing w:after="0" w:before="0" w:line="480" w:lineRule="auto"/>
        <w:ind w:firstLine="720"/>
        <w:rPr>
          <w:del w:id="9498" w:author="Claude" w:date="2026-09-03T12:00:00Z"/>
        </w:rPr>
      </w:pPr>
      <w:del w:id="9497" w:author="Claude" w:date="2026-09-03T12:00:00Z">
        <w:r w:rsidDel="00000000" w:rsidR="00000000" w:rsidRPr="00000000">
          <w:rPr>
            <w:b w:val="0"/>
            <w:bCs w:val="0"/>
            <w:i w:val="1"/>
            <w:iCs w:val="1"/>
            <w:rtl w:val="0"/>
          </w:rPr>
          <w:delText xml:space="preserve">Flujo conceptual del plano de control</w:delText>
        </w:r>
      </w:del>
      <w:r w:rsidDel="00000000" w:rsidR="00000000" w:rsidRPr="00000000">
        <w:rPr>
          <w:rtl w:val="0"/>
        </w:rPr>
      </w:r>
    </w:p>
    <w:p w:rsidR="00000000" w:rsidDel="00000000" w:rsidP="00000000" w:rsidRDefault="00000000" w:rsidRPr="00000000" w14:paraId="00000164">
      <w:pPr>
        <w:widowControl w:val="1"/>
        <w:spacing w:after="0" w:before="0" w:line="480" w:lineRule="auto"/>
        <w:ind w:firstLine="720"/>
        <w:rPr>
          <w:del w:id="9500" w:author="Claude" w:date="2026-09-03T12:00:00Z"/>
        </w:rPr>
      </w:pPr>
      <w:del w:id="9499" w:author="Claude" w:date="2026-09-03T12:00:00Z">
        <w:r w:rsidDel="00000000" w:rsidR="00000000" w:rsidRPr="00000000">
          <w:rPr/>
          <w:drawing>
            <wp:inline distB="114300" distT="114300" distL="114300" distR="114300">
              <wp:extent cx="5760410" cy="2463800"/>
              <wp:effectExtent b="0" l="0" r="0" t="0"/>
              <wp:docPr descr="Flujo conceptual del plano de control." id="23" name="image1.png"/>
              <a:graphic>
                <a:graphicData uri="http://schemas.openxmlformats.org/drawingml/2006/picture">
                  <pic:pic>
                    <pic:nvPicPr>
                      <pic:cNvPr descr="Flujo conceptual del plano de control." id="0" name="image1.png"/>
                      <pic:cNvPicPr preferRelativeResize="0"/>
                    </pic:nvPicPr>
                    <pic:blipFill>
                      <a:blip r:embed="rId11"/>
                      <a:srcRect b="0" l="0" r="0" t="0"/>
                      <a:stretch>
                        <a:fillRect/>
                      </a:stretch>
                    </pic:blipFill>
                    <pic:spPr>
                      <a:xfrm>
                        <a:off x="0" y="0"/>
                        <a:ext cx="5760410" cy="2463800"/>
                      </a:xfrm>
                      <a:prstGeom prst="rect"/>
                      <a:ln/>
                    </pic:spPr>
                  </pic:pic>
                </a:graphicData>
              </a:graphic>
            </wp:inline>
          </w:drawing>
        </w:r>
      </w:del>
      <w:r w:rsidDel="00000000" w:rsidR="00000000" w:rsidRPr="00000000">
        <w:rPr>
          <w:rtl w:val="0"/>
        </w:rPr>
      </w:r>
    </w:p>
    <w:p w:rsidR="00000000" w:rsidDel="00000000" w:rsidP="00000000" w:rsidRDefault="00000000" w:rsidRPr="00000000" w14:paraId="00000165">
      <w:pPr>
        <w:widowControl w:val="1"/>
        <w:spacing w:after="0" w:before="0" w:line="480" w:lineRule="auto"/>
        <w:ind w:firstLine="720"/>
        <w:rPr>
          <w:del w:id="9503" w:author="Claude" w:date="2026-09-03T12:00:00Z"/>
        </w:rPr>
      </w:pPr>
      <w:del w:id="9501" w:author="Claude" w:date="2026-09-03T12:00:00Z">
        <w:r w:rsidDel="00000000" w:rsidR="00000000" w:rsidRPr="00000000">
          <w:rPr>
            <w:b w:val="1"/>
            <w:bCs w:val="1"/>
            <w:rtl w:val="0"/>
          </w:rPr>
          <w:delText xml:space="preserve">Nota.</w:delText>
        </w:r>
      </w:del>
      <w:del w:id="9502" w:author="Claude" w:date="2026-09-03T12:00:00Z">
        <w:r w:rsidDel="00000000" w:rsidR="00000000" w:rsidRPr="00000000">
          <w:rPr>
            <w:rtl w:val="0"/>
          </w:rPr>
          <w:delText xml:space="preserve"> La figura representa el flujo conceptual del plano de control. La configuración de corrida parametriza la evaluación como entrada transversal, sin formar parte del procesamiento evento a evento. El evento de percepción normalizado ingresa desde el plano de medios como entrada externa; dentro del plano se evalúan patrones, se actualizan estados y se derivan registros persistibles y métricas. La alerta interna por episodio se muestra por fuera del recuadro para indicar la frontera de salida del plano de control, quedando disponible para consumidores o adaptadores posteriores.</w:delText>
        </w:r>
      </w:del>
    </w:p>
    <w:p w:rsidR="00000000" w:rsidDel="00000000" w:rsidP="00000000" w:rsidRDefault="00000000" w:rsidRPr="00000000" w14:paraId="00000166">
      <w:pPr>
        <w:pStyle w:val="Heading4"/>
        <w:keepNext w:val="1"/>
        <w:widowControl w:val="1"/>
        <w:spacing w:after="0" w:before="0" w:line="480" w:lineRule="auto"/>
        <w:ind w:firstLine="0"/>
        <w:rPr>
          <w:del w:id="9506" w:author="Claude" w:date="2026-09-03T12:00:00Z"/>
        </w:rPr>
      </w:pPr>
      <w:bookmarkStart w:colFirst="0" w:colLast="0" w:name="_heading=h.k6sb16szdo70" w:id="21"/>
      <w:bookmarkEnd w:id="21"/>
      <w:del w:id="9504" w:author="Claude" w:date="2026-09-03T12:00:00Z">
        <w:r w:rsidDel="00000000" w:rsidR="00000000" w:rsidRPr="00000000">
          <w:rPr>
            <w:i w:val="0"/>
            <w:iCs w:val="0"/>
            <w:rtl w:val="0"/>
          </w:rPr>
          <w:delText xml:space="preserve">17.3</w:delText>
        </w:r>
      </w:del>
      <w:del w:id="9505" w:author="Claude" w:date="2026-09-03T12:00:00Z">
        <w:r w:rsidDel="00000000" w:rsidR="00000000" w:rsidRPr="00000000">
          <w:rPr>
            <w:rtl w:val="0"/>
          </w:rPr>
          <w:delText xml:space="preserve">.8.1. Flujo lógico y responsabilidades del plano de control</w:delText>
        </w:r>
      </w:del>
    </w:p>
    <w:p w:rsidR="00000000" w:rsidDel="00000000" w:rsidP="00000000" w:rsidRDefault="00000000" w:rsidRPr="00000000" w14:paraId="00000167">
      <w:pPr>
        <w:widowControl w:val="1"/>
        <w:spacing w:after="0" w:before="0" w:line="480" w:lineRule="auto"/>
        <w:ind w:firstLine="720"/>
        <w:rPr>
          <w:del w:id="9508" w:author="Claude" w:date="2026-09-03T12:00:00Z"/>
        </w:rPr>
      </w:pPr>
      <w:del w:id="9507" w:author="Claude" w:date="2026-09-03T12:00:00Z">
        <w:r w:rsidDel="00000000" w:rsidR="00000000" w:rsidRPr="00000000">
          <w:rPr>
            <w:b w:val="0"/>
            <w:bCs w:val="0"/>
            <w:i w:val="0"/>
            <w:iCs w:val="0"/>
            <w:rtl w:val="0"/>
          </w:rPr>
          <w:delText xml:space="preserve">El plano de control recibe evidencia perceptiva normalizada, selecciona los patrones activos, evalúa la evidencia espacial y temporal, administra el estado de cada patrón y registra una alerta interna cuando se confirma un episodio. En paralelo, persiste transiciones, métricas y errores necesarios para reconstruir la decisión.</w:delText>
        </w:r>
      </w:del>
      <w:r w:rsidDel="00000000" w:rsidR="00000000" w:rsidRPr="00000000">
        <w:rPr>
          <w:rtl w:val="0"/>
        </w:rPr>
      </w:r>
    </w:p>
    <w:p w:rsidR="00000000" w:rsidDel="00000000" w:rsidP="00000000" w:rsidRDefault="00000000" w:rsidRPr="00000000" w14:paraId="00000168">
      <w:pPr>
        <w:widowControl w:val="1"/>
        <w:spacing w:after="0" w:before="0" w:line="480" w:lineRule="auto"/>
        <w:ind w:firstLine="720"/>
        <w:rPr>
          <w:del w:id="9516" w:author="Claude" w:date="2026-09-03T12:00:00Z"/>
        </w:rPr>
      </w:pPr>
      <w:del w:id="9509" w:author="Claude" w:date="2026-09-03T12:00:00Z">
        <w:r w:rsidDel="00000000" w:rsidR="00000000" w:rsidRPr="00000000">
          <w:rPr>
            <w:rtl w:val="0"/>
          </w:rPr>
          <w:delText xml:space="preserve">El bus interno cumple una función de integración y no de razonamiento. La arquitectura conserva el transporte como mecanismo sustituible, pero fija para el prototipo una publicación </w:delText>
        </w:r>
      </w:del>
      <w:del w:id="9510" w:author="Claude" w:date="2026-09-03T12:00:00Z">
        <w:r w:rsidDel="00000000" w:rsidR="00000000" w:rsidRPr="00000000">
          <w:rPr>
            <w:rFonts w:ascii="Courier New" w:cs="Courier New" w:eastAsia="Courier New" w:hAnsi="Courier New"/>
            <w:sz w:val="21"/>
            <w:szCs w:val="21"/>
            <w:rtl w:val="0"/>
          </w:rPr>
          <w:delText xml:space="preserve">ZeroMQ</w:delText>
        </w:r>
      </w:del>
      <w:del w:id="9511" w:author="Claude" w:date="2026-09-03T12:00:00Z">
        <w:r w:rsidDel="00000000" w:rsidR="00000000" w:rsidRPr="00000000">
          <w:rPr>
            <w:rtl w:val="0"/>
          </w:rPr>
          <w:delText xml:space="preserve"> con patrón publicador-suscriptor, serialización </w:delText>
        </w:r>
      </w:del>
      <w:del w:id="9512" w:author="Claude" w:date="2026-09-03T12:00:00Z">
        <w:r w:rsidDel="00000000" w:rsidR="00000000" w:rsidRPr="00000000">
          <w:rPr>
            <w:rFonts w:ascii="Courier New" w:cs="Courier New" w:eastAsia="Courier New" w:hAnsi="Courier New"/>
            <w:sz w:val="21"/>
            <w:szCs w:val="21"/>
            <w:rtl w:val="0"/>
          </w:rPr>
          <w:delText xml:space="preserve">msgpack</w:delText>
        </w:r>
      </w:del>
      <w:del w:id="9513" w:author="Claude" w:date="2026-09-03T12:00:00Z">
        <w:r w:rsidDel="00000000" w:rsidR="00000000" w:rsidRPr="00000000">
          <w:rPr>
            <w:rtl w:val="0"/>
          </w:rPr>
          <w:delText xml:space="preserve"> y un envoltorio versionado. El plano de control consume ese contrato por el canal de detecciones del bus; no interpreta formatos propios de un detector ni recibe </w:delText>
        </w:r>
      </w:del>
      <w:del w:id="9514" w:author="Claude" w:date="2026-09-03T12:00:00Z">
        <w:r w:rsidDel="00000000" w:rsidR="00000000" w:rsidRPr="00000000">
          <w:rPr>
            <w:rFonts w:ascii="Courier New" w:cs="Courier New" w:eastAsia="Courier New" w:hAnsi="Courier New"/>
            <w:sz w:val="21"/>
            <w:szCs w:val="21"/>
            <w:rtl w:val="0"/>
          </w:rPr>
          <w:delText xml:space="preserve">frame</w:delText>
        </w:r>
      </w:del>
      <w:del w:id="9515" w:author="Claude" w:date="2026-09-03T12:00:00Z">
        <w:r w:rsidDel="00000000" w:rsidR="00000000" w:rsidRPr="00000000">
          <w:rPr>
            <w:rtl w:val="0"/>
          </w:rPr>
          <w:delText xml:space="preserve">s crudos.</w:delText>
        </w:r>
      </w:del>
    </w:p>
    <w:p w:rsidR="00000000" w:rsidDel="00000000" w:rsidP="00000000" w:rsidRDefault="00000000" w:rsidRPr="00000000" w14:paraId="00000169">
      <w:pPr>
        <w:widowControl w:val="1"/>
        <w:spacing w:after="0" w:before="0" w:line="480" w:lineRule="auto"/>
        <w:ind w:firstLine="720"/>
        <w:rPr>
          <w:del w:id="9520" w:author="Claude" w:date="2026-09-03T12:00:00Z"/>
        </w:rPr>
      </w:pPr>
      <w:del w:id="9517" w:author="Claude" w:date="2026-09-03T12:00:00Z">
        <w:r w:rsidDel="00000000" w:rsidR="00000000" w:rsidRPr="00000000">
          <w:rPr>
            <w:b w:val="0"/>
            <w:bCs w:val="0"/>
            <w:i w:val="0"/>
            <w:iCs w:val="0"/>
            <w:rtl w:val="0"/>
          </w:rPr>
          <w:delText xml:space="preserve">El gobierno de la corrida no viaja por el bus. El plano de control se configura y se inicia mediante su interfaz </w:delText>
        </w:r>
      </w:del>
      <w:del w:id="9518" w:author="Claude" w:date="2026-09-03T12:00:00Z">
        <w:r w:rsidDel="00000000" w:rsidR="00000000" w:rsidRPr="00000000">
          <w:rPr>
            <w:rFonts w:ascii="Courier New" w:cs="Courier New" w:eastAsia="Courier New" w:hAnsi="Courier New"/>
            <w:b w:val="0"/>
            <w:bCs w:val="0"/>
            <w:i w:val="0"/>
            <w:iCs w:val="0"/>
            <w:sz w:val="21"/>
            <w:szCs w:val="21"/>
            <w:rtl w:val="0"/>
          </w:rPr>
          <w:delText xml:space="preserve">HTTP</w:delText>
        </w:r>
      </w:del>
      <w:del w:id="9519" w:author="Claude" w:date="2026-09-03T12:00:00Z">
        <w:r w:rsidDel="00000000" w:rsidR="00000000" w:rsidRPr="00000000">
          <w:rPr>
            <w:b w:val="0"/>
            <w:bCs w:val="0"/>
            <w:i w:val="0"/>
            <w:iCs w:val="0"/>
            <w:rtl w:val="0"/>
          </w:rPr>
          <w:delText xml:space="preserve">, mientras que el bus transporta los hechos de ejecución. Esta separación entre gobierno y datos permite disponer los componentes en un mismo host o en hosts distintos sin modificar su semántica.</w:delText>
        </w:r>
      </w:del>
      <w:r w:rsidDel="00000000" w:rsidR="00000000" w:rsidRPr="00000000">
        <w:rPr>
          <w:rtl w:val="0"/>
        </w:rPr>
      </w:r>
    </w:p>
    <w:p w:rsidR="00000000" w:rsidDel="00000000" w:rsidP="00000000" w:rsidRDefault="00000000" w:rsidRPr="00000000" w14:paraId="0000016A">
      <w:pPr>
        <w:widowControl w:val="1"/>
        <w:spacing w:after="0" w:before="0" w:line="480" w:lineRule="auto"/>
        <w:ind w:firstLine="720"/>
        <w:rPr>
          <w:del w:id="9524" w:author="Claude" w:date="2026-09-03T12:00:00Z"/>
        </w:rPr>
      </w:pPr>
      <w:del w:id="9521" w:author="Claude" w:date="2026-09-03T12:00:00Z">
        <w:r w:rsidDel="00000000" w:rsidR="00000000" w:rsidRPr="00000000">
          <w:rPr>
            <w:b w:val="0"/>
            <w:bCs w:val="0"/>
            <w:i w:val="0"/>
            <w:iCs w:val="0"/>
            <w:rtl w:val="0"/>
          </w:rPr>
          <w:delText xml:space="preserve">La evaluación transforma evidencia puntual en estados operativamente interpretables. No ejecuta inferencia visual, no asigna identidad </w:delText>
        </w:r>
      </w:del>
      <w:del w:id="9522"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523" w:author="Claude" w:date="2026-09-03T12:00:00Z">
        <w:r w:rsidDel="00000000" w:rsidR="00000000" w:rsidRPr="00000000">
          <w:rPr>
            <w:b w:val="0"/>
            <w:bCs w:val="0"/>
            <w:i w:val="0"/>
            <w:iCs w:val="0"/>
            <w:rtl w:val="0"/>
          </w:rPr>
          <w:delText xml:space="preserve">al y no determina cumplimiento normativo: aplica reglas declaradas de asociación espacial, persistencia, granularidad e histéresis.</w:delText>
        </w:r>
      </w:del>
      <w:r w:rsidDel="00000000" w:rsidR="00000000" w:rsidRPr="00000000">
        <w:rPr>
          <w:rtl w:val="0"/>
        </w:rPr>
      </w:r>
    </w:p>
    <w:p w:rsidR="00000000" w:rsidDel="00000000" w:rsidP="00000000" w:rsidRDefault="00000000" w:rsidRPr="00000000" w14:paraId="0000016B">
      <w:pPr>
        <w:widowControl w:val="1"/>
        <w:spacing w:after="0" w:before="0" w:line="480" w:lineRule="auto"/>
        <w:ind w:firstLine="720"/>
        <w:rPr>
          <w:del w:id="9526" w:author="Claude" w:date="2026-09-03T12:00:00Z"/>
        </w:rPr>
      </w:pPr>
      <w:del w:id="9525" w:author="Claude" w:date="2026-09-03T12:00:00Z">
        <w:r w:rsidDel="00000000" w:rsidR="00000000" w:rsidRPr="00000000">
          <w:rPr>
            <w:b w:val="0"/>
            <w:bCs w:val="0"/>
            <w:i w:val="0"/>
            <w:iCs w:val="0"/>
            <w:rtl w:val="0"/>
          </w:rPr>
          <w:delText xml:space="preserve">Cuando un patrón alcanza el estado confirmado se registra la alerta interna: es el hecho principal del sistema y precede a cualquier notificación. La persistencia y el soporte experimental se mantienen fuera de la ruta crítica del plano de medios.</w:delText>
        </w:r>
      </w:del>
      <w:r w:rsidDel="00000000" w:rsidR="00000000" w:rsidRPr="00000000">
        <w:rPr>
          <w:rtl w:val="0"/>
        </w:rPr>
      </w:r>
    </w:p>
    <w:p w:rsidR="00000000" w:rsidDel="00000000" w:rsidP="00000000" w:rsidRDefault="00000000" w:rsidRPr="00000000" w14:paraId="0000016C">
      <w:pPr>
        <w:pStyle w:val="Heading4"/>
        <w:keepNext w:val="1"/>
        <w:widowControl w:val="1"/>
        <w:spacing w:after="0" w:before="0" w:line="480" w:lineRule="auto"/>
        <w:ind w:firstLine="0"/>
        <w:rPr/>
      </w:pPr>
      <w:bookmarkStart w:colFirst="0" w:colLast="0" w:name="_heading=h.6eb04ihna1lb" w:id="22"/>
      <w:bookmarkEnd w:id="22"/>
      <w:del w:id="9527" w:author="Claude" w:date="2026-09-03T12:00:00Z">
        <w:r w:rsidDel="00000000" w:rsidR="00000000" w:rsidRPr="00000000">
          <w:rPr>
            <w:i w:val="0"/>
            <w:iCs w:val="0"/>
            <w:rtl w:val="0"/>
          </w:rPr>
          <w:delText xml:space="preserve">17.3</w:delText>
        </w:r>
      </w:del>
      <w:del w:id="9528" w:author="Claude" w:date="2026-09-03T12:00:00Z">
        <w:r w:rsidDel="00000000" w:rsidR="00000000" w:rsidRPr="00000000">
          <w:rPr>
            <w:rtl w:val="0"/>
          </w:rPr>
          <w:delText xml:space="preserve">.8.2. Evaluación de patrones y máquina de estados</w:delText>
        </w:r>
      </w:del>
      <w:ins w:id="9529" w:author="Claude" w:date="2026-09-03T12:00:00Z">
        <w:r>
          <w:rPr>
            <w:rtl w:val="0"/>
          </w:rPr>
          <w:t xml:space="preserve">17.3.6.1. Máquina de estados y ciclo del episodio</w:t>
        </w:r>
      </w:ins>
    </w:p>
    <w:p w:rsidR="00000000" w:rsidDel="00000000" w:rsidP="00000000" w:rsidRDefault="00000000" w:rsidRPr="00000000" w14:paraId="0000016D">
      <w:pPr>
        <w:widowControl w:val="1"/>
        <w:spacing w:after="0" w:before="0" w:line="480" w:lineRule="auto"/>
        <w:ind w:firstLine="720"/>
        <w:rPr/>
      </w:pPr>
      <w:del w:id="9530" w:author="Claude" w:date="2026-09-03T12:00:00Z">
        <w:r w:rsidDel="00000000" w:rsidR="00000000" w:rsidRPr="00000000">
          <w:rPr>
            <w:b w:val="0"/>
            <w:bCs w:val="0"/>
            <w:i w:val="0"/>
            <w:iCs w:val="0"/>
            <w:rtl w:val="0"/>
          </w:rPr>
          <w:delText xml:space="preserve">La máquina de estados distingue </w:delText>
        </w:r>
      </w:del>
      <w:del w:id="953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inactive</w:delText>
        </w:r>
      </w:del>
      <w:del w:id="9532" w:author="Claude" w:date="2026-09-03T12:00:00Z">
        <w:r w:rsidDel="00000000" w:rsidR="00000000" w:rsidRPr="00000000">
          <w:rPr>
            <w:b w:val="0"/>
            <w:bCs w:val="0"/>
            <w:i w:val="0"/>
            <w:iCs w:val="0"/>
            <w:rtl w:val="0"/>
          </w:rPr>
          <w:delText xml:space="preserve">, </w:delText>
        </w:r>
      </w:del>
      <w:del w:id="953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candidate</w:delText>
        </w:r>
      </w:del>
      <w:del w:id="9534" w:author="Claude" w:date="2026-09-03T12:00:00Z">
        <w:r w:rsidDel="00000000" w:rsidR="00000000" w:rsidRPr="00000000">
          <w:rPr>
            <w:b w:val="0"/>
            <w:bCs w:val="0"/>
            <w:i w:val="0"/>
            <w:iCs w:val="0"/>
            <w:rtl w:val="0"/>
          </w:rPr>
          <w:delText xml:space="preserve">, </w:delText>
        </w:r>
      </w:del>
      <w:del w:id="953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confirmed</w:delText>
        </w:r>
      </w:del>
      <w:del w:id="9536" w:author="Claude" w:date="2026-09-03T12:00:00Z">
        <w:r w:rsidDel="00000000" w:rsidR="00000000" w:rsidRPr="00000000">
          <w:rPr>
            <w:b w:val="0"/>
            <w:bCs w:val="0"/>
            <w:i w:val="0"/>
            <w:iCs w:val="0"/>
            <w:rtl w:val="0"/>
          </w:rPr>
          <w:delText xml:space="preserve">, </w:delText>
        </w:r>
      </w:del>
      <w:del w:id="953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sustained</w:delText>
        </w:r>
      </w:del>
      <w:del w:id="9538" w:author="Claude" w:date="2026-09-03T12:00:00Z">
        <w:r w:rsidDel="00000000" w:rsidR="00000000" w:rsidRPr="00000000">
          <w:rPr>
            <w:b w:val="0"/>
            <w:bCs w:val="0"/>
            <w:i w:val="0"/>
            <w:iCs w:val="0"/>
            <w:rtl w:val="0"/>
          </w:rPr>
          <w:delText xml:space="preserve"> y </w:delText>
        </w:r>
      </w:del>
      <w:del w:id="953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resolved</w:delText>
        </w:r>
      </w:del>
      <w:del w:id="9540" w:author="Claude" w:date="2026-09-03T12:00:00Z">
        <w:r w:rsidDel="00000000" w:rsidR="00000000" w:rsidRPr="00000000">
          <w:rPr>
            <w:b w:val="0"/>
            <w:bCs w:val="0"/>
            <w:i w:val="0"/>
            <w:iCs w:val="0"/>
            <w:rtl w:val="0"/>
          </w:rPr>
          <w:delText xml:space="preserve">. Una evidencia inicial abre el estado candidato; la confirmación sólo ocurre cuando la condición satisface la ventana temporal y los umbrales declarados; la continuidad mantiene el episodio; y la ausencia sostenida durante la histéresis lo resuelve.</w:delText>
        </w:r>
      </w:del>
      <w:ins w:id="9541" w:author="Claude" w:date="2026-09-03T12:00:00Z">
        <w:r>
          <w:rPr>
            <w:rtl w:val="0"/>
          </w:rPr>
          <w:t xml:space="preserve">La máquina de estados distingue </w:t>
        </w:r>
        <w:r>
          <w:rPr>
            <w:rFonts w:ascii="Courier New" w:cs="Courier New" w:eastAsia="Courier New" w:hAnsi="Courier New"/>
            <w:sz w:val="21"/>
            <w:szCs w:val="21"/>
            <w:rtl w:val="0"/>
          </w:rPr>
          <w:t xml:space="preserve">inactive</w:t>
        </w:r>
        <w:r>
          <w:rPr>
            <w:rtl w:val="0"/>
          </w:rPr>
          <w:t xml:space="preserve">, </w:t>
        </w:r>
        <w:r>
          <w:rPr>
            <w:rFonts w:ascii="Courier New" w:cs="Courier New" w:eastAsia="Courier New" w:hAnsi="Courier New"/>
            <w:sz w:val="21"/>
            <w:szCs w:val="21"/>
            <w:rtl w:val="0"/>
          </w:rPr>
          <w:t xml:space="preserve">candidate</w:t>
        </w:r>
        <w:r>
          <w:rPr>
            <w:rtl w:val="0"/>
          </w:rPr>
          <w:t xml:space="preserve">, </w:t>
        </w:r>
        <w:r>
          <w:rPr>
            <w:rFonts w:ascii="Courier New" w:cs="Courier New" w:eastAsia="Courier New" w:hAnsi="Courier New"/>
            <w:sz w:val="21"/>
            <w:szCs w:val="21"/>
            <w:rtl w:val="0"/>
          </w:rPr>
          <w:t xml:space="preserve">confirmed</w:t>
        </w:r>
        <w:r>
          <w:rPr>
            <w:rtl w:val="0"/>
          </w:rPr>
          <w:t xml:space="preserve">, </w:t>
        </w:r>
        <w:r>
          <w:rPr>
            <w:rFonts w:ascii="Courier New" w:cs="Courier New" w:eastAsia="Courier New" w:hAnsi="Courier New"/>
            <w:sz w:val="21"/>
            <w:szCs w:val="21"/>
            <w:rtl w:val="0"/>
          </w:rPr>
          <w:t xml:space="preserve">sustained</w:t>
        </w:r>
        <w:r>
          <w:rPr>
            <w:rtl w:val="0"/>
          </w:rPr>
          <w:t xml:space="preserve"> y </w:t>
        </w:r>
        <w:r>
          <w:rPr>
            <w:rFonts w:ascii="Courier New" w:cs="Courier New" w:eastAsia="Courier New" w:hAnsi="Courier New"/>
            <w:sz w:val="21"/>
            <w:szCs w:val="21"/>
            <w:rtl w:val="0"/>
          </w:rPr>
          <w:t xml:space="preserve">resolved</w:t>
        </w:r>
        <w:r>
          <w:rPr>
            <w:rtl w:val="0"/>
          </w:rPr>
          <w:t xml:space="preserve">. Una evidencia inicial abre el estado candidato. La confirmación ocurre cuando la condición satisface la ventana temporal y los umbrales declarados. La continuidad mantiene el episodio y la ausencia sostenida durante la histéresis lo resuelve.</w:t>
        </w:r>
      </w:ins>
      <w:r w:rsidDel="00000000" w:rsidR="00000000" w:rsidRPr="00000000">
        <w:rPr>
          <w:rtl w:val="0"/>
        </w:rPr>
      </w:r>
    </w:p>
    <w:p w:rsidR="00000000" w:rsidDel="00000000" w:rsidP="00000000" w:rsidRDefault="00000000" w:rsidRPr="00000000" w14:paraId="0000016E">
      <w:pPr>
        <w:widowControl w:val="1"/>
        <w:spacing w:after="0" w:before="0" w:line="480" w:lineRule="auto"/>
        <w:ind w:firstLine="720"/>
        <w:rPr/>
      </w:pPr>
      <w:del w:id="9542" w:author="Claude" w:date="2026-09-03T12:00:00Z">
        <w:r w:rsidDel="00000000" w:rsidR="00000000" w:rsidRPr="00000000">
          <w:rPr>
            <w:b w:val="0"/>
            <w:bCs w:val="0"/>
            <w:i w:val="0"/>
            <w:iCs w:val="0"/>
            <w:rtl w:val="0"/>
          </w:rPr>
          <w:delText xml:space="preserve">La transición a </w:delText>
        </w:r>
      </w:del>
      <w:del w:id="954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confirmed</w:delText>
        </w:r>
      </w:del>
      <w:del w:id="9544" w:author="Claude" w:date="2026-09-03T12:00:00Z">
        <w:r w:rsidDel="00000000" w:rsidR="00000000" w:rsidRPr="00000000">
          <w:rPr>
            <w:b w:val="0"/>
            <w:bCs w:val="0"/>
            <w:i w:val="0"/>
            <w:iCs w:val="0"/>
            <w:rtl w:val="0"/>
          </w:rPr>
          <w:delText xml:space="preserve"> registra una alerta interna por episodio. El estado sostenido actualiza duración y evidencia sin convertir cada </w:delText>
        </w:r>
      </w:del>
      <w:del w:id="954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frame</w:delText>
        </w:r>
      </w:del>
      <w:del w:id="9546" w:author="Claude" w:date="2026-09-03T12:00:00Z">
        <w:r w:rsidDel="00000000" w:rsidR="00000000" w:rsidRPr="00000000">
          <w:rPr>
            <w:b w:val="0"/>
            <w:bCs w:val="0"/>
            <w:i w:val="0"/>
            <w:iCs w:val="0"/>
            <w:rtl w:val="0"/>
          </w:rPr>
          <w:delText xml:space="preserve"> positivo en una alerta nueva. Una nueva confirmación posterior se conserva como re-alerta y se evalúa por separado de los falsos positivos.</w:delText>
        </w:r>
      </w:del>
      <w:ins w:id="9547" w:author="Claude" w:date="2026-09-03T12:00:00Z">
        <w:r>
          <w:rPr>
            <w:rtl w:val="0"/>
          </w:rPr>
          <w:t xml:space="preserve">La transición a </w:t>
        </w:r>
        <w:r>
          <w:rPr>
            <w:rFonts w:ascii="Courier New" w:cs="Courier New" w:eastAsia="Courier New" w:hAnsi="Courier New"/>
            <w:sz w:val="21"/>
            <w:szCs w:val="21"/>
            <w:rtl w:val="0"/>
          </w:rPr>
          <w:t xml:space="preserve">confirmed</w:t>
        </w:r>
        <w:r>
          <w:rPr>
            <w:rtl w:val="0"/>
          </w:rPr>
          <w:t xml:space="preserve"> registra una alerta interna por episodio. El estado sostenido actualiza duración y evidencia sin convertir cada frame positivo en una alerta nueva. Una nueva confirmación posterior se conserva como re-alerta y se evalúa por separado de los falsos positivos.</w:t>
        </w:r>
      </w:ins>
      <w:r w:rsidDel="00000000" w:rsidR="00000000" w:rsidRPr="00000000">
        <w:rPr>
          <w:rtl w:val="0"/>
        </w:rPr>
      </w:r>
    </w:p>
    <w:p w:rsidR="00000000" w:rsidDel="00000000" w:rsidP="00000000" w:rsidRDefault="00000000" w:rsidRPr="00000000" w14:paraId="0000016F">
      <w:pPr>
        <w:widowControl w:val="1"/>
        <w:spacing w:after="0" w:before="0" w:line="480" w:lineRule="auto"/>
        <w:ind w:firstLine="720"/>
        <w:rPr/>
      </w:pPr>
      <w:del w:id="9548" w:author="Claude" w:date="2026-09-03T12:00:00Z">
        <w:r w:rsidDel="00000000" w:rsidR="00000000" w:rsidRPr="00000000">
          <w:rPr>
            <w:rtl w:val="0"/>
          </w:rPr>
          <w:delText xml:space="preserve">Las ventanas se expresan en milisegundos y no en </w:delText>
        </w:r>
      </w:del>
      <w:del w:id="9549" w:author="Claude" w:date="2026-09-03T12:00:00Z">
        <w:r w:rsidDel="00000000" w:rsidR="00000000" w:rsidRPr="00000000">
          <w:rPr>
            <w:rFonts w:ascii="Courier New" w:cs="Courier New" w:eastAsia="Courier New" w:hAnsi="Courier New"/>
            <w:sz w:val="21"/>
            <w:szCs w:val="21"/>
            <w:rtl w:val="0"/>
          </w:rPr>
          <w:delText xml:space="preserve">frame</w:delText>
        </w:r>
      </w:del>
      <w:del w:id="9550" w:author="Claude" w:date="2026-09-03T12:00:00Z">
        <w:r w:rsidDel="00000000" w:rsidR="00000000" w:rsidRPr="00000000">
          <w:rPr>
            <w:rtl w:val="0"/>
          </w:rPr>
          <w:delText xml:space="preserve">s, de modo que la semántica temporal no cambie con la cadencia de procesamiento. Los componentes de una definición de patrón, incluidos los criterios espaciales de CR-01 y CR-02, se presentan al describir el motor de evaluación (sección 17.3.8.3.1); los valores adoptados para el núcleo se documentan en la sección 17.4.6.</w:delText>
        </w:r>
      </w:del>
      <w:ins w:id="9551" w:author="Claude" w:date="2026-09-03T12:00:00Z">
        <w:r>
          <w:rPr>
            <w:rtl w:val="0"/>
          </w:rPr>
          <w:t xml:space="preserve">Las ventanas se expresan en milisegundos y no en frames, de modo que la semántica temporal no cambie con la cadencia de procesamiento. Los valores adoptados para los patrones del núcleo se documentan junto con la configuración efectiva en la sección 17.4.6.</w:t>
        </w:r>
      </w:ins>
    </w:p>
    <w:p w:rsidR="00000000" w:rsidDel="00000000" w:rsidP="00000000" w:rsidRDefault="00000000" w:rsidRPr="00000000" w14:paraId="00000170">
      <w:pPr>
        <w:widowControl w:val="1"/>
        <w:spacing w:after="0" w:before="0" w:line="480" w:lineRule="auto"/>
        <w:ind w:firstLine="720"/>
        <w:rPr/>
      </w:pPr>
      <w:del w:id="9552" w:author="Claude" w:date="2026-09-03T12:00:00Z">
        <w:r w:rsidDel="00000000" w:rsidR="00000000" w:rsidRPr="00000000">
          <w:rPr>
            <w:b w:val="0"/>
            <w:bCs w:val="0"/>
            <w:i w:val="0"/>
            <w:iCs w:val="0"/>
            <w:rtl w:val="0"/>
          </w:rPr>
          <w:delText xml:space="preserve">La confirmación representa el cumplimiento de una regla interna bajo la configuración de la corrida; no constituye certificación normativa ni decisión automática de intervención.</w:delText>
        </w:r>
      </w:del>
      <w:ins w:id="9553" w:author="Claude" w:date="2026-09-03T12:00:00Z">
        <w:r>
          <w:rPr>
            <w:rtl w:val="0"/>
          </w:rPr>
          <w:t xml:space="preserve">El ciclo de evaluación selecciona evidencias, actualiza la memoria, aplica la ventana de confirmación y la histéresis, registra la transición y conserva la causa. Los descartes de fuente, los huecos temporales y la pérdida de identidad se distinguen de la ausencia real de evidencia. La confirmación representa el cumplimiento de una regla interna bajo la configuración de la corrida y no constituye certificación normativa ni decisión automática de intervención. La Figura 4.3 representa ese ciclo.</w:t>
        </w:r>
      </w:ins>
      <w:r w:rsidDel="00000000" w:rsidR="00000000" w:rsidRPr="00000000">
        <w:rPr>
          <w:rtl w:val="0"/>
        </w:rPr>
      </w:r>
    </w:p>
    <w:p w:rsidR="00000000" w:rsidDel="00000000" w:rsidP="00000000" w:rsidRDefault="00000000" w:rsidRPr="00000000" w14:paraId="00000171">
      <w:pPr>
        <w:keepNext w:val="1"/>
        <w:widowControl w:val="1"/>
        <w:spacing w:after="0" w:before="0" w:line="480" w:lineRule="auto"/>
        <w:ind w:firstLine="720"/>
        <w:rPr/>
      </w:pPr>
      <w:del w:id="9554" w:author="Claude" w:date="2026-09-03T12:00:00Z">
        <w:r w:rsidDel="00000000" w:rsidR="00000000" w:rsidRPr="00000000">
          <w:rPr>
            <w:b w:val="1"/>
            <w:bCs w:val="1"/>
            <w:i w:val="0"/>
            <w:iCs w:val="0"/>
            <w:rtl w:val="0"/>
          </w:rPr>
          <w:delText xml:space="preserve">Figura 4.4</w:delText>
        </w:r>
      </w:del>
      <w:ins w:id="9555" w:author="Claude" w:date="2026-09-03T12:00:00Z">
        <w:r>
          <w:rPr>
            <w:b w:val="1"/>
            <w:bCs w:val="1"/>
            <w:rtl w:val="0"/>
          </w:rPr>
          <w:t xml:space="preserve">Figura 4.3</w:t>
        </w:r>
      </w:ins>
      <w:r w:rsidDel="00000000" w:rsidR="00000000" w:rsidRPr="00000000">
        <w:rPr>
          <w:rtl w:val="0"/>
        </w:rPr>
      </w:r>
    </w:p>
    <w:p w:rsidR="00000000" w:rsidDel="00000000" w:rsidP="00000000" w:rsidRDefault="00000000" w:rsidRPr="00000000" w14:paraId="00000172">
      <w:pPr>
        <w:keepNext w:val="1"/>
        <w:widowControl w:val="1"/>
        <w:spacing w:after="0" w:before="0" w:line="480" w:lineRule="auto"/>
        <w:ind w:firstLine="720"/>
        <w:rPr/>
      </w:pPr>
      <w:r w:rsidDel="00000000" w:rsidR="00000000" w:rsidRPr="00000000">
        <w:rPr>
          <w:b w:val="0"/>
          <w:bCs w:val="0"/>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73">
      <w:pPr>
        <w:widowControl w:val="1"/>
        <w:spacing w:after="0" w:before="0" w:line="480" w:lineRule="auto"/>
        <w:ind w:firstLine="720"/>
        <w:jc w:val="center"/>
        <w:rPr/>
      </w:pPr>
      <w:r w:rsidDel="00000000" w:rsidR="00000000" w:rsidRPr="00000000">
        <w:rPr/>
        <w:drawing>
          <wp:inline distB="114300" distT="114300" distL="114300" distR="114300">
            <wp:extent cx="5083203" cy="3807172"/>
            <wp:effectExtent b="0" l="0" r="0" t="0"/>
            <wp:docPr id="2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3203" cy="380717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widowControl w:val="1"/>
        <w:spacing w:after="0" w:before="0" w:line="480" w:lineRule="auto"/>
        <w:ind w:firstLine="720"/>
        <w:rPr/>
      </w:pPr>
      <w:del w:id="9556" w:author="Claude" w:date="2026-09-03T12:00:00Z">
        <w:r w:rsidDel="00000000" w:rsidR="00000000" w:rsidRPr="00000000">
          <w:rPr>
            <w:rtl w:val="0"/>
          </w:rPr>
          <w:delText xml:space="preserve">Nota. La figura representa el ciclo de vida temporal de un patrón de riesgo en el plano de control. Una condición observada inicia el estado candidate; si la evidencia satisface la ventana de confirmación configurada, el patrón pasa a confirmed y se registra la alerta interna correspondiente. Mientras la condición permanece activa, el patrón evoluciona a sustained. Cuando la evidencia deja de sostenerse y se cumple la ventana de resolución, el episodio pasa a resolved y posteriormente retorna a inactive. Si la evidencia inicial resulta insuficiente o no persiste durante la ventana de confirmación, el patrón vuelve a inactive sin generar una alerta.</w:delText>
        </w:r>
      </w:del>
      <w:ins w:id="9557" w:author="Claude" w:date="2026-09-03T12:00:00Z">
        <w:r>
          <w:rPr>
            <w:b w:val="1"/>
            <w:bCs w:val="1"/>
            <w:rtl w:val="0"/>
          </w:rPr>
          <w:t xml:space="preserve">Nota.</w:t>
        </w:r>
        <w:r>
          <w:rPr>
            <w:rtl w:val="0"/>
          </w:rPr>
          <w:t xml:space="preserve"> La figura representa el ciclo de vida temporal de un patrón de riesgo en el plano de control. La condición observada abre el estado </w:t>
        </w:r>
        <w:r>
          <w:rPr>
            <w:rFonts w:ascii="Courier New" w:cs="Courier New" w:eastAsia="Courier New" w:hAnsi="Courier New"/>
            <w:sz w:val="21"/>
            <w:szCs w:val="21"/>
            <w:rtl w:val="0"/>
          </w:rPr>
          <w:t xml:space="preserve">candidate</w:t>
        </w:r>
        <w:r>
          <w:rPr>
            <w:rtl w:val="0"/>
          </w:rPr>
          <w:t xml:space="preserve"> y, cuando la evidencia satisface la ventana de confirmación configurada, el patrón pasa a </w:t>
        </w:r>
        <w:r>
          <w:rPr>
            <w:rFonts w:ascii="Courier New" w:cs="Courier New" w:eastAsia="Courier New" w:hAnsi="Courier New"/>
            <w:sz w:val="21"/>
            <w:szCs w:val="21"/>
            <w:rtl w:val="0"/>
          </w:rPr>
          <w:t xml:space="preserve">confirmed</w:t>
        </w:r>
        <w:r>
          <w:rPr>
            <w:rtl w:val="0"/>
          </w:rPr>
          <w:t xml:space="preserve"> y se registra la alerta interna correspondiente. Mientras la condición permanece activa el patrón evoluciona a </w:t>
        </w:r>
        <w:r>
          <w:rPr>
            <w:rFonts w:ascii="Courier New" w:cs="Courier New" w:eastAsia="Courier New" w:hAnsi="Courier New"/>
            <w:sz w:val="21"/>
            <w:szCs w:val="21"/>
            <w:rtl w:val="0"/>
          </w:rPr>
          <w:t xml:space="preserve">sustained</w:t>
        </w:r>
        <w:r>
          <w:rPr>
            <w:rtl w:val="0"/>
          </w:rPr>
          <w:t xml:space="preserve">. Cumplida la ventana de resolución, el episodio pasa a </w:t>
        </w:r>
        <w:r>
          <w:rPr>
            <w:rFonts w:ascii="Courier New" w:cs="Courier New" w:eastAsia="Courier New" w:hAnsi="Courier New"/>
            <w:sz w:val="21"/>
            <w:szCs w:val="21"/>
            <w:rtl w:val="0"/>
          </w:rPr>
          <w:t xml:space="preserve">resolved</w:t>
        </w:r>
        <w:r>
          <w:rPr>
            <w:rtl w:val="0"/>
          </w:rPr>
          <w:t xml:space="preserve"> y retorna a </w:t>
        </w:r>
        <w:r>
          <w:rPr>
            <w:rFonts w:ascii="Courier New" w:cs="Courier New" w:eastAsia="Courier New" w:hAnsi="Courier New"/>
            <w:sz w:val="21"/>
            <w:szCs w:val="21"/>
            <w:rtl w:val="0"/>
          </w:rPr>
          <w:t xml:space="preserve">inactive</w:t>
        </w:r>
        <w:r>
          <w:rPr>
            <w:rtl w:val="0"/>
          </w:rPr>
          <w:t xml:space="preserve">. Si la evidencia inicial resulta insuficiente o no persiste durante la ventana de confirmación, el patrón vuelve a </w:t>
        </w:r>
        <w:r>
          <w:rPr>
            <w:rFonts w:ascii="Courier New" w:cs="Courier New" w:eastAsia="Courier New" w:hAnsi="Courier New"/>
            <w:sz w:val="21"/>
            <w:szCs w:val="21"/>
            <w:rtl w:val="0"/>
          </w:rPr>
          <w:t xml:space="preserve">inactive</w:t>
        </w:r>
        <w:r>
          <w:rPr>
            <w:rtl w:val="0"/>
          </w:rPr>
          <w:t xml:space="preserve"> sin generar una alerta.</w:t>
        </w:r>
      </w:ins>
    </w:p>
    <w:p w:rsidR="00000000" w:rsidDel="00000000" w:rsidP="00000000" w:rsidRDefault="00000000" w:rsidRPr="00000000" w14:paraId="00000175">
      <w:pPr>
        <w:pStyle w:val="Heading4"/>
        <w:keepNext w:val="1"/>
        <w:widowControl w:val="1"/>
        <w:spacing w:after="0" w:before="0" w:line="480" w:lineRule="auto"/>
        <w:ind w:firstLine="0"/>
        <w:rPr/>
      </w:pPr>
      <w:bookmarkStart w:colFirst="0" w:colLast="0" w:name="_heading=h.7bcl5k79drcl" w:id="23"/>
      <w:bookmarkEnd w:id="23"/>
      <w:del w:id="9558" w:author="Claude" w:date="2026-09-03T12:00:00Z">
        <w:r w:rsidDel="00000000" w:rsidR="00000000" w:rsidRPr="00000000">
          <w:rPr>
            <w:i w:val="0"/>
            <w:iCs w:val="0"/>
            <w:rtl w:val="0"/>
          </w:rPr>
          <w:delText xml:space="preserve">17.3</w:delText>
        </w:r>
      </w:del>
      <w:del w:id="9559" w:author="Claude" w:date="2026-09-03T12:00:00Z">
        <w:r w:rsidDel="00000000" w:rsidR="00000000" w:rsidRPr="00000000">
          <w:rPr>
            <w:rtl w:val="0"/>
          </w:rPr>
          <w:delText xml:space="preserve">.8.3. Motor de evaluación de patrones de riesgo</w:delText>
        </w:r>
      </w:del>
      <w:ins w:id="9560" w:author="Claude" w:date="2026-09-03T12:00:00Z">
        <w:r>
          <w:rPr>
            <w:rtl w:val="0"/>
          </w:rPr>
          <w:t xml:space="preserve">17.3.6.2. Motor de evaluación y definición de patrón</w:t>
        </w:r>
      </w:ins>
    </w:p>
    <w:p w:rsidR="00000000" w:rsidDel="00000000" w:rsidP="00000000" w:rsidRDefault="00000000" w:rsidRPr="00000000" w14:paraId="00000176">
      <w:pPr>
        <w:widowControl w:val="1"/>
        <w:spacing w:after="0" w:before="0" w:line="480" w:lineRule="auto"/>
        <w:ind w:firstLine="720"/>
        <w:rPr/>
      </w:pPr>
      <w:del w:id="9561" w:author="Claude" w:date="2026-09-03T12:00:00Z">
        <w:r w:rsidDel="00000000" w:rsidR="00000000" w:rsidRPr="00000000">
          <w:rPr>
            <w:rtl w:val="0"/>
          </w:rPr>
          <w:delText xml:space="preserve">El motor de evaluación de patrones de riesgo es el componente lógico del plano de control encargado de transformar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delText>
        </w:r>
      </w:del>
      <w:ins w:id="9562" w:author="Claude" w:date="2026-09-03T12:00:00Z">
        <w:r>
          <w:rPr>
            <w:rtl w:val="0"/>
          </w:rPr>
          <w:t xml:space="preserve">El motor de evaluación es el componente lógico del plano de control que transforma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ins>
    </w:p>
    <w:p w:rsidR="00000000" w:rsidDel="00000000" w:rsidP="00000000" w:rsidRDefault="00000000" w:rsidRPr="00000000" w14:paraId="00000177">
      <w:pPr>
        <w:widowControl w:val="1"/>
        <w:spacing w:after="0" w:before="0" w:line="480" w:lineRule="auto"/>
        <w:ind w:firstLine="720"/>
        <w:rPr>
          <w:del w:id="9566" w:author="Claude" w:date="2026-09-03T12:00:00Z"/>
        </w:rPr>
      </w:pPr>
      <w:del w:id="9563" w:author="Claude" w:date="2026-09-03T12:00:00Z">
        <w:r w:rsidDel="00000000" w:rsidR="00000000" w:rsidRPr="00000000">
          <w:rPr>
            <w:rtl w:val="0"/>
          </w:rPr>
          <w:delText xml:space="preserve">Su función arquitectónica es cerrar la brecha entre detección visual y salida operativa asistiva. Una detección indica que el modelo observó una evidencia en un </w:delText>
        </w:r>
      </w:del>
      <w:del w:id="9564" w:author="Claude" w:date="2026-09-03T12:00:00Z">
        <w:r w:rsidDel="00000000" w:rsidR="00000000" w:rsidRPr="00000000">
          <w:rPr>
            <w:rFonts w:ascii="Courier New" w:cs="Courier New" w:eastAsia="Courier New" w:hAnsi="Courier New"/>
            <w:sz w:val="21"/>
            <w:szCs w:val="21"/>
            <w:rtl w:val="0"/>
          </w:rPr>
          <w:delText xml:space="preserve">frame</w:delText>
        </w:r>
      </w:del>
      <w:del w:id="9565" w:author="Claude" w:date="2026-09-03T12:00:00Z">
        <w:r w:rsidDel="00000000" w:rsidR="00000000" w:rsidRPr="00000000">
          <w:rPr>
            <w:rtl w:val="0"/>
          </w:rPr>
          <w:delText xml:space="preserve"> o instante determinado; un patrón confirmado indica que esa evidencia fue evaluada bajo criterios de persistencia, umbral, histéresis y, cuando corresponda, reglas espaciales o contextuales. Por lo tanto, el motor constituye la frontera donde la evidencia perceptiva deja de ser una salida aislada del detector y pasa a formar parte de una interpretación temporal trazable.</w:delText>
        </w:r>
      </w:del>
    </w:p>
    <w:p w:rsidR="00000000" w:rsidDel="00000000" w:rsidP="00000000" w:rsidRDefault="00000000" w:rsidRPr="00000000" w14:paraId="00000178">
      <w:pPr>
        <w:widowControl w:val="1"/>
        <w:spacing w:after="0" w:before="0" w:line="480" w:lineRule="auto"/>
        <w:ind w:firstLine="720"/>
        <w:rPr/>
      </w:pPr>
      <w:del w:id="9567" w:author="Claude" w:date="2026-09-03T12:00:00Z">
        <w:r w:rsidDel="00000000" w:rsidR="00000000" w:rsidRPr="00000000">
          <w:rPr>
            <w:rtl w:val="0"/>
          </w:rPr>
          <w:delText xml:space="preserve">El motor se diseña para admitir el catálogo completo de patrones del prototipo, pero su activación efectiva depende de la configuración de corrida, los módulos habilitados y la disponibilidad de evidencia suficiente. De este modo, la arquitectura puede incorporar progresivamente patrones de mayor complejidad sin modificar la lógica central del plano de control.</w:delText>
        </w:r>
      </w:del>
      <w:ins w:id="9568" w:author="Claude" w:date="2026-09-03T12:00:00Z">
        <w:r>
          <w:rPr>
            <w:rtl w:val="0"/>
          </w:rPr>
          <w:t xml:space="preserve">El motor admite el catálogo completo de patrones del prototipo y su activación efectiva depende de la configuración de corrida, los módulos habilitados y la disponibilidad de evidencia suficiente, de modo que la arquitectura pueda incorporar patrones de mayor complejidad sin modificar la lógica central del plano de control.</w:t>
        </w:r>
      </w:ins>
    </w:p>
    <w:p w:rsidR="00000000" w:rsidDel="00000000" w:rsidP="00000000" w:rsidRDefault="00000000" w:rsidRPr="00000000" w14:paraId="00000179">
      <w:pPr>
        <w:pStyle w:val="Heading5"/>
        <w:keepNext w:val="1"/>
        <w:widowControl w:val="1"/>
        <w:rPr>
          <w:del w:id="9570" w:author="Claude" w:date="2026-09-03T12:00:00Z"/>
        </w:rPr>
      </w:pPr>
      <w:bookmarkStart w:colFirst="0" w:colLast="0" w:name="_heading=h.c8z9e64nv479" w:id="24"/>
      <w:bookmarkEnd w:id="24"/>
      <w:del w:id="9569" w:author="Claude" w:date="2026-09-03T12:00:00Z">
        <w:r w:rsidDel="00000000" w:rsidR="00000000" w:rsidRPr="00000000">
          <w:rPr>
            <w:rFonts w:ascii="Times New Roman" w:cs="Times New Roman" w:eastAsia="Times New Roman" w:hAnsi="Times New Roman"/>
            <w:b w:val="1"/>
            <w:bCs w:val="1"/>
            <w:color w:val="000000"/>
            <w:rtl w:val="0"/>
          </w:rPr>
          <w:delText xml:space="preserve">17.3.8.3.1. Patrón de riesgo como unidad evaluable</w:delText>
        </w:r>
      </w:del>
      <w:r w:rsidDel="00000000" w:rsidR="00000000" w:rsidRPr="00000000">
        <w:rPr>
          <w:rtl w:val="0"/>
        </w:rPr>
      </w:r>
    </w:p>
    <w:p w:rsidR="00000000" w:rsidDel="00000000" w:rsidP="00000000" w:rsidRDefault="00000000" w:rsidRPr="00000000" w14:paraId="0000017A">
      <w:pPr>
        <w:spacing w:after="240" w:before="240" w:line="480" w:lineRule="auto"/>
        <w:ind w:firstLine="720"/>
        <w:rPr/>
      </w:pPr>
      <w:del w:id="9571" w:author="Claude" w:date="2026-09-03T12:00:00Z">
        <w:r w:rsidDel="00000000" w:rsidR="00000000" w:rsidRPr="00000000">
          <w:rPr>
            <w:rtl w:val="0"/>
          </w:rPr>
          <w:delText xml:space="preserve">El motor no evalúa directamente condiciones de riesgo aisladas, sino patrones activos que operacionalizan esas condiciones durante una corrida. La condición identificada mediante CR-01 a CR-06 conserva el significado semántico del fenómeno observable; el patrón correspondiente, identificado mediante PR-01 a PR-06, establece la regla con la que ese fenómeno se convierte en un estado evaluable. Esta separación permite modificar la estrategia de evidencia, la granularidad o el comportamiento temporal sin alterar el catálogo de condiciones de riesgo.</w:delText>
        </w:r>
      </w:del>
      <w:ins w:id="9572" w:author="Claude" w:date="2026-09-03T12:00:00Z">
        <w:r>
          <w:rPr>
            <w:rtl w:val="0"/>
          </w:rPr>
          <w:t xml:space="preserve">El motor no evalúa condiciones de riesgo aisladas, sino patrones activos que las operacionalizan durante una corrida. La condición identificada mediante CR-01 a CR-06 conserva el significado semántico del fenómeno observable, y el patrón correspondiente, identificado mediante PR-01 a PR-06, establece la regla con la que ese fenómeno se convierte en un estado evaluable. La separación permite modificar la estrategia de evidencia, la granularidad o el comportamiento temporal sin alterar el catálogo de condiciones de riesgo.</w:t>
        </w:r>
      </w:ins>
    </w:p>
    <w:p w:rsidR="00000000" w:rsidDel="00000000" w:rsidP="00000000" w:rsidRDefault="00000000" w:rsidRPr="00000000" w14:paraId="0000017B">
      <w:pPr>
        <w:spacing w:after="240" w:before="240" w:line="480" w:lineRule="auto"/>
        <w:ind w:firstLine="720"/>
        <w:rPr/>
      </w:pPr>
      <w:del w:id="9573" w:author="Claude" w:date="2026-09-03T12:00:00Z">
        <w:r w:rsidDel="00000000" w:rsidR="00000000" w:rsidRPr="00000000">
          <w:rPr>
            <w:rtl w:val="0"/>
          </w:rPr>
          <w:delText xml:space="preserve">Cada patrón se declara mediante configuración y reúne, como una única definición evaluable, los criterios necesarios para admitir evidencia, mantener estado y producir una salida trazable. De este modo, la lógica del motor no depende de reglas particulares incorporadas de manera rígida en el código. La definición comprende los siguientes elementos:</w:delText>
        </w:r>
      </w:del>
      <w:ins w:id="9574" w:author="Claude" w:date="2026-09-03T12:00:00Z">
        <w:r>
          <w:rPr>
            <w:rtl w:val="0"/>
          </w:rPr>
          <w:t xml:space="preserve">Cada patrón se declara mediante configuración y reúne, como una única definición evaluable, los criterios necesarios para admitir evidencia, mantener estado y producir una salida trazable, de modo que la lógica del motor no dependa de reglas particulares incorporadas de manera rígida en el código. La definición comprende siete elementos.</w:t>
        </w:r>
      </w:ins>
    </w:p>
    <w:p w:rsidR="00000000" w:rsidDel="00000000" w:rsidP="00000000" w:rsidRDefault="00000000" w:rsidRPr="00000000" w14:paraId="0000017C">
      <w:pPr>
        <w:numPr>
          <w:ilvl w:val="0"/>
          <w:numId w:val="1"/>
        </w:numPr>
        <w:ind w:left="720" w:hanging="360"/>
      </w:pPr>
      <w:r w:rsidDel="00000000" w:rsidR="00000000" w:rsidRPr="00000000">
        <w:rPr>
          <w:b w:val="1"/>
          <w:bCs w:val="1"/>
          <w:rtl w:val="0"/>
        </w:rPr>
        <w:t xml:space="preserve">Identidad y vínculo semántico</w:t>
      </w:r>
      <w:r w:rsidDel="00000000" w:rsidR="00000000" w:rsidRPr="00000000">
        <w:rPr>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17D">
      <w:pPr>
        <w:numPr>
          <w:ilvl w:val="0"/>
          <w:numId w:val="1"/>
        </w:numPr>
        <w:ind w:left="720" w:hanging="360"/>
      </w:pPr>
      <w:del w:id="9575" w:author="Claude" w:date="2026-09-03T12:00:00Z">
        <w:r w:rsidDel="00000000" w:rsidR="00000000" w:rsidRPr="00000000">
          <w:rPr>
            <w:b w:val="1"/>
            <w:bCs w:val="1"/>
            <w:rtl w:val="0"/>
          </w:rPr>
          <w:delText xml:space="preserve">Evidencia admisible</w:delText>
        </w:r>
      </w:del>
      <w:del w:id="9576" w:author="Claude" w:date="2026-09-03T12:00:00Z">
        <w:r w:rsidDel="00000000" w:rsidR="00000000" w:rsidRPr="00000000">
          <w:rPr>
            <w:rtl w:val="0"/>
          </w:rPr>
          <w:delText xml:space="preserve">. El patrón especifica qué detecciones o relaciones pueden intervenir en la evaluación. En el núcleo, el motor utiliza detecciones positivas de person y del elemento de protección correspondiente —helmet o vest— y determina su presencia o ausencia mediante asociación espacial; la condición de riesgo no se deriva de una detección negativa opaca.</w:delText>
        </w:r>
      </w:del>
      <w:ins w:id="9577" w:author="Claude" w:date="2026-09-03T12:00:00Z">
        <w:r>
          <w:rPr>
            <w:b w:val="1"/>
            <w:bCs w:val="1"/>
            <w:rtl w:val="0"/>
          </w:rPr>
          <w:t xml:space="preserve">Evidencia admisible.</w:t>
        </w:r>
        <w:r>
          <w:rPr>
            <w:rtl w:val="0"/>
          </w:rPr>
          <w:t xml:space="preserve"> El patrón especifica qué detecciones o relaciones pueden intervenir en la evaluación. En el núcleo, el motor utiliza detecciones positivas de </w:t>
        </w:r>
        <w:r>
          <w:rPr>
            <w:rFonts w:ascii="Courier New" w:cs="Courier New" w:eastAsia="Courier New" w:hAnsi="Courier New"/>
            <w:sz w:val="21"/>
            <w:szCs w:val="21"/>
            <w:rtl w:val="0"/>
          </w:rPr>
          <w:t xml:space="preserve">person</w:t>
        </w:r>
        <w:r>
          <w:rPr>
            <w:rtl w:val="0"/>
          </w:rPr>
          <w:t xml:space="preserve"> y del elemento de protección correspondiente, </w:t>
        </w:r>
        <w:r>
          <w:rPr>
            <w:rFonts w:ascii="Courier New" w:cs="Courier New" w:eastAsia="Courier New" w:hAnsi="Courier New"/>
            <w:sz w:val="21"/>
            <w:szCs w:val="21"/>
            <w:rtl w:val="0"/>
          </w:rPr>
          <w:t xml:space="preserve">helmet</w:t>
        </w:r>
        <w:r>
          <w:rPr>
            <w:rtl w:val="0"/>
          </w:rPr>
          <w:t xml:space="preserve"> o </w:t>
        </w:r>
        <w:r>
          <w:rPr>
            <w:rFonts w:ascii="Courier New" w:cs="Courier New" w:eastAsia="Courier New" w:hAnsi="Courier New"/>
            <w:sz w:val="21"/>
            <w:szCs w:val="21"/>
            <w:rtl w:val="0"/>
          </w:rPr>
          <w:t xml:space="preserve">vest</w:t>
        </w:r>
        <w:r>
          <w:rPr>
            <w:rtl w:val="0"/>
          </w:rPr>
          <w:t xml:space="preserve">, y determina su presencia o ausencia mediante asociación espacial. La condición de riesgo no se deriva de una detección negativa opaca.</w:t>
        </w:r>
      </w:ins>
    </w:p>
    <w:p w:rsidR="00000000" w:rsidDel="00000000" w:rsidP="00000000" w:rsidRDefault="00000000" w:rsidRPr="00000000" w14:paraId="0000017E">
      <w:pPr>
        <w:numPr>
          <w:ilvl w:val="0"/>
          <w:numId w:val="1"/>
        </w:numPr>
        <w:ind w:left="720" w:hanging="360"/>
      </w:pPr>
      <w:del w:id="9578" w:author="Claude" w:date="2026-09-03T12:00:00Z">
        <w:r w:rsidDel="00000000" w:rsidR="00000000" w:rsidRPr="00000000">
          <w:rPr>
            <w:b w:val="1"/>
            <w:bCs w:val="1"/>
            <w:rtl w:val="0"/>
          </w:rPr>
          <w:delText xml:space="preserve">Granularidad y región de evaluación</w:delText>
        </w:r>
      </w:del>
      <w:del w:id="9579" w:author="Claude" w:date="2026-09-03T12:00:00Z">
        <w:r w:rsidDel="00000000" w:rsidR="00000000" w:rsidRPr="00000000">
          <w:rPr>
            <w:rtl w:val="0"/>
          </w:rPr>
          <w:delTex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debe buscarse la evidencia: región cefálica para PR-01 y torso para PR-02.</w:delText>
        </w:r>
      </w:del>
      <w:ins w:id="9580" w:author="Claude" w:date="2026-09-03T12:00:00Z">
        <w:r>
          <w:rPr>
            <w:b w:val="1"/>
            <w:bCs w:val="1"/>
            <w:rtl w:val="0"/>
          </w:rPr>
          <w:t xml:space="preserve">Granularidad y región de evaluación.</w:t>
        </w:r>
        <w:r>
          <w:rPr>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se busca la evidencia, que es la región cefálica para PR-01 y el torso para PR-02.</w:t>
        </w:r>
      </w:ins>
    </w:p>
    <w:p w:rsidR="00000000" w:rsidDel="00000000" w:rsidP="00000000" w:rsidRDefault="00000000" w:rsidRPr="00000000" w14:paraId="0000017F">
      <w:pPr>
        <w:numPr>
          <w:ilvl w:val="0"/>
          <w:numId w:val="1"/>
        </w:numPr>
        <w:ind w:left="720" w:hanging="360"/>
      </w:pPr>
      <w:r w:rsidDel="00000000" w:rsidR="00000000" w:rsidRPr="00000000">
        <w:rPr>
          <w:b w:val="1"/>
          <w:bCs w:val="1"/>
          <w:rtl w:val="0"/>
        </w:rPr>
        <w:t xml:space="preserve">Precondiciones de evidencia</w:t>
      </w:r>
      <w:r w:rsidDel="00000000" w:rsidR="00000000" w:rsidRPr="00000000">
        <w:rPr>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180">
      <w:pPr>
        <w:numPr>
          <w:ilvl w:val="0"/>
          <w:numId w:val="1"/>
        </w:numPr>
        <w:ind w:left="720" w:hanging="360"/>
      </w:pPr>
      <w:r w:rsidDel="00000000" w:rsidR="00000000" w:rsidRPr="00000000">
        <w:rPr>
          <w:b w:val="1"/>
          <w:bCs w:val="1"/>
          <w:rtl w:val="0"/>
        </w:rPr>
        <w:t xml:space="preserve">Regla temporal e histéresis</w:t>
      </w:r>
      <w:r w:rsidDel="00000000" w:rsidR="00000000" w:rsidRPr="00000000">
        <w:rPr>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181">
      <w:pPr>
        <w:numPr>
          <w:ilvl w:val="0"/>
          <w:numId w:val="1"/>
        </w:numPr>
        <w:ind w:left="720" w:hanging="360"/>
      </w:pPr>
      <w:r w:rsidDel="00000000" w:rsidR="00000000" w:rsidRPr="00000000">
        <w:rPr>
          <w:b w:val="1"/>
          <w:bCs w:val="1"/>
          <w:rtl w:val="0"/>
        </w:rPr>
        <w:t xml:space="preserve">Severidad y dependencias opcionales</w:t>
      </w:r>
      <w:r w:rsidDel="00000000" w:rsidR="00000000" w:rsidRPr="00000000">
        <w:rPr>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182">
      <w:pPr>
        <w:numPr>
          <w:ilvl w:val="0"/>
          <w:numId w:val="1"/>
        </w:numPr>
        <w:ind w:left="720" w:hanging="360"/>
      </w:pPr>
      <w:del w:id="9581" w:author="Claude" w:date="2026-09-03T12:00:00Z">
        <w:r w:rsidDel="00000000" w:rsidR="00000000" w:rsidRPr="00000000">
          <w:rPr>
            <w:b w:val="1"/>
            <w:bCs w:val="1"/>
            <w:rtl w:val="0"/>
          </w:rPr>
          <w:delText xml:space="preserve">Estado y salida observable</w:delText>
        </w:r>
      </w:del>
      <w:del w:id="9582" w:author="Claude" w:date="2026-09-03T12:00:00Z">
        <w:r w:rsidDel="00000000" w:rsidR="00000000" w:rsidRPr="00000000">
          <w:rPr>
            <w:rtl w:val="0"/>
          </w:rPr>
          <w:delText xml:space="preserve">. A partir de los criterios anteriores, el motor actualiza el estado del patrón y registra las transiciones correspondientes. Cuando la evidencia satisface la regla de confirmación, produce la alerta interna y los eventos necesarios para reconstuir posteriormente la evaluación.</w:delText>
        </w:r>
      </w:del>
      <w:ins w:id="9583" w:author="Claude" w:date="2026-09-03T12:00:00Z">
        <w:r>
          <w:rPr>
            <w:b w:val="1"/>
            <w:bCs w:val="1"/>
            <w:rtl w:val="0"/>
          </w:rPr>
          <w:t xml:space="preserve">Estado y salida observable.</w:t>
        </w:r>
        <w:r>
          <w:rPr>
            <w:rtl w:val="0"/>
          </w:rPr>
          <w:t xml:space="preserve"> A partir de los criterios anteriores, el motor actualiza el estado del patrón y registra las transiciones correspondientes. Cuando la evidencia satisface la regla de confirmación, produce la alerta interna y los eventos necesarios para reconstruir posteriormente la evaluación.</w:t>
        </w:r>
      </w:ins>
    </w:p>
    <w:p w:rsidR="00000000" w:rsidDel="00000000" w:rsidP="00000000" w:rsidRDefault="00000000" w:rsidRPr="00000000" w14:paraId="00000183">
      <w:pPr>
        <w:spacing w:after="240" w:before="240" w:line="480" w:lineRule="auto"/>
        <w:ind w:firstLine="720"/>
        <w:rPr>
          <w:del w:id="9585" w:author="Claude" w:date="2026-09-03T12:00:00Z"/>
        </w:rPr>
      </w:pPr>
      <w:del w:id="9584" w:author="Claude" w:date="2026-09-03T12:00:00Z">
        <w:r w:rsidDel="00000000" w:rsidR="00000000" w:rsidRPr="00000000">
          <w:rPr>
            <w:rtl w:val="0"/>
          </w:rPr>
          <w:delText xml:space="preserve">En conjunto, la definición de patrón reúne el vínculo semántico, la evidencia aceptada, el alcance espacial, la memoria temporal y la salida esperada en una unidad configurable y trazable. Los valores adoptados para los patrones del núcleo se documentan junto con la configuración efectiva en la sección 17.4.6; el ciclo mediante el cual esos criterios actualizan los estados del motor se desarrolla en la sección 17.3.8.3.2.</w:delText>
        </w:r>
      </w:del>
    </w:p>
    <w:p w:rsidR="00000000" w:rsidDel="00000000" w:rsidP="00000000" w:rsidRDefault="00000000" w:rsidRPr="00000000" w14:paraId="00000184">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del w:id="9587" w:author="Claude" w:date="2026-09-03T12:00:00Z"/>
          <w:rFonts w:ascii="Times New Roman" w:cs="Times New Roman" w:eastAsia="Times New Roman" w:hAnsi="Times New Roman"/>
          <w:b w:val="1"/>
          <w:bCs w:val="1"/>
          <w:color w:val="000000"/>
        </w:rPr>
      </w:pPr>
      <w:bookmarkStart w:colFirst="0" w:colLast="0" w:name="_heading=h.sf12o2dvipzb" w:id="25"/>
      <w:bookmarkEnd w:id="25"/>
      <w:del w:id="9586" w:author="Claude" w:date="2026-09-03T12:00:00Z">
        <w:r w:rsidDel="00000000" w:rsidR="00000000" w:rsidRPr="00000000">
          <w:rPr>
            <w:rFonts w:ascii="Times New Roman" w:cs="Times New Roman" w:eastAsia="Times New Roman" w:hAnsi="Times New Roman"/>
            <w:b w:val="1"/>
            <w:bCs w:val="1"/>
            <w:color w:val="000000"/>
            <w:rtl w:val="0"/>
          </w:rPr>
          <w:delText xml:space="preserve">17.3.8.3.2. Memoria temporal y ciclo de evaluación</w:delText>
        </w:r>
      </w:del>
    </w:p>
    <w:p w:rsidR="00000000" w:rsidDel="00000000" w:rsidP="00000000" w:rsidRDefault="00000000" w:rsidRPr="00000000" w14:paraId="00000185">
      <w:pPr>
        <w:widowControl w:val="1"/>
        <w:spacing w:after="0" w:before="0" w:line="480" w:lineRule="auto"/>
        <w:ind w:firstLine="720"/>
        <w:rPr/>
      </w:pPr>
      <w:del w:id="9588" w:author="Claude" w:date="2026-09-03T12:00:00Z">
        <w:r w:rsidDel="00000000" w:rsidR="00000000" w:rsidRPr="00000000">
          <w:rPr>
            <w:b w:val="0"/>
            <w:bCs w:val="0"/>
            <w:i w:val="0"/>
            <w:iCs w:val="0"/>
            <w:rtl w:val="0"/>
          </w:rPr>
          <w:delText xml:space="preserve">La granularidad de la memoria temporal es un parámetro explícito de la definición de patrón. Bajo granularidad de escena, el estado se indexa por </w:delText>
        </w:r>
      </w:del>
      <w:del w:id="958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(patrón, fuente)</w:delText>
        </w:r>
      </w:del>
      <w:del w:id="9590" w:author="Claude" w:date="2026-09-03T12:00:00Z">
        <w:r w:rsidDel="00000000" w:rsidR="00000000" w:rsidRPr="00000000">
          <w:rPr>
            <w:b w:val="0"/>
            <w:bCs w:val="0"/>
            <w:i w:val="0"/>
            <w:iCs w:val="0"/>
            <w:rtl w:val="0"/>
          </w:rPr>
          <w:delText xml:space="preserve"> y evalúa la continuidad de la condición en la escena. Bajo granularidad de sujeto, se indexa por </w:delText>
        </w:r>
      </w:del>
      <w:del w:id="959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(patrón, fuente, identidad)</w:delText>
        </w:r>
      </w:del>
      <w:del w:id="9592" w:author="Claude" w:date="2026-09-03T12:00:00Z">
        <w:r w:rsidDel="00000000" w:rsidR="00000000" w:rsidRPr="00000000">
          <w:rPr>
            <w:b w:val="0"/>
            <w:bCs w:val="0"/>
            <w:i w:val="0"/>
            <w:iCs w:val="0"/>
            <w:rtl w:val="0"/>
          </w:rPr>
          <w:delText xml:space="preserve"> y exige una identidad temporal válida.</w:delText>
        </w:r>
      </w:del>
      <w:ins w:id="9593" w:author="Claude" w:date="2026-09-03T12:00:00Z">
        <w:r>
          <w:rPr>
            <w:rtl w:val="0"/>
          </w:rPr>
          <w:t xml:space="preserve">La granularidad de la memoria temporal es un parámetro explícito de la definición de patrón. Bajo granularidad de escena el estado se indexa por </w:t>
        </w:r>
        <w:r>
          <w:rPr>
            <w:rFonts w:ascii="Courier New" w:cs="Courier New" w:eastAsia="Courier New" w:hAnsi="Courier New"/>
            <w:sz w:val="21"/>
            <w:szCs w:val="21"/>
            <w:rtl w:val="0"/>
          </w:rPr>
          <w:t xml:space="preserve">(patrón, fuente)</w:t>
        </w:r>
        <w:r>
          <w:rPr>
            <w:rtl w:val="0"/>
          </w:rPr>
          <w:t xml:space="preserve"> y evalúa la continuidad de la condición en la escena. Bajo granularidad de sujeto se indexa por </w:t>
        </w:r>
        <w:r>
          <w:rPr>
            <w:rFonts w:ascii="Courier New" w:cs="Courier New" w:eastAsia="Courier New" w:hAnsi="Courier New"/>
            <w:sz w:val="21"/>
            <w:szCs w:val="21"/>
            <w:rtl w:val="0"/>
          </w:rPr>
          <w:t xml:space="preserve">(patrón, fuente, identidad)</w:t>
        </w:r>
        <w:r>
          <w:rPr>
            <w:rtl w:val="0"/>
          </w:rPr>
          <w:t xml:space="preserve"> y exige una identidad temporal válida.</w:t>
        </w:r>
      </w:ins>
      <w:r w:rsidDel="00000000" w:rsidR="00000000" w:rsidRPr="00000000">
        <w:rPr>
          <w:rtl w:val="0"/>
        </w:rPr>
      </w:r>
    </w:p>
    <w:p w:rsidR="00000000" w:rsidDel="00000000" w:rsidP="00000000" w:rsidRDefault="00000000" w:rsidRPr="00000000" w14:paraId="00000186">
      <w:pPr>
        <w:widowControl w:val="1"/>
        <w:spacing w:after="0" w:before="0" w:line="480" w:lineRule="auto"/>
        <w:ind w:firstLine="720"/>
        <w:rPr/>
      </w:pPr>
      <w:del w:id="9594" w:author="Claude" w:date="2026-09-03T12:00:00Z">
        <w:r w:rsidDel="00000000" w:rsidR="00000000" w:rsidRPr="00000000">
          <w:rPr>
            <w:b w:val="0"/>
            <w:bCs w:val="0"/>
            <w:i w:val="0"/>
            <w:iCs w:val="0"/>
            <w:rtl w:val="0"/>
          </w:rPr>
          <w:delText xml:space="preserve">El identificador de detección es local a una unidad visual y no constituye identidad entre </w:delText>
        </w:r>
      </w:del>
      <w:del w:id="959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frame</w:delText>
        </w:r>
      </w:del>
      <w:del w:id="9596" w:author="Claude" w:date="2026-09-03T12:00:00Z">
        <w:r w:rsidDel="00000000" w:rsidR="00000000" w:rsidRPr="00000000">
          <w:rPr>
            <w:b w:val="0"/>
            <w:bCs w:val="0"/>
            <w:i w:val="0"/>
            <w:iCs w:val="0"/>
            <w:rtl w:val="0"/>
          </w:rPr>
          <w:delText xml:space="preserve">s. La granularidad de sujeto sólo puede utilizar una identidad producida por un componente de seguimiento o por un decorador equivalente del plano de control. La capacidad puede habilitarse por configuración sin modificar el contrato de percepción; la identidad resultante se conserva en los artefactos del control, no en el </w:delText>
        </w:r>
      </w:del>
      <w:del w:id="959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JSONL</w:delText>
        </w:r>
      </w:del>
      <w:del w:id="9598" w:author="Claude" w:date="2026-09-03T12:00:00Z">
        <w:r w:rsidDel="00000000" w:rsidR="00000000" w:rsidRPr="00000000">
          <w:rPr>
            <w:b w:val="0"/>
            <w:bCs w:val="0"/>
            <w:i w:val="0"/>
            <w:iCs w:val="0"/>
            <w:rtl w:val="0"/>
          </w:rPr>
          <w:delText xml:space="preserve"> ordinario del plano de medios.</w:delText>
        </w:r>
      </w:del>
      <w:ins w:id="9599" w:author="Claude" w:date="2026-09-03T12:00:00Z">
        <w:r>
          <w:rPr>
            <w:rtl w:val="0"/>
          </w:rPr>
          <w:t xml:space="preserve">La granularidad de sujeto sólo puede utilizar una identidad producida por un componente de seguimiento o por un decorador equivalente del plano de control, porque el identificador de detección no vale entre frames. La capacidad se habilita por configuración sin modificar el contrato de percepción, y la identidad resultante se conserva en los artefactos del control y no en el registro ordinario del plano de medios.</w:t>
        </w:r>
      </w:ins>
      <w:r w:rsidDel="00000000" w:rsidR="00000000" w:rsidRPr="00000000">
        <w:rPr>
          <w:rtl w:val="0"/>
        </w:rPr>
      </w:r>
    </w:p>
    <w:p w:rsidR="00000000" w:rsidDel="00000000" w:rsidP="00000000" w:rsidRDefault="00000000" w:rsidRPr="00000000" w14:paraId="00000187">
      <w:pPr>
        <w:widowControl w:val="1"/>
        <w:spacing w:after="0" w:before="0" w:line="480" w:lineRule="auto"/>
        <w:ind w:firstLine="720"/>
        <w:rPr/>
      </w:pPr>
      <w:del w:id="9600" w:author="Claude" w:date="2026-09-03T12:00:00Z">
        <w:r w:rsidDel="00000000" w:rsidR="00000000" w:rsidRPr="00000000">
          <w:rPr>
            <w:b w:val="0"/>
            <w:bCs w:val="0"/>
            <w:i w:val="0"/>
            <w:iCs w:val="0"/>
            <w:rtl w:val="0"/>
          </w:rPr>
          <w:delText xml:space="preserve">La granularidad de escena sostiene una afirmación precisa: la condición persiste en la escena. No permite concluir que el mismo sujeto sostuvo el riesgo durante toda la ventana, porque una rotación de </w:delText>
        </w:r>
      </w:del>
      <w:del w:id="960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602" w:author="Claude" w:date="2026-09-03T12:00:00Z">
        <w:r w:rsidDel="00000000" w:rsidR="00000000" w:rsidRPr="00000000">
          <w:rPr>
            <w:b w:val="0"/>
            <w:bCs w:val="0"/>
            <w:i w:val="0"/>
            <w:iCs w:val="0"/>
            <w:rtl w:val="0"/>
          </w:rPr>
          <w:delText xml:space="preserve">as podría mantener la condición de forma continua. Esa segunda afirmación requiere granularidad de sujeto.</w:delText>
        </w:r>
      </w:del>
      <w:ins w:id="9603" w:author="Claude" w:date="2026-09-03T12:00:00Z">
        <w:r>
          <w:rPr>
            <w:rtl w:val="0"/>
          </w:rPr>
          <w:t xml:space="preserve">La granularidad de escena sostiene una afirmación precisa, que es la persistencia de la condición en la escena. No permite concluir que el mismo sujeto sostuvo el riesgo durante toda la ventana, porque una rotación de personas podría mantener la condición de forma continua. Esa segunda afirmación requiere granularidad de sujeto.</w:t>
        </w:r>
      </w:ins>
      <w:r w:rsidDel="00000000" w:rsidR="00000000" w:rsidRPr="00000000">
        <w:rPr>
          <w:rtl w:val="0"/>
        </w:rPr>
      </w:r>
    </w:p>
    <w:p w:rsidR="00000000" w:rsidDel="00000000" w:rsidP="00000000" w:rsidRDefault="00000000" w:rsidRPr="00000000" w14:paraId="00000188">
      <w:pPr>
        <w:widowControl w:val="1"/>
        <w:spacing w:after="0" w:before="0" w:line="480" w:lineRule="auto"/>
        <w:ind w:firstLine="720"/>
        <w:rPr/>
      </w:pPr>
      <w:del w:id="9604" w:author="Claude" w:date="2026-09-03T12:00:00Z">
        <w:r w:rsidDel="00000000" w:rsidR="00000000" w:rsidRPr="00000000">
          <w:rPr>
            <w:b w:val="0"/>
            <w:bCs w:val="0"/>
            <w:i w:val="0"/>
            <w:iCs w:val="0"/>
            <w:rtl w:val="0"/>
          </w:rPr>
          <w:delText xml:space="preserve">La exclusión de métricas MOT no elimina esta capacidad. La arquitectura separa la identidad necesaria para indexar el estado del patrón de la evaluación formal del desempeño de seguimiento.</w:delText>
        </w:r>
      </w:del>
      <w:ins w:id="9605" w:author="Claude" w:date="2026-09-03T12:00:00Z">
        <w:r>
          <w:rPr>
            <w:rtl w:val="0"/>
          </w:rPr>
          <w:t xml:space="preserve">La exclusión de las métricas formales de seguimiento multiobjeto no elimina esta capacidad, porque la arquitectura separa la identidad necesaria para indexar el estado del patrón de la evaluación formal del desempeño de seguimiento.</w:t>
        </w:r>
      </w:ins>
      <w:r w:rsidDel="00000000" w:rsidR="00000000" w:rsidRPr="00000000">
        <w:rPr>
          <w:rtl w:val="0"/>
        </w:rPr>
      </w:r>
    </w:p>
    <w:p w:rsidR="00000000" w:rsidDel="00000000" w:rsidP="00000000" w:rsidRDefault="00000000" w:rsidRPr="00000000" w14:paraId="00000189">
      <w:pPr>
        <w:widowControl w:val="1"/>
        <w:spacing w:after="0" w:before="0" w:line="480" w:lineRule="auto"/>
        <w:ind w:firstLine="720"/>
        <w:rPr>
          <w:del w:id="9607" w:author="Claude" w:date="2026-09-03T12:00:00Z"/>
        </w:rPr>
      </w:pPr>
      <w:del w:id="9606" w:author="Claude" w:date="2026-09-03T12:00:00Z">
        <w:r w:rsidDel="00000000" w:rsidR="00000000" w:rsidRPr="00000000">
          <w:rPr>
            <w:b w:val="0"/>
            <w:bCs w:val="0"/>
            <w:i w:val="0"/>
            <w:iCs w:val="0"/>
            <w:rtl w:val="0"/>
          </w:rPr>
          <w:delText xml:space="preserve">El ciclo de evaluación selecciona evidencias, actualiza la memoria, aplica la ventana de confirmación y la histéresis, registra la transición y conserva la causa. Los descartes de fuente, huecos temporales y pérdida de identidad se distinguen de la ausencia real de evidencia.</w:delText>
        </w:r>
      </w:del>
      <w:r w:rsidDel="00000000" w:rsidR="00000000" w:rsidRPr="00000000">
        <w:rPr>
          <w:rtl w:val="0"/>
        </w:rPr>
      </w:r>
    </w:p>
    <w:p w:rsidR="00000000" w:rsidDel="00000000" w:rsidP="00000000" w:rsidRDefault="00000000" w:rsidRPr="00000000" w14:paraId="0000018A">
      <w:pPr>
        <w:pStyle w:val="Heading5"/>
        <w:keepNext w:val="1"/>
        <w:widowControl w:val="1"/>
        <w:spacing w:after="0" w:before="0" w:line="480" w:lineRule="auto"/>
        <w:ind w:firstLine="0"/>
        <w:rPr>
          <w:del w:id="9609" w:author="Claude" w:date="2026-09-03T12:00:00Z"/>
          <w:rFonts w:ascii="Times New Roman" w:cs="Times New Roman" w:eastAsia="Times New Roman" w:hAnsi="Times New Roman"/>
          <w:b w:val="1"/>
          <w:bCs w:val="1"/>
          <w:color w:val="000000"/>
        </w:rPr>
      </w:pPr>
      <w:bookmarkStart w:colFirst="0" w:colLast="0" w:name="_heading=h.kafgjyg06zyr" w:id="26"/>
      <w:bookmarkEnd w:id="26"/>
      <w:del w:id="9608" w:author="Claude" w:date="2026-09-03T12:00:00Z">
        <w:r w:rsidDel="00000000" w:rsidR="00000000" w:rsidRPr="00000000">
          <w:rPr>
            <w:rFonts w:ascii="Times New Roman" w:cs="Times New Roman" w:eastAsia="Times New Roman" w:hAnsi="Times New Roman"/>
            <w:b w:val="1"/>
            <w:bCs w:val="1"/>
            <w:color w:val="000000"/>
            <w:rtl w:val="0"/>
          </w:rPr>
          <w:delText xml:space="preserve">17.3.8.3.3. Evaluación según niveles de complejidad del catálogo</w:delText>
        </w:r>
      </w:del>
    </w:p>
    <w:p w:rsidR="00000000" w:rsidDel="00000000" w:rsidP="00000000" w:rsidRDefault="00000000" w:rsidRPr="00000000" w14:paraId="0000018B">
      <w:pPr>
        <w:widowControl w:val="1"/>
        <w:spacing w:after="0" w:before="0" w:line="480" w:lineRule="auto"/>
        <w:ind w:firstLine="720"/>
        <w:rPr/>
      </w:pPr>
      <w:del w:id="9610" w:author="Claude" w:date="2026-09-03T12:00:00Z">
        <w:r w:rsidDel="00000000" w:rsidR="00000000" w:rsidRPr="00000000">
          <w:rPr>
            <w:rtl w:val="0"/>
          </w:rPr>
          <w:delText xml:space="preserve">El motor debe respetar la clasificación metodológica de condiciones por nivel de complejidad ya definida en el desarrollo metodológico. Desde el diseño arquitectónico, esa clasificación se traduce en distintos requisitos de evaluación: algunos patrones pueden resolverse con evidencia perceptiva y persistencia temporal simple, mientras que otros sólo deben activarse cuando la corrida habilite insumos adicionales como tracking, zonas parametrizadas o reglas espaciales.</w:delText>
        </w:r>
      </w:del>
      <w:ins w:id="9611" w:author="Claude" w:date="2026-09-03T12:00:00Z">
        <w:r>
          <w:rPr>
            <w:rtl w:val="0"/>
          </w:rPr>
          <w:t xml:space="preserve">El motor respeta la clasificación metodológica de condiciones por nivel de complejidad. Desde el diseño arquitectónico, esa clasificación se traduce en requisitos de evaluación distintos, porque algunos patrones se resuelven con evidencia perceptiva y persistencia temporal simple y otros sólo se activan cuando la corrida habilita insumos adicionales como seguimiento, zonas parametrizadas o reglas espaciales.</w:t>
        </w:r>
      </w:ins>
    </w:p>
    <w:p w:rsidR="00000000" w:rsidDel="00000000" w:rsidP="00000000" w:rsidRDefault="00000000" w:rsidRPr="00000000" w14:paraId="0000018C">
      <w:pPr>
        <w:widowControl w:val="1"/>
        <w:spacing w:after="0" w:before="0" w:line="480" w:lineRule="auto"/>
        <w:ind w:firstLine="720"/>
        <w:rPr/>
        <w:sectPr>
          <w:type w:val="continuous"/>
          <w:pgSz w:h="15840" w:w="12240" w:orient="portrait"/>
          <w:pgMar w:bottom="1440" w:top="1440" w:left="1440" w:right="1440" w:header="720" w:footer="720"/>
        </w:sectPr>
      </w:pPr>
      <w:del w:id="9612" w:author="Claude" w:date="2026-09-03T12:00:00Z">
        <w:r w:rsidDel="00000000" w:rsidR="00000000" w:rsidRPr="00000000">
          <w:rPr>
            <w:rtl w:val="0"/>
          </w:rPr>
          <w:delText xml:space="preserve">Esta diferenciación permite diseñar un motor único sin sobredimensionar el prototipo experimental. La arquitectura mantiene una lógica común de evaluación, pero adapta sus entradas y criterios según el patrón activo y la configuración de corrida. De este modo, el plano de control puede incorporar condiciones más complejas sin rediseñarse, siempre que existan los insumos necesarios para evaluarlas de manera trazable.</w:delText>
        </w:r>
      </w:del>
      <w:ins w:id="9613" w:author="Claude" w:date="2026-09-03T12:00:00Z">
        <w:r>
          <w:rPr>
            <w:rtl w:val="0"/>
          </w:rPr>
          <w:t xml:space="preserve">Esa diferenciación permite diseñar un motor único sin sobredimensionar el prototipo experimental, con una lógica común de evaluación que adapta sus entradas y criterios según el patrón activo y la configuración de corrida. La Tabla 44 reúne las dependencias arquitectónicas de cada patrón y su tratamiento en el prototipo.</w:t>
        </w:r>
      </w:ins>
    </w:p>
    <w:p w:rsidR="00000000" w:rsidDel="00000000" w:rsidP="00000000" w:rsidRDefault="00000000" w:rsidRPr="00000000" w14:paraId="0000018D">
      <w:pPr>
        <w:widowControl w:val="1"/>
        <w:spacing w:after="0" w:before="0" w:line="480" w:lineRule="auto"/>
        <w:ind w:left="0" w:firstLine="0"/>
        <w:rPr>
          <w:b w:val="1"/>
          <w:bCs w:val="1"/>
        </w:rPr>
      </w:pPr>
      <w:r w:rsidDel="00000000" w:rsidR="00000000" w:rsidRPr="00000000">
        <w:rPr>
          <w:b w:val="1"/>
          <w:bCs w:val="1"/>
          <w:rtl w:val="0"/>
        </w:rPr>
        <w:t xml:space="preserve">Tabla 44</w:t>
      </w:r>
    </w:p>
    <w:p w:rsidR="00000000" w:rsidDel="00000000" w:rsidP="00000000" w:rsidRDefault="00000000" w:rsidRPr="00000000" w14:paraId="0000018E">
      <w:pPr>
        <w:widowControl w:val="1"/>
        <w:spacing w:after="0" w:before="0" w:line="480" w:lineRule="auto"/>
        <w:ind w:left="0" w:firstLine="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6"/>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115"/>
        <w:gridCol w:w="2820"/>
        <w:gridCol w:w="1965"/>
        <w:gridCol w:w="2460"/>
        <w:tblGridChange w:id="0">
          <w:tblGrid>
            <w:gridCol w:w="2115"/>
            <w:gridCol w:w="2820"/>
            <w:gridCol w:w="1965"/>
            <w:gridCol w:w="24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8F">
            <w:pPr>
              <w:widowControl w:val="1"/>
              <w:spacing w:after="0" w:before="0" w:line="480" w:lineRule="auto"/>
              <w:ind w:firstLine="0"/>
              <w:rPr>
                <w:sz w:val="30"/>
                <w:szCs w:val="30"/>
              </w:rPr>
            </w:pPr>
            <w:r w:rsidDel="00000000" w:rsidR="00000000" w:rsidRPr="00000000">
              <w:rPr>
                <w:b w:val="1"/>
                <w:bCs w:val="1"/>
                <w:sz w:val="23"/>
                <w:szCs w:val="23"/>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90">
            <w:pPr>
              <w:widowControl w:val="1"/>
              <w:spacing w:after="0" w:before="0" w:line="480" w:lineRule="auto"/>
              <w:ind w:firstLine="0"/>
              <w:rPr>
                <w:sz w:val="30"/>
                <w:szCs w:val="30"/>
              </w:rPr>
            </w:pPr>
            <w:r w:rsidDel="00000000" w:rsidR="00000000" w:rsidRPr="00000000">
              <w:rPr>
                <w:b w:val="1"/>
                <w:bCs w:val="1"/>
                <w:sz w:val="23"/>
                <w:szCs w:val="23"/>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91">
            <w:pPr>
              <w:widowControl w:val="1"/>
              <w:spacing w:after="0" w:before="0" w:line="480" w:lineRule="auto"/>
              <w:ind w:firstLine="0"/>
              <w:rPr>
                <w:sz w:val="30"/>
                <w:szCs w:val="30"/>
              </w:rPr>
            </w:pPr>
            <w:r w:rsidDel="00000000" w:rsidR="00000000" w:rsidRPr="00000000">
              <w:rPr>
                <w:b w:val="1"/>
                <w:bCs w:val="1"/>
                <w:sz w:val="23"/>
                <w:szCs w:val="23"/>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92">
            <w:pPr>
              <w:widowControl w:val="1"/>
              <w:spacing w:after="0" w:before="0" w:line="480" w:lineRule="auto"/>
              <w:ind w:firstLine="0"/>
              <w:rPr>
                <w:sz w:val="30"/>
                <w:szCs w:val="30"/>
              </w:rPr>
            </w:pPr>
            <w:r w:rsidDel="00000000" w:rsidR="00000000" w:rsidRPr="00000000">
              <w:rPr>
                <w:b w:val="1"/>
                <w:bCs w:val="1"/>
                <w:sz w:val="23"/>
                <w:szCs w:val="23"/>
                <w:rtl w:val="0"/>
              </w:rPr>
              <w:t xml:space="preserve">Tratamiento en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4">
            <w:pPr>
              <w:widowControl w:val="1"/>
              <w:spacing w:after="0" w:before="0" w:line="480" w:lineRule="auto"/>
              <w:ind w:firstLine="0"/>
              <w:rPr>
                <w:sz w:val="30"/>
                <w:szCs w:val="30"/>
              </w:rPr>
            </w:pPr>
            <w:del w:id="9614" w:author="Claude" w:date="2026-09-03T12:00:00Z">
              <w:r w:rsidDel="00000000" w:rsidR="00000000" w:rsidRPr="00000000">
                <w:rPr>
                  <w:b w:val="0"/>
                  <w:bCs w:val="0"/>
                  <w:i w:val="0"/>
                  <w:iCs w:val="0"/>
                  <w:sz w:val="23"/>
                  <w:szCs w:val="23"/>
                  <w:rtl w:val="0"/>
                </w:rPr>
                <w:delText xml:space="preserve">Detecciones positivas de </w:delText>
              </w:r>
            </w:del>
            <w:del w:id="961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616" w:author="Claude" w:date="2026-09-03T12:00:00Z">
              <w:r w:rsidDel="00000000" w:rsidR="00000000" w:rsidRPr="00000000">
                <w:rPr>
                  <w:b w:val="0"/>
                  <w:bCs w:val="0"/>
                  <w:i w:val="0"/>
                  <w:iCs w:val="0"/>
                  <w:sz w:val="23"/>
                  <w:szCs w:val="23"/>
                  <w:rtl w:val="0"/>
                </w:rPr>
                <w:delText xml:space="preserve"> y </w:delText>
              </w:r>
            </w:del>
            <w:del w:id="961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helmet</w:delText>
              </w:r>
            </w:del>
            <w:del w:id="9618" w:author="Claude" w:date="2026-09-03T12:00:00Z">
              <w:r w:rsidDel="00000000" w:rsidR="00000000" w:rsidRPr="00000000">
                <w:rPr>
                  <w:b w:val="0"/>
                  <w:bCs w:val="0"/>
                  <w:i w:val="0"/>
                  <w:iCs w:val="0"/>
                  <w:sz w:val="23"/>
                  <w:szCs w:val="23"/>
                  <w:rtl w:val="0"/>
                </w:rPr>
                <w:delText xml:space="preserve">. Para cada </w:delText>
              </w:r>
            </w:del>
            <w:del w:id="961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620" w:author="Claude" w:date="2026-09-03T12:00:00Z">
              <w:r w:rsidDel="00000000" w:rsidR="00000000" w:rsidRPr="00000000">
                <w:rPr>
                  <w:b w:val="0"/>
                  <w:bCs w:val="0"/>
                  <w:i w:val="0"/>
                  <w:iCs w:val="0"/>
                  <w:sz w:val="23"/>
                  <w:szCs w:val="23"/>
                  <w:rtl w:val="0"/>
                </w:rPr>
                <w:delText xml:space="preserve">a, el plano de control evalúa casco en la región cefálica y estabiliza la ausencia inferida mediante confianza, persistencia e histéresis.</w:delText>
              </w:r>
            </w:del>
            <w:ins w:id="9621" w:author="Claude" w:date="2026-09-03T12:00:00Z">
              <w:r>
                <w:rPr>
                  <w:rtl w:val="0"/>
                </w:rPr>
                <w:t xml:space="preserve">Detecciones positivas de </w:t>
              </w:r>
              <w:r>
                <w:rPr>
                  <w:rFonts w:ascii="Courier New" w:cs="Courier New" w:eastAsia="Courier New" w:hAnsi="Courier New"/>
                  <w:sz w:val="21"/>
                  <w:szCs w:val="21"/>
                  <w:rtl w:val="0"/>
                </w:rPr>
                <w:t xml:space="preserve">person</w:t>
              </w:r>
              <w:r>
                <w:rPr>
                  <w:rtl w:val="0"/>
                </w:rPr>
                <w:t xml:space="preserve"> y </w:t>
              </w:r>
              <w:r>
                <w:rPr>
                  <w:rFonts w:ascii="Courier New" w:cs="Courier New" w:eastAsia="Courier New" w:hAnsi="Courier New"/>
                  <w:sz w:val="21"/>
                  <w:szCs w:val="21"/>
                  <w:rtl w:val="0"/>
                </w:rPr>
                <w:t xml:space="preserve">helmet</w:t>
              </w:r>
              <w:r>
                <w:rPr>
                  <w:rtl w:val="0"/>
                </w:rPr>
                <w:t xml:space="preserve">, con evaluación de la región cefálica por sujeto.</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5">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6">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Produce estados candidato, confirmado, sostenido y resuelto, además de una alerta interna trazable por episodio.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8">
            <w:pPr>
              <w:widowControl w:val="1"/>
              <w:spacing w:after="0" w:before="0" w:line="480" w:lineRule="auto"/>
              <w:ind w:firstLine="0"/>
              <w:rPr>
                <w:sz w:val="30"/>
                <w:szCs w:val="30"/>
              </w:rPr>
            </w:pPr>
            <w:del w:id="9622" w:author="Claude" w:date="2026-09-03T12:00:00Z">
              <w:r w:rsidDel="00000000" w:rsidR="00000000" w:rsidRPr="00000000">
                <w:rPr>
                  <w:b w:val="0"/>
                  <w:bCs w:val="0"/>
                  <w:i w:val="0"/>
                  <w:iCs w:val="0"/>
                  <w:sz w:val="23"/>
                  <w:szCs w:val="23"/>
                  <w:rtl w:val="0"/>
                </w:rPr>
                <w:delText xml:space="preserve">Detecciones positivas de </w:delText>
              </w:r>
            </w:del>
            <w:del w:id="962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624" w:author="Claude" w:date="2026-09-03T12:00:00Z">
              <w:r w:rsidDel="00000000" w:rsidR="00000000" w:rsidRPr="00000000">
                <w:rPr>
                  <w:b w:val="0"/>
                  <w:bCs w:val="0"/>
                  <w:i w:val="0"/>
                  <w:iCs w:val="0"/>
                  <w:sz w:val="23"/>
                  <w:szCs w:val="23"/>
                  <w:rtl w:val="0"/>
                </w:rPr>
                <w:delText xml:space="preserve"> y </w:delText>
              </w:r>
            </w:del>
            <w:del w:id="962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vest</w:delText>
              </w:r>
            </w:del>
            <w:del w:id="9626" w:author="Claude" w:date="2026-09-03T12:00:00Z">
              <w:r w:rsidDel="00000000" w:rsidR="00000000" w:rsidRPr="00000000">
                <w:rPr>
                  <w:b w:val="0"/>
                  <w:bCs w:val="0"/>
                  <w:i w:val="0"/>
                  <w:iCs w:val="0"/>
                  <w:sz w:val="23"/>
                  <w:szCs w:val="23"/>
                  <w:rtl w:val="0"/>
                </w:rPr>
                <w:delText xml:space="preserve">. Para cada </w:delText>
              </w:r>
            </w:del>
            <w:del w:id="962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9628" w:author="Claude" w:date="2026-09-03T12:00:00Z">
              <w:r w:rsidDel="00000000" w:rsidR="00000000" w:rsidRPr="00000000">
                <w:rPr>
                  <w:b w:val="0"/>
                  <w:bCs w:val="0"/>
                  <w:i w:val="0"/>
                  <w:iCs w:val="0"/>
                  <w:sz w:val="23"/>
                  <w:szCs w:val="23"/>
                  <w:rtl w:val="0"/>
                </w:rPr>
                <w:delText xml:space="preserve">a, el plano de control evalúa chaleco en la región del torso y estabiliza la ausencia inferida mediante los criterios temporales configurados.</w:delText>
              </w:r>
            </w:del>
            <w:ins w:id="9629" w:author="Claude" w:date="2026-09-03T12:00:00Z">
              <w:r>
                <w:rPr>
                  <w:rtl w:val="0"/>
                </w:rPr>
                <w:t xml:space="preserve">Detecciones positivas de </w:t>
              </w:r>
              <w:r>
                <w:rPr>
                  <w:rFonts w:ascii="Courier New" w:cs="Courier New" w:eastAsia="Courier New" w:hAnsi="Courier New"/>
                  <w:sz w:val="21"/>
                  <w:szCs w:val="21"/>
                  <w:rtl w:val="0"/>
                </w:rPr>
                <w:t xml:space="preserve">person</w:t>
              </w:r>
              <w:r>
                <w:rPr>
                  <w:rtl w:val="0"/>
                </w:rPr>
                <w:t xml:space="preserve"> y </w:t>
              </w:r>
              <w:r>
                <w:rPr>
                  <w:rFonts w:ascii="Courier New" w:cs="Courier New" w:eastAsia="Courier New" w:hAnsi="Courier New"/>
                  <w:sz w:val="21"/>
                  <w:szCs w:val="21"/>
                  <w:rtl w:val="0"/>
                </w:rPr>
                <w:t xml:space="preserve">vest</w:t>
              </w:r>
              <w:r>
                <w:rPr>
                  <w:rtl w:val="0"/>
                </w:rPr>
                <w:t xml:space="preserve">, con evaluación de la región del torso por sujeto.</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A">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Se evalúa mediante la misma cadena arquitectónica, con severidad y ventanas propias.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B">
            <w:pPr>
              <w:widowControl w:val="1"/>
              <w:spacing w:after="0" w:before="0" w:line="480" w:lineRule="auto"/>
              <w:ind w:firstLine="0"/>
              <w:rPr>
                <w:sz w:val="30"/>
                <w:szCs w:val="30"/>
              </w:rPr>
            </w:pPr>
            <w:r w:rsidDel="00000000" w:rsidR="00000000" w:rsidRPr="00000000">
              <w:rPr>
                <w:sz w:val="23"/>
                <w:szCs w:val="23"/>
                <w:rtl w:val="0"/>
              </w:rPr>
              <w:t xml:space="preserve">PR-03 / CR-03 — Trabajo en altura sin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C">
            <w:pPr>
              <w:widowControl w:val="1"/>
              <w:spacing w:after="0" w:before="0" w:line="480" w:lineRule="auto"/>
              <w:ind w:firstLine="0"/>
              <w:rPr>
                <w:sz w:val="30"/>
                <w:szCs w:val="30"/>
              </w:rPr>
            </w:pPr>
            <w:del w:id="9630" w:author="Claude" w:date="2026-09-03T12:00:00Z">
              <w:r w:rsidDel="00000000" w:rsidR="00000000" w:rsidRPr="00000000">
                <w:rPr>
                  <w:sz w:val="23"/>
                  <w:szCs w:val="23"/>
                  <w:rtl w:val="0"/>
                </w:rPr>
                <w:delText xml:space="preserve">Evidencia de </w:delText>
              </w:r>
            </w:del>
            <w:del w:id="9631" w:author="Claude" w:date="2026-09-03T12:00:00Z">
              <w:r w:rsidDel="00000000" w:rsidR="00000000" w:rsidRPr="00000000">
                <w:rPr>
                  <w:rFonts w:ascii="Courier New" w:cs="Courier New" w:eastAsia="Courier New" w:hAnsi="Courier New"/>
                  <w:sz w:val="21"/>
                  <w:szCs w:val="21"/>
                  <w:rtl w:val="0"/>
                </w:rPr>
                <w:delText xml:space="preserve">person</w:delText>
              </w:r>
            </w:del>
            <w:del w:id="9632" w:author="Claude" w:date="2026-09-03T12:00:00Z">
              <w:r w:rsidDel="00000000" w:rsidR="00000000" w:rsidRPr="00000000">
                <w:rPr>
                  <w:sz w:val="23"/>
                  <w:szCs w:val="23"/>
                  <w:rtl w:val="0"/>
                </w:rPr>
                <w:delText xml:space="preserve">a en altura o sobre estructura elevada, junto con ausencia o baja evidencia de sistema anticaídas visible. El motor requiere validar contexto espacial antes de confirmar.</w:delText>
              </w:r>
            </w:del>
            <w:ins w:id="9633" w:author="Claude" w:date="2026-09-03T12:00:00Z">
              <w:r>
                <w:rPr>
                  <w:rtl w:val="0"/>
                </w:rPr>
                <w:t xml:space="preserve">Persona en altura o sobre estructura elevada junto con ausencia o baja evidencia de sistema anticaídas visible.</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D">
            <w:pPr>
              <w:widowControl w:val="1"/>
              <w:spacing w:after="0" w:before="0" w:line="480" w:lineRule="auto"/>
              <w:ind w:firstLine="0"/>
              <w:rPr>
                <w:sz w:val="30"/>
                <w:szCs w:val="30"/>
              </w:rPr>
            </w:pPr>
            <w:r w:rsidDel="00000000" w:rsidR="00000000" w:rsidRPr="00000000">
              <w:rPr>
                <w:sz w:val="23"/>
                <w:szCs w:val="23"/>
                <w:rtl w:val="0"/>
              </w:rPr>
              <w:t xml:space="preserve">OVD sobre entidades o atributos, reglas espaciales intra-</w:t>
            </w:r>
            <w:r w:rsidDel="00000000" w:rsidR="00000000" w:rsidRPr="00000000">
              <w:rPr>
                <w:rFonts w:ascii="Courier New" w:cs="Courier New" w:eastAsia="Courier New" w:hAnsi="Courier New"/>
                <w:sz w:val="21"/>
                <w:szCs w:val="21"/>
                <w:rtl w:val="0"/>
              </w:rPr>
              <w:t xml:space="preserve">frame</w:t>
            </w:r>
            <w:r w:rsidDel="00000000" w:rsidR="00000000" w:rsidRPr="00000000">
              <w:rPr>
                <w:sz w:val="23"/>
                <w:szCs w:val="23"/>
                <w:rtl w:val="0"/>
              </w:rPr>
              <w:t xml:space="preserve"> y evidencia visual suficiente del 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E">
            <w:pPr>
              <w:widowControl w:val="1"/>
              <w:spacing w:after="0" w:before="0" w:line="480" w:lineRule="auto"/>
              <w:ind w:firstLine="0"/>
              <w:rPr>
                <w:sz w:val="30"/>
                <w:szCs w:val="30"/>
              </w:rPr>
            </w:pPr>
            <w:r w:rsidDel="00000000" w:rsidR="00000000" w:rsidRPr="00000000">
              <w:rPr>
                <w:sz w:val="23"/>
                <w:szCs w:val="23"/>
                <w:rtl w:val="0"/>
              </w:rPr>
              <w:t xml:space="preserve">Extensión condicionada. No bloquea el núcleo; sólo debe activarse si existen datos o escenas que permitan evaluar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F">
            <w:pPr>
              <w:widowControl w:val="1"/>
              <w:spacing w:after="0" w:before="0" w:line="480" w:lineRule="auto"/>
              <w:ind w:firstLine="0"/>
              <w:rPr>
                <w:sz w:val="30"/>
                <w:szCs w:val="30"/>
              </w:rPr>
            </w:pPr>
            <w:r w:rsidDel="00000000" w:rsidR="00000000" w:rsidRPr="00000000">
              <w:rPr>
                <w:sz w:val="23"/>
                <w:szCs w:val="23"/>
                <w:rtl w:val="0"/>
              </w:rPr>
              <w:t xml:space="preserve">PR-04 / CR-04 — Borde elevado desprotegido con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0">
            <w:pPr>
              <w:widowControl w:val="1"/>
              <w:spacing w:after="0" w:before="0" w:line="480" w:lineRule="auto"/>
              <w:ind w:firstLine="0"/>
              <w:rPr>
                <w:sz w:val="30"/>
                <w:szCs w:val="30"/>
              </w:rPr>
            </w:pPr>
            <w:del w:id="9634" w:author="Claude" w:date="2026-09-03T12:00:00Z">
              <w:r w:rsidDel="00000000" w:rsidR="00000000" w:rsidRPr="00000000">
                <w:rPr>
                  <w:sz w:val="23"/>
                  <w:szCs w:val="23"/>
                  <w:rtl w:val="0"/>
                </w:rPr>
                <w:delText xml:space="preserve">Evidencia de borde, plataforma o zona elevada, ausencia de baranda o protección colectiva y presencia de </w:delText>
              </w:r>
            </w:del>
            <w:del w:id="9635" w:author="Claude" w:date="2026-09-03T12:00:00Z">
              <w:r w:rsidDel="00000000" w:rsidR="00000000" w:rsidRPr="00000000">
                <w:rPr>
                  <w:rFonts w:ascii="Courier New" w:cs="Courier New" w:eastAsia="Courier New" w:hAnsi="Courier New"/>
                  <w:sz w:val="21"/>
                  <w:szCs w:val="21"/>
                  <w:rtl w:val="0"/>
                </w:rPr>
                <w:delText xml:space="preserve">person</w:delText>
              </w:r>
            </w:del>
            <w:del w:id="9636" w:author="Claude" w:date="2026-09-03T12:00:00Z">
              <w:r w:rsidDel="00000000" w:rsidR="00000000" w:rsidRPr="00000000">
                <w:rPr>
                  <w:sz w:val="23"/>
                  <w:szCs w:val="23"/>
                  <w:rtl w:val="0"/>
                </w:rPr>
                <w:delText xml:space="preserve">as próximas. El motor evalúa proximidad y condición de protección.</w:delText>
              </w:r>
            </w:del>
            <w:ins w:id="9637" w:author="Claude" w:date="2026-09-03T12:00:00Z">
              <w:r>
                <w:rPr>
                  <w:rtl w:val="0"/>
                </w:rPr>
                <w:t xml:space="preserve">Borde, plataforma o zona elevada sin protección colectiva, con personas próximas.</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1">
            <w:pPr>
              <w:widowControl w:val="1"/>
              <w:spacing w:after="0" w:before="0" w:line="480" w:lineRule="auto"/>
              <w:ind w:firstLine="0"/>
              <w:rPr>
                <w:sz w:val="30"/>
                <w:szCs w:val="30"/>
              </w:rPr>
            </w:pPr>
            <w:r w:rsidDel="00000000" w:rsidR="00000000" w:rsidRPr="00000000">
              <w:rPr>
                <w:sz w:val="23"/>
                <w:szCs w:val="23"/>
                <w:rtl w:val="0"/>
              </w:rPr>
              <w:t xml:space="preserve">OVD de entidades del entorno, reglas espaciales, posible parametrización de regiones y cámara con perspectiva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2">
            <w:pPr>
              <w:widowControl w:val="1"/>
              <w:spacing w:after="0" w:before="0" w:line="480" w:lineRule="auto"/>
              <w:ind w:firstLine="0"/>
              <w:rPr>
                <w:sz w:val="30"/>
                <w:szCs w:val="30"/>
              </w:rPr>
            </w:pPr>
            <w:r w:rsidDel="00000000" w:rsidR="00000000" w:rsidRPr="00000000">
              <w:rPr>
                <w:sz w:val="23"/>
                <w:szCs w:val="23"/>
                <w:rtl w:val="0"/>
              </w:rPr>
              <w:t xml:space="preserve">Extensión condicionada. Puede reportarse parcialmente si sólo se detectan componentes visuales sin validar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3">
            <w:pPr>
              <w:widowControl w:val="1"/>
              <w:spacing w:after="0" w:before="0" w:line="480" w:lineRule="auto"/>
              <w:ind w:firstLine="0"/>
              <w:rPr>
                <w:sz w:val="30"/>
                <w:szCs w:val="30"/>
              </w:rPr>
            </w:pPr>
            <w:r w:rsidDel="00000000" w:rsidR="00000000" w:rsidRPr="00000000">
              <w:rPr>
                <w:sz w:val="23"/>
                <w:szCs w:val="23"/>
                <w:rtl w:val="0"/>
              </w:rPr>
              <w:t xml:space="preserve">PR-05 / CR-05 — Maquinaria cerca de peatones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4">
            <w:pPr>
              <w:widowControl w:val="1"/>
              <w:spacing w:after="0" w:before="0" w:line="480" w:lineRule="auto"/>
              <w:ind w:firstLine="0"/>
              <w:rPr>
                <w:sz w:val="30"/>
                <w:szCs w:val="30"/>
              </w:rPr>
            </w:pPr>
            <w:del w:id="9638" w:author="Claude" w:date="2026-09-03T12:00:00Z">
              <w:r w:rsidDel="00000000" w:rsidR="00000000" w:rsidRPr="00000000">
                <w:rPr>
                  <w:sz w:val="23"/>
                  <w:szCs w:val="23"/>
                  <w:rtl w:val="0"/>
                </w:rPr>
                <w:delText xml:space="preserve">Evidencia de maquinaria y </w:delText>
              </w:r>
            </w:del>
            <w:del w:id="9639" w:author="Claude" w:date="2026-09-03T12:00:00Z">
              <w:r w:rsidDel="00000000" w:rsidR="00000000" w:rsidRPr="00000000">
                <w:rPr>
                  <w:rFonts w:ascii="Courier New" w:cs="Courier New" w:eastAsia="Courier New" w:hAnsi="Courier New"/>
                  <w:sz w:val="21"/>
                  <w:szCs w:val="21"/>
                  <w:rtl w:val="0"/>
                </w:rPr>
                <w:delText xml:space="preserve">person</w:delText>
              </w:r>
            </w:del>
            <w:del w:id="9640" w:author="Claude" w:date="2026-09-03T12:00:00Z">
              <w:r w:rsidDel="00000000" w:rsidR="00000000" w:rsidRPr="00000000">
                <w:rPr>
                  <w:sz w:val="23"/>
                  <w:szCs w:val="23"/>
                  <w:rtl w:val="0"/>
                </w:rPr>
                <w:delText xml:space="preserve">as con relación de proximidad sostenida. El motor evalúa distancia relativa, duración del acercamiento y persistencia del episodio.</w:delText>
              </w:r>
            </w:del>
            <w:ins w:id="9641" w:author="Claude" w:date="2026-09-03T12:00:00Z">
              <w:r>
                <w:rPr>
                  <w:rtl w:val="0"/>
                </w:rPr>
                <w:t xml:space="preserve">Maquinaria y personas con relación de proximidad sostenida.</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5">
            <w:pPr>
              <w:widowControl w:val="1"/>
              <w:spacing w:after="0" w:before="0" w:line="480" w:lineRule="auto"/>
              <w:ind w:firstLine="0"/>
              <w:rPr>
                <w:sz w:val="30"/>
                <w:szCs w:val="30"/>
              </w:rPr>
            </w:pPr>
            <w:r w:rsidDel="00000000" w:rsidR="00000000" w:rsidRPr="00000000">
              <w:rPr>
                <w:sz w:val="23"/>
                <w:szCs w:val="23"/>
                <w:rtl w:val="0"/>
              </w:rPr>
              <w:t xml:space="preserve">OVD de entidades, seguimiento temporal o asociación equivalente, reglas de proximidad y métricas de continuidad.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6">
            <w:pPr>
              <w:widowControl w:val="1"/>
              <w:spacing w:after="0" w:before="0" w:line="480" w:lineRule="auto"/>
              <w:ind w:firstLine="0"/>
              <w:rPr>
                <w:sz w:val="30"/>
                <w:szCs w:val="30"/>
              </w:rPr>
            </w:pPr>
            <w:r w:rsidDel="00000000" w:rsidR="00000000" w:rsidRPr="00000000">
              <w:rPr>
                <w:sz w:val="23"/>
                <w:szCs w:val="23"/>
                <w:rtl w:val="0"/>
              </w:rPr>
              <w:t xml:space="preserve">Condicionado a módulo contextual. No pertenece al núcleo; requiere instrumentación temporal y control de falsos positivos relacionales.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A7">
            <w:pPr>
              <w:widowControl w:val="1"/>
              <w:spacing w:after="0" w:before="0" w:line="480" w:lineRule="auto"/>
              <w:ind w:firstLine="0"/>
              <w:rPr>
                <w:sz w:val="30"/>
                <w:szCs w:val="30"/>
              </w:rPr>
            </w:pPr>
            <w:r w:rsidDel="00000000" w:rsidR="00000000" w:rsidRPr="00000000">
              <w:rPr>
                <w:sz w:val="23"/>
                <w:szCs w:val="23"/>
                <w:rtl w:val="0"/>
              </w:rPr>
              <w:t xml:space="preserve">PR-06 / CR-06 — Persona en zona restringida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A8">
            <w:pPr>
              <w:widowControl w:val="1"/>
              <w:spacing w:after="0" w:before="0" w:line="480" w:lineRule="auto"/>
              <w:ind w:firstLine="0"/>
              <w:rPr>
                <w:sz w:val="30"/>
                <w:szCs w:val="30"/>
              </w:rPr>
            </w:pPr>
            <w:del w:id="9642" w:author="Claude" w:date="2026-09-03T12:00:00Z">
              <w:r w:rsidDel="00000000" w:rsidR="00000000" w:rsidRPr="00000000">
                <w:rPr>
                  <w:sz w:val="23"/>
                  <w:szCs w:val="23"/>
                  <w:rtl w:val="0"/>
                </w:rPr>
                <w:delText xml:space="preserve">Evidencia de </w:delText>
              </w:r>
            </w:del>
            <w:del w:id="9643" w:author="Claude" w:date="2026-09-03T12:00:00Z">
              <w:r w:rsidDel="00000000" w:rsidR="00000000" w:rsidRPr="00000000">
                <w:rPr>
                  <w:rFonts w:ascii="Courier New" w:cs="Courier New" w:eastAsia="Courier New" w:hAnsi="Courier New"/>
                  <w:sz w:val="21"/>
                  <w:szCs w:val="21"/>
                  <w:rtl w:val="0"/>
                </w:rPr>
                <w:delText xml:space="preserve">person</w:delText>
              </w:r>
            </w:del>
            <w:del w:id="9644" w:author="Claude" w:date="2026-09-03T12:00:00Z">
              <w:r w:rsidDel="00000000" w:rsidR="00000000" w:rsidRPr="00000000">
                <w:rPr>
                  <w:sz w:val="23"/>
                  <w:szCs w:val="23"/>
                  <w:rtl w:val="0"/>
                </w:rPr>
                <w:delText xml:space="preserve">a dentro de un polígono o zona definida externamente. El motor evalúa permanencia, entrada, salida y cierre por ausencia sostenida.</w:delText>
              </w:r>
            </w:del>
            <w:ins w:id="9645" w:author="Claude" w:date="2026-09-03T12:00:00Z">
              <w:r>
                <w:rPr>
                  <w:rtl w:val="0"/>
                </w:rPr>
                <w:t xml:space="preserve">Persona dentro de un polígono o zona definida externamente.</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A9">
            <w:pPr>
              <w:widowControl w:val="1"/>
              <w:spacing w:after="0" w:before="0" w:line="480" w:lineRule="auto"/>
              <w:ind w:firstLine="0"/>
              <w:rPr>
                <w:sz w:val="30"/>
                <w:szCs w:val="30"/>
              </w:rPr>
            </w:pPr>
            <w:r w:rsidDel="00000000" w:rsidR="00000000" w:rsidRPr="00000000">
              <w:rPr>
                <w:sz w:val="23"/>
                <w:szCs w:val="23"/>
                <w:rtl w:val="0"/>
              </w:rPr>
              <w:t xml:space="preserve">Cámara fija o geometría controlada, polígono de zona, OVD de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 y, preferentemente, tracking o asociación temporal.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AA">
            <w:pPr>
              <w:widowControl w:val="1"/>
              <w:spacing w:after="0" w:before="0" w:line="480" w:lineRule="auto"/>
              <w:ind w:firstLine="0"/>
              <w:rPr>
                <w:sz w:val="30"/>
                <w:szCs w:val="30"/>
              </w:rPr>
            </w:pPr>
            <w:r w:rsidDel="00000000" w:rsidR="00000000" w:rsidRPr="00000000">
              <w:rPr>
                <w:sz w:val="23"/>
                <w:szCs w:val="23"/>
                <w:rtl w:val="0"/>
              </w:rPr>
              <w:t xml:space="preserve">Condicionado a escenario EBE controlado o fuente fija. Requiere parametrización explícita de zona en la configuración de corrida.</w:t>
            </w:r>
            <w:r w:rsidDel="00000000" w:rsidR="00000000" w:rsidRPr="00000000">
              <w:rPr>
                <w:rtl w:val="0"/>
              </w:rPr>
            </w:r>
          </w:p>
        </w:tc>
      </w:tr>
    </w:tbl>
    <w:p w:rsidR="00000000" w:rsidDel="00000000" w:rsidP="00000000" w:rsidRDefault="00000000" w:rsidRPr="00000000" w14:paraId="000001AB">
      <w:pPr>
        <w:widowControl w:val="1"/>
        <w:spacing w:after="0" w:before="0" w:line="480" w:lineRule="auto"/>
        <w:ind w:firstLine="720"/>
        <w:rPr/>
        <w:sectPr>
          <w:type w:val="nextPage"/>
          <w:pgSz w:h="15840" w:w="12240" w:orient="portrait"/>
          <w:pgMar w:bottom="1440" w:top="1440" w:left="1440" w:right="1440" w:header="720" w:footer="720"/>
        </w:sectPr>
      </w:pPr>
      <w:del w:id="9646" w:author="Claude" w:date="2026-09-03T12:00:00Z">
        <w:r w:rsidDel="00000000" w:rsidR="00000000" w:rsidRPr="00000000">
          <w:rPr>
            <w:b w:val="1"/>
            <w:bCs w:val="1"/>
            <w:i w:val="1"/>
            <w:iCs w:val="1"/>
            <w:rtl w:val="0"/>
          </w:rPr>
          <w:delText xml:space="preserve">Nota</w:delText>
        </w:r>
      </w:del>
      <w:del w:id="9647" w:author="Claude" w:date="2026-09-03T12:00:00Z">
        <w:r w:rsidDel="00000000" w:rsidR="00000000" w:rsidRPr="00000000">
          <w:rPr>
            <w:i w:val="1"/>
            <w:iCs w:val="1"/>
            <w:rtl w:val="0"/>
          </w:rPr>
          <w:delText xml:space="preserve">. </w:delText>
        </w:r>
      </w:del>
      <w:del w:id="9648" w:author="Claude" w:date="2026-09-03T12:00:00Z">
        <w:r w:rsidDel="00000000" w:rsidR="00000000" w:rsidRPr="00000000">
          <w:rPr>
            <w:rtl w:val="0"/>
          </w:rPr>
          <w:delText xml:space="preserve">La tabla diseña el comportamiento esperado del motor frente al catálogo completo de patrones. El tratamiento “núcleo validable” identifica patrones obligatorios para el prototipo experimental; el tratamiento “extensión condicionada” indica capacidades previstas que sólo deben habilitarse cuando existan datos, módulos e instrumentación suficientes.</w:delText>
        </w:r>
      </w:del>
      <w:ins w:id="9649" w:author="Claude" w:date="2026-09-03T12:00:00Z">
        <w:r>
          <w:rPr>
            <w:b w:val="1"/>
            <w:bCs w:val="1"/>
            <w:rtl w:val="0"/>
          </w:rPr>
          <w:t xml:space="preserve">Nota.</w:t>
        </w:r>
        <w:r>
          <w:rPr>
            <w:rtl w:val="0"/>
          </w:rPr>
          <w:t xml:space="preserve"> La tabla declara las dependencias arquitectónicas de cada patrón y el tratamiento que recibe en el prototipo. El tratamiento «núcleo validable» identifica los patrones obligatorios del prototipo experimental. El tratamiento «extensión condicionada» indica capacidades previstas que sólo deben habilitarse cuando existan datos, módulos e instrumentación suficientes. Las reglas de evidencia, la severidad y los rangos de persistencia de cada patrón se establecen en la sección 17.1.5.2.</w:t>
        </w:r>
      </w:ins>
    </w:p>
    <w:p w:rsidR="00000000" w:rsidDel="00000000" w:rsidP="00000000" w:rsidRDefault="00000000" w:rsidRPr="00000000" w14:paraId="000001AC">
      <w:pPr>
        <w:pStyle w:val="Heading5"/>
        <w:keepNext w:val="1"/>
        <w:widowControl w:val="1"/>
        <w:spacing w:after="0" w:before="0" w:line="480" w:lineRule="auto"/>
        <w:ind w:firstLine="0"/>
        <w:rPr>
          <w:del w:id="9651" w:author="Claude" w:date="2026-09-03T12:00:00Z"/>
          <w:rFonts w:ascii="Times New Roman" w:cs="Times New Roman" w:eastAsia="Times New Roman" w:hAnsi="Times New Roman"/>
          <w:b w:val="1"/>
          <w:bCs w:val="1"/>
          <w:color w:val="000000"/>
        </w:rPr>
      </w:pPr>
      <w:bookmarkStart w:colFirst="0" w:colLast="0" w:name="_heading=h.tdnyl22fuylu" w:id="27"/>
      <w:bookmarkEnd w:id="27"/>
      <w:del w:id="9650" w:author="Claude" w:date="2026-09-03T12:00:00Z">
        <w:r w:rsidDel="00000000" w:rsidR="00000000" w:rsidRPr="00000000">
          <w:rPr>
            <w:rFonts w:ascii="Times New Roman" w:cs="Times New Roman" w:eastAsia="Times New Roman" w:hAnsi="Times New Roman"/>
            <w:b w:val="1"/>
            <w:bCs w:val="1"/>
            <w:color w:val="000000"/>
            <w:rtl w:val="0"/>
          </w:rPr>
          <w:delText xml:space="preserve">17.3.8.3.4. Salidas, episodios y trazabilidad del motor</w:delText>
        </w:r>
      </w:del>
    </w:p>
    <w:p w:rsidR="00000000" w:rsidDel="00000000" w:rsidP="00000000" w:rsidRDefault="00000000" w:rsidRPr="00000000" w14:paraId="000001AD">
      <w:pPr>
        <w:widowControl w:val="1"/>
        <w:spacing w:after="0" w:before="0" w:line="480" w:lineRule="auto"/>
        <w:ind w:firstLine="720"/>
        <w:rPr/>
      </w:pPr>
      <w:del w:id="9652" w:author="Claude" w:date="2026-09-03T12:00:00Z">
        <w:r w:rsidDel="00000000" w:rsidR="00000000" w:rsidRPr="00000000">
          <w:rPr>
            <w:rtl w:val="0"/>
          </w:rPr>
          <w:delText xml:space="preserve">La salida principal del motor no es una alerta aislada, sino una secuencia de eventos derivados que describen el ciclo de vida del patrón: inicio de candidato, confirmación, sostenimiento, resolución o descarte por evidencia insuficiente. La alerta interna se registra sólo cuando una transición válida confirma el patrón. Esta decisión evita que el sistema emita alertas por cada </w:delText>
        </w:r>
      </w:del>
      <w:del w:id="9653" w:author="Claude" w:date="2026-09-03T12:00:00Z">
        <w:r w:rsidDel="00000000" w:rsidR="00000000" w:rsidRPr="00000000">
          <w:rPr>
            <w:rFonts w:ascii="Courier New" w:cs="Courier New" w:eastAsia="Courier New" w:hAnsi="Courier New"/>
            <w:sz w:val="21"/>
            <w:szCs w:val="21"/>
            <w:rtl w:val="0"/>
          </w:rPr>
          <w:delText xml:space="preserve">frame</w:delText>
        </w:r>
      </w:del>
      <w:del w:id="9654" w:author="Claude" w:date="2026-09-03T12:00:00Z">
        <w:r w:rsidDel="00000000" w:rsidR="00000000" w:rsidRPr="00000000">
          <w:rPr>
            <w:rtl w:val="0"/>
          </w:rPr>
          <w:delText xml:space="preserve"> positivo y permite analizar episodios con inicio, duración, evidencia causal y cierre.</w:delText>
        </w:r>
      </w:del>
      <w:ins w:id="9655" w:author="Claude" w:date="2026-09-03T12:00:00Z">
        <w:r>
          <w:rPr>
            <w:rtl w:val="0"/>
          </w:rPr>
          <w:t xml:space="preserve">La salida principal del motor no es una alerta aislada, sino una secuencia de eventos derivados que describen el ciclo de vida del patrón, desde el inicio del candidato hasta la confirmación, el sostenimiento y la resolución o el descarte por evidencia insuficiente. La alerta interna se registra sólo cuando una transición válida confirma el patrón, lo que evita emitir alertas por cada frame positivo y permite analizar episodios con inicio, duración, evidencia causal y cierre.</w:t>
        </w:r>
      </w:ins>
    </w:p>
    <w:p w:rsidR="00000000" w:rsidDel="00000000" w:rsidP="00000000" w:rsidRDefault="00000000" w:rsidRPr="00000000" w14:paraId="000001AE">
      <w:pPr>
        <w:widowControl w:val="1"/>
        <w:spacing w:after="0" w:before="0" w:line="480" w:lineRule="auto"/>
        <w:ind w:firstLine="720"/>
        <w:rPr>
          <w:del w:id="9657" w:author="Claude" w:date="2026-09-03T12:00:00Z"/>
        </w:rPr>
      </w:pPr>
      <w:del w:id="9656" w:author="Claude" w:date="2026-09-03T12:00:00Z">
        <w:r w:rsidDel="00000000" w:rsidR="00000000" w:rsidRPr="00000000">
          <w:rPr>
            <w:rtl w:val="0"/>
          </w:rPr>
          <w:delText xml:space="preserve">Cada transición debe conservar trazabilidad suficiente para explicar su origen: configuración de corrida, patrón evaluado, condición asociada, evidencia considerada, ventana temporal, umbrales aplicados, estado previo, estado nuevo y referencia temporal. Esta información permite reconstruir por qué una alerta fue generada, por qué un episodio se resolvió, qué evidencia fue descartada y qué parámetros condicionaron el resultado.</w:delText>
        </w:r>
      </w:del>
    </w:p>
    <w:p w:rsidR="00000000" w:rsidDel="00000000" w:rsidP="00000000" w:rsidRDefault="00000000" w:rsidRPr="00000000" w14:paraId="000001AF">
      <w:pPr>
        <w:widowControl w:val="1"/>
        <w:spacing w:after="0" w:before="0" w:line="480" w:lineRule="auto"/>
        <w:ind w:firstLine="720"/>
        <w:rPr>
          <w:del w:id="9665" w:author="Claude" w:date="2026-09-03T12:00:00Z"/>
        </w:rPr>
      </w:pPr>
      <w:del w:id="9658" w:author="Claude" w:date="2026-09-03T12:00:00Z">
        <w:r w:rsidDel="00000000" w:rsidR="00000000" w:rsidRPr="00000000">
          <w:rPr>
            <w:rtl w:val="0"/>
          </w:rPr>
          <w:delText xml:space="preserve">Las métricas operativas del plano de control se apoyan en estas transiciones: el tiempo hasta la primera detección (</w:delText>
        </w:r>
      </w:del>
      <w:del w:id="9659" w:author="Claude" w:date="2026-09-03T12:00:00Z">
        <w:r w:rsidDel="00000000" w:rsidR="00000000" w:rsidRPr="00000000">
          <w:rPr>
            <w:rFonts w:ascii="Courier New" w:cs="Courier New" w:eastAsia="Courier New" w:hAnsi="Courier New"/>
            <w:sz w:val="21"/>
            <w:szCs w:val="21"/>
            <w:rtl w:val="0"/>
          </w:rPr>
          <w:delText xml:space="preserve">TTFD</w:delText>
        </w:r>
      </w:del>
      <w:del w:id="9660" w:author="Claude" w:date="2026-09-03T12:00:00Z">
        <w:r w:rsidDel="00000000" w:rsidR="00000000" w:rsidRPr="00000000">
          <w:rPr>
            <w:rtl w:val="0"/>
          </w:rPr>
          <w:delText xml:space="preserve">) se ancla en la primera evidencia perceptiva relevante; la latencia de alerta (</w:delText>
        </w:r>
      </w:del>
      <w:del w:id="9661" w:author="Claude" w:date="2026-09-03T12:00:00Z">
        <w:r w:rsidDel="00000000" w:rsidR="00000000" w:rsidRPr="00000000">
          <w:rPr>
            <w:rFonts w:ascii="Courier New" w:cs="Courier New" w:eastAsia="Courier New" w:hAnsi="Courier New"/>
            <w:sz w:val="21"/>
            <w:szCs w:val="21"/>
            <w:rtl w:val="0"/>
          </w:rPr>
          <w:delText xml:space="preserve">t_alert-system</w:delText>
        </w:r>
      </w:del>
      <w:del w:id="9662" w:author="Claude" w:date="2026-09-03T12:00:00Z">
        <w:r w:rsidDel="00000000" w:rsidR="00000000" w:rsidRPr="00000000">
          <w:rPr>
            <w:rtl w:val="0"/>
          </w:rPr>
          <w:delText xml:space="preserve">) se cierra con el registro de la alerta interna que sigue a la transición a confirmado; la tasa de detección sostenida (</w:delText>
        </w:r>
      </w:del>
      <w:del w:id="9663" w:author="Claude" w:date="2026-09-03T12:00:00Z">
        <w:r w:rsidDel="00000000" w:rsidR="00000000" w:rsidRPr="00000000">
          <w:rPr>
            <w:rFonts w:ascii="Courier New" w:cs="Courier New" w:eastAsia="Courier New" w:hAnsi="Courier New"/>
            <w:sz w:val="21"/>
            <w:szCs w:val="21"/>
            <w:rtl w:val="0"/>
          </w:rPr>
          <w:delText xml:space="preserve">SDR</w:delText>
        </w:r>
      </w:del>
      <w:del w:id="9664" w:author="Claude" w:date="2026-09-03T12:00:00Z">
        <w:r w:rsidDel="00000000" w:rsidR="00000000" w:rsidRPr="00000000">
          <w:rPr>
            <w:rtl w:val="0"/>
          </w:rPr>
          <w:delText xml:space="preserve">) se calcula sobre la continuidad del episodio; y los errores o descartes permiten distinguir una ausencia real de evidencia de una falla técnica o de una pérdida por muestreo.</w:delText>
        </w:r>
      </w:del>
    </w:p>
    <w:p w:rsidR="00000000" w:rsidDel="00000000" w:rsidP="00000000" w:rsidRDefault="00000000" w:rsidRPr="00000000" w14:paraId="000001B0">
      <w:pPr>
        <w:widowControl w:val="1"/>
        <w:spacing w:after="0" w:before="0" w:line="480" w:lineRule="auto"/>
        <w:ind w:firstLine="720"/>
        <w:rPr/>
        <w:sectPr>
          <w:type w:val="continuous"/>
          <w:pgSz w:h="15840" w:w="12240" w:orient="portrait"/>
          <w:pgMar w:bottom="1440" w:top="1440" w:left="1440" w:right="1440" w:header="720" w:footer="720"/>
        </w:sectPr>
      </w:pPr>
      <w:del w:id="9666" w:author="Claude" w:date="2026-09-03T12:00:00Z">
        <w:r w:rsidDel="00000000" w:rsidR="00000000" w:rsidRPr="00000000">
          <w:rPr>
            <w:rtl w:val="0"/>
          </w:rPr>
          <w:delText xml:space="preserve">De esta manera, el motor de evaluación de patrones permite que la arquitectura sostenga una cadena operativa completa: detección OVD, evidencia perceptiva normalizada, patrón candidato, patrón confirmado, alerta interna por episodio, sostenimiento, resolución y reconstrucción experimental. Con este diseño, CR-01 y CR-02 pueden implementarse como núcleo validable, mientras que los patrones más complejos permanecen incorporables sin alterar la separación entre plano de medios y plano de control.</w:delText>
        </w:r>
      </w:del>
      <w:ins w:id="9667" w:author="Claude" w:date="2026-09-03T12:00:00Z">
        <w:r>
          <w:rPr>
            <w:rtl w:val="0"/>
          </w:rPr>
          <w:t xml:space="preserve">Cada transición conserva trazabilidad suficiente para explicar su origen, con la configuración de corrida, el patrón evaluado, la condición asociada, la evidencia considerada, la ventana temporal, los umbrales aplicados, el estado previo, el estado nuevo y la referencia temporal. Esa información permite reconstruir por qué se generó una alerta, por qué se resolvió un episodio, qué evidencia se descartó y qué parámetros condicionaron el resultado.</w:t>
        </w:r>
      </w:ins>
    </w:p>
    <w:p w:rsidR="00000000" w:rsidDel="00000000" w:rsidP="00000000" w:rsidRDefault="00000000" w:rsidRPr="00000000" w14:paraId="000001B1">
      <w:pPr>
        <w:pStyle w:val="Heading4"/>
        <w:keepNext w:val="1"/>
        <w:widowControl w:val="1"/>
        <w:spacing w:after="0" w:before="0" w:line="480" w:lineRule="auto"/>
        <w:ind w:firstLine="0"/>
        <w:rPr/>
      </w:pPr>
      <w:bookmarkStart w:colFirst="0" w:colLast="0" w:name="_heading=h.ecrfq0f4avh3" w:id="28"/>
      <w:bookmarkEnd w:id="28"/>
      <w:del w:id="9668" w:author="Claude" w:date="2026-09-03T12:00:00Z">
        <w:r w:rsidDel="00000000" w:rsidR="00000000" w:rsidRPr="00000000">
          <w:rPr>
            <w:i w:val="0"/>
            <w:iCs w:val="0"/>
            <w:rtl w:val="0"/>
          </w:rPr>
          <w:delText xml:space="preserve">17.3</w:delText>
        </w:r>
      </w:del>
      <w:del w:id="9669" w:author="Claude" w:date="2026-09-03T12:00:00Z">
        <w:r w:rsidDel="00000000" w:rsidR="00000000" w:rsidRPr="00000000">
          <w:rPr>
            <w:rtl w:val="0"/>
          </w:rPr>
          <w:delText xml:space="preserve">.8.4. Transporte, persistencia y trazabilidad experimental</w:delText>
        </w:r>
      </w:del>
      <w:ins w:id="9670" w:author="Claude" w:date="2026-09-03T12:00:00Z">
        <w:r>
          <w:rPr>
            <w:rtl w:val="0"/>
          </w:rPr>
          <w:t xml:space="preserve">17.3.6.3. Transporte, persistencia y trazabilidad experimental</w:t>
        </w:r>
      </w:ins>
    </w:p>
    <w:p w:rsidR="00000000" w:rsidDel="00000000" w:rsidP="00000000" w:rsidRDefault="00000000" w:rsidRPr="00000000" w14:paraId="000001B2">
      <w:pPr>
        <w:widowControl w:val="1"/>
        <w:spacing w:after="0" w:before="0" w:line="480" w:lineRule="auto"/>
        <w:ind w:firstLine="720"/>
        <w:rPr/>
      </w:pPr>
      <w:del w:id="9671" w:author="Claude" w:date="2026-09-03T12:00:00Z">
        <w:r w:rsidDel="00000000" w:rsidR="00000000" w:rsidRPr="00000000">
          <w:rPr>
            <w:b w:val="0"/>
            <w:bCs w:val="0"/>
            <w:i w:val="0"/>
            <w:iCs w:val="0"/>
            <w:rtl w:val="0"/>
          </w:rPr>
          <w:delText xml:space="preserve">La arquitectura diferencia el canal de transporte del repositorio persistente. El canal desacopla productores y consumidores; el repositorio conserva los hechos necesarios para reconstruir la corrida. Esta separación evita atribuir durabilidad a un mecanismo de mensajería diseñado para baja latencia.</w:delText>
        </w:r>
      </w:del>
      <w:ins w:id="9672" w:author="Claude" w:date="2026-09-03T12:00:00Z">
        <w:r>
          <w:rPr>
            <w:rtl w:val="0"/>
          </w:rPr>
          <w:t xml:space="preserve">La arquitectura diferencia el canal de transporte del repositorio persistente, de modo que la durabilidad no se atribuya a un mecanismo de mensajería diseñado para baja latencia. El repositorio es la fuente de verdad. Cada evento de percepción se escribe en un archivo </w:t>
        </w:r>
        <w:r>
          <w:rPr>
            <w:rFonts w:ascii="Courier New" w:cs="Courier New" w:eastAsia="Courier New" w:hAnsi="Courier New"/>
            <w:sz w:val="21"/>
            <w:szCs w:val="21"/>
            <w:rtl w:val="0"/>
          </w:rPr>
          <w:t xml:space="preserve">JSONL</w:t>
        </w:r>
        <w:r>
          <w:rPr>
            <w:rtl w:val="0"/>
          </w:rPr>
          <w:t xml:space="preserve"> de sólo adición antes de publicarse, y los cambios de estado, las alertas, las métricas y los errores siguen la misma regla en sus componentes respectivos. Si el canal falla, el hecho persistido permanece disponible para relectura.</w:t>
        </w:r>
      </w:ins>
      <w:r w:rsidDel="00000000" w:rsidR="00000000" w:rsidRPr="00000000">
        <w:rPr>
          <w:rtl w:val="0"/>
        </w:rPr>
      </w:r>
    </w:p>
    <w:p w:rsidR="00000000" w:rsidDel="00000000" w:rsidP="00000000" w:rsidRDefault="00000000" w:rsidRPr="00000000" w14:paraId="000001B3">
      <w:pPr>
        <w:widowControl w:val="1"/>
        <w:spacing w:after="0" w:before="0" w:line="480" w:lineRule="auto"/>
        <w:ind w:firstLine="720"/>
        <w:rPr>
          <w:del w:id="9676" w:author="Claude" w:date="2026-09-03T12:00:00Z"/>
        </w:rPr>
      </w:pPr>
      <w:del w:id="9673" w:author="Claude" w:date="2026-09-03T12:00:00Z">
        <w:r w:rsidDel="00000000" w:rsidR="00000000" w:rsidRPr="00000000">
          <w:rPr>
            <w:b w:val="0"/>
            <w:bCs w:val="0"/>
            <w:i w:val="0"/>
            <w:iCs w:val="0"/>
            <w:rtl w:val="0"/>
          </w:rPr>
          <w:delText xml:space="preserve">El repositorio es la fuente de verdad. Cada evento de percepción se escribe en un archivo </w:delText>
        </w:r>
      </w:del>
      <w:del w:id="9674" w:author="Claude" w:date="2026-09-03T12:00:00Z">
        <w:r w:rsidDel="00000000" w:rsidR="00000000" w:rsidRPr="00000000">
          <w:rPr>
            <w:rFonts w:ascii="Courier New" w:cs="Courier New" w:eastAsia="Courier New" w:hAnsi="Courier New"/>
            <w:b w:val="0"/>
            <w:bCs w:val="0"/>
            <w:i w:val="0"/>
            <w:iCs w:val="0"/>
            <w:sz w:val="21"/>
            <w:szCs w:val="21"/>
            <w:rtl w:val="0"/>
          </w:rPr>
          <w:delText xml:space="preserve">JSONL</w:delText>
        </w:r>
      </w:del>
      <w:del w:id="9675" w:author="Claude" w:date="2026-09-03T12:00:00Z">
        <w:r w:rsidDel="00000000" w:rsidR="00000000" w:rsidRPr="00000000">
          <w:rPr>
            <w:b w:val="0"/>
            <w:bCs w:val="0"/>
            <w:i w:val="0"/>
            <w:iCs w:val="0"/>
            <w:rtl w:val="0"/>
          </w:rPr>
          <w:delText xml:space="preserve"> de sólo adición antes de publicarse. Los cambios de estado, alertas, métricas y errores siguen la misma regla en sus componentes respectivos. Si el canal falla, el hecho persistido permanece disponible para relectura.</w:delText>
        </w:r>
      </w:del>
      <w:r w:rsidDel="00000000" w:rsidR="00000000" w:rsidRPr="00000000">
        <w:rPr>
          <w:rtl w:val="0"/>
        </w:rPr>
      </w:r>
    </w:p>
    <w:p w:rsidR="00000000" w:rsidDel="00000000" w:rsidP="00000000" w:rsidRDefault="00000000" w:rsidRPr="00000000" w14:paraId="000001B4">
      <w:pPr>
        <w:widowControl w:val="1"/>
        <w:spacing w:after="0" w:before="0" w:line="480" w:lineRule="auto"/>
        <w:ind w:firstLine="720"/>
        <w:rPr/>
      </w:pPr>
      <w:del w:id="9677" w:author="Claude" w:date="2026-09-03T12:00:00Z">
        <w:r w:rsidDel="00000000" w:rsidR="00000000" w:rsidRPr="00000000">
          <w:rPr>
            <w:rtl w:val="0"/>
          </w:rPr>
          <w:delText xml:space="preserve">En el camino de ejecución en vivo correspondiente a EBE, el canal adopta </w:delText>
        </w:r>
      </w:del>
      <w:del w:id="9678" w:author="Claude" w:date="2026-09-03T12:00:00Z">
        <w:r w:rsidDel="00000000" w:rsidR="00000000" w:rsidRPr="00000000">
          <w:rPr>
            <w:rFonts w:ascii="Courier New" w:cs="Courier New" w:eastAsia="Courier New" w:hAnsi="Courier New"/>
            <w:sz w:val="21"/>
            <w:szCs w:val="21"/>
            <w:rtl w:val="0"/>
          </w:rPr>
          <w:delText xml:space="preserve">ZeroMQ</w:delText>
        </w:r>
      </w:del>
      <w:del w:id="9679" w:author="Claude" w:date="2026-09-03T12:00:00Z">
        <w:r w:rsidDel="00000000" w:rsidR="00000000" w:rsidRPr="00000000">
          <w:rPr>
            <w:rtl w:val="0"/>
          </w:rPr>
          <w:delText xml:space="preserve"> con patrón publicador-suscriptor, </w:delText>
        </w:r>
      </w:del>
      <w:del w:id="9680" w:author="Claude" w:date="2026-09-03T12:00:00Z">
        <w:r w:rsidDel="00000000" w:rsidR="00000000" w:rsidRPr="00000000">
          <w:rPr>
            <w:rFonts w:ascii="Courier New" w:cs="Courier New" w:eastAsia="Courier New" w:hAnsi="Courier New"/>
            <w:sz w:val="21"/>
            <w:szCs w:val="21"/>
            <w:rtl w:val="0"/>
          </w:rPr>
          <w:delText xml:space="preserve">msgpack</w:delText>
        </w:r>
      </w:del>
      <w:del w:id="9681" w:author="Claude" w:date="2026-09-03T12:00:00Z">
        <w:r w:rsidDel="00000000" w:rsidR="00000000" w:rsidRPr="00000000">
          <w:rPr>
            <w:rtl w:val="0"/>
          </w:rPr>
          <w:delText xml:space="preserve">, tópicos por tipo de evento y un número de secuencia monótono dentro del envoltorio versionado del bus. El </w:delText>
        </w:r>
      </w:del>
      <w:del w:id="9682" w:author="Claude" w:date="2026-09-03T12:00:00Z">
        <w:r w:rsidDel="00000000" w:rsidR="00000000" w:rsidRPr="00000000">
          <w:rPr>
            <w:rFonts w:ascii="Courier New" w:cs="Courier New" w:eastAsia="Courier New" w:hAnsi="Courier New"/>
            <w:sz w:val="21"/>
            <w:szCs w:val="21"/>
            <w:rtl w:val="0"/>
          </w:rPr>
          <w:delText xml:space="preserve">payload</w:delText>
        </w:r>
      </w:del>
      <w:del w:id="9683" w:author="Claude" w:date="2026-09-03T12:00:00Z">
        <w:r w:rsidDel="00000000" w:rsidR="00000000" w:rsidRPr="00000000">
          <w:rPr>
            <w:rtl w:val="0"/>
          </w:rPr>
          <w:delText xml:space="preserve"> publicado corresponde al mismo contenido lógico persistido, de modo que la corrida pueda releerse posteriormente por el camino diferido sin redefinir la evidencia.</w:delText>
        </w:r>
      </w:del>
      <w:ins w:id="9684" w:author="Claude" w:date="2026-09-03T12:00:00Z">
        <w:r>
          <w:rPr>
            <w:rtl w:val="0"/>
          </w:rPr>
          <w:t xml:space="preserve">En el camino de ejecución en vivo el canal adopta </w:t>
        </w:r>
        <w:r>
          <w:rPr>
            <w:rFonts w:ascii="Courier New" w:cs="Courier New" w:eastAsia="Courier New" w:hAnsi="Courier New"/>
            <w:sz w:val="21"/>
            <w:szCs w:val="21"/>
            <w:rtl w:val="0"/>
          </w:rPr>
          <w:t xml:space="preserve">ZeroMQ</w:t>
        </w:r>
        <w:r>
          <w:rPr>
            <w:rtl w:val="0"/>
          </w:rPr>
          <w:t xml:space="preserve"> con patrón publicador-suscriptor, </w:t>
        </w:r>
        <w:r>
          <w:rPr>
            <w:rFonts w:ascii="Courier New" w:cs="Courier New" w:eastAsia="Courier New" w:hAnsi="Courier New"/>
            <w:sz w:val="21"/>
            <w:szCs w:val="21"/>
            <w:rtl w:val="0"/>
          </w:rPr>
          <w:t xml:space="preserve">msgpack</w:t>
        </w:r>
        <w:r>
          <w:rPr>
            <w:rtl w:val="0"/>
          </w:rPr>
          <w:t xml:space="preserve">, tópicos por tipo de evento y un número de secuencia monótono dentro del envoltorio versionado del bus. El plano de control consume ese contrato por el canal de detecciones y no interpreta formatos propios de un detector ni recibe frames crudos. El payload publicado corresponde al mismo contenido lógico persistido, de manera que la corrida pueda releerse por el camino diferido sin redefinir la evidencia.</w:t>
        </w:r>
      </w:ins>
    </w:p>
    <w:p w:rsidR="00000000" w:rsidDel="00000000" w:rsidP="00000000" w:rsidRDefault="00000000" w:rsidRPr="00000000" w14:paraId="000001B5">
      <w:pPr>
        <w:widowControl w:val="1"/>
        <w:spacing w:after="0" w:before="0" w:line="480" w:lineRule="auto"/>
        <w:ind w:firstLine="720"/>
        <w:rPr/>
      </w:pPr>
      <w:del w:id="9685" w:author="Claude" w:date="2026-09-03T12:00:00Z">
        <w:r w:rsidDel="00000000" w:rsidR="00000000" w:rsidRPr="00000000">
          <w:rPr>
            <w:b w:val="0"/>
            <w:bCs w:val="0"/>
            <w:i w:val="0"/>
            <w:iCs w:val="0"/>
            <w:rtl w:val="0"/>
          </w:rPr>
          <w:delText xml:space="preserve">El consumidor debe suscribirse antes de que el productor publique. Por ello, una corrida en vivo se inicia primero en el plano de control y luego en el plano de medios. La respuesta de creación del control implica disponibilidad del consumidor y el orquestador verifica esa precondición.</w:delText>
        </w:r>
      </w:del>
      <w:ins w:id="9686" w:author="Claude" w:date="2026-09-03T12:00:00Z">
        <w:r>
          <w:rPr>
            <w:rtl w:val="0"/>
          </w:rPr>
          <w:t xml:space="preserve">Todo consumidor se suscribe antes de que su productor publique, y el orquestador verifica esa precondición al crear la corrida, porque la respuesta de creación de un consumidor implica su disponibilidad. El orden efectivo de arranque de los módulos se documenta en la sección 17.4.</w:t>
        </w:r>
      </w:ins>
      <w:r w:rsidDel="00000000" w:rsidR="00000000" w:rsidRPr="00000000">
        <w:rPr>
          <w:rtl w:val="0"/>
        </w:rPr>
      </w:r>
    </w:p>
    <w:p w:rsidR="00000000" w:rsidDel="00000000" w:rsidP="00000000" w:rsidRDefault="00000000" w:rsidRPr="00000000" w14:paraId="000001B6">
      <w:pPr>
        <w:widowControl w:val="1"/>
        <w:spacing w:after="0" w:before="0" w:line="480" w:lineRule="auto"/>
        <w:ind w:firstLine="720"/>
        <w:rPr/>
      </w:pPr>
      <w:del w:id="9687" w:author="Claude" w:date="2026-09-03T12:00:00Z">
        <w:r w:rsidDel="00000000" w:rsidR="00000000" w:rsidRPr="00000000">
          <w:rPr>
            <w:b w:val="0"/>
            <w:bCs w:val="0"/>
            <w:i w:val="0"/>
            <w:iCs w:val="0"/>
            <w:rtl w:val="0"/>
          </w:rPr>
          <w:delText xml:space="preserve">La pérdida se detecta mediante huecos de secuencia. Un hueco incrementa </w:delText>
        </w:r>
      </w:del>
      <w:del w:id="9688" w:author="Claude" w:date="2026-09-03T12:00:00Z">
        <w:r w:rsidDel="00000000" w:rsidR="00000000" w:rsidRPr="00000000">
          <w:rPr>
            <w:rFonts w:ascii="Courier New" w:cs="Courier New" w:eastAsia="Courier New" w:hAnsi="Courier New"/>
            <w:b w:val="0"/>
            <w:bCs w:val="0"/>
            <w:i w:val="0"/>
            <w:iCs w:val="0"/>
            <w:sz w:val="21"/>
            <w:szCs w:val="21"/>
            <w:rtl w:val="0"/>
          </w:rPr>
          <w:delText xml:space="preserve">bus_dropped_events</w:delText>
        </w:r>
      </w:del>
      <w:del w:id="9689" w:author="Claude" w:date="2026-09-03T12:00:00Z">
        <w:r w:rsidDel="00000000" w:rsidR="00000000" w:rsidRPr="00000000">
          <w:rPr>
            <w:b w:val="0"/>
            <w:bCs w:val="0"/>
            <w:i w:val="0"/>
            <w:iCs w:val="0"/>
            <w:rtl w:val="0"/>
          </w:rPr>
          <w:delText xml:space="preserve">, degrada la corrida y queda expuesto en el reporte; nunca se interpreta como ausencia de evidencia en la escena.</w:delText>
        </w:r>
      </w:del>
      <w:ins w:id="9690" w:author="Claude" w:date="2026-09-03T12:00:00Z">
        <w:r>
          <w:rPr>
            <w:rtl w:val="0"/>
          </w:rPr>
          <w:t xml:space="preserve">La pérdida se detecta mediante huecos de secuencia. Un hueco incrementa </w:t>
        </w:r>
        <w:r>
          <w:rPr>
            <w:rFonts w:ascii="Courier New" w:cs="Courier New" w:eastAsia="Courier New" w:hAnsi="Courier New"/>
            <w:sz w:val="21"/>
            <w:szCs w:val="21"/>
            <w:rtl w:val="0"/>
          </w:rPr>
          <w:t xml:space="preserve">bus_dropped_events</w:t>
        </w:r>
        <w:r>
          <w:rPr>
            <w:rtl w:val="0"/>
          </w:rPr>
          <w:t xml:space="preserve">, degrada la corrida y queda expuesto en el reporte, y nunca se interpreta como ausencia de evidencia en la escena.</w:t>
        </w:r>
      </w:ins>
      <w:r w:rsidDel="00000000" w:rsidR="00000000" w:rsidRPr="00000000">
        <w:rPr>
          <w:rtl w:val="0"/>
        </w:rPr>
      </w:r>
    </w:p>
    <w:p w:rsidR="00000000" w:rsidDel="00000000" w:rsidP="00000000" w:rsidRDefault="00000000" w:rsidRPr="00000000" w14:paraId="000001B7">
      <w:pPr>
        <w:widowControl w:val="1"/>
        <w:spacing w:after="0" w:before="0" w:line="480" w:lineRule="auto"/>
        <w:ind w:firstLine="720"/>
        <w:rPr/>
      </w:pPr>
      <w:del w:id="9691" w:author="Claude" w:date="2026-09-03T12:00:00Z">
        <w:r w:rsidDel="00000000" w:rsidR="00000000" w:rsidRPr="00000000">
          <w:rPr>
            <w:b w:val="0"/>
            <w:bCs w:val="0"/>
            <w:i w:val="0"/>
            <w:iCs w:val="0"/>
            <w:rtl w:val="0"/>
          </w:rPr>
          <w:delText xml:space="preserve">El cierre de la corrida se propaga mediante un evento de ciclo de vida cuyo hito de finalización delimita el final lógico y permite cerrar consumidores, consolidar artefactos y distinguir un fin normal de una interrupción.</w:delText>
        </w:r>
      </w:del>
      <w:ins w:id="9692" w:author="Claude" w:date="2026-09-03T12:00:00Z">
        <w:r>
          <w:rPr>
            <w:rtl w:val="0"/>
          </w:rPr>
          <w:t xml:space="preserve">El cierre de la corrida se propaga mediante un evento de ciclo de vida cuyo hito de finalización delimita el final lógico y permite cerrar consumidores, consolidar artefactos y distinguir un fin normal de una interrupción.</w:t>
        </w:r>
      </w:ins>
      <w:r w:rsidDel="00000000" w:rsidR="00000000" w:rsidRPr="00000000">
        <w:rPr>
          <w:rtl w:val="0"/>
        </w:rPr>
      </w:r>
    </w:p>
    <w:p w:rsidR="00000000" w:rsidDel="00000000" w:rsidP="00000000" w:rsidRDefault="00000000" w:rsidRPr="00000000" w14:paraId="000001B8">
      <w:pPr>
        <w:widowControl w:val="1"/>
        <w:spacing w:after="0" w:before="0" w:line="480" w:lineRule="auto"/>
        <w:ind w:firstLine="720"/>
        <w:rPr/>
      </w:pPr>
      <w:del w:id="9693" w:author="Claude" w:date="2026-09-03T12:00:00Z">
        <w:r w:rsidDel="00000000" w:rsidR="00000000" w:rsidRPr="00000000">
          <w:rPr>
            <w:b w:val="0"/>
            <w:bCs w:val="0"/>
            <w:i w:val="0"/>
            <w:iCs w:val="0"/>
            <w:rtl w:val="0"/>
          </w:rPr>
          <w:delText xml:space="preserve">La sustitución futura por un broker conserva la misma frontera contractual. La durabilidad, la re-evaluación y la causalidad no dependen de la tecnología del canal, sino de la regla persistir-primero y de los esquemas versionados.</w:delText>
        </w:r>
      </w:del>
      <w:ins w:id="9694" w:author="Claude" w:date="2026-09-03T12:00:00Z">
        <w:r>
          <w:rPr>
            <w:rtl w:val="0"/>
          </w:rPr>
          <w:t xml:space="preserve">La sustitución futura por un broker conserva la misma frontera contractual, porque la durabilidad, la re-evaluación y la causalidad no dependen de la tecnología del canal sino de la regla de persistir antes de publicar y de los esquemas versionados.</w:t>
        </w:r>
      </w:ins>
      <w:r w:rsidDel="00000000" w:rsidR="00000000" w:rsidRPr="00000000">
        <w:rPr>
          <w:rtl w:val="0"/>
        </w:rPr>
      </w:r>
    </w:p>
    <w:p w:rsidR="00000000" w:rsidDel="00000000" w:rsidP="00000000" w:rsidRDefault="00000000" w:rsidRPr="00000000" w14:paraId="000001B9">
      <w:pPr>
        <w:pStyle w:val="Heading4"/>
        <w:keepNext w:val="1"/>
        <w:widowControl w:val="1"/>
        <w:spacing w:after="0" w:before="0" w:line="480" w:lineRule="auto"/>
        <w:ind w:firstLine="0"/>
        <w:rPr/>
      </w:pPr>
      <w:bookmarkStart w:colFirst="0" w:colLast="0" w:name="_heading=h.umzmyl9jw0lt" w:id="29"/>
      <w:bookmarkEnd w:id="29"/>
      <w:del w:id="9695" w:author="Claude" w:date="2026-09-03T12:00:00Z">
        <w:r w:rsidDel="00000000" w:rsidR="00000000" w:rsidRPr="00000000">
          <w:rPr>
            <w:rtl w:val="0"/>
          </w:rPr>
          <w:delText xml:space="preserve">17.3.9. Integración entre condición, estrategia de detección, patrón y alerta</w:delText>
        </w:r>
      </w:del>
      <w:ins w:id="9696" w:author="Claude" w:date="2026-09-03T12:00:00Z">
        <w:r>
          <w:rPr>
            <w:rtl w:val="0"/>
          </w:rPr>
          <w:t xml:space="preserve">17.3.6.4. Cadena de traducción entre condición, evidencia, patrón y alerta</w:t>
        </w:r>
      </w:ins>
    </w:p>
    <w:p w:rsidR="00000000" w:rsidDel="00000000" w:rsidP="00000000" w:rsidRDefault="00000000" w:rsidRPr="00000000" w14:paraId="000001BA">
      <w:pPr>
        <w:widowControl w:val="1"/>
        <w:spacing w:after="0" w:before="0" w:line="480" w:lineRule="auto"/>
        <w:ind w:firstLine="720"/>
        <w:rPr/>
      </w:pPr>
      <w:del w:id="9697" w:author="Claude" w:date="2026-09-03T12:00:00Z">
        <w:r w:rsidDel="00000000" w:rsidR="00000000" w:rsidRPr="00000000">
          <w:rPr>
            <w:rtl w:val="0"/>
          </w:rPr>
          <w:delText xml:space="preserve">Esta sección precisa cómo las condiciones de riesgo definidas metodológicamente se materializan dentro de la arquitectura. Su finalidad es vincular la condición observable con una estrategia de detección, la evidencia perceptiva publicada por el plano de medios, la evaluación del patrón en el plano de control y el registro de una alerta interna por episodio. De este modo, la plataforma evita tratar los prompts como condiciones completas o las detecciones individuales como alertas directas, conservando una cadena causal trazable entre percepción, evaluación y salida asistiva.</w:delText>
        </w:r>
      </w:del>
      <w:ins w:id="9698" w:author="Claude" w:date="2026-09-03T12:00:00Z">
        <w:r>
          <w:rPr>
            <w:rtl w:val="0"/>
          </w:rPr>
          <w:t xml:space="preserve">La cadena que va de la condición observable hasta la alerta atraviesa los dos planos. La condición del catálogo metodológico define qué fenómeno se monitorea, la estrategia de detección establece si la evidencia se busca mediante un prompt directo, una combinación de consultas, evidencia auxiliar o reglas contextuales, el plano de medios publica evidencia perceptiva normalizada y el plano de control la evalúa mediante el patrón correspondiente. Cuando la evaluación confirma el episodio, registra una alerta interna, que es una salida asistiva del sistema y no equivale a una notificación externa ni a una certificación normativa. La Figura 4.4 resume esa cadena.</w:t>
        </w:r>
      </w:ins>
    </w:p>
    <w:p w:rsidR="00000000" w:rsidDel="00000000" w:rsidP="00000000" w:rsidRDefault="00000000" w:rsidRPr="00000000" w14:paraId="000001BB">
      <w:pPr>
        <w:pStyle w:val="Heading4"/>
        <w:keepNext w:val="1"/>
        <w:widowControl w:val="1"/>
        <w:spacing w:after="0" w:before="0" w:line="480" w:lineRule="auto"/>
        <w:ind w:firstLine="0"/>
        <w:rPr>
          <w:del w:id="9700" w:author="Claude" w:date="2026-09-03T12:00:00Z"/>
        </w:rPr>
      </w:pPr>
      <w:bookmarkStart w:colFirst="0" w:colLast="0" w:name="_heading=h.fx8vsb42ww9b" w:id="30"/>
      <w:bookmarkEnd w:id="30"/>
      <w:del w:id="9699" w:author="Claude" w:date="2026-09-03T12:00:00Z">
        <w:r w:rsidDel="00000000" w:rsidR="00000000" w:rsidRPr="00000000">
          <w:rPr>
            <w:rtl w:val="0"/>
          </w:rPr>
          <w:delText xml:space="preserve">17.3.9.1. Cadena de traducción arquitectónica</w:delText>
        </w:r>
      </w:del>
    </w:p>
    <w:p w:rsidR="00000000" w:rsidDel="00000000" w:rsidP="00000000" w:rsidRDefault="00000000" w:rsidRPr="00000000" w14:paraId="000001BC">
      <w:pPr>
        <w:widowControl w:val="1"/>
        <w:spacing w:after="0" w:before="0" w:line="480" w:lineRule="auto"/>
        <w:ind w:firstLine="720"/>
        <w:rPr>
          <w:del w:id="9702" w:author="Claude" w:date="2026-09-03T12:00:00Z"/>
        </w:rPr>
      </w:pPr>
      <w:del w:id="9701" w:author="Claude" w:date="2026-09-03T12:00:00Z">
        <w:r w:rsidDel="00000000" w:rsidR="00000000" w:rsidRPr="00000000">
          <w:rPr>
            <w:rtl w:val="0"/>
          </w:rPr>
          <w:delText xml:space="preserve">La cadena de traducción comienza con una condición observable del catálogo metodológico. Esa condición define qué fenómeno se desea monitorear, pero no determina por sí misma cómo debe detectarse. La estrategia de detección cumple esa función: establece si la evidencia se buscará mediante un prompt directo, una combinación de consultas, evidencia auxiliar o reglas contextuales habilitadas por la configuración de corrida.</w:delText>
        </w:r>
      </w:del>
    </w:p>
    <w:p w:rsidR="00000000" w:rsidDel="00000000" w:rsidP="00000000" w:rsidRDefault="00000000" w:rsidRPr="00000000" w14:paraId="000001BD">
      <w:pPr>
        <w:widowControl w:val="1"/>
        <w:spacing w:after="0" w:before="0" w:line="480" w:lineRule="auto"/>
        <w:ind w:firstLine="720"/>
        <w:rPr>
          <w:del w:id="9704" w:author="Claude" w:date="2026-09-03T12:00:00Z"/>
        </w:rPr>
      </w:pPr>
      <w:del w:id="9703" w:author="Claude" w:date="2026-09-03T12:00:00Z">
        <w:r w:rsidDel="00000000" w:rsidR="00000000" w:rsidRPr="00000000">
          <w:rPr>
            <w:rtl w:val="0"/>
          </w:rPr>
          <w:delText xml:space="preserve">El plano de medios aplica la estrategia configurada y publica evidencia perceptiva normalizada. Esa evidencia queda asociada a la corrida, la fuente, el modelo, los prompts activos, los umbrales y la referencia temporal correspondiente. Sin embargo, todavía no constituye una alerta. Su función es alimentar al plano de control con información comparable y trazable.</w:delText>
        </w:r>
      </w:del>
    </w:p>
    <w:p w:rsidR="00000000" w:rsidDel="00000000" w:rsidP="00000000" w:rsidRDefault="00000000" w:rsidRPr="00000000" w14:paraId="000001BE">
      <w:pPr>
        <w:widowControl w:val="1"/>
        <w:spacing w:after="0" w:before="0" w:line="480" w:lineRule="auto"/>
        <w:ind w:firstLine="720"/>
        <w:rPr>
          <w:del w:id="9706" w:author="Claude" w:date="2026-09-03T12:00:00Z"/>
        </w:rPr>
      </w:pPr>
      <w:del w:id="9705" w:author="Claude" w:date="2026-09-03T12:00:00Z">
        <w:r w:rsidDel="00000000" w:rsidR="00000000" w:rsidRPr="00000000">
          <w:rPr>
            <w:rtl w:val="0"/>
          </w:rPr>
          <w:delText xml:space="preserve">El plano de control evalúa esa evidencia mediante el patrón correspondiente y, cuando la evaluación confirma el episodio, registra una alerta interna. Esa alerta es una salida asistiva del sistema: no equivale a una notificación externa ni a una certificación normativa.</w:delText>
        </w:r>
      </w:del>
    </w:p>
    <w:p w:rsidR="00000000" w:rsidDel="00000000" w:rsidP="00000000" w:rsidRDefault="00000000" w:rsidRPr="00000000" w14:paraId="000001BF">
      <w:pPr>
        <w:keepNext w:val="1"/>
        <w:widowControl w:val="1"/>
        <w:spacing w:after="0" w:before="0" w:line="480" w:lineRule="auto"/>
        <w:ind w:left="0" w:firstLine="720"/>
        <w:rPr>
          <w:b w:val="1"/>
          <w:bCs w:val="1"/>
        </w:rPr>
      </w:pPr>
      <w:del w:id="9707" w:author="Claude" w:date="2026-09-03T12:00:00Z">
        <w:r w:rsidDel="00000000" w:rsidR="00000000" w:rsidRPr="00000000">
          <w:rPr>
            <w:b w:val="1"/>
            <w:bCs w:val="1"/>
            <w:i w:val="0"/>
            <w:iCs w:val="0"/>
            <w:rtl w:val="0"/>
          </w:rPr>
          <w:delText xml:space="preserve">Figura 4.5</w:delText>
        </w:r>
      </w:del>
      <w:ins w:id="9708" w:author="Claude" w:date="2026-09-03T12:00:00Z">
        <w:r>
          <w:rPr>
            <w:b w:val="1"/>
            <w:bCs w:val="1"/>
            <w:rtl w:val="0"/>
          </w:rPr>
          <w:t xml:space="preserve">Figura 4.4</w:t>
        </w:r>
      </w:ins>
      <w:r w:rsidDel="00000000" w:rsidR="00000000" w:rsidRPr="00000000">
        <w:rPr>
          <w:rtl w:val="0"/>
        </w:rPr>
      </w:r>
    </w:p>
    <w:p w:rsidR="00000000" w:rsidDel="00000000" w:rsidP="00000000" w:rsidRDefault="00000000" w:rsidRPr="00000000" w14:paraId="000001C0">
      <w:pPr>
        <w:keepNext w:val="1"/>
        <w:widowControl w:val="1"/>
        <w:spacing w:after="0" w:before="0" w:line="480" w:lineRule="auto"/>
        <w:ind w:firstLine="720"/>
        <w:rPr>
          <w:b w:val="1"/>
          <w:bCs w:val="1"/>
        </w:rPr>
      </w:pPr>
      <w:r w:rsidDel="00000000" w:rsidR="00000000" w:rsidRPr="00000000">
        <w:rPr>
          <w:b w:val="0"/>
          <w:bCs w:val="0"/>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1C1">
      <w:pPr>
        <w:keepNext w:val="1"/>
        <w:widowControl w:val="1"/>
        <w:spacing w:after="0" w:before="0" w:line="480" w:lineRule="auto"/>
        <w:ind w:firstLine="720"/>
        <w:jc w:val="center"/>
        <w:rPr/>
      </w:pPr>
      <w:r w:rsidDel="00000000" w:rsidR="00000000" w:rsidRPr="00000000">
        <w:rPr/>
        <w:drawing>
          <wp:inline distB="0" distT="0" distL="114300" distR="114300">
            <wp:extent cx="5669280" cy="1575108"/>
            <wp:effectExtent b="0" l="0" r="0" t="0"/>
            <wp:docPr descr="Cadena de traducción entre condición, estrategia, evidencia, patrón y alerta." id="25" name="image6.png"/>
            <a:graphic>
              <a:graphicData uri="http://schemas.openxmlformats.org/drawingml/2006/picture">
                <pic:pic>
                  <pic:nvPicPr>
                    <pic:cNvPr descr="Cadena de traducción entre condición, estrategia, evidencia, patrón y alerta." id="0" name="image6.png"/>
                    <pic:cNvPicPr preferRelativeResize="0"/>
                  </pic:nvPicPr>
                  <pic:blipFill>
                    <a:blip r:embed="rId13"/>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widowControl w:val="1"/>
        <w:spacing w:after="0" w:before="0" w:line="480" w:lineRule="auto"/>
        <w:ind w:left="0" w:firstLine="720"/>
        <w:rPr/>
      </w:pPr>
      <w:del w:id="9709" w:author="Claude" w:date="2026-09-03T12:00:00Z">
        <w:r w:rsidDel="00000000" w:rsidR="00000000" w:rsidRPr="00000000">
          <w:rPr>
            <w:b w:val="1"/>
            <w:bCs w:val="1"/>
            <w:rtl w:val="0"/>
          </w:rPr>
          <w:delText xml:space="preserve">Nota.</w:delText>
        </w:r>
      </w:del>
      <w:del w:id="9710" w:author="Claude" w:date="2026-09-03T12:00:00Z">
        <w:r w:rsidDel="00000000" w:rsidR="00000000" w:rsidRPr="00000000">
          <w:rPr>
            <w:rtl w:val="0"/>
          </w:rPr>
          <w:delText xml:space="preserve"> La figura muestra cómo una condición definida metodológicamente se materializa en la arquitectura. La estrategia orienta la producción de evidencia en el plano de medios; el patrón evalúa esa evidencia en el plano de control; y la alerta interna registra el episodio confirmado.</w:delText>
        </w:r>
      </w:del>
      <w:ins w:id="9711" w:author="Claude" w:date="2026-09-03T12:00:00Z">
        <w:r>
          <w:rPr>
            <w:b w:val="1"/>
            <w:bCs w:val="1"/>
            <w:rtl w:val="0"/>
          </w:rPr>
          <w:t xml:space="preserve">Nota.</w:t>
        </w:r>
        <w:r>
          <w:rPr>
            <w:rtl w:val="0"/>
          </w:rPr>
          <w:t xml:space="preserve"> La figura muestra cómo una condición definida metodológicamente se materializa en la arquitectura. La estrategia orienta la producción de evidencia en el plano de medios, el patrón la evalúa en el plano de control y la alerta interna registra el episodio confirmado.</w:t>
        </w:r>
      </w:ins>
    </w:p>
    <w:p w:rsidR="00000000" w:rsidDel="00000000" w:rsidP="00000000" w:rsidRDefault="00000000" w:rsidRPr="00000000" w14:paraId="000001C3">
      <w:pPr>
        <w:pStyle w:val="Heading4"/>
        <w:keepNext w:val="1"/>
        <w:widowControl w:val="1"/>
        <w:spacing w:after="0" w:before="0" w:line="480" w:lineRule="auto"/>
        <w:ind w:firstLine="0"/>
        <w:rPr>
          <w:del w:id="9713" w:author="Claude" w:date="2026-09-03T12:00:00Z"/>
        </w:rPr>
      </w:pPr>
      <w:bookmarkStart w:colFirst="0" w:colLast="0" w:name="_heading=h.vhc4eec8h3ze" w:id="31"/>
      <w:bookmarkEnd w:id="31"/>
      <w:del w:id="9712" w:author="Claude" w:date="2026-09-03T12:00:00Z">
        <w:r w:rsidDel="00000000" w:rsidR="00000000" w:rsidRPr="00000000">
          <w:rPr>
            <w:rtl w:val="0"/>
          </w:rPr>
          <w:delText xml:space="preserve">17.3.9.2. Estrategia adoptada para el núcleo validable</w:delText>
        </w:r>
      </w:del>
    </w:p>
    <w:p w:rsidR="00000000" w:rsidDel="00000000" w:rsidP="00000000" w:rsidRDefault="00000000" w:rsidRPr="00000000" w14:paraId="000001C4">
      <w:pPr>
        <w:spacing w:after="0" w:before="0" w:line="480" w:lineRule="auto"/>
        <w:ind w:firstLine="720"/>
        <w:rPr>
          <w:del w:id="9715" w:author="Claude" w:date="2026-09-03T12:00:00Z"/>
        </w:rPr>
      </w:pPr>
      <w:del w:id="9714" w:author="Claude" w:date="2026-09-03T12:00:00Z">
        <w:r w:rsidDel="00000000" w:rsidR="00000000" w:rsidRPr="00000000">
          <w:rPr>
            <w:rtl w:val="0"/>
          </w:rPr>
          <w:delText xml:space="preserve">Para el núcleo validable se adopta la estrategia indirecta con inferencia espacial de ausencia (E-IND). La frontera que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delText>
        </w:r>
      </w:del>
    </w:p>
    <w:p w:rsidR="00000000" w:rsidDel="00000000" w:rsidP="00000000" w:rsidRDefault="00000000" w:rsidRPr="00000000" w14:paraId="000001C5">
      <w:pPr>
        <w:spacing w:after="0" w:before="0" w:line="480" w:lineRule="auto"/>
        <w:ind w:firstLine="720"/>
        <w:rPr>
          <w:del w:id="9717" w:author="Claude" w:date="2026-09-03T12:00:00Z"/>
        </w:rPr>
      </w:pPr>
      <w:del w:id="9716" w:author="Claude" w:date="2026-09-03T12:00:00Z">
        <w:r w:rsidDel="00000000" w:rsidR="00000000" w:rsidRPr="00000000">
          <w:rPr>
            <w:rtl w:val="0"/>
          </w:rPr>
          <w:delText xml:space="preserve">La estrategia se adopta por auditabilidad: cada evaluación puede reconstruirse a partir de la caja del sujeto, la región analizada, las detecciones de protección, los umbrales y la regla aplicada, de modo que la ausencia no se presenta como una conclusión opaca del modelo. La detección directa (E-DIR) y las variantes híbridas (E-HYB) se conservan como ramas comparativas configurables, con conjuntos de prompts y reglas identificados por separado; comparten los contratos de publicación, evaluación temporal y registro, de modo que la comparación no requiera alterar la arquitectura central.</w:delText>
        </w:r>
      </w:del>
    </w:p>
    <w:p w:rsidR="00000000" w:rsidDel="00000000" w:rsidP="00000000" w:rsidRDefault="00000000" w:rsidRPr="00000000" w14:paraId="000001C6">
      <w:pPr>
        <w:pStyle w:val="Heading4"/>
        <w:keepNext w:val="1"/>
        <w:widowControl w:val="1"/>
        <w:spacing w:after="0" w:before="0" w:line="480" w:lineRule="auto"/>
        <w:ind w:firstLine="0"/>
        <w:rPr>
          <w:del w:id="9719" w:author="Claude" w:date="2026-09-03T12:00:00Z"/>
        </w:rPr>
      </w:pPr>
      <w:del w:id="9718" w:author="Claude" w:date="2026-09-03T12:00:00Z">
        <w:r w:rsidDel="00000000" w:rsidR="00000000" w:rsidRPr="00000000">
          <w:rPr>
            <w:rtl w:val="0"/>
          </w:rPr>
          <w:delText xml:space="preserve">17.3.9.3. Comparabilidad entre estrategias</w:delText>
        </w:r>
      </w:del>
    </w:p>
    <w:p w:rsidR="00000000" w:rsidDel="00000000" w:rsidP="00000000" w:rsidRDefault="00000000" w:rsidRPr="00000000" w14:paraId="000001C7">
      <w:pPr>
        <w:spacing w:after="0" w:before="0" w:line="480" w:lineRule="auto"/>
        <w:ind w:firstLine="720"/>
        <w:rPr>
          <w:del w:id="9721" w:author="Claude" w:date="2026-09-03T12:00:00Z"/>
        </w:rPr>
      </w:pPr>
      <w:del w:id="9720" w:author="Claude" w:date="2026-09-03T12:00:00Z">
        <w:r w:rsidDel="00000000" w:rsidR="00000000" w:rsidRPr="00000000">
          <w:rPr>
            <w:rtl w:val="0"/>
          </w:rPr>
          <w:delText xml:space="preserve">Para que la comparación entre variantes sea posible, cada evidencia publicada conserva el vínculo con la condición que representa, la estrategia de detección utilizada y la configuración efectiva de la corrida. Una misma condición puede evaluarse con distintas estrategias sin alterar la semántica del sistema, siempre que la corrida declare la variante utilizada y los eventos resultantes conserven esa referencia. Es esa referencia declarada, y no una reinterpretación posterior de los artefactos, la que permite atribuir una diferencia de resultados a la estrategia evaluada y no a un cambio no declarado en la cadena.</w:delText>
        </w:r>
      </w:del>
    </w:p>
    <w:p w:rsidR="00000000" w:rsidDel="00000000" w:rsidP="00000000" w:rsidRDefault="00000000" w:rsidRPr="00000000" w14:paraId="000001C8">
      <w:pPr>
        <w:pStyle w:val="Heading3"/>
        <w:keepNext w:val="1"/>
        <w:widowControl w:val="1"/>
        <w:spacing w:after="0" w:before="0" w:line="480" w:lineRule="auto"/>
        <w:ind w:firstLine="0"/>
        <w:rPr/>
      </w:pPr>
      <w:bookmarkStart w:colFirst="0" w:colLast="0" w:name="_heading=h.k5h9bdazxpiu" w:id="32"/>
      <w:bookmarkEnd w:id="32"/>
      <w:del w:id="9722" w:author="Claude" w:date="2026-09-03T12:00:00Z">
        <w:r w:rsidDel="00000000" w:rsidR="00000000" w:rsidRPr="00000000">
          <w:rPr>
            <w:rtl w:val="0"/>
          </w:rPr>
          <w:delText xml:space="preserve">17.3.10. Distribución de alertas confirmadas</w:delText>
        </w:r>
      </w:del>
      <w:ins w:id="9723" w:author="Claude" w:date="2026-09-03T12:00:00Z">
        <w:r>
          <w:rPr>
            <w:rtl w:val="0"/>
          </w:rPr>
          <w:t xml:space="preserve">17.3.7. Distribución de alertas confirmadas</w:t>
        </w:r>
      </w:ins>
    </w:p>
    <w:p w:rsidR="00000000" w:rsidDel="00000000" w:rsidP="00000000" w:rsidRDefault="00000000" w:rsidRPr="00000000" w14:paraId="000001C9">
      <w:pPr>
        <w:widowControl w:val="1"/>
        <w:spacing w:after="0" w:line="480" w:lineRule="auto"/>
        <w:ind w:firstLine="720"/>
        <w:rPr/>
      </w:pPr>
      <w:del w:id="9724" w:author="Claude" w:date="2026-09-03T12:00:00Z">
        <w:r w:rsidDel="00000000" w:rsidR="00000000" w:rsidRPr="00000000">
          <w:rPr>
            <w:i w:val="0"/>
            <w:iCs w:val="0"/>
            <w:rtl w:val="0"/>
          </w:rPr>
          <w:delText xml:space="preserve">La alerta interna es el hecho terminal del plano de control, pero todavía no es un aviso. Esta sección define el tramo que la convierte en entregas observables sin incorporar la comunicación a la ruta que la produjo.</w:delText>
        </w:r>
      </w:del>
      <w:ins w:id="9725" w:author="Claude" w:date="2026-09-03T12:00:00Z">
        <w:r>
          <w:rPr>
            <w:rtl w:val="0"/>
          </w:rPr>
          <w:t xml:space="preserve">La alerta interna es el hecho terminal del plano de control y todavía no es un aviso. El tramo de distribución la convierte en intentos de entrega registrados sin participar del razonamiento que la produjo.</w:t>
        </w:r>
      </w:ins>
      <w:r w:rsidDel="00000000" w:rsidR="00000000" w:rsidRPr="00000000">
        <w:rPr>
          <w:rtl w:val="0"/>
        </w:rPr>
      </w:r>
    </w:p>
    <w:p w:rsidR="00000000" w:rsidDel="00000000" w:rsidP="00000000" w:rsidRDefault="00000000" w:rsidRPr="00000000" w14:paraId="000001CA">
      <w:pPr>
        <w:pStyle w:val="Heading4"/>
        <w:keepNext w:val="1"/>
        <w:widowControl w:val="1"/>
        <w:spacing w:after="0" w:before="0" w:line="480" w:lineRule="auto"/>
        <w:ind w:firstLine="0"/>
        <w:rPr>
          <w:del w:id="9727" w:author="Claude" w:date="2026-09-03T12:00:00Z"/>
        </w:rPr>
      </w:pPr>
      <w:del w:id="9726" w:author="Claude" w:date="2026-09-03T12:00:00Z">
        <w:r w:rsidDel="00000000" w:rsidR="00000000" w:rsidRPr="00000000">
          <w:rPr>
            <w:i w:val="0"/>
            <w:iCs w:val="0"/>
            <w:rtl w:val="0"/>
          </w:rPr>
          <w:delText xml:space="preserve">17.3.10.1. Función arquitectónica de la distribución</w:delText>
        </w:r>
      </w:del>
      <w:r w:rsidDel="00000000" w:rsidR="00000000" w:rsidRPr="00000000">
        <w:rPr>
          <w:rtl w:val="0"/>
        </w:rPr>
      </w:r>
    </w:p>
    <w:p w:rsidR="00000000" w:rsidDel="00000000" w:rsidP="00000000" w:rsidRDefault="00000000" w:rsidRPr="00000000" w14:paraId="000001CB">
      <w:pPr>
        <w:widowControl w:val="1"/>
        <w:spacing w:after="0" w:before="0" w:line="480" w:lineRule="auto"/>
        <w:ind w:firstLine="720"/>
        <w:rPr/>
      </w:pPr>
      <w:del w:id="9728" w:author="Claude" w:date="2026-09-03T12:00:00Z">
        <w:r w:rsidDel="00000000" w:rsidR="00000000" w:rsidRPr="00000000">
          <w:rPr>
            <w:rtl w:val="0"/>
          </w:rPr>
          <w:delText xml:space="preserve">La función arquitectónica de la distribución es transformar una alerta ya confirmada en intentos de entrega registrados, sin participar del razonamiento que la produjo. El plano de control publica cada alerta confirmada en un bus de alertas dedicado; el módulo de distribución la consume desde allí, aplica la política de notificación y registra el resultado de cada intento. No constituye un tercer plano ni un cuarto rol funcional: es un módulo desacoplado, y esa condición es la que impide que la indisponibilidad de un canal externo se propague al motor de patrones.</w:delText>
        </w:r>
      </w:del>
      <w:ins w:id="9729" w:author="Claude" w:date="2026-09-03T12:00:00Z">
        <w:r>
          <w:rPr>
            <w:rtl w:val="0"/>
          </w:rPr>
          <w:t xml:space="preserve">El plano de control publica cada alerta confirmada en un bus de alertas dedicado, y el módulo de distribución la consume desde allí, aplica la política de notificación y registra el resultado de cada intento. No constituye un tercer plano ni un cuarto rol funcional, sino un módulo desacoplado, y esa condición es la que impide que la indisponibilidad de un canal externo se propague al motor de patrones.</w:t>
        </w:r>
      </w:ins>
    </w:p>
    <w:p w:rsidR="00000000" w:rsidDel="00000000" w:rsidP="00000000" w:rsidRDefault="00000000" w:rsidRPr="00000000" w14:paraId="000001CC">
      <w:pPr>
        <w:widowControl w:val="1"/>
        <w:spacing w:after="0" w:before="0" w:line="480" w:lineRule="auto"/>
        <w:ind w:firstLine="720"/>
        <w:rPr/>
      </w:pPr>
      <w:del w:id="9730" w:author="Claude" w:date="2026-09-03T12:00:00Z">
        <w:r w:rsidDel="00000000" w:rsidR="00000000" w:rsidRPr="00000000">
          <w:rPr>
            <w:b w:val="0"/>
            <w:bCs w:val="0"/>
            <w:i w:val="0"/>
            <w:iCs w:val="0"/>
            <w:rtl w:val="0"/>
          </w:rPr>
          <w:delText xml:space="preserve">El pipeline de distribución comprende una fuente de alertas, una política de notificación, un sobre versionado, un adaptador de canal y un </w:delText>
        </w:r>
      </w:del>
      <w:del w:id="973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ledger</w:delText>
        </w:r>
      </w:del>
      <w:del w:id="9732" w:author="Claude" w:date="2026-09-03T12:00:00Z">
        <w:r w:rsidDel="00000000" w:rsidR="00000000" w:rsidRPr="00000000">
          <w:rPr>
            <w:b w:val="0"/>
            <w:bCs w:val="0"/>
            <w:i w:val="0"/>
            <w:iCs w:val="0"/>
            <w:rtl w:val="0"/>
          </w:rPr>
          <w:delText xml:space="preserve"> de entregas. La misma lógica admite relectura DBE desde artefactos persistidos y consumo EBE desde el bus de alertas, sin modificar la semántica de la alerta de entrada.</w:delText>
        </w:r>
      </w:del>
      <w:ins w:id="9733" w:author="Claude" w:date="2026-09-03T12:00:00Z">
        <w:r>
          <w:rPr>
            <w:rtl w:val="0"/>
          </w:rPr>
          <w:t xml:space="preserve">El pipeline de distribución comprende una fuente de alertas, una política de notificación, un sobre versionado, un adaptador de canal y un </w:t>
        </w:r>
        <w:r>
          <w:rPr>
            <w:rFonts w:ascii="Courier New" w:cs="Courier New" w:eastAsia="Courier New" w:hAnsi="Courier New"/>
            <w:sz w:val="21"/>
            <w:szCs w:val="21"/>
            <w:rtl w:val="0"/>
          </w:rPr>
          <w:t xml:space="preserve">ledger</w:t>
        </w:r>
        <w:r>
          <w:rPr>
            <w:rtl w:val="0"/>
          </w:rPr>
          <w:t xml:space="preserve"> de entregas. La misma lógica admite la relectura desde artefactos persistidos y el consumo en vivo desde el bus de alertas, sin modificar la semántica de la alerta de entrada.</w:t>
        </w:r>
      </w:ins>
      <w:r w:rsidDel="00000000" w:rsidR="00000000" w:rsidRPr="00000000">
        <w:rPr>
          <w:rtl w:val="0"/>
        </w:rPr>
      </w:r>
    </w:p>
    <w:p w:rsidR="00000000" w:rsidDel="00000000" w:rsidP="00000000" w:rsidRDefault="00000000" w:rsidRPr="00000000" w14:paraId="000001CD">
      <w:pPr>
        <w:widowControl w:val="1"/>
        <w:spacing w:after="0" w:before="0" w:line="480" w:lineRule="auto"/>
        <w:ind w:firstLine="720"/>
        <w:rPr/>
      </w:pPr>
      <w:del w:id="9734" w:author="Claude" w:date="2026-09-03T12:00:00Z">
        <w:r w:rsidDel="00000000" w:rsidR="00000000" w:rsidRPr="00000000">
          <w:rPr>
            <w:b w:val="0"/>
            <w:bCs w:val="0"/>
            <w:i w:val="0"/>
            <w:iCs w:val="0"/>
            <w:rtl w:val="0"/>
          </w:rPr>
          <w:delText xml:space="preserve">La política ordinaria prioriza trazabilidad, idempotencia y operación no bloqueante. Una falla del canal genera un resultado de entrega y un error interpretable, pero no invalida ni elimina la alerta interna.</w:delText>
        </w:r>
      </w:del>
      <w:ins w:id="9735" w:author="Claude" w:date="2026-09-03T12:00:00Z">
        <w:r>
          <w:rPr>
            <w:rtl w:val="0"/>
          </w:rPr>
          <w:t xml:space="preserve">La política ordinaria prioriza trazabilidad, idempotencia y operación no bloqueante. Una falla del canal genera un resultado de entrega y un error interpretable, y no invalida ni elimina la alerta interna. Toda notificación externa es una salida derivada de la alerta interna y se mide por separado.</w:t>
        </w:r>
      </w:ins>
      <w:r w:rsidDel="00000000" w:rsidR="00000000" w:rsidRPr="00000000">
        <w:rPr>
          <w:rtl w:val="0"/>
        </w:rPr>
      </w:r>
    </w:p>
    <w:p w:rsidR="00000000" w:rsidDel="00000000" w:rsidP="00000000" w:rsidRDefault="00000000" w:rsidRPr="00000000" w14:paraId="000001CE">
      <w:pPr>
        <w:pStyle w:val="Heading4"/>
        <w:keepNext w:val="1"/>
        <w:widowControl w:val="1"/>
        <w:spacing w:after="0" w:before="0" w:line="480" w:lineRule="auto"/>
        <w:ind w:firstLine="0"/>
        <w:rPr>
          <w:del w:id="9738" w:author="Claude" w:date="2026-09-03T12:00:00Z"/>
        </w:rPr>
      </w:pPr>
      <w:del w:id="9736" w:author="Claude" w:date="2026-09-03T12:00:00Z">
        <w:r w:rsidDel="00000000" w:rsidR="00000000" w:rsidRPr="00000000">
          <w:rPr>
            <w:i w:val="0"/>
            <w:iCs w:val="0"/>
            <w:rtl w:val="0"/>
          </w:rPr>
          <w:delText xml:space="preserve">17.3.10.2. Consumidores, canales y control de ciclo de vida</w:delText>
        </w:r>
      </w:del>
      <w:del w:id="9737" w:author="Claude" w:date="2026-09-03T12:00:00Z">
        <w:r w:rsidDel="00000000" w:rsidR="00000000" w:rsidRPr="00000000">
          <w:rPr>
            <w:rtl w:val="0"/>
          </w:rPr>
          <w:delText xml:space="preserve">.</w:delText>
        </w:r>
      </w:del>
    </w:p>
    <w:p w:rsidR="00000000" w:rsidDel="00000000" w:rsidP="00000000" w:rsidRDefault="00000000" w:rsidRPr="00000000" w14:paraId="000001CF">
      <w:pPr>
        <w:widowControl w:val="1"/>
        <w:spacing w:after="0" w:before="0" w:line="480" w:lineRule="auto"/>
        <w:ind w:firstLine="720"/>
        <w:rPr/>
      </w:pPr>
      <w:del w:id="9739" w:author="Claude" w:date="2026-09-03T12:00:00Z">
        <w:r w:rsidDel="00000000" w:rsidR="00000000" w:rsidRPr="00000000">
          <w:rPr>
            <w:rtl w:val="0"/>
          </w:rPr>
          <w:delText xml:space="preserve">El tramo de distribución separa el dato del gobierno. Las alertas confirmadas llegan por el bus de alertas dedicado, en sentido único desde el plano de control. Las órdenes de ciclo de vida, en cambio, llegan por una interfaz de gobierno propia del módulo, que permite crear, consultar, cancelar y descartar corridas de entrega. La interfaz de inspección y el orquestador experimental lo gobiernan por esa vía —del mismo modo que a los otros módulos— y nunca consumen el bus directamente. Para la relectura DBE el módulo conserva una entrada offline sobre alertas persistidas. Ambos caminos utilizan los mismos contratos de alerta interna, sobre de notificación y registro de entrega, por lo que la modalidad de ejecución no modifica la semántica de la alerta ni del resultado de entrega.</w:delText>
        </w:r>
      </w:del>
      <w:ins w:id="9740" w:author="Claude" w:date="2026-09-03T12:00:00Z">
        <w:r>
          <w:rPr>
            <w:rtl w:val="0"/>
          </w:rPr>
          <w:t xml:space="preserve">El tramo separa el dato del gobierno. Las alertas confirmadas llegan por el bus de alertas en sentido único desde el plano de control, mientras que las órdenes de ciclo de vida llegan por una interfaz de gobierno propia del módulo, que permite crear, consultar, cancelar y descartar corridas de entrega. Para la relectura diferida el módulo conserva una entrada offline sobre alertas persistidas, y ambos caminos utilizan los mismos contratos de alerta interna, sobre de notificación y registro de entrega, por lo que la modalidad de ejecución no modifica la semántica de la alerta ni la del resultado.</w:t>
        </w:r>
      </w:ins>
    </w:p>
    <w:p w:rsidR="00000000" w:rsidDel="00000000" w:rsidP="00000000" w:rsidRDefault="00000000" w:rsidRPr="00000000" w14:paraId="000001D0">
      <w:pPr>
        <w:widowControl w:val="1"/>
        <w:spacing w:after="0" w:before="0" w:line="480" w:lineRule="auto"/>
        <w:ind w:firstLine="720"/>
        <w:rPr/>
      </w:pPr>
      <w:r w:rsidDel="00000000" w:rsidR="00000000" w:rsidRPr="00000000">
        <w:rPr>
          <w:b w:val="0"/>
          <w:bCs w:val="0"/>
          <w:i w:val="0"/>
          <w:iCs w:val="0"/>
          <w:rtl w:val="0"/>
        </w:rPr>
        <w:t xml:space="preserve">La Tabla 45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1D1">
      <w:pPr>
        <w:keepNext w:val="1"/>
        <w:widowControl w:val="1"/>
        <w:spacing w:after="0" w:before="0" w:line="480" w:lineRule="auto"/>
        <w:ind w:left="0" w:firstLine="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D2">
      <w:pPr>
        <w:keepNext w:val="1"/>
        <w:widowControl w:val="1"/>
        <w:spacing w:after="0" w:before="0" w:line="480" w:lineRule="auto"/>
        <w:ind w:left="0" w:firstLine="0"/>
        <w:rPr/>
      </w:pPr>
      <w:r w:rsidDel="00000000" w:rsidR="00000000" w:rsidRPr="00000000">
        <w:rPr>
          <w:b w:val="0"/>
          <w:bCs w:val="0"/>
          <w:i w:val="1"/>
          <w:iCs w:val="1"/>
          <w:rtl w:val="0"/>
        </w:rPr>
        <w:t xml:space="preserve">Consumidores y salidas del tramo de distribución</w:t>
      </w:r>
      <w:r w:rsidDel="00000000" w:rsidR="00000000" w:rsidRPr="00000000">
        <w:rPr>
          <w:rtl w:val="0"/>
        </w:rPr>
      </w:r>
    </w:p>
    <w:tbl>
      <w:tblPr>
        <w:tblStyle w:val="Table7"/>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D3">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4">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5">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Tratamiento arquitectónico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6">
            <w:pPr>
              <w:widowControl w:val="1"/>
              <w:spacing w:after="0" w:before="0" w:line="480" w:lineRule="auto"/>
              <w:ind w:firstLine="0"/>
              <w:rPr>
                <w:sz w:val="28"/>
                <w:szCs w:val="28"/>
              </w:rPr>
            </w:pPr>
            <w:r w:rsidDel="00000000" w:rsidR="00000000" w:rsidRPr="00000000">
              <w:rPr>
                <w:rFonts w:ascii="Courier New" w:cs="Courier New" w:eastAsia="Courier New" w:hAnsi="Courier New"/>
                <w:i w:val="0"/>
                <w:iCs w:val="0"/>
                <w:sz w:val="21"/>
                <w:szCs w:val="21"/>
                <w:rtl w:val="0"/>
              </w:rPr>
              <w:t xml:space="preserve">MQTT</w:t>
            </w:r>
            <w:r w:rsidDel="00000000" w:rsidR="00000000" w:rsidRPr="00000000">
              <w:rPr>
                <w:i w:val="0"/>
                <w:iCs w:val="0"/>
                <w:sz w:val="22"/>
                <w:szCs w:val="22"/>
                <w:rtl w:val="0"/>
              </w:rPr>
              <w:t xml:space="preserve"> </w:t>
            </w:r>
            <w:r w:rsidDel="00000000" w:rsidR="00000000" w:rsidRPr="00000000">
              <w:rPr>
                <w:rFonts w:ascii="Courier New" w:cs="Courier New" w:eastAsia="Courier New" w:hAnsi="Courier New"/>
                <w:i w:val="0"/>
                <w:iCs w:val="0"/>
                <w:sz w:val="21"/>
                <w:szCs w:val="21"/>
                <w:rtl w:val="0"/>
              </w:rPr>
              <w:t xml:space="preserve">QoS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widowControl w:val="1"/>
              <w:spacing w:after="0" w:before="0" w:line="480" w:lineRule="auto"/>
              <w:ind w:firstLine="0"/>
              <w:rPr>
                <w:sz w:val="28"/>
                <w:szCs w:val="28"/>
              </w:rPr>
            </w:pPr>
            <w:r w:rsidDel="00000000" w:rsidR="00000000" w:rsidRPr="00000000">
              <w:rPr>
                <w:i w:val="0"/>
                <w:iCs w:val="0"/>
                <w:sz w:val="22"/>
                <w:szCs w:val="22"/>
                <w:rtl w:val="0"/>
              </w:rPr>
              <w:t xml:space="preserve">Publicar el sobre de notificación y esperar confirmación de entrega del broker.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8">
            <w:pPr>
              <w:widowControl w:val="1"/>
              <w:spacing w:after="0" w:before="0" w:line="480" w:lineRule="auto"/>
              <w:ind w:firstLine="0"/>
              <w:rPr>
                <w:sz w:val="28"/>
                <w:szCs w:val="28"/>
              </w:rPr>
            </w:pPr>
            <w:r w:rsidDel="00000000" w:rsidR="00000000" w:rsidRPr="00000000">
              <w:rPr>
                <w:i w:val="0"/>
                <w:iCs w:val="0"/>
                <w:sz w:val="22"/>
                <w:szCs w:val="22"/>
                <w:rtl w:val="0"/>
              </w:rPr>
              <w:t xml:space="preserve">Canal de entrega mediante adaptador; el resultado queda asentado como registro de entrega.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Interfaz de inspección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Mostrar alerta, política aplicada, intento y resultado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Proyección de consulta; no consume el bus de percepción ni confirma patrones.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Consolidar conteos por resultado de entrega, errores y latencia del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Se calcula desde 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 y se mantiene separado de las métricas de alerta interna.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Relectura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Distribuir alertas ya persistidas de una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Debe ser idempotente: reprocesar el mismo evento no duplica entregas.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Canales adicionales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Correo, webhook u otras integraciones futuras.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1E5">
      <w:pPr>
        <w:widowControl w:val="1"/>
        <w:spacing w:after="0" w:before="0" w:line="480" w:lineRule="auto"/>
        <w:ind w:firstLine="720"/>
        <w:rPr/>
      </w:pPr>
      <w:del w:id="9741" w:author="Claude" w:date="2026-09-03T12:00:00Z">
        <w:r w:rsidDel="00000000" w:rsidR="00000000" w:rsidRPr="00000000">
          <w:rPr>
            <w:i w:val="1"/>
            <w:iCs w:val="1"/>
            <w:rtl w:val="0"/>
          </w:rPr>
          <w:delText xml:space="preserve">Nota. </w:delText>
        </w:r>
      </w:del>
      <w:del w:id="9742" w:author="Claude" w:date="2026-09-03T12:00:00Z">
        <w:r w:rsidDel="00000000" w:rsidR="00000000" w:rsidRPr="00000000">
          <w:rPr>
            <w:b w:val="0"/>
            <w:bCs w:val="0"/>
            <w:i w:val="0"/>
            <w:iCs w:val="0"/>
            <w:rtl w:val="0"/>
          </w:rPr>
          <w:delText xml:space="preserve">El módulo de distribución conserva su propio estado operativo y su ledger; no utiliza el almacenamiento continuo de video ni requiere acceso a frames crudos.</w:delText>
        </w:r>
      </w:del>
      <w:ins w:id="9743" w:author="Claude" w:date="2026-09-03T12:00:00Z">
        <w:r>
          <w:rPr>
            <w:b w:val="1"/>
            <w:bCs w:val="1"/>
            <w:rtl w:val="0"/>
          </w:rPr>
          <w:t xml:space="preserve">Nota.</w:t>
        </w:r>
        <w:r>
          <w:rPr>
            <w:rtl w:val="0"/>
          </w:rPr>
          <w:t xml:space="preserve"> El módulo de distribución conserva su propio estado operativo y su </w:t>
        </w:r>
        <w:r>
          <w:rPr>
            <w:rFonts w:ascii="Courier New" w:cs="Courier New" w:eastAsia="Courier New" w:hAnsi="Courier New"/>
            <w:sz w:val="21"/>
            <w:szCs w:val="21"/>
            <w:rtl w:val="0"/>
          </w:rPr>
          <w:t xml:space="preserve">ledger</w:t>
        </w:r>
        <w:r>
          <w:rPr>
            <w:rtl w:val="0"/>
          </w:rPr>
          <w:t xml:space="preserve">, y no utiliza el almacenamiento continuo de video ni requiere acceso a frames crudos.</w:t>
        </w:r>
      </w:ins>
      <w:r w:rsidDel="00000000" w:rsidR="00000000" w:rsidRPr="00000000">
        <w:rPr>
          <w:rtl w:val="0"/>
        </w:rPr>
      </w:r>
    </w:p>
    <w:p w:rsidR="00000000" w:rsidDel="00000000" w:rsidP="00000000" w:rsidRDefault="00000000" w:rsidRPr="00000000" w14:paraId="000001E6">
      <w:pPr>
        <w:pStyle w:val="Heading4"/>
        <w:keepNext w:val="1"/>
        <w:widowControl w:val="1"/>
        <w:spacing w:after="0" w:before="0" w:line="480" w:lineRule="auto"/>
        <w:ind w:firstLine="0"/>
        <w:rPr>
          <w:del w:id="9745" w:author="Claude" w:date="2026-09-03T12:00:00Z"/>
        </w:rPr>
      </w:pPr>
      <w:del w:id="9744" w:author="Claude" w:date="2026-09-03T12:00:00Z">
        <w:r w:rsidDel="00000000" w:rsidR="00000000" w:rsidRPr="00000000">
          <w:rPr>
            <w:i w:val="0"/>
            <w:iCs w:val="0"/>
            <w:rtl w:val="0"/>
          </w:rPr>
          <w:delText xml:space="preserve">17.3.10.3. Política, medición y límites de interpretación</w:delText>
        </w:r>
      </w:del>
      <w:r w:rsidDel="00000000" w:rsidR="00000000" w:rsidRPr="00000000">
        <w:rPr>
          <w:rtl w:val="0"/>
        </w:rPr>
      </w:r>
    </w:p>
    <w:p w:rsidR="00000000" w:rsidDel="00000000" w:rsidP="00000000" w:rsidRDefault="00000000" w:rsidRPr="00000000" w14:paraId="000001E7">
      <w:pPr>
        <w:spacing w:after="0" w:before="0" w:line="480" w:lineRule="auto"/>
        <w:ind w:firstLine="720"/>
        <w:rPr/>
      </w:pPr>
      <w:del w:id="9746" w:author="Claude" w:date="2026-09-03T12:00:00Z">
        <w:r w:rsidDel="00000000" w:rsidR="00000000" w:rsidRPr="00000000">
          <w:rPr>
            <w:rtl w:val="0"/>
          </w:rPr>
          <w:delText xml:space="preserve">El conjunto de patrones adoptado no suprime confirmaciones: cada alerta interna se registra para conservar la dinámica real del episodio. La decisión es deliberada —el motor dispone de control de re-confirmación por patrón y sujeto y el núcleo lo deja inactivo— porque un motor que suprimiera dejaría de reflejar la duración del episodio y no permitiría distinguir una condición que persiste de una que se resolvió.</w:delText>
        </w:r>
      </w:del>
      <w:ins w:id="9747" w:author="Claude" w:date="2026-09-03T12:00:00Z">
        <w:r>
          <w:rPr>
            <w:rtl w:val="0"/>
          </w:rPr>
          <w:t xml:space="preserve">El conjunto de patrones adoptado no suprime confirmaciones, porque cada alerta interna se registra para conservar la dinámica real del episodio. La decisión es deliberada. El motor dispone de control de re-confirmación por patrón y sujeto y el núcleo lo deja inactivo, ya que un motor que suprimiera dejaría de reflejar la duración del episodio y no permitiría distinguir una condición que persiste de una que se resolvió.</w:t>
        </w:r>
      </w:ins>
    </w:p>
    <w:p w:rsidR="00000000" w:rsidDel="00000000" w:rsidP="00000000" w:rsidRDefault="00000000" w:rsidRPr="00000000" w14:paraId="000001E8">
      <w:pPr>
        <w:spacing w:after="0" w:before="0" w:line="480" w:lineRule="auto"/>
        <w:ind w:firstLine="720"/>
        <w:rPr/>
      </w:pPr>
      <w:del w:id="9748" w:author="Claude" w:date="2026-09-03T12:00:00Z">
        <w:r w:rsidDel="00000000" w:rsidR="00000000" w:rsidRPr="00000000">
          <w:rPr>
            <w:rtl w:val="0"/>
          </w:rPr>
          <w:delTex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las re-alertas de un episodio activo se informan por separado y no se computan como falsos positivos, de modo que una decisión de comunicación no altera la precisión del motor.</w:delText>
        </w:r>
      </w:del>
      <w:ins w:id="9749" w:author="Claude" w:date="2026-09-03T12:00:00Z">
        <w:r>
          <w:rPr>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y las re-alertas de un episodio activo se informan por separado y no se computan como falsos positivos, de modo que una decisión de comunicación no altere la precisión del motor.</w:t>
        </w:r>
      </w:ins>
    </w:p>
    <w:p w:rsidR="00000000" w:rsidDel="00000000" w:rsidP="00000000" w:rsidRDefault="00000000" w:rsidRPr="00000000" w14:paraId="000001E9">
      <w:pPr>
        <w:spacing w:after="0" w:before="0" w:line="480" w:lineRule="auto"/>
        <w:ind w:firstLine="720"/>
        <w:rPr/>
      </w:pPr>
      <w:del w:id="9750" w:author="Claude" w:date="2026-09-03T12:00:00Z">
        <w:r w:rsidDel="00000000" w:rsidR="00000000" w:rsidRPr="00000000">
          <w:rPr>
            <w:rtl w:val="0"/>
          </w:rPr>
          <w:delText xml:space="preserve">El </w:delText>
        </w:r>
      </w:del>
      <w:del w:id="9751" w:author="Claude" w:date="2026-09-03T12:00:00Z">
        <w:r w:rsidDel="00000000" w:rsidR="00000000" w:rsidRPr="00000000">
          <w:rPr>
            <w:rFonts w:ascii="Courier New" w:cs="Courier New" w:eastAsia="Courier New" w:hAnsi="Courier New"/>
            <w:sz w:val="21"/>
            <w:szCs w:val="21"/>
            <w:rtl w:val="0"/>
          </w:rPr>
          <w:delText xml:space="preserve">ledger</w:delText>
        </w:r>
      </w:del>
      <w:del w:id="9752" w:author="Claude" w:date="2026-09-03T12:00:00Z">
        <w:r w:rsidDel="00000000" w:rsidR="00000000" w:rsidRPr="00000000">
          <w:rPr>
            <w:rtl w:val="0"/>
          </w:rPr>
          <w:delText xml:space="preserve"> de entregas aplica una clave de idempotencia por notificación y canal, es de sólo agregado y acumula entre corridas: al reutilizar un directorio de salida la generación anterior se archiva íntegra y la deduplicación considera todas las generaciones, por lo que un reprocesamiento no vuelve a entregar lo ya entregado. Cada fila conserva número de intento, marca temporal, resultado, motivo de error y confirmación del canal, y distingue cinco resultados: entrega exitosa, supresión por política, descarte por duplicado, falla de un intento y descarte definitivo por agotamiento de reintentos. La unidad de conteo del tramo es la notificación y no la fila: una notificación no entregada deja una fila por cada intento más la del descarte definitivo.</w:delText>
        </w:r>
      </w:del>
      <w:ins w:id="9753" w:author="Claude" w:date="2026-09-03T12:00:00Z">
        <w:r>
          <w:rPr>
            <w:rtl w:val="0"/>
          </w:rPr>
          <w:t xml:space="preserve">El </w:t>
        </w:r>
        <w:r>
          <w:rPr>
            <w:rFonts w:ascii="Courier New" w:cs="Courier New" w:eastAsia="Courier New" w:hAnsi="Courier New"/>
            <w:sz w:val="21"/>
            <w:szCs w:val="21"/>
            <w:rtl w:val="0"/>
          </w:rPr>
          <w:t xml:space="preserve">ledger</w:t>
        </w:r>
        <w:r>
          <w:rPr>
            <w:rtl w:val="0"/>
          </w:rPr>
          <w:t xml:space="preserve"> de entregas es de sólo agregado, aplica una clave de idempotencia por notificación y canal y acumula entre corridas, de manera que un reprocesamiento no vuelva a entregar lo ya entregado. Cada fila conserva el número de intento, la marca temporal, el resultado, el motivo de error y la confirmación del canal, y distingue entrega exitosa, supresión por política, descarte por duplicado, falla de un intento y descarte definitivo por agotamiento de reintentos. Cada fila registra además la modalidad en que se midió la latencia del tramo, que se informa siempre separada por modalidad, porque en relectura diferida el intervalo incorpora el ritmo de reinyección de las alertas persistidas, que es propiedad del reprocesamiento y no del canal. El detalle operativo del </w:t>
        </w:r>
        <w:r>
          <w:rPr>
            <w:rFonts w:ascii="Courier New" w:cs="Courier New" w:eastAsia="Courier New" w:hAnsi="Courier New"/>
            <w:sz w:val="21"/>
            <w:szCs w:val="21"/>
            <w:rtl w:val="0"/>
          </w:rPr>
          <w:t xml:space="preserve">ledger</w:t>
        </w:r>
        <w:r>
          <w:rPr>
            <w:rtl w:val="0"/>
          </w:rPr>
          <w:t xml:space="preserve">, incluida la unidad de conteo del tramo, se documenta en la sección 17.4.</w:t>
        </w:r>
      </w:ins>
    </w:p>
    <w:p w:rsidR="00000000" w:rsidDel="00000000" w:rsidP="00000000" w:rsidRDefault="00000000" w:rsidRPr="00000000" w14:paraId="000001EA">
      <w:pPr>
        <w:spacing w:after="0" w:before="0" w:line="480" w:lineRule="auto"/>
        <w:ind w:firstLine="720"/>
        <w:rPr>
          <w:del w:id="9757" w:author="Claude" w:date="2026-09-03T12:00:00Z"/>
        </w:rPr>
      </w:pPr>
      <w:del w:id="9754" w:author="Claude" w:date="2026-09-03T12:00:00Z">
        <w:r w:rsidDel="00000000" w:rsidR="00000000" w:rsidRPr="00000000">
          <w:rPr>
            <w:rtl w:val="0"/>
          </w:rPr>
          <w:delText xml:space="preserve">Cada fila registra además la modalidad en que se midió </w:delText>
        </w:r>
      </w:del>
      <w:del w:id="9755" w:author="Claude" w:date="2026-09-03T12:00:00Z">
        <w:r w:rsidDel="00000000" w:rsidR="00000000" w:rsidRPr="00000000">
          <w:rPr>
            <w:rFonts w:ascii="Courier New" w:cs="Courier New" w:eastAsia="Courier New" w:hAnsi="Courier New"/>
            <w:sz w:val="21"/>
            <w:szCs w:val="21"/>
            <w:rtl w:val="0"/>
          </w:rPr>
          <w:delText xml:space="preserve">t_alert-notification</w:delText>
        </w:r>
      </w:del>
      <w:del w:id="9756" w:author="Claude" w:date="2026-09-03T12:00:00Z">
        <w:r w:rsidDel="00000000" w:rsidR="00000000" w:rsidRPr="00000000">
          <w:rPr>
            <w:rtl w:val="0"/>
          </w:rPr>
          <w:delText xml:space="preserve">, y la latencia del tramo se informa siempre separada por modalidad: en relectura diferida el intervalo incorpora el ritmo de reinyección de las alertas persistidas, que es propiedad del reprocesamiento y no del canal.</w:delText>
        </w:r>
      </w:del>
    </w:p>
    <w:p w:rsidR="00000000" w:rsidDel="00000000" w:rsidP="00000000" w:rsidRDefault="00000000" w:rsidRPr="00000000" w14:paraId="000001EB">
      <w:pPr>
        <w:pStyle w:val="Heading3"/>
        <w:keepNext w:val="1"/>
        <w:widowControl w:val="1"/>
        <w:spacing w:after="0" w:before="0" w:line="480" w:lineRule="auto"/>
        <w:ind w:firstLine="0"/>
        <w:rPr/>
      </w:pPr>
      <w:del w:id="9758" w:author="Claude" w:date="2026-09-03T12:00:00Z">
        <w:r w:rsidDel="00000000" w:rsidR="00000000" w:rsidRPr="00000000">
          <w:rPr>
            <w:i w:val="0"/>
            <w:iCs w:val="0"/>
            <w:rtl w:val="0"/>
          </w:rPr>
          <w:delText xml:space="preserve">17.3.11. Contratos e interfaces internas</w:delText>
        </w:r>
      </w:del>
      <w:ins w:id="9759" w:author="Claude" w:date="2026-09-03T12:00:00Z">
        <w:r>
          <w:rPr>
            <w:rtl w:val="0"/>
          </w:rPr>
          <w:t xml:space="preserve">17.3.8. Contratos, trazabilidad y evidencia visual</w:t>
        </w:r>
      </w:ins>
      <w:r w:rsidDel="00000000" w:rsidR="00000000" w:rsidRPr="00000000">
        <w:rPr>
          <w:rtl w:val="0"/>
        </w:rPr>
      </w:r>
    </w:p>
    <w:p w:rsidR="00000000" w:rsidDel="00000000" w:rsidP="00000000" w:rsidRDefault="00000000" w:rsidRPr="00000000" w14:paraId="000001EC">
      <w:pPr>
        <w:widowControl w:val="1"/>
        <w:spacing w:after="0" w:before="0" w:line="480" w:lineRule="auto"/>
        <w:ind w:firstLine="720"/>
        <w:rPr/>
      </w:pPr>
      <w:del w:id="9760" w:author="Claude" w:date="2026-09-03T12:00:00Z">
        <w:r w:rsidDel="00000000" w:rsidR="00000000" w:rsidRPr="00000000">
          <w:rPr>
            <w:b w:val="0"/>
            <w:bCs w:val="0"/>
            <w:i w:val="0"/>
            <w:iCs w:val="0"/>
            <w:rtl w:val="0"/>
          </w:rPr>
          <w:delText xml:space="preserve">Los contratos estabilizan la semántica de intercambio entre componentes: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puedan evolucionar de forma independiente. La versión viaja dentro del </w:delText>
        </w:r>
      </w:del>
      <w:del w:id="976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payload</w:delText>
        </w:r>
      </w:del>
      <w:del w:id="9762" w:author="Claude" w:date="2026-09-03T12:00:00Z">
        <w:r w:rsidDel="00000000" w:rsidR="00000000" w:rsidRPr="00000000">
          <w:rPr>
            <w:b w:val="0"/>
            <w:bCs w:val="0"/>
            <w:i w:val="0"/>
            <w:iCs w:val="0"/>
            <w:rtl w:val="0"/>
          </w:rPr>
          <w:delText xml:space="preserve"> y no en el envoltorio de transporte: el canal puede cambiar sin que el hecho persistido pierda la identificación de su esquema. Las capacidades futuras deben evolucionar de forma aditiva sin romper la lectura de corridas históricas.</w:delText>
        </w:r>
      </w:del>
      <w:ins w:id="9763" w:author="Claude" w:date="2026-09-03T12:00:00Z">
        <w:r>
          <w:rPr>
            <w:rtl w:val="0"/>
          </w:rPr>
          <w:t xml:space="preserve">Los contratos estabilizan la semántica de intercambio entre componentes y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evolucionen de forma independiente. La versión viaja dentro del payload y no en el envoltorio de transporte, de manera que el canal pueda cambiar sin que el hecho persistido pierda la identificación de su esquema. Las capacidades futuras evolucionan de forma aditiva sin romper la lectura de corridas históricas.</w:t>
        </w:r>
      </w:ins>
      <w:r w:rsidDel="00000000" w:rsidR="00000000" w:rsidRPr="00000000">
        <w:rPr>
          <w:rtl w:val="0"/>
        </w:rPr>
      </w:r>
    </w:p>
    <w:p w:rsidR="00000000" w:rsidDel="00000000" w:rsidP="00000000" w:rsidRDefault="00000000" w:rsidRPr="00000000" w14:paraId="000001ED">
      <w:pPr>
        <w:pStyle w:val="Heading4"/>
        <w:keepNext w:val="1"/>
        <w:widowControl w:val="1"/>
        <w:spacing w:after="0" w:before="0" w:line="480" w:lineRule="auto"/>
        <w:ind w:firstLine="0"/>
        <w:rPr>
          <w:del w:id="9765" w:author="Claude" w:date="2026-09-03T12:00:00Z"/>
        </w:rPr>
      </w:pPr>
      <w:del w:id="9764" w:author="Claude" w:date="2026-09-03T12:00:00Z">
        <w:r w:rsidDel="00000000" w:rsidR="00000000" w:rsidRPr="00000000">
          <w:rPr>
            <w:i w:val="0"/>
            <w:iCs w:val="0"/>
            <w:rtl w:val="0"/>
          </w:rPr>
          <w:delText xml:space="preserve">17.3.11.1. Fronteras informacionales de intercambio</w:delText>
        </w:r>
      </w:del>
      <w:r w:rsidDel="00000000" w:rsidR="00000000" w:rsidRPr="00000000">
        <w:rPr>
          <w:rtl w:val="0"/>
        </w:rPr>
      </w:r>
    </w:p>
    <w:p w:rsidR="00000000" w:rsidDel="00000000" w:rsidP="00000000" w:rsidRDefault="00000000" w:rsidRPr="00000000" w14:paraId="000001EE">
      <w:pPr>
        <w:widowControl w:val="1"/>
        <w:spacing w:after="0" w:before="0" w:line="480" w:lineRule="auto"/>
        <w:ind w:firstLine="720"/>
        <w:rPr/>
      </w:pPr>
      <w:del w:id="9766" w:author="Claude" w:date="2026-09-03T12:00:00Z">
        <w:r w:rsidDel="00000000" w:rsidR="00000000" w:rsidRPr="00000000">
          <w:rPr>
            <w:rtl w:val="0"/>
          </w:rPr>
          <w:delText xml:space="preserve">Cada frontera existe para proteger una decisión. La del gobierno del experimento evita una configuración monolítica y vincula ciclos de vida independientes. La de entrada visual unifica los dos escenarios sin ocultar su temporalidad. La de salida del plano de medios encapsula la heterogeneidad del detector. La de entrada del plano de control obliga a evaluar reglas sobre eventos y no sobre </w:delText>
        </w:r>
      </w:del>
      <w:del w:id="9767" w:author="Claude" w:date="2026-09-03T12:00:00Z">
        <w:r w:rsidDel="00000000" w:rsidR="00000000" w:rsidRPr="00000000">
          <w:rPr>
            <w:rFonts w:ascii="Courier New" w:cs="Courier New" w:eastAsia="Courier New" w:hAnsi="Courier New"/>
            <w:sz w:val="21"/>
            <w:szCs w:val="21"/>
            <w:rtl w:val="0"/>
          </w:rPr>
          <w:delText xml:space="preserve">frame</w:delText>
        </w:r>
      </w:del>
      <w:del w:id="9768" w:author="Claude" w:date="2026-09-03T12:00:00Z">
        <w:r w:rsidDel="00000000" w:rsidR="00000000" w:rsidRPr="00000000">
          <w:rPr>
            <w:rtl w:val="0"/>
          </w:rPr>
          <w:delText xml:space="preserve">s crudos. La de salida del plano de control diferencia detección, patrón y alerta. La de distribución mantiene la comunicación y la idempotencia aguas abajo de la alerta interna. Y la de referencia y soporte sostiene la medición y la reconstrucción con estados de aplicabilidad. Las fronteras son lógicas: no prescriben que cada responsabilidad se despliegue en una máquina, proceso o contenedor independiente.</w:delText>
        </w:r>
      </w:del>
      <w:ins w:id="9769" w:author="Claude" w:date="2026-09-03T12:00:00Z">
        <w:r>
          <w:rPr>
            <w:rtl w:val="0"/>
          </w:rPr>
          <w:t xml:space="preserve">Las fronteras son lógicas y no prescriben que cada responsabilidad se despliegue en una máquina, un proceso o un contenedor independiente.</w:t>
        </w:r>
      </w:ins>
    </w:p>
    <w:p w:rsidR="00000000" w:rsidDel="00000000" w:rsidP="00000000" w:rsidRDefault="00000000" w:rsidRPr="00000000" w14:paraId="000001EF">
      <w:pPr>
        <w:pStyle w:val="Heading4"/>
        <w:keepNext w:val="1"/>
        <w:widowControl w:val="1"/>
        <w:spacing w:after="0" w:before="0" w:line="480" w:lineRule="auto"/>
        <w:ind w:firstLine="0"/>
        <w:rPr/>
      </w:pPr>
      <w:del w:id="9770" w:author="Claude" w:date="2026-09-03T12:00:00Z">
        <w:r w:rsidDel="00000000" w:rsidR="00000000" w:rsidRPr="00000000">
          <w:rPr>
            <w:i w:val="0"/>
            <w:iCs w:val="0"/>
            <w:rtl w:val="0"/>
          </w:rPr>
          <w:delText xml:space="preserve">17.3.11.2. Contratos mínimos e interfaces</w:delText>
        </w:r>
      </w:del>
      <w:ins w:id="9771" w:author="Claude" w:date="2026-09-03T12:00:00Z">
        <w:r>
          <w:rPr>
            <w:rtl w:val="0"/>
          </w:rPr>
          <w:t xml:space="preserve">17.3.8.1. Contratos mínimos e interfaces</w:t>
        </w:r>
      </w:ins>
      <w:r w:rsidDel="00000000" w:rsidR="00000000" w:rsidRPr="00000000">
        <w:rPr>
          <w:rtl w:val="0"/>
        </w:rPr>
      </w:r>
    </w:p>
    <w:p w:rsidR="00000000" w:rsidDel="00000000" w:rsidP="00000000" w:rsidRDefault="00000000" w:rsidRPr="00000000" w14:paraId="000001F0">
      <w:pPr>
        <w:spacing w:after="0" w:before="0" w:line="480" w:lineRule="auto"/>
        <w:ind w:firstLine="720"/>
        <w:rPr/>
      </w:pPr>
      <w:del w:id="9772" w:author="Claude" w:date="2026-09-03T12:00:00Z">
        <w:r w:rsidDel="00000000" w:rsidR="00000000" w:rsidRPr="00000000">
          <w:rPr>
            <w:rtl w:val="0"/>
          </w:rPr>
          <w:delText xml:space="preserve">Todo contrato declara su identidad de esquema y su versión como primer elemento del </w:delText>
        </w:r>
      </w:del>
      <w:del w:id="9773" w:author="Claude" w:date="2026-09-03T12:00:00Z">
        <w:r w:rsidDel="00000000" w:rsidR="00000000" w:rsidRPr="00000000">
          <w:rPr>
            <w:rFonts w:ascii="Courier New" w:cs="Courier New" w:eastAsia="Courier New" w:hAnsi="Courier New"/>
            <w:sz w:val="21"/>
            <w:szCs w:val="21"/>
            <w:rtl w:val="0"/>
          </w:rPr>
          <w:delText xml:space="preserve">payload</w:delText>
        </w:r>
      </w:del>
      <w:del w:id="9774" w:author="Claude" w:date="2026-09-03T12:00:00Z">
        <w:r w:rsidDel="00000000" w:rsidR="00000000" w:rsidRPr="00000000">
          <w:rPr>
            <w:rtl w:val="0"/>
          </w:rPr>
          <w:delText xml:space="preserve">.</w:delText>
        </w:r>
      </w:del>
      <w:ins w:id="9775" w:author="Claude" w:date="2026-09-03T12:00:00Z">
        <w:r>
          <w:rPr>
            <w:rtl w:val="0"/>
          </w:rPr>
          <w:t xml:space="preserve">Todo contrato declara su identidad de esquema y su versión como primer elemento del payload. La Tabla 46 reúne los contratos mínimos de la ejecución experimental.</w:t>
        </w:r>
      </w:ins>
    </w:p>
    <w:p w:rsidR="00000000" w:rsidDel="00000000" w:rsidP="00000000" w:rsidRDefault="00000000" w:rsidRPr="00000000" w14:paraId="000001F1">
      <w:pPr>
        <w:keepNext w:val="1"/>
        <w:widowControl w:val="1"/>
        <w:spacing w:after="0" w:before="0" w:line="480" w:lineRule="auto"/>
        <w:ind w:left="0" w:firstLine="0"/>
        <w:rPr/>
      </w:pPr>
      <w:r w:rsidDel="00000000" w:rsidR="00000000" w:rsidRPr="00000000">
        <w:rPr>
          <w:b w:val="1"/>
          <w:bCs w:val="1"/>
          <w:i w:val="0"/>
          <w:iCs w:val="0"/>
          <w:rtl w:val="0"/>
        </w:rPr>
        <w:t xml:space="preserve">Tabla 46</w:t>
      </w:r>
      <w:r w:rsidDel="00000000" w:rsidR="00000000" w:rsidRPr="00000000">
        <w:rPr>
          <w:rtl w:val="0"/>
        </w:rPr>
      </w:r>
    </w:p>
    <w:p w:rsidR="00000000" w:rsidDel="00000000" w:rsidP="00000000" w:rsidRDefault="00000000" w:rsidRPr="00000000" w14:paraId="000001F2">
      <w:pPr>
        <w:keepNext w:val="1"/>
        <w:widowControl w:val="1"/>
        <w:spacing w:after="0" w:before="0" w:line="480" w:lineRule="auto"/>
        <w:ind w:left="0" w:firstLine="0"/>
        <w:rPr/>
      </w:pPr>
      <w:r w:rsidDel="00000000" w:rsidR="00000000" w:rsidRPr="00000000">
        <w:rPr>
          <w:b w:val="0"/>
          <w:bCs w:val="0"/>
          <w:i w:val="1"/>
          <w:iCs w:val="1"/>
          <w:rtl w:val="0"/>
        </w:rPr>
        <w:t xml:space="preserve">Contratos mínimos para la ejecución experimental</w:t>
      </w:r>
      <w:r w:rsidDel="00000000" w:rsidR="00000000" w:rsidRPr="00000000">
        <w:rPr>
          <w:rtl w:val="0"/>
        </w:rPr>
      </w:r>
    </w:p>
    <w:tbl>
      <w:tblPr>
        <w:tblStyle w:val="Table8"/>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835"/>
        <w:gridCol w:w="3105"/>
        <w:gridCol w:w="3420"/>
        <w:tblGridChange w:id="0">
          <w:tblGrid>
            <w:gridCol w:w="2835"/>
            <w:gridCol w:w="3105"/>
            <w:gridCol w:w="3420"/>
          </w:tblGrid>
        </w:tblGridChange>
      </w:tblGrid>
      <w:tr>
        <w:trPr>
          <w:cantSplit w:val="1"/>
          <w:tblHeader w:val="1"/>
        </w:trPr>
        <w:tc>
          <w:tcPr>
            <w:tcMar>
              <w:top w:w="70.0" w:type="dxa"/>
              <w:bottom w:w="70.0" w:type="dxa"/>
            </w:tcMar>
            <w:vAlign w:val="top"/>
          </w:tcPr>
          <w:p w:rsidR="00000000" w:rsidDel="00000000" w:rsidP="00000000" w:rsidRDefault="00000000" w:rsidRPr="00000000" w14:paraId="000001F3">
            <w:pPr>
              <w:widowControl w:val="1"/>
              <w:spacing w:after="0" w:before="0" w:line="480" w:lineRule="auto"/>
              <w:ind w:firstLine="0"/>
              <w:rPr>
                <w:sz w:val="30"/>
                <w:szCs w:val="3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4">
            <w:pPr>
              <w:widowControl w:val="1"/>
              <w:spacing w:after="0" w:before="0" w:line="480" w:lineRule="auto"/>
              <w:ind w:firstLine="0"/>
              <w:rPr>
                <w:sz w:val="30"/>
                <w:szCs w:val="3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widowControl w:val="1"/>
              <w:spacing w:after="0" w:before="0" w:line="480" w:lineRule="auto"/>
              <w:ind w:firstLine="0"/>
              <w:rPr>
                <w:sz w:val="30"/>
                <w:szCs w:val="3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F6">
            <w:pPr>
              <w:widowControl w:val="1"/>
              <w:spacing w:after="0" w:before="0" w:line="480" w:lineRule="auto"/>
              <w:ind w:firstLine="0"/>
              <w:rPr>
                <w:sz w:val="30"/>
                <w:szCs w:val="30"/>
              </w:rPr>
            </w:pPr>
            <w:r w:rsidDel="00000000" w:rsidR="00000000" w:rsidRPr="00000000">
              <w:rPr>
                <w:b w:val="0"/>
                <w:bCs w:val="0"/>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F7">
            <w:pPr>
              <w:widowControl w:val="1"/>
              <w:spacing w:after="0" w:before="0" w:line="480" w:lineRule="auto"/>
              <w:ind w:firstLine="0"/>
              <w:rPr>
                <w:sz w:val="30"/>
                <w:szCs w:val="30"/>
              </w:rPr>
            </w:pPr>
            <w:r w:rsidDel="00000000" w:rsidR="00000000" w:rsidRPr="00000000">
              <w:rPr>
                <w:b w:val="0"/>
                <w:bCs w:val="0"/>
                <w:i w:val="0"/>
                <w:iCs w:val="0"/>
                <w:rtl w:val="0"/>
              </w:rPr>
              <w:t xml:space="preserve">Gobierna la </w:t>
            </w:r>
            <w:r w:rsidDel="00000000" w:rsidR="00000000" w:rsidRPr="00000000">
              <w:rPr>
                <w:rtl w:val="0"/>
              </w:rPr>
              <w:t xml:space="preserve">ejecución experimental</w:t>
            </w:r>
            <w:r w:rsidDel="00000000" w:rsidR="00000000" w:rsidRPr="00000000">
              <w:rPr>
                <w:b w:val="0"/>
                <w:bCs w:val="0"/>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F8">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rFonts w:ascii="Courier New" w:cs="Courier New" w:eastAsia="Courier New" w:hAnsi="Courier New"/>
                <w:b w:val="0"/>
                <w:bCs w:val="0"/>
                <w:i w:val="0"/>
                <w:iCs w:val="0"/>
                <w:sz w:val="23"/>
                <w:szCs w:val="23"/>
                <w:rtl w:val="0"/>
              </w:rPr>
              <w:t xml:space="preserve">, referencias de configuración, runs por componente, orden de inicio, modelo, prompt set, pattern set y versión.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9">
            <w:pPr>
              <w:widowControl w:val="1"/>
              <w:spacing w:after="0" w:before="0" w:line="480" w:lineRule="auto"/>
              <w:ind w:firstLine="0"/>
              <w:rPr>
                <w:sz w:val="30"/>
                <w:szCs w:val="30"/>
              </w:rPr>
            </w:pPr>
            <w:r w:rsidDel="00000000" w:rsidR="00000000" w:rsidRPr="00000000">
              <w:rPr>
                <w:b w:val="0"/>
                <w:bCs w:val="0"/>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A">
            <w:pPr>
              <w:widowControl w:val="1"/>
              <w:spacing w:after="0" w:before="0" w:line="480" w:lineRule="auto"/>
              <w:ind w:firstLine="0"/>
              <w:rPr>
                <w:sz w:val="30"/>
                <w:szCs w:val="30"/>
              </w:rPr>
            </w:pPr>
            <w:r w:rsidDel="00000000" w:rsidR="00000000" w:rsidRPr="00000000">
              <w:rPr>
                <w:b w:val="0"/>
                <w:bCs w:val="0"/>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B">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tipo, naturaleza temporal, ubicación o dispositivo, resolución, ritmo y restricciones.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C">
            <w:pPr>
              <w:widowControl w:val="1"/>
              <w:spacing w:after="0" w:before="0" w:line="480" w:lineRule="auto"/>
              <w:ind w:firstLine="0"/>
              <w:rPr>
                <w:sz w:val="30"/>
                <w:szCs w:val="30"/>
              </w:rPr>
            </w:pPr>
            <w:r w:rsidDel="00000000" w:rsidR="00000000" w:rsidRPr="00000000">
              <w:rPr>
                <w:b w:val="0"/>
                <w:bCs w:val="0"/>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D">
            <w:pPr>
              <w:widowControl w:val="1"/>
              <w:spacing w:after="0" w:before="0" w:line="480" w:lineRule="auto"/>
              <w:ind w:firstLine="0"/>
              <w:rPr>
                <w:sz w:val="30"/>
                <w:szCs w:val="30"/>
              </w:rPr>
            </w:pPr>
            <w:r w:rsidDel="00000000" w:rsidR="00000000" w:rsidRPr="00000000">
              <w:rPr>
                <w:b w:val="0"/>
                <w:bCs w:val="0"/>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E">
            <w:pPr>
              <w:widowControl w:val="1"/>
              <w:spacing w:after="0" w:before="0" w:line="480" w:lineRule="auto"/>
              <w:ind w:firstLine="0"/>
              <w:rPr>
                <w:sz w:val="30"/>
                <w:szCs w:val="30"/>
              </w:rPr>
            </w:pPr>
            <w:r w:rsidDel="00000000" w:rsidR="00000000" w:rsidRPr="00000000">
              <w:rPr>
                <w:b w:val="0"/>
                <w:bCs w:val="0"/>
                <w:i w:val="0"/>
                <w:iCs w:val="0"/>
                <w:rtl w:val="0"/>
              </w:rPr>
              <w:t xml:space="preserve">Modelo,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rtl w:val="0"/>
              </w:rPr>
              <w:t xml:space="preserve">, backend, dispositivo, precisión y parámetros de entrada.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F">
            <w:pPr>
              <w:widowControl w:val="1"/>
              <w:spacing w:after="0" w:before="0" w:line="480" w:lineRule="auto"/>
              <w:ind w:firstLine="0"/>
              <w:rPr>
                <w:sz w:val="30"/>
                <w:szCs w:val="30"/>
              </w:rPr>
            </w:pPr>
            <w:r w:rsidDel="00000000" w:rsidR="00000000" w:rsidRPr="00000000">
              <w:rPr>
                <w:b w:val="0"/>
                <w:bCs w:val="0"/>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0">
            <w:pPr>
              <w:widowControl w:val="1"/>
              <w:spacing w:after="0" w:before="0" w:line="480" w:lineRule="auto"/>
              <w:ind w:firstLine="0"/>
              <w:rPr>
                <w:sz w:val="30"/>
                <w:szCs w:val="30"/>
              </w:rPr>
            </w:pPr>
            <w:r w:rsidDel="00000000" w:rsidR="00000000" w:rsidRPr="00000000">
              <w:rPr>
                <w:b w:val="0"/>
                <w:bCs w:val="0"/>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1">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rFonts w:ascii="Courier New" w:cs="Courier New" w:eastAsia="Courier New" w:hAnsi="Courier New"/>
                <w:b w:val="0"/>
                <w:bCs w:val="0"/>
                <w:i w:val="0"/>
                <w:iCs w:val="0"/>
                <w:sz w:val="23"/>
                <w:szCs w:val="23"/>
                <w:rtl w:val="0"/>
              </w:rPr>
              <w:t xml:space="preserve">, clase, texto, rol, estrategia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2">
            <w:pPr>
              <w:widowControl w:val="1"/>
              <w:spacing w:after="0" w:before="0" w:line="480" w:lineRule="auto"/>
              <w:ind w:firstLine="0"/>
              <w:rPr>
                <w:sz w:val="30"/>
                <w:szCs w:val="30"/>
              </w:rPr>
            </w:pPr>
            <w:r w:rsidDel="00000000" w:rsidR="00000000" w:rsidRPr="00000000">
              <w:rPr>
                <w:b w:val="0"/>
                <w:bCs w:val="0"/>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3">
            <w:pPr>
              <w:widowControl w:val="1"/>
              <w:spacing w:after="0" w:before="0" w:line="480" w:lineRule="auto"/>
              <w:ind w:firstLine="0"/>
              <w:rPr>
                <w:sz w:val="30"/>
                <w:szCs w:val="30"/>
              </w:rPr>
            </w:pPr>
            <w:r w:rsidDel="00000000" w:rsidR="00000000" w:rsidRPr="00000000">
              <w:rPr>
                <w:b w:val="0"/>
                <w:bCs w:val="0"/>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4">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rFonts w:ascii="Courier New" w:cs="Courier New" w:eastAsia="Courier New" w:hAnsi="Courier New"/>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índice, timestamp, tamaño y transformaciones.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5">
            <w:pPr>
              <w:keepLines w:val="1"/>
              <w:widowControl w:val="1"/>
              <w:spacing w:after="0" w:before="0" w:line="480" w:lineRule="auto"/>
              <w:ind w:firstLine="0"/>
              <w:rPr>
                <w:sz w:val="30"/>
                <w:szCs w:val="30"/>
              </w:rPr>
            </w:pPr>
            <w:r w:rsidDel="00000000" w:rsidR="00000000" w:rsidRPr="00000000">
              <w:rPr>
                <w:b w:val="0"/>
                <w:bCs w:val="0"/>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6">
            <w:pPr>
              <w:widowControl w:val="1"/>
              <w:spacing w:after="0" w:before="0" w:line="480" w:lineRule="auto"/>
              <w:ind w:firstLine="0"/>
              <w:rPr>
                <w:sz w:val="30"/>
                <w:szCs w:val="30"/>
              </w:rPr>
            </w:pPr>
            <w:r w:rsidDel="00000000" w:rsidR="00000000" w:rsidRPr="00000000">
              <w:rPr>
                <w:b w:val="0"/>
                <w:bCs w:val="0"/>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7">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run, unidad, fuente, modelo, prompts, detecciones y timing.</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8">
            <w:pPr>
              <w:widowControl w:val="1"/>
              <w:spacing w:after="0" w:before="0" w:line="480" w:lineRule="auto"/>
              <w:ind w:firstLine="0"/>
              <w:rPr>
                <w:sz w:val="30"/>
                <w:szCs w:val="30"/>
              </w:rPr>
            </w:pPr>
            <w:r w:rsidDel="00000000" w:rsidR="00000000" w:rsidRPr="00000000">
              <w:rPr>
                <w:b w:val="0"/>
                <w:bCs w:val="0"/>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9">
            <w:pPr>
              <w:widowControl w:val="1"/>
              <w:spacing w:after="0" w:before="0" w:line="480" w:lineRule="auto"/>
              <w:ind w:firstLine="0"/>
              <w:rPr>
                <w:sz w:val="30"/>
                <w:szCs w:val="30"/>
              </w:rPr>
            </w:pPr>
            <w:r w:rsidDel="00000000" w:rsidR="00000000" w:rsidRPr="00000000">
              <w:rPr>
                <w:b w:val="0"/>
                <w:bCs w:val="0"/>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A">
            <w:pPr>
              <w:widowControl w:val="1"/>
              <w:spacing w:after="0" w:before="0" w:line="480" w:lineRule="auto"/>
              <w:ind w:firstLine="0"/>
              <w:rPr>
                <w:sz w:val="30"/>
                <w:szCs w:val="30"/>
              </w:rPr>
            </w:pPr>
            <w:r w:rsidDel="00000000" w:rsidR="00000000" w:rsidRPr="00000000">
              <w:rPr>
                <w:b w:val="0"/>
                <w:bCs w:val="0"/>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B">
            <w:pPr>
              <w:widowControl w:val="1"/>
              <w:spacing w:after="0" w:before="0" w:line="480" w:lineRule="auto"/>
              <w:ind w:firstLine="0"/>
              <w:rPr>
                <w:sz w:val="30"/>
                <w:szCs w:val="30"/>
              </w:rPr>
            </w:pPr>
            <w:r w:rsidDel="00000000" w:rsidR="00000000" w:rsidRPr="00000000">
              <w:rPr>
                <w:b w:val="0"/>
                <w:bCs w:val="0"/>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C">
            <w:pPr>
              <w:widowControl w:val="1"/>
              <w:spacing w:after="0" w:before="0" w:line="480" w:lineRule="auto"/>
              <w:ind w:firstLine="0"/>
              <w:rPr>
                <w:sz w:val="30"/>
                <w:szCs w:val="30"/>
              </w:rPr>
            </w:pPr>
            <w:r w:rsidDel="00000000" w:rsidR="00000000" w:rsidRPr="00000000">
              <w:rPr>
                <w:b w:val="0"/>
                <w:bCs w:val="0"/>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D">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Estado anterior y nuevo, evidencia, sujeto o escena y tiempos.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E">
            <w:pPr>
              <w:widowControl w:val="1"/>
              <w:spacing w:after="0" w:before="0" w:line="480" w:lineRule="auto"/>
              <w:ind w:firstLine="0"/>
              <w:rPr>
                <w:sz w:val="30"/>
                <w:szCs w:val="30"/>
              </w:rPr>
            </w:pPr>
            <w:r w:rsidDel="00000000" w:rsidR="00000000" w:rsidRPr="00000000">
              <w:rPr>
                <w:b w:val="0"/>
                <w:bCs w:val="0"/>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F">
            <w:pPr>
              <w:widowControl w:val="1"/>
              <w:spacing w:after="0" w:before="0" w:line="480" w:lineRule="auto"/>
              <w:ind w:firstLine="0"/>
              <w:rPr>
                <w:sz w:val="30"/>
                <w:szCs w:val="30"/>
              </w:rPr>
            </w:pPr>
            <w:r w:rsidDel="00000000" w:rsidR="00000000" w:rsidRPr="00000000">
              <w:rPr>
                <w:b w:val="0"/>
                <w:bCs w:val="0"/>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0">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Identificador determinista, patrón, fuente, evidencia, severidad y hito de registro.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1">
            <w:pPr>
              <w:widowControl w:val="1"/>
              <w:spacing w:after="0" w:before="0" w:line="480" w:lineRule="auto"/>
              <w:ind w:firstLine="0"/>
              <w:rPr>
                <w:sz w:val="30"/>
                <w:szCs w:val="30"/>
              </w:rPr>
            </w:pPr>
            <w:r w:rsidDel="00000000" w:rsidR="00000000" w:rsidRPr="00000000">
              <w:rPr>
                <w:b w:val="0"/>
                <w:bCs w:val="0"/>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2">
            <w:pPr>
              <w:widowControl w:val="1"/>
              <w:spacing w:after="0" w:before="0" w:line="480" w:lineRule="auto"/>
              <w:ind w:firstLine="0"/>
              <w:rPr>
                <w:sz w:val="30"/>
                <w:szCs w:val="30"/>
              </w:rPr>
            </w:pPr>
            <w:r w:rsidDel="00000000" w:rsidR="00000000" w:rsidRPr="00000000">
              <w:rPr>
                <w:b w:val="0"/>
                <w:bCs w:val="0"/>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3">
            <w:pPr>
              <w:widowControl w:val="1"/>
              <w:spacing w:after="0" w:before="0" w:line="480" w:lineRule="auto"/>
              <w:ind w:firstLine="0"/>
              <w:rPr>
                <w:sz w:val="30"/>
                <w:szCs w:val="30"/>
              </w:rPr>
            </w:pPr>
            <w:r w:rsidDel="00000000" w:rsidR="00000000" w:rsidRPr="00000000">
              <w:rPr>
                <w:b w:val="0"/>
                <w:bCs w:val="0"/>
                <w:i w:val="0"/>
                <w:iCs w:val="0"/>
                <w:rtl w:val="0"/>
              </w:rPr>
              <w:t xml:space="preserve">Nombre, valor, unidad, tramo, reloj,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rtl w:val="0"/>
              </w:rPr>
              <w:t xml:space="preserve">, error y contexto.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4">
            <w:pPr>
              <w:widowControl w:val="1"/>
              <w:spacing w:after="0" w:before="0" w:line="480" w:lineRule="auto"/>
              <w:ind w:firstLine="0"/>
              <w:rPr>
                <w:sz w:val="30"/>
                <w:szCs w:val="30"/>
              </w:rPr>
            </w:pPr>
            <w:r w:rsidDel="00000000" w:rsidR="00000000" w:rsidRPr="00000000">
              <w:rPr>
                <w:b w:val="0"/>
                <w:bCs w:val="0"/>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5">
            <w:pPr>
              <w:widowControl w:val="1"/>
              <w:spacing w:after="0" w:before="0" w:line="480" w:lineRule="auto"/>
              <w:ind w:firstLine="0"/>
              <w:rPr>
                <w:sz w:val="30"/>
                <w:szCs w:val="30"/>
              </w:rPr>
            </w:pPr>
            <w:r w:rsidDel="00000000" w:rsidR="00000000" w:rsidRPr="00000000">
              <w:rPr>
                <w:b w:val="0"/>
                <w:bCs w:val="0"/>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clip_id, condición, inicio y fin en ms, eventos subumbral, tolerancia, condición negativa y procedencia.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7">
            <w:pPr>
              <w:widowControl w:val="1"/>
              <w:spacing w:after="0" w:before="0" w:line="480" w:lineRule="auto"/>
              <w:ind w:firstLine="0"/>
              <w:rPr>
                <w:sz w:val="30"/>
                <w:szCs w:val="30"/>
              </w:rPr>
            </w:pPr>
            <w:r w:rsidDel="00000000" w:rsidR="00000000" w:rsidRPr="00000000">
              <w:rPr>
                <w:b w:val="0"/>
                <w:bCs w:val="0"/>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8">
            <w:pPr>
              <w:widowControl w:val="1"/>
              <w:spacing w:after="0" w:before="0" w:line="480" w:lineRule="auto"/>
              <w:ind w:firstLine="0"/>
              <w:rPr>
                <w:sz w:val="30"/>
                <w:szCs w:val="30"/>
              </w:rPr>
            </w:pPr>
            <w:r w:rsidDel="00000000" w:rsidR="00000000" w:rsidRPr="00000000">
              <w:rPr>
                <w:b w:val="0"/>
                <w:bCs w:val="0"/>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9">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Alerta, política, canal, intento y clave de idempotencia.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1A">
            <w:pPr>
              <w:widowControl w:val="1"/>
              <w:spacing w:after="0" w:before="0" w:line="480" w:lineRule="auto"/>
              <w:ind w:firstLine="0"/>
              <w:rPr>
                <w:sz w:val="30"/>
                <w:szCs w:val="30"/>
              </w:rPr>
            </w:pPr>
            <w:r w:rsidDel="00000000" w:rsidR="00000000" w:rsidRPr="00000000">
              <w:rPr>
                <w:b w:val="0"/>
                <w:bCs w:val="0"/>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1B">
            <w:pPr>
              <w:widowControl w:val="1"/>
              <w:spacing w:after="0" w:before="0" w:line="480" w:lineRule="auto"/>
              <w:ind w:firstLine="0"/>
              <w:rPr>
                <w:sz w:val="30"/>
                <w:szCs w:val="30"/>
              </w:rPr>
            </w:pPr>
            <w:r w:rsidDel="00000000" w:rsidR="00000000" w:rsidRPr="00000000">
              <w:rPr>
                <w:b w:val="0"/>
                <w:bCs w:val="0"/>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1C">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Resultado de entrega, timestamp, confirmación, error y latencia del tramo.</w:t>
            </w:r>
            <w:r w:rsidDel="00000000" w:rsidR="00000000" w:rsidRPr="00000000">
              <w:rPr>
                <w:rtl w:val="0"/>
              </w:rPr>
            </w:r>
          </w:p>
        </w:tc>
      </w:tr>
    </w:tbl>
    <w:p w:rsidR="00000000" w:rsidDel="00000000" w:rsidP="00000000" w:rsidRDefault="00000000" w:rsidRPr="00000000" w14:paraId="0000021D">
      <w:pPr>
        <w:widowControl w:val="1"/>
        <w:spacing w:after="0" w:before="0" w:line="480" w:lineRule="auto"/>
        <w:ind w:firstLine="720"/>
        <w:rPr/>
      </w:pPr>
      <w:del w:id="9776" w:author="Claude" w:date="2026-09-03T12:00:00Z">
        <w:r w:rsidDel="00000000" w:rsidR="00000000" w:rsidRPr="00000000">
          <w:rPr>
            <w:i w:val="1"/>
            <w:iCs w:val="1"/>
            <w:rtl w:val="0"/>
          </w:rPr>
          <w:delText xml:space="preserve">Nota. </w:delText>
        </w:r>
      </w:del>
      <w:del w:id="9777" w:author="Claude" w:date="2026-09-03T12:00:00Z">
        <w:r w:rsidDel="00000000" w:rsidR="00000000" w:rsidRPr="00000000">
          <w:rPr>
            <w:b w:val="0"/>
            <w:bCs w:val="0"/>
            <w:i w:val="0"/>
            <w:iCs w:val="0"/>
            <w:rtl w:val="0"/>
          </w:rPr>
          <w:delText xml:space="preserve">Los contratos de referencia temporal y distribución tienen el mismo estatuto formal que los eventos de percepción y control: una medición o entrega no es reproducible si su entrada carece de versión y procedencia.</w:delText>
        </w:r>
      </w:del>
      <w:ins w:id="9778" w:author="Claude" w:date="2026-09-03T12:00:00Z">
        <w:r>
          <w:rPr>
            <w:b w:val="1"/>
            <w:bCs w:val="1"/>
            <w:rtl w:val="0"/>
          </w:rPr>
          <w:t xml:space="preserve">Nota.</w:t>
        </w:r>
        <w:r>
          <w:rPr>
            <w:rtl w:val="0"/>
          </w:rPr>
          <w:t xml:space="preserve"> Los contratos de referencia temporal y distribución tienen el mismo estatuto formal que los eventos de percepción y control, porque una medición o una entrega no es reproducible si su entrada carece de versión y procedencia.</w:t>
        </w:r>
      </w:ins>
      <w:r w:rsidDel="00000000" w:rsidR="00000000" w:rsidRPr="00000000">
        <w:rPr>
          <w:rtl w:val="0"/>
        </w:rPr>
      </w:r>
    </w:p>
    <w:p w:rsidR="00000000" w:rsidDel="00000000" w:rsidP="00000000" w:rsidRDefault="00000000" w:rsidRPr="00000000" w14:paraId="0000021E">
      <w:pPr>
        <w:widowControl w:val="1"/>
        <w:spacing w:after="0" w:before="0" w:line="480" w:lineRule="auto"/>
        <w:ind w:firstLine="720"/>
        <w:rPr/>
      </w:pPr>
      <w:del w:id="9779" w:author="Claude" w:date="2026-09-03T12:00:00Z">
        <w:r w:rsidDel="00000000" w:rsidR="00000000" w:rsidRPr="00000000">
          <w:rPr>
            <w:b w:val="0"/>
            <w:bCs w:val="0"/>
            <w:i w:val="0"/>
            <w:iCs w:val="0"/>
            <w:rtl w:val="0"/>
          </w:rPr>
          <w:delText xml:space="preserve">El evento central del sistema es el evento de percepción. Agrupa la identidad de esquema versionada, la corrida, la unidad visual, la fuente, el modelo, los prompts, las detecciones y los tiempos. Cada detección conserva etiqueta, prompt, confianza, caja en píxeles y normalizada y área. </w:delText>
        </w:r>
      </w:del>
      <w:del w:id="9780" w:author="Claude" w:date="2026-09-03T12:00:00Z">
        <w:r w:rsidDel="00000000" w:rsidR="00000000" w:rsidRPr="00000000">
          <w:rPr>
            <w:rFonts w:ascii="Courier New" w:cs="Courier New" w:eastAsia="Courier New" w:hAnsi="Courier New"/>
            <w:b w:val="0"/>
            <w:bCs w:val="0"/>
            <w:i w:val="0"/>
            <w:iCs w:val="0"/>
            <w:sz w:val="21"/>
            <w:szCs w:val="21"/>
            <w:rtl w:val="0"/>
          </w:rPr>
          <w:delText xml:space="preserve">detection_id</w:delText>
        </w:r>
      </w:del>
      <w:del w:id="9781" w:author="Claude" w:date="2026-09-03T12:00:00Z">
        <w:r w:rsidDel="00000000" w:rsidR="00000000" w:rsidRPr="00000000">
          <w:rPr>
            <w:b w:val="0"/>
            <w:bCs w:val="0"/>
            <w:i w:val="0"/>
            <w:iCs w:val="0"/>
            <w:rtl w:val="0"/>
          </w:rPr>
          <w:delText xml:space="preserve"> sólo identifica una detección dentro de la unidad visual; no constituye identidad entre </w:delText>
        </w:r>
      </w:del>
      <w:del w:id="9782" w:author="Claude" w:date="2026-09-03T12:00:00Z">
        <w:r w:rsidDel="00000000" w:rsidR="00000000" w:rsidRPr="00000000">
          <w:rPr>
            <w:rFonts w:ascii="Courier New" w:cs="Courier New" w:eastAsia="Courier New" w:hAnsi="Courier New"/>
            <w:b w:val="0"/>
            <w:bCs w:val="0"/>
            <w:i w:val="0"/>
            <w:iCs w:val="0"/>
            <w:sz w:val="21"/>
            <w:szCs w:val="21"/>
            <w:rtl w:val="0"/>
          </w:rPr>
          <w:delText xml:space="preserve">frame</w:delText>
        </w:r>
      </w:del>
      <w:del w:id="9783" w:author="Claude" w:date="2026-09-03T12:00:00Z">
        <w:r w:rsidDel="00000000" w:rsidR="00000000" w:rsidRPr="00000000">
          <w:rPr>
            <w:b w:val="0"/>
            <w:bCs w:val="0"/>
            <w:i w:val="0"/>
            <w:iCs w:val="0"/>
            <w:rtl w:val="0"/>
          </w:rPr>
          <w:delText xml:space="preserve">s. Los campos opcionales se incorporan de forma aditiva y se omiten cuando no están disponibles.</w:delText>
        </w:r>
      </w:del>
      <w:ins w:id="9784" w:author="Claude" w:date="2026-09-03T12:00:00Z">
        <w:r>
          <w:rPr>
            <w:rtl w:val="0"/>
          </w:rPr>
          <w:t xml:space="preserve">El evento central del sistema es el evento de percepción, que agrupa la identidad de esquema versionada, la corrida, la unidad visual, la fuente, el modelo, los prompts, las detecciones y los tiempos. Cada detección conserva etiqueta, prompt, confianza, caja en píxeles y normalizada, y área. El </w:t>
        </w:r>
        <w:r>
          <w:rPr>
            <w:rFonts w:ascii="Courier New" w:cs="Courier New" w:eastAsia="Courier New" w:hAnsi="Courier New"/>
            <w:sz w:val="21"/>
            <w:szCs w:val="21"/>
            <w:rtl w:val="0"/>
          </w:rPr>
          <w:t xml:space="preserve">detection_id</w:t>
        </w:r>
        <w:r>
          <w:rPr>
            <w:rtl w:val="0"/>
          </w:rPr>
          <w:t xml:space="preserve"> sólo identifica una detección dentro de la unidad visual y no constituye identidad entre frames. Los campos opcionales se incorporan de forma aditiva y se omiten cuando no están disponibles.</w:t>
        </w:r>
      </w:ins>
      <w:r w:rsidDel="00000000" w:rsidR="00000000" w:rsidRPr="00000000">
        <w:rPr>
          <w:rtl w:val="0"/>
        </w:rPr>
      </w:r>
    </w:p>
    <w:p w:rsidR="00000000" w:rsidDel="00000000" w:rsidP="00000000" w:rsidRDefault="00000000" w:rsidRPr="00000000" w14:paraId="0000021F">
      <w:pPr>
        <w:widowControl w:val="1"/>
        <w:spacing w:after="0" w:before="0" w:line="480" w:lineRule="auto"/>
        <w:ind w:firstLine="720"/>
        <w:rPr/>
      </w:pPr>
      <w:del w:id="9785" w:author="Claude" w:date="2026-09-03T12:00:00Z">
        <w:r w:rsidDel="00000000" w:rsidR="00000000" w:rsidRPr="00000000">
          <w:rPr>
            <w:b w:val="0"/>
            <w:bCs w:val="0"/>
            <w:i w:val="0"/>
            <w:iCs w:val="0"/>
            <w:rtl w:val="0"/>
          </w:rPr>
          <w:delText xml:space="preserve">La referencia temporal de evaluación impone dos invariantes de validez. Primero, la identidad de la fuente de la corrida y la del clip anotado deben coincidir; para el banco temporal se utiliza </w:delText>
        </w:r>
      </w:del>
      <w:del w:id="9786" w:author="Claude" w:date="2026-09-03T12:00:00Z">
        <w:r w:rsidDel="00000000" w:rsidR="00000000" w:rsidRPr="00000000">
          <w:rPr>
            <w:rFonts w:ascii="Courier New" w:cs="Courier New" w:eastAsia="Courier New" w:hAnsi="Courier New"/>
            <w:b w:val="0"/>
            <w:bCs w:val="0"/>
            <w:i w:val="0"/>
            <w:iCs w:val="0"/>
            <w:sz w:val="21"/>
            <w:szCs w:val="21"/>
            <w:rtl w:val="0"/>
          </w:rPr>
          <w:delText xml:space="preserve">source_id</w:delText>
        </w:r>
      </w:del>
      <w:del w:id="9787" w:author="Claude" w:date="2026-09-03T12:00:00Z">
        <w:r w:rsidDel="00000000" w:rsidR="00000000" w:rsidRPr="00000000">
          <w:rPr>
            <w:b w:val="0"/>
            <w:bCs w:val="0"/>
            <w:i w:val="0"/>
            <w:iCs w:val="0"/>
            <w:rtl w:val="0"/>
          </w:rPr>
          <w:delText xml:space="preserve"> = </w:delText>
        </w:r>
      </w:del>
      <w:del w:id="9788" w:author="Claude" w:date="2026-09-03T12:00:00Z">
        <w:r w:rsidDel="00000000" w:rsidR="00000000" w:rsidRPr="00000000">
          <w:rPr>
            <w:rFonts w:ascii="Courier New" w:cs="Courier New" w:eastAsia="Courier New" w:hAnsi="Courier New"/>
            <w:b w:val="0"/>
            <w:bCs w:val="0"/>
            <w:i w:val="0"/>
            <w:iCs w:val="0"/>
            <w:sz w:val="21"/>
            <w:szCs w:val="21"/>
            <w:rtl w:val="0"/>
          </w:rPr>
          <w:delText xml:space="preserve">clip_id</w:delText>
        </w:r>
      </w:del>
      <w:del w:id="9789" w:author="Claude" w:date="2026-09-03T12:00:00Z">
        <w:r w:rsidDel="00000000" w:rsidR="00000000" w:rsidRPr="00000000">
          <w:rPr>
            <w:b w:val="0"/>
            <w:bCs w:val="0"/>
            <w:i w:val="0"/>
            <w:iCs w:val="0"/>
            <w:rtl w:val="0"/>
          </w:rPr>
          <w:delText xml:space="preserve">. Segundo, la incertidumbre no fabrica una infracción: cuando el estado del EPP no es juzgable, el episodio no se extiende como violación.</w:delText>
        </w:r>
      </w:del>
      <w:ins w:id="9790" w:author="Claude" w:date="2026-09-03T12:00:00Z">
        <w:r>
          <w:rPr>
            <w:rtl w:val="0"/>
          </w:rPr>
          <w:t xml:space="preserve">La referencia temporal de evaluación impone dos invariantes de validez. La identidad de la fuente de la corrida y la del clip anotado deben coincidir, y para el banco temporal se utiliza </w:t>
        </w:r>
        <w:r>
          <w:rPr>
            <w:rFonts w:ascii="Courier New" w:cs="Courier New" w:eastAsia="Courier New" w:hAnsi="Courier New"/>
            <w:sz w:val="21"/>
            <w:szCs w:val="21"/>
            <w:rtl w:val="0"/>
          </w:rPr>
          <w:t xml:space="preserve">source_id</w:t>
        </w:r>
        <w:r>
          <w:rPr>
            <w:rtl w:val="0"/>
          </w:rPr>
          <w:t xml:space="preserve"> = </w:t>
        </w:r>
        <w:r>
          <w:rPr>
            <w:rFonts w:ascii="Courier New" w:cs="Courier New" w:eastAsia="Courier New" w:hAnsi="Courier New"/>
            <w:sz w:val="21"/>
            <w:szCs w:val="21"/>
            <w:rtl w:val="0"/>
          </w:rPr>
          <w:t xml:space="preserve">clip_id</w:t>
        </w:r>
        <w:r>
          <w:rPr>
            <w:rtl w:val="0"/>
          </w:rPr>
          <w:t xml:space="preserve">. Y la incertidumbre no fabrica una infracción, de modo que cuando el estado del EPP no es juzgable el episodio no se extiende como violación.</w:t>
        </w:r>
      </w:ins>
      <w:r w:rsidDel="00000000" w:rsidR="00000000" w:rsidRPr="00000000">
        <w:rPr>
          <w:rtl w:val="0"/>
        </w:rPr>
      </w:r>
    </w:p>
    <w:p w:rsidR="00000000" w:rsidDel="00000000" w:rsidP="00000000" w:rsidRDefault="00000000" w:rsidRPr="00000000" w14:paraId="00000220">
      <w:pPr>
        <w:widowControl w:val="1"/>
        <w:spacing w:after="0" w:before="0" w:line="480" w:lineRule="auto"/>
        <w:ind w:firstLine="720"/>
        <w:rPr/>
      </w:pPr>
      <w:del w:id="9791" w:author="Claude" w:date="2026-09-03T12:00:00Z">
        <w:r w:rsidDel="00000000" w:rsidR="00000000" w:rsidRPr="00000000">
          <w:rPr>
            <w:b w:val="0"/>
            <w:bCs w:val="0"/>
            <w:i w:val="0"/>
            <w:iCs w:val="0"/>
            <w:rtl w:val="0"/>
          </w:rPr>
          <w:delText xml:space="preserve">La cadena temporal conserva cinco hitos por alerta: primera evidencia positiva —identificada por </w:delText>
        </w:r>
      </w:del>
      <w:del w:id="9792" w:author="Claude" w:date="2026-09-03T12:00:00Z">
        <w:r w:rsidDel="00000000" w:rsidR="00000000" w:rsidRPr="00000000">
          <w:rPr>
            <w:rFonts w:ascii="Courier New" w:cs="Courier New" w:eastAsia="Courier New" w:hAnsi="Courier New"/>
            <w:b w:val="0"/>
            <w:bCs w:val="0"/>
            <w:i w:val="0"/>
            <w:iCs w:val="0"/>
            <w:sz w:val="21"/>
            <w:szCs w:val="21"/>
            <w:rtl w:val="0"/>
          </w:rPr>
          <w:delText xml:space="preserve">unit_id</w:delText>
        </w:r>
      </w:del>
      <w:del w:id="9793" w:author="Claude" w:date="2026-09-03T12:00:00Z">
        <w:r w:rsidDel="00000000" w:rsidR="00000000" w:rsidRPr="00000000">
          <w:rPr>
            <w:b w:val="0"/>
            <w:bCs w:val="0"/>
            <w:i w:val="0"/>
            <w:iCs w:val="0"/>
            <w:rtl w:val="0"/>
          </w:rPr>
          <w:delText xml:space="preserve">—, transición a candidato, transición a confirmado, registro de la alerta interna y, cuando existe distribución, confirmación de entrega. Estos hitos permiten medir cada tramo sin mezclar relojes ni poblaciones.</w:delText>
        </w:r>
      </w:del>
      <w:ins w:id="9794" w:author="Claude" w:date="2026-09-03T12:00:00Z">
        <w:r>
          <w:rPr>
            <w:rtl w:val="0"/>
          </w:rPr>
          <w:t xml:space="preserve">La cadena temporal conserva cinco hitos por alerta, que son la primera evidencia positiva identificada por </w:t>
        </w:r>
        <w:r>
          <w:rPr>
            <w:rFonts w:ascii="Courier New" w:cs="Courier New" w:eastAsia="Courier New" w:hAnsi="Courier New"/>
            <w:sz w:val="21"/>
            <w:szCs w:val="21"/>
            <w:rtl w:val="0"/>
          </w:rPr>
          <w:t xml:space="preserve">unit_id</w:t>
        </w:r>
        <w:r>
          <w:rPr>
            <w:rtl w:val="0"/>
          </w:rPr>
          <w:t xml:space="preserve">, la transición a candidato, la transición a confirmado, el registro de la alerta interna y, cuando existe distribución, la confirmación de entrega. Esos hitos permiten medir cada tramo sin mezclar relojes ni poblaciones.</w:t>
        </w:r>
      </w:ins>
      <w:r w:rsidDel="00000000" w:rsidR="00000000" w:rsidRPr="00000000">
        <w:rPr>
          <w:rtl w:val="0"/>
        </w:rPr>
      </w:r>
    </w:p>
    <w:p w:rsidR="00000000" w:rsidDel="00000000" w:rsidP="00000000" w:rsidRDefault="00000000" w:rsidRPr="00000000" w14:paraId="00000221">
      <w:pPr>
        <w:pStyle w:val="Heading4"/>
        <w:keepNext w:val="1"/>
        <w:widowControl w:val="1"/>
        <w:spacing w:after="0" w:before="0" w:line="480" w:lineRule="auto"/>
        <w:ind w:firstLine="0"/>
        <w:rPr>
          <w:del w:id="9796" w:author="Claude" w:date="2026-09-03T12:00:00Z"/>
        </w:rPr>
      </w:pPr>
      <w:del w:id="9795" w:author="Claude" w:date="2026-09-03T12:00:00Z">
        <w:r w:rsidDel="00000000" w:rsidR="00000000" w:rsidRPr="00000000">
          <w:rPr>
            <w:i w:val="0"/>
            <w:iCs w:val="0"/>
            <w:rtl w:val="0"/>
          </w:rPr>
          <w:delText xml:space="preserve">17.3.11.3. Criterios de evolución durante la implementación experimental</w:delText>
        </w:r>
      </w:del>
      <w:r w:rsidDel="00000000" w:rsidR="00000000" w:rsidRPr="00000000">
        <w:rPr>
          <w:rtl w:val="0"/>
        </w:rPr>
      </w:r>
    </w:p>
    <w:p w:rsidR="00000000" w:rsidDel="00000000" w:rsidP="00000000" w:rsidRDefault="00000000" w:rsidRPr="00000000" w14:paraId="00000222">
      <w:pPr>
        <w:widowControl w:val="1"/>
        <w:spacing w:after="0" w:line="480" w:lineRule="auto"/>
        <w:ind w:firstLine="720"/>
        <w:rPr/>
      </w:pPr>
      <w:del w:id="9797" w:author="Claude" w:date="2026-09-03T12:00:00Z">
        <w:r w:rsidDel="00000000" w:rsidR="00000000" w:rsidRPr="00000000">
          <w:rPr>
            <w:i w:val="0"/>
            <w:iCs w:val="0"/>
            <w:rtl w:val="0"/>
          </w:rPr>
          <w:delText xml:space="preserve">La superficie de crecimiento del evento de percepción se mantiene acotada y separada de las reglas de riesgo. La identidad temporal de sujeto es un campo opcional y la única identidad válida entre </w:delText>
        </w:r>
      </w:del>
      <w:del w:id="9798" w:author="Claude" w:date="2026-09-03T12:00:00Z">
        <w:r w:rsidDel="00000000" w:rsidR="00000000" w:rsidRPr="00000000">
          <w:rPr>
            <w:rFonts w:ascii="Courier New" w:cs="Courier New" w:eastAsia="Courier New" w:hAnsi="Courier New"/>
            <w:i w:val="0"/>
            <w:iCs w:val="0"/>
            <w:sz w:val="21"/>
            <w:szCs w:val="21"/>
            <w:rtl w:val="0"/>
          </w:rPr>
          <w:delText xml:space="preserve">frame</w:delText>
        </w:r>
      </w:del>
      <w:del w:id="9799" w:author="Claude" w:date="2026-09-03T12:00:00Z">
        <w:r w:rsidDel="00000000" w:rsidR="00000000" w:rsidRPr="00000000">
          <w:rPr>
            <w:i w:val="0"/>
            <w:iCs w:val="0"/>
            <w:rtl w:val="0"/>
          </w:rPr>
          <w:delText xml:space="preserve">s: el contrato la admite y el plano de control puede materializarla por configuración, sin que el plano de medios necesite emitirla y sin mezclar esa capacidad con las métricas de seguimiento. Velocidad, dirección, puntos clave de pose y máscaras de segmentación quedan previstos como campos opcionales que no modifican la semántica mínima del evento ni desplazan al bounding box. Las relaciones entre sujeto, evidencia de soporte y clase ausente, en cambio, pertenecen al plano de control: el plano de medios publica detecciones individuales.</w:delText>
        </w:r>
      </w:del>
      <w:ins w:id="9800" w:author="Claude" w:date="2026-09-03T12:00:00Z">
        <w:r>
          <w:rPr>
            <w:rtl w:val="0"/>
          </w:rPr>
          <w:t xml:space="preserve">La superficie de crecimiento del evento de percepción se mantiene acotada y separada de las reglas de riesgo. La identidad temporal de sujeto es un campo opcional y la única identidad válida entre frames, que el plano de control puede materializar por configuración sin que el plano de medios necesite emitirla. La velocidad, la dirección, los puntos clave de pose y las máscaras de segmentación quedan previstos como campos opcionales que no modifican la semántica mínima del evento ni desplazan al bounding box. Las relaciones entre sujeto, evidencia de soporte y clase ausente pertenecen al plano de control, porque el plano de medios publica detecciones individuales.</w:t>
        </w:r>
      </w:ins>
      <w:r w:rsidDel="00000000" w:rsidR="00000000" w:rsidRPr="00000000">
        <w:rPr>
          <w:rtl w:val="0"/>
        </w:rPr>
      </w:r>
    </w:p>
    <w:p w:rsidR="00000000" w:rsidDel="00000000" w:rsidP="00000000" w:rsidRDefault="00000000" w:rsidRPr="00000000" w14:paraId="00000223">
      <w:pPr>
        <w:pStyle w:val="Heading4"/>
        <w:keepNext w:val="1"/>
        <w:widowControl w:val="1"/>
        <w:spacing w:after="0" w:before="0" w:line="480" w:lineRule="auto"/>
        <w:ind w:firstLine="0"/>
        <w:rPr/>
      </w:pPr>
      <w:bookmarkStart w:colFirst="0" w:colLast="0" w:name="_heading=h.ori7ngklfj0u" w:id="33"/>
      <w:bookmarkEnd w:id="33"/>
      <w:del w:id="9801" w:author="Claude" w:date="2026-09-03T12:00:00Z">
        <w:r w:rsidDel="00000000" w:rsidR="00000000" w:rsidRPr="00000000">
          <w:rPr>
            <w:rtl w:val="0"/>
          </w:rPr>
          <w:delText xml:space="preserve">17.3.12. Trazabilidad experimental y minimización de evidencia visual</w:delText>
        </w:r>
      </w:del>
      <w:ins w:id="9802" w:author="Claude" w:date="2026-09-03T12:00:00Z">
        <w:r>
          <w:rPr>
            <w:rtl w:val="0"/>
          </w:rPr>
          <w:t xml:space="preserve">17.3.8.2. Repositorio de hechos y reconstrucción experimental</w:t>
        </w:r>
      </w:ins>
    </w:p>
    <w:p w:rsidR="00000000" w:rsidDel="00000000" w:rsidP="00000000" w:rsidRDefault="00000000" w:rsidRPr="00000000" w14:paraId="00000224">
      <w:pPr>
        <w:widowControl w:val="1"/>
        <w:spacing w:after="0" w:before="0" w:line="480" w:lineRule="auto"/>
        <w:ind w:firstLine="720"/>
        <w:rPr/>
      </w:pPr>
      <w:del w:id="9803" w:author="Claude" w:date="2026-09-03T12:00:00Z">
        <w:r w:rsidDel="00000000" w:rsidR="00000000" w:rsidRPr="00000000">
          <w:rPr>
            <w:rtl w:val="0"/>
          </w:rPr>
          <w:delText xml:space="preserve">La trazabilidad experimental permite reconstruir cómo una corrida produjo una alerta interna. Para ello, la arquitectura debe conservar la relación entre configuración de corrida, fuente visual, modelo utilizado, prompts activos, evidencia perceptiva, transición de estado del patrón, alerta registrada y métricas o errores asociados. Sin esa relación, una alerta pierde valor experimental porque no puede auditarse, compararse ni analizarse con suficiente rigor.</w:delText>
        </w:r>
      </w:del>
      <w:ins w:id="9804" w:author="Claude" w:date="2026-09-03T12:00:00Z">
        <w:r>
          <w:rPr>
            <w:rtl w:val="0"/>
          </w:rPr>
          <w:t xml:space="preserve">La trazabilidad experimental permite reconstruir cómo una corrida produjo una alerta interna. La arquitectura conserva la relación entre la configuración de corrida, la fuente visual, el modelo utilizado, los prompts activos, la evidencia perceptiva, la transición de estado del patrón, la alerta registrada y las métricas o errores asociados. Sin esa relación una alerta pierde valor experimental, porque no puede auditarse, compararse ni analizarse con suficiente rigor.</w:t>
        </w:r>
      </w:ins>
    </w:p>
    <w:p w:rsidR="00000000" w:rsidDel="00000000" w:rsidP="00000000" w:rsidRDefault="00000000" w:rsidRPr="00000000" w14:paraId="00000225">
      <w:pPr>
        <w:widowControl w:val="1"/>
        <w:spacing w:after="0" w:before="0" w:line="480" w:lineRule="auto"/>
        <w:ind w:firstLine="720"/>
        <w:rPr>
          <w:del w:id="9806" w:author="Claude" w:date="2026-09-03T12:00:00Z"/>
        </w:rPr>
      </w:pPr>
      <w:del w:id="9805" w:author="Claude" w:date="2026-09-03T12:00:00Z">
        <w:r w:rsidDel="00000000" w:rsidR="00000000" w:rsidRPr="00000000">
          <w:rPr>
            <w:rtl w:val="0"/>
          </w:rPr>
          <w:delText xml:space="preserve">En continuidad con los contratos versionados definidos en la sección anterior, esta sección no vuelve a especificar estructuras de intercambio, sino que precisa qué hechos deben conservarse y bajo qué política se gestiona la evidencia visual. El objetivo es sostener la interpretación de resultados sin convertir la trazabilidad en almacenamiento indiscriminado de video ni ampliar el alcance del prototipo experimental.</w:delText>
        </w:r>
      </w:del>
    </w:p>
    <w:p w:rsidR="00000000" w:rsidDel="00000000" w:rsidP="00000000" w:rsidRDefault="00000000" w:rsidRPr="00000000" w14:paraId="00000226">
      <w:pPr>
        <w:pStyle w:val="Heading4"/>
        <w:keepNext w:val="1"/>
        <w:widowControl w:val="1"/>
        <w:spacing w:after="0" w:before="0" w:line="480" w:lineRule="auto"/>
        <w:ind w:firstLine="0"/>
        <w:rPr>
          <w:del w:id="9809" w:author="Claude" w:date="2026-09-03T12:00:00Z"/>
        </w:rPr>
      </w:pPr>
      <w:bookmarkStart w:colFirst="0" w:colLast="0" w:name="_heading=h.wymq316yp0p8" w:id="34"/>
      <w:bookmarkEnd w:id="34"/>
      <w:del w:id="9807" w:author="Claude" w:date="2026-09-03T12:00:00Z">
        <w:r w:rsidDel="00000000" w:rsidR="00000000" w:rsidRPr="00000000">
          <w:rPr>
            <w:i w:val="0"/>
            <w:iCs w:val="0"/>
            <w:rtl w:val="0"/>
          </w:rPr>
          <w:delText xml:space="preserve">17.3</w:delText>
        </w:r>
      </w:del>
      <w:del w:id="9808" w:author="Claude" w:date="2026-09-03T12:00:00Z">
        <w:r w:rsidDel="00000000" w:rsidR="00000000" w:rsidRPr="00000000">
          <w:rPr>
            <w:rtl w:val="0"/>
          </w:rPr>
          <w:delText xml:space="preserve">.12.1. Repositorio de eventos para reconstrucción experimental</w:delText>
        </w:r>
      </w:del>
    </w:p>
    <w:p w:rsidR="00000000" w:rsidDel="00000000" w:rsidP="00000000" w:rsidRDefault="00000000" w:rsidRPr="00000000" w14:paraId="00000227">
      <w:pPr>
        <w:widowControl w:val="1"/>
        <w:spacing w:after="0" w:before="0" w:line="480" w:lineRule="auto"/>
        <w:ind w:firstLine="720"/>
        <w:rPr/>
      </w:pPr>
      <w:del w:id="9810" w:author="Claude" w:date="2026-09-03T12:00:00Z">
        <w:r w:rsidDel="00000000" w:rsidR="00000000" w:rsidRPr="00000000">
          <w:rPr>
            <w:b w:val="0"/>
            <w:bCs w:val="0"/>
            <w:i w:val="0"/>
            <w:iCs w:val="0"/>
            <w:rtl w:val="0"/>
          </w:rPr>
          <w:delText xml:space="preserve">El repositorio utiliza archivos </w:delText>
        </w:r>
      </w:del>
      <w:del w:id="981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JSONL</w:delText>
        </w:r>
      </w:del>
      <w:del w:id="9812" w:author="Claude" w:date="2026-09-03T12:00:00Z">
        <w:r w:rsidDel="00000000" w:rsidR="00000000" w:rsidRPr="00000000">
          <w:rPr>
            <w:b w:val="0"/>
            <w:bCs w:val="0"/>
            <w:i w:val="0"/>
            <w:iCs w:val="0"/>
            <w:rtl w:val="0"/>
          </w:rPr>
          <w:delText xml:space="preserve"> de sólo adición por corrida y por tipo de hecho. La decisión principal continúa siendo impedir la sobrescritura silenciosa; la materialización elegida agrega una representación simple, inspeccionable y re-evaluable sin introducir una base de datos como dependencia del núcleo.</w:delText>
        </w:r>
      </w:del>
      <w:ins w:id="9813" w:author="Claude" w:date="2026-09-03T12:00:00Z">
        <w:r>
          <w:rPr>
            <w:rtl w:val="0"/>
          </w:rPr>
          <w:t xml:space="preserve">El repositorio utiliza archivos </w:t>
        </w:r>
        <w:r>
          <w:rPr>
            <w:rFonts w:ascii="Courier New" w:cs="Courier New" w:eastAsia="Courier New" w:hAnsi="Courier New"/>
            <w:sz w:val="21"/>
            <w:szCs w:val="21"/>
            <w:rtl w:val="0"/>
          </w:rPr>
          <w:t xml:space="preserve">JSONL</w:t>
        </w:r>
        <w:r>
          <w:rPr>
            <w:rtl w:val="0"/>
          </w:rPr>
          <w:t xml:space="preserve"> de sólo adición por corrida y por tipo de hecho. La regla impide la sobrescritura silenciosa y ofrece una representación simple, inspeccionable y re-evaluable sin introducir una base de datos como dependencia del núcleo.</w:t>
        </w:r>
      </w:ins>
      <w:r w:rsidDel="00000000" w:rsidR="00000000" w:rsidRPr="00000000">
        <w:rPr>
          <w:rtl w:val="0"/>
        </w:rPr>
      </w:r>
    </w:p>
    <w:p w:rsidR="00000000" w:rsidDel="00000000" w:rsidP="00000000" w:rsidRDefault="00000000" w:rsidRPr="00000000" w14:paraId="00000228">
      <w:pPr>
        <w:widowControl w:val="1"/>
        <w:spacing w:after="0" w:before="0" w:line="480" w:lineRule="auto"/>
        <w:ind w:firstLine="720"/>
        <w:rPr/>
      </w:pPr>
      <w:r w:rsidDel="00000000" w:rsidR="00000000" w:rsidRPr="00000000">
        <w:rPr>
          <w:b w:val="0"/>
          <w:bCs w:val="0"/>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rtl w:val="0"/>
        </w:rPr>
        <w:t xml:space="preserve">, copia los artefactos livianos y referencia los de mayor volumen.</w:t>
      </w:r>
      <w:r w:rsidDel="00000000" w:rsidR="00000000" w:rsidRPr="00000000">
        <w:rPr>
          <w:rtl w:val="0"/>
        </w:rPr>
      </w:r>
    </w:p>
    <w:p w:rsidR="00000000" w:rsidDel="00000000" w:rsidP="00000000" w:rsidRDefault="00000000" w:rsidRPr="00000000" w14:paraId="00000229">
      <w:pPr>
        <w:widowControl w:val="1"/>
        <w:spacing w:after="0" w:before="0" w:line="480" w:lineRule="auto"/>
        <w:ind w:firstLine="720"/>
        <w:rPr/>
      </w:pPr>
      <w:del w:id="9814" w:author="Claude" w:date="2026-09-03T12:00:00Z">
        <w:r w:rsidDel="00000000" w:rsidR="00000000" w:rsidRPr="00000000">
          <w:rPr>
            <w:b w:val="0"/>
            <w:bCs w:val="0"/>
            <w:i w:val="0"/>
            <w:iCs w:val="0"/>
            <w:rtl w:val="0"/>
          </w:rPr>
          <w:delTex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delText>
        </w:r>
      </w:del>
      <w:ins w:id="9815" w:author="Claude" w:date="2026-09-03T12:00:00Z">
        <w:r>
          <w:rPr>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ins>
      <w:r w:rsidDel="00000000" w:rsidR="00000000" w:rsidRPr="00000000">
        <w:rPr>
          <w:rtl w:val="0"/>
        </w:rPr>
      </w:r>
    </w:p>
    <w:p w:rsidR="00000000" w:rsidDel="00000000" w:rsidP="00000000" w:rsidRDefault="00000000" w:rsidRPr="00000000" w14:paraId="0000022A">
      <w:pPr>
        <w:pStyle w:val="Heading4"/>
        <w:keepNext w:val="1"/>
        <w:widowControl w:val="1"/>
        <w:spacing w:after="0" w:before="0" w:line="480" w:lineRule="auto"/>
        <w:ind w:firstLine="0"/>
        <w:rPr>
          <w:del w:id="9818" w:author="Claude" w:date="2026-09-03T12:00:00Z"/>
        </w:rPr>
      </w:pPr>
      <w:bookmarkStart w:colFirst="0" w:colLast="0" w:name="_heading=h.pdtki4qeojdm" w:id="35"/>
      <w:bookmarkEnd w:id="35"/>
      <w:del w:id="9816" w:author="Claude" w:date="2026-09-03T12:00:00Z">
        <w:r w:rsidDel="00000000" w:rsidR="00000000" w:rsidRPr="00000000">
          <w:rPr>
            <w:i w:val="0"/>
            <w:iCs w:val="0"/>
            <w:rtl w:val="0"/>
          </w:rPr>
          <w:delText xml:space="preserve">17.3</w:delText>
        </w:r>
      </w:del>
      <w:del w:id="9817" w:author="Claude" w:date="2026-09-03T12:00:00Z">
        <w:r w:rsidDel="00000000" w:rsidR="00000000" w:rsidRPr="00000000">
          <w:rPr>
            <w:rtl w:val="0"/>
          </w:rPr>
          <w:delText xml:space="preserve">.12.2. Hechos persistibles mínimos</w:delText>
        </w:r>
      </w:del>
    </w:p>
    <w:p w:rsidR="00000000" w:rsidDel="00000000" w:rsidP="00000000" w:rsidRDefault="00000000" w:rsidRPr="00000000" w14:paraId="0000022B">
      <w:pPr>
        <w:widowControl w:val="1"/>
        <w:spacing w:after="0" w:before="0" w:line="480" w:lineRule="auto"/>
        <w:ind w:firstLine="720"/>
        <w:rPr>
          <w:b w:val="1"/>
          <w:bCs w:val="1"/>
        </w:rPr>
        <w:sectPr>
          <w:type w:val="nextPage"/>
          <w:pgSz w:h="15840" w:w="12240" w:orient="portrait"/>
          <w:pgMar w:bottom="1440" w:top="1440" w:left="1440" w:right="1440" w:header="720" w:footer="720"/>
        </w:sectPr>
      </w:pPr>
      <w:del w:id="9819" w:author="Claude" w:date="2026-09-03T12:00:00Z">
        <w:r w:rsidDel="00000000" w:rsidR="00000000" w:rsidRPr="00000000">
          <w:rPr>
            <w:rtl w:val="0"/>
          </w:rPr>
          <w:delText xml:space="preserve">Los hechos persistibles mínimos representan aquello que debe conservarse para interpretar una corrida y reconstruir una alerta interna. No constituyen una nueva lista de contratos ni una especificación definitiva de base de datos. Mientras los contratos establecidos estabilizan el intercambio entre responsabilidades, los hechos persistibles establecen qué información debe quedar disponible para análisis posterior, comparación entre corridas y reconstrucción de evidencia. Dado que todos los elementos incluidos en la tabla forman parte del mínimo necesario, no se distingue un carácter obligatorio fila por fila.</w:delText>
        </w:r>
      </w:del>
      <w:ins w:id="9820" w:author="Claude" w:date="2026-09-03T12:00:00Z">
        <w:r>
          <w:rPr>
            <w:rtl w:val="0"/>
          </w:rPr>
          <w:t xml:space="preserve">Los hechos que la reconstrucción exige exceden a los contratos de intercambio. Junto al inicio y cierre de corrida, al manifiesto con las configuraciones efectivas y a la procedencia e identidad de la fuente, el repositorio conserva los eventos de percepción, las unidades omitidas o descartadas con su causa, los cambios de estado del patrón, la primera evidencia positiva, las alertas internas, las entregas cuando el tramo está habilitado, las métricas con su estado de aplicabilidad y los errores y anomalías. Los hechos asociados a seguimiento temporal, zonas, distribución externa, adaptación de modelos o evidencia visual controlada se incorporan sólo cuando la corrida habilita esas capacidades y no forman parte del conjunto mínimo para CR-01 y CR-02.</w:t>
        </w:r>
      </w:ins>
      <w:r w:rsidDel="00000000" w:rsidR="00000000" w:rsidRPr="00000000">
        <w:rPr>
          <w:rtl w:val="0"/>
        </w:rPr>
      </w:r>
    </w:p>
    <w:p w:rsidR="00000000" w:rsidDel="00000000" w:rsidP="00000000" w:rsidRDefault="00000000" w:rsidRPr="00000000" w14:paraId="0000022C">
      <w:pPr>
        <w:keepNext w:val="1"/>
        <w:widowControl w:val="1"/>
        <w:spacing w:after="0" w:before="0" w:line="480" w:lineRule="auto"/>
        <w:ind w:left="0" w:firstLine="0"/>
        <w:rPr>
          <w:del w:id="9822" w:author="Claude" w:date="2026-09-03T12:00:00Z"/>
          <w:i w:val="1"/>
          <w:iCs w:val="1"/>
        </w:rPr>
      </w:pPr>
      <w:del w:id="9821" w:author="Claude" w:date="2026-09-03T12:00:00Z">
        <w:r w:rsidDel="00000000" w:rsidR="00000000" w:rsidRPr="00000000">
          <w:rPr>
            <w:b w:val="1"/>
            <w:bCs w:val="1"/>
            <w:i w:val="0"/>
            <w:iCs w:val="0"/>
            <w:rtl w:val="0"/>
          </w:rPr>
          <w:delText xml:space="preserve">Tabla 47</w:delText>
        </w:r>
      </w:del>
      <w:r w:rsidDel="00000000" w:rsidR="00000000" w:rsidRPr="00000000">
        <w:rPr>
          <w:rtl w:val="0"/>
        </w:rPr>
      </w:r>
    </w:p>
    <w:p w:rsidR="00000000" w:rsidDel="00000000" w:rsidP="00000000" w:rsidRDefault="00000000" w:rsidRPr="00000000" w14:paraId="0000022D">
      <w:pPr>
        <w:keepNext w:val="1"/>
        <w:widowControl w:val="1"/>
        <w:spacing w:after="0" w:before="0" w:line="480" w:lineRule="auto"/>
        <w:ind w:left="0" w:firstLine="0"/>
        <w:rPr>
          <w:del w:id="9824" w:author="Claude" w:date="2026-09-03T12:00:00Z"/>
        </w:rPr>
      </w:pPr>
      <w:del w:id="9823" w:author="Claude" w:date="2026-09-03T12:00:00Z">
        <w:r w:rsidDel="00000000" w:rsidR="00000000" w:rsidRPr="00000000">
          <w:rPr>
            <w:b w:val="0"/>
            <w:bCs w:val="0"/>
            <w:i w:val="1"/>
            <w:iCs w:val="1"/>
            <w:rtl w:val="0"/>
          </w:rPr>
          <w:delText xml:space="preserve">Hechos persistibles mínimos para reconstrucción experimental</w:delText>
        </w:r>
      </w:del>
      <w:r w:rsidDel="00000000" w:rsidR="00000000" w:rsidRPr="00000000">
        <w:rPr>
          <w:rtl w:val="0"/>
        </w:rPr>
      </w:r>
    </w:p>
    <w:tbl>
      <w:tblPr>
        <w:tblStyle w:val="Table9"/>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600"/>
      </w:tblPr>
      <w:tblGrid>
        <w:gridCol w:w="2648"/>
        <w:gridCol w:w="6712"/>
        <w:tblGridChange w:id="0">
          <w:tblGrid>
            <w:gridCol w:w="2648"/>
            <w:gridCol w:w="6712"/>
          </w:tblGrid>
        </w:tblGridChange>
      </w:tblGrid>
      <w:tr>
        <w:trPr>
          <w:del w:id="9825" w:author="Claude" w:date="2026-09-03T12:00:00Z"/>
          <w:cantSplit w:val="1"/>
          <w:tblHeader w:val="1"/>
        </w:trPr>
        <w:tc>
          <w:tcPr>
            <w:tcMar>
              <w:top w:w="70.0" w:type="dxa"/>
              <w:bottom w:w="70.0" w:type="dxa"/>
            </w:tcMar>
            <w:vAlign w:val="top"/>
          </w:tcPr>
          <w:p w:rsidR="00000000" w:rsidDel="00000000" w:rsidP="00000000" w:rsidRDefault="00000000" w:rsidRPr="00000000" w14:paraId="0000022E">
            <w:pPr>
              <w:widowControl w:val="1"/>
              <w:spacing w:after="0" w:before="0" w:line="480" w:lineRule="auto"/>
              <w:ind w:firstLine="0"/>
              <w:rPr>
                <w:del w:id="9828" w:author="Claude" w:date="2026-09-03T12:00:00Z"/>
              </w:rPr>
            </w:pPr>
            <w:del w:id="9826" w:author="Claude" w:date="2026-09-03T12:00:00Z">
              <w:r w:rsidDel="00000000" w:rsidR="00000000" w:rsidRPr="00000000">
                <w:rPr>
                  <w:b w:val="1"/>
                  <w:bCs w:val="1"/>
                  <w:i w:val="0"/>
                  <w:iCs w:val="0"/>
                  <w:sz w:val="18"/>
                  <w:szCs w:val="18"/>
                  <w:rtl w:val="0"/>
                </w:rPr>
                <w:delText xml:space="preserve">Hecho persistible mínimo</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2F">
            <w:pPr>
              <w:widowControl w:val="1"/>
              <w:spacing w:after="0" w:before="0" w:line="480" w:lineRule="auto"/>
              <w:ind w:firstLine="0"/>
              <w:rPr>
                <w:del w:id="9829" w:author="Claude" w:date="2026-09-03T12:00:00Z"/>
              </w:rPr>
            </w:pPr>
            <w:del w:id="9827" w:author="Claude" w:date="2026-09-03T12:00:00Z">
              <w:r w:rsidDel="00000000" w:rsidR="00000000" w:rsidRPr="00000000">
                <w:rPr>
                  <w:b w:val="1"/>
                  <w:bCs w:val="1"/>
                  <w:i w:val="0"/>
                  <w:iCs w:val="0"/>
                  <w:sz w:val="18"/>
                  <w:szCs w:val="18"/>
                  <w:rtl w:val="0"/>
                </w:rPr>
                <w:delText xml:space="preserve">Uso en reconstrucción</w:delText>
              </w:r>
            </w:del>
            <w:r w:rsidDel="00000000" w:rsidR="00000000" w:rsidRPr="00000000">
              <w:rPr>
                <w:rtl w:val="0"/>
              </w:rPr>
            </w:r>
          </w:p>
        </w:tc>
      </w:tr>
      <w:tr>
        <w:trPr>
          <w:del w:id="9830" w:author="Claude" w:date="2026-09-03T12:00:00Z"/>
          <w:cantSplit w:val="1"/>
          <w:tblHeader w:val="0"/>
        </w:trPr>
        <w:tc>
          <w:tcPr>
            <w:tcMar>
              <w:top w:w="70.0" w:type="dxa"/>
              <w:bottom w:w="70.0" w:type="dxa"/>
            </w:tcMar>
            <w:vAlign w:val="top"/>
          </w:tcPr>
          <w:p w:rsidR="00000000" w:rsidDel="00000000" w:rsidP="00000000" w:rsidRDefault="00000000" w:rsidRPr="00000000" w14:paraId="00000230">
            <w:pPr>
              <w:widowControl w:val="1"/>
              <w:spacing w:after="0" w:before="0" w:line="480" w:lineRule="auto"/>
              <w:ind w:firstLine="0"/>
              <w:rPr>
                <w:del w:id="9833" w:author="Claude" w:date="2026-09-03T12:00:00Z"/>
              </w:rPr>
            </w:pPr>
            <w:del w:id="9831" w:author="Claude" w:date="2026-09-03T12:00:00Z">
              <w:r w:rsidDel="00000000" w:rsidR="00000000" w:rsidRPr="00000000">
                <w:rPr>
                  <w:b w:val="0"/>
                  <w:bCs w:val="0"/>
                  <w:i w:val="0"/>
                  <w:iCs w:val="0"/>
                  <w:sz w:val="18"/>
                  <w:szCs w:val="18"/>
                  <w:rtl w:val="0"/>
                </w:rPr>
                <w:delText xml:space="preserve">Inicio y cierre de corrida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31">
            <w:pPr>
              <w:widowControl w:val="1"/>
              <w:spacing w:after="0" w:before="0" w:line="480" w:lineRule="auto"/>
              <w:ind w:firstLine="0"/>
              <w:rPr>
                <w:del w:id="9834" w:author="Claude" w:date="2026-09-03T12:00:00Z"/>
              </w:rPr>
            </w:pPr>
            <w:del w:id="9832" w:author="Claude" w:date="2026-09-03T12:00:00Z">
              <w:r w:rsidDel="00000000" w:rsidR="00000000" w:rsidRPr="00000000">
                <w:rPr>
                  <w:b w:val="0"/>
                  <w:bCs w:val="0"/>
                  <w:i w:val="0"/>
                  <w:iCs w:val="0"/>
                  <w:sz w:val="18"/>
                  <w:szCs w:val="18"/>
                  <w:rtl w:val="0"/>
                </w:rPr>
                <w:delText xml:space="preserve">Delimita la ejecución y vincula los hechos a los identificadores de experimento y de corrida.</w:delText>
              </w:r>
            </w:del>
            <w:r w:rsidDel="00000000" w:rsidR="00000000" w:rsidRPr="00000000">
              <w:rPr>
                <w:rtl w:val="0"/>
              </w:rPr>
            </w:r>
          </w:p>
        </w:tc>
      </w:tr>
      <w:tr>
        <w:trPr>
          <w:del w:id="9835" w:author="Claude" w:date="2026-09-03T12:00:00Z"/>
          <w:cantSplit w:val="1"/>
          <w:tblHeader w:val="0"/>
        </w:trPr>
        <w:tc>
          <w:tcPr>
            <w:tcMar>
              <w:top w:w="70.0" w:type="dxa"/>
              <w:bottom w:w="70.0" w:type="dxa"/>
            </w:tcMar>
            <w:vAlign w:val="top"/>
          </w:tcPr>
          <w:p w:rsidR="00000000" w:rsidDel="00000000" w:rsidP="00000000" w:rsidRDefault="00000000" w:rsidRPr="00000000" w14:paraId="00000232">
            <w:pPr>
              <w:widowControl w:val="1"/>
              <w:spacing w:after="0" w:before="0" w:line="480" w:lineRule="auto"/>
              <w:ind w:firstLine="0"/>
              <w:rPr>
                <w:del w:id="9838" w:author="Claude" w:date="2026-09-03T12:00:00Z"/>
              </w:rPr>
            </w:pPr>
            <w:del w:id="9836" w:author="Claude" w:date="2026-09-03T12:00:00Z">
              <w:r w:rsidDel="00000000" w:rsidR="00000000" w:rsidRPr="00000000">
                <w:rPr>
                  <w:b w:val="0"/>
                  <w:bCs w:val="0"/>
                  <w:i w:val="0"/>
                  <w:iCs w:val="0"/>
                  <w:sz w:val="18"/>
                  <w:szCs w:val="18"/>
                  <w:rtl w:val="0"/>
                </w:rPr>
                <w:delText xml:space="preserve">Manifiesto y configuraciones efectivas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33">
            <w:pPr>
              <w:widowControl w:val="1"/>
              <w:spacing w:after="0" w:before="0" w:line="480" w:lineRule="auto"/>
              <w:ind w:firstLine="0"/>
              <w:rPr>
                <w:del w:id="9839" w:author="Claude" w:date="2026-09-03T12:00:00Z"/>
              </w:rPr>
            </w:pPr>
            <w:del w:id="9837" w:author="Claude" w:date="2026-09-03T12:00:00Z">
              <w:r w:rsidDel="00000000" w:rsidR="00000000" w:rsidRPr="00000000">
                <w:rPr>
                  <w:b w:val="0"/>
                  <w:bCs w:val="0"/>
                  <w:i w:val="0"/>
                  <w:iCs w:val="0"/>
                  <w:sz w:val="18"/>
                  <w:szCs w:val="18"/>
                  <w:rtl w:val="0"/>
                </w:rPr>
                <w:delText xml:space="preserve">Reconstruye escenario, fuente, modelo, prompts, patrones, módulos, versiones y políticas aplicadas.</w:delText>
              </w:r>
            </w:del>
            <w:r w:rsidDel="00000000" w:rsidR="00000000" w:rsidRPr="00000000">
              <w:rPr>
                <w:rtl w:val="0"/>
              </w:rPr>
            </w:r>
          </w:p>
        </w:tc>
      </w:tr>
      <w:tr>
        <w:trPr>
          <w:del w:id="9840" w:author="Claude" w:date="2026-09-03T12:00:00Z"/>
          <w:cantSplit w:val="1"/>
          <w:tblHeader w:val="0"/>
        </w:trPr>
        <w:tc>
          <w:tcPr>
            <w:tcMar>
              <w:top w:w="70.0" w:type="dxa"/>
              <w:bottom w:w="70.0" w:type="dxa"/>
            </w:tcMar>
            <w:vAlign w:val="top"/>
          </w:tcPr>
          <w:p w:rsidR="00000000" w:rsidDel="00000000" w:rsidP="00000000" w:rsidRDefault="00000000" w:rsidRPr="00000000" w14:paraId="00000234">
            <w:pPr>
              <w:widowControl w:val="1"/>
              <w:spacing w:after="0" w:before="0" w:line="480" w:lineRule="auto"/>
              <w:ind w:firstLine="0"/>
              <w:rPr>
                <w:del w:id="9847" w:author="Claude" w:date="2026-09-03T12:00:00Z"/>
              </w:rPr>
            </w:pPr>
            <w:del w:id="9841" w:author="Claude" w:date="2026-09-03T12:00:00Z">
              <w:r w:rsidDel="00000000" w:rsidR="00000000" w:rsidRPr="00000000">
                <w:rPr>
                  <w:b w:val="0"/>
                  <w:bCs w:val="0"/>
                  <w:i w:val="0"/>
                  <w:iCs w:val="0"/>
                  <w:sz w:val="18"/>
                  <w:szCs w:val="18"/>
                  <w:rtl w:val="0"/>
                </w:rPr>
                <w:delText xml:space="preserve">Procedencia e identidad de fuente</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35">
            <w:pPr>
              <w:widowControl w:val="1"/>
              <w:spacing w:after="0" w:before="0" w:line="480" w:lineRule="auto"/>
              <w:ind w:firstLine="0"/>
              <w:rPr>
                <w:del w:id="9848" w:author="Claude" w:date="2026-09-03T12:00:00Z"/>
              </w:rPr>
            </w:pPr>
            <w:del w:id="9842" w:author="Claude" w:date="2026-09-03T12:00:00Z">
              <w:r w:rsidDel="00000000" w:rsidR="00000000" w:rsidRPr="00000000">
                <w:rPr>
                  <w:b w:val="0"/>
                  <w:bCs w:val="0"/>
                  <w:i w:val="0"/>
                  <w:iCs w:val="0"/>
                  <w:sz w:val="18"/>
                  <w:szCs w:val="18"/>
                  <w:rtl w:val="0"/>
                </w:rPr>
                <w:delText xml:space="preserve">Conserva dataset o clip, partición, huella y la invariante </w:delText>
              </w:r>
            </w:del>
            <w:del w:id="984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source_id</w:delText>
              </w:r>
            </w:del>
            <w:del w:id="9844" w:author="Claude" w:date="2026-09-03T12:00:00Z">
              <w:r w:rsidDel="00000000" w:rsidR="00000000" w:rsidRPr="00000000">
                <w:rPr>
                  <w:b w:val="0"/>
                  <w:bCs w:val="0"/>
                  <w:i w:val="0"/>
                  <w:iCs w:val="0"/>
                  <w:sz w:val="18"/>
                  <w:szCs w:val="18"/>
                  <w:rtl w:val="0"/>
                </w:rPr>
                <w:delText xml:space="preserve"> = </w:delText>
              </w:r>
            </w:del>
            <w:del w:id="984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clip_id</w:delText>
              </w:r>
            </w:del>
            <w:del w:id="9846" w:author="Claude" w:date="2026-09-03T12:00:00Z">
              <w:r w:rsidDel="00000000" w:rsidR="00000000" w:rsidRPr="00000000">
                <w:rPr>
                  <w:b w:val="0"/>
                  <w:bCs w:val="0"/>
                  <w:i w:val="0"/>
                  <w:iCs w:val="0"/>
                  <w:sz w:val="18"/>
                  <w:szCs w:val="18"/>
                  <w:rtl w:val="0"/>
                </w:rPr>
                <w:delText xml:space="preserve"> cuando existe referencia temporal.</w:delText>
              </w:r>
            </w:del>
            <w:r w:rsidDel="00000000" w:rsidR="00000000" w:rsidRPr="00000000">
              <w:rPr>
                <w:rtl w:val="0"/>
              </w:rPr>
            </w:r>
          </w:p>
        </w:tc>
      </w:tr>
      <w:tr>
        <w:trPr>
          <w:del w:id="9849" w:author="Claude" w:date="2026-09-03T12:00:00Z"/>
          <w:cantSplit w:val="1"/>
          <w:tblHeader w:val="0"/>
        </w:trPr>
        <w:tc>
          <w:tcPr>
            <w:tcMar>
              <w:top w:w="70.0" w:type="dxa"/>
              <w:bottom w:w="70.0" w:type="dxa"/>
            </w:tcMar>
            <w:vAlign w:val="top"/>
          </w:tcPr>
          <w:p w:rsidR="00000000" w:rsidDel="00000000" w:rsidP="00000000" w:rsidRDefault="00000000" w:rsidRPr="00000000" w14:paraId="00000236">
            <w:pPr>
              <w:widowControl w:val="1"/>
              <w:spacing w:after="0" w:before="0" w:line="480" w:lineRule="auto"/>
              <w:ind w:firstLine="0"/>
              <w:rPr>
                <w:del w:id="9852" w:author="Claude" w:date="2026-09-03T12:00:00Z"/>
              </w:rPr>
            </w:pPr>
            <w:del w:id="9850" w:author="Claude" w:date="2026-09-03T12:00:00Z">
              <w:r w:rsidDel="00000000" w:rsidR="00000000" w:rsidRPr="00000000">
                <w:rPr>
                  <w:b w:val="0"/>
                  <w:bCs w:val="0"/>
                  <w:i w:val="0"/>
                  <w:iCs w:val="0"/>
                  <w:sz w:val="18"/>
                  <w:szCs w:val="18"/>
                  <w:rtl w:val="0"/>
                </w:rPr>
                <w:delText xml:space="preserve">Eventos de percepción</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37">
            <w:pPr>
              <w:widowControl w:val="1"/>
              <w:spacing w:after="0" w:before="0" w:line="480" w:lineRule="auto"/>
              <w:ind w:firstLine="0"/>
              <w:rPr>
                <w:del w:id="9853" w:author="Claude" w:date="2026-09-03T12:00:00Z"/>
              </w:rPr>
            </w:pPr>
            <w:del w:id="9851" w:author="Claude" w:date="2026-09-03T12:00:00Z">
              <w:r w:rsidDel="00000000" w:rsidR="00000000" w:rsidRPr="00000000">
                <w:rPr>
                  <w:b w:val="0"/>
                  <w:bCs w:val="0"/>
                  <w:i w:val="0"/>
                  <w:iCs w:val="0"/>
                  <w:sz w:val="18"/>
                  <w:szCs w:val="18"/>
                  <w:rtl w:val="0"/>
                </w:rPr>
                <w:delText xml:space="preserve">Permiten reconstruir detecciones, unidad visual, modelo, prompt, coordenadas, puntajes y tiempos del plano de medios.</w:delText>
              </w:r>
            </w:del>
            <w:r w:rsidDel="00000000" w:rsidR="00000000" w:rsidRPr="00000000">
              <w:rPr>
                <w:rtl w:val="0"/>
              </w:rPr>
            </w:r>
          </w:p>
        </w:tc>
      </w:tr>
      <w:tr>
        <w:trPr>
          <w:del w:id="9854" w:author="Claude" w:date="2026-09-03T12:00:00Z"/>
          <w:cantSplit w:val="1"/>
          <w:tblHeader w:val="0"/>
        </w:trPr>
        <w:tc>
          <w:tcPr>
            <w:tcMar>
              <w:top w:w="70.0" w:type="dxa"/>
              <w:bottom w:w="70.0" w:type="dxa"/>
            </w:tcMar>
            <w:vAlign w:val="top"/>
          </w:tcPr>
          <w:p w:rsidR="00000000" w:rsidDel="00000000" w:rsidP="00000000" w:rsidRDefault="00000000" w:rsidRPr="00000000" w14:paraId="00000238">
            <w:pPr>
              <w:widowControl w:val="1"/>
              <w:spacing w:after="0" w:before="0" w:line="480" w:lineRule="auto"/>
              <w:ind w:firstLine="0"/>
              <w:rPr>
                <w:del w:id="9857" w:author="Claude" w:date="2026-09-03T12:00:00Z"/>
              </w:rPr>
            </w:pPr>
            <w:del w:id="9855" w:author="Claude" w:date="2026-09-03T12:00:00Z">
              <w:r w:rsidDel="00000000" w:rsidR="00000000" w:rsidRPr="00000000">
                <w:rPr>
                  <w:b w:val="0"/>
                  <w:bCs w:val="0"/>
                  <w:i w:val="0"/>
                  <w:iCs w:val="0"/>
                  <w:sz w:val="18"/>
                  <w:szCs w:val="18"/>
                  <w:rtl w:val="0"/>
                </w:rPr>
                <w:delText xml:space="preserve">Unidades omitidas o descartadas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39">
            <w:pPr>
              <w:widowControl w:val="1"/>
              <w:spacing w:after="0" w:before="0" w:line="480" w:lineRule="auto"/>
              <w:ind w:firstLine="0"/>
              <w:rPr>
                <w:del w:id="9858" w:author="Claude" w:date="2026-09-03T12:00:00Z"/>
              </w:rPr>
            </w:pPr>
            <w:del w:id="9856" w:author="Claude" w:date="2026-09-03T12:00:00Z">
              <w:r w:rsidDel="00000000" w:rsidR="00000000" w:rsidRPr="00000000">
                <w:rPr>
                  <w:b w:val="0"/>
                  <w:bCs w:val="0"/>
                  <w:i w:val="0"/>
                  <w:iCs w:val="0"/>
                  <w:sz w:val="18"/>
                  <w:szCs w:val="18"/>
                  <w:rtl w:val="0"/>
                </w:rPr>
                <w:delText xml:space="preserve">Explican pérdida de cobertura temporal, control de ritmo, saturación o degradación.</w:delText>
              </w:r>
            </w:del>
            <w:r w:rsidDel="00000000" w:rsidR="00000000" w:rsidRPr="00000000">
              <w:rPr>
                <w:rtl w:val="0"/>
              </w:rPr>
            </w:r>
          </w:p>
        </w:tc>
      </w:tr>
      <w:tr>
        <w:trPr>
          <w:del w:id="9859" w:author="Claude" w:date="2026-09-03T12:00:00Z"/>
          <w:cantSplit w:val="1"/>
          <w:tblHeader w:val="0"/>
        </w:trPr>
        <w:tc>
          <w:tcPr>
            <w:tcMar>
              <w:top w:w="70.0" w:type="dxa"/>
              <w:bottom w:w="70.0" w:type="dxa"/>
            </w:tcMar>
            <w:vAlign w:val="top"/>
          </w:tcPr>
          <w:p w:rsidR="00000000" w:rsidDel="00000000" w:rsidP="00000000" w:rsidRDefault="00000000" w:rsidRPr="00000000" w14:paraId="0000023A">
            <w:pPr>
              <w:widowControl w:val="1"/>
              <w:spacing w:after="0" w:before="0" w:line="480" w:lineRule="auto"/>
              <w:ind w:firstLine="0"/>
              <w:rPr>
                <w:del w:id="9862" w:author="Claude" w:date="2026-09-03T12:00:00Z"/>
              </w:rPr>
            </w:pPr>
            <w:del w:id="9860" w:author="Claude" w:date="2026-09-03T12:00:00Z">
              <w:r w:rsidDel="00000000" w:rsidR="00000000" w:rsidRPr="00000000">
                <w:rPr>
                  <w:b w:val="0"/>
                  <w:bCs w:val="0"/>
                  <w:i w:val="0"/>
                  <w:iCs w:val="0"/>
                  <w:sz w:val="18"/>
                  <w:szCs w:val="18"/>
                  <w:rtl w:val="0"/>
                </w:rPr>
                <w:delText xml:space="preserve">Cambios de estado del patrón</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3B">
            <w:pPr>
              <w:widowControl w:val="1"/>
              <w:spacing w:after="0" w:before="0" w:line="480" w:lineRule="auto"/>
              <w:ind w:firstLine="0"/>
              <w:rPr>
                <w:del w:id="9863" w:author="Claude" w:date="2026-09-03T12:00:00Z"/>
              </w:rPr>
            </w:pPr>
            <w:del w:id="9861" w:author="Claude" w:date="2026-09-03T12:00:00Z">
              <w:r w:rsidDel="00000000" w:rsidR="00000000" w:rsidRPr="00000000">
                <w:rPr>
                  <w:b w:val="0"/>
                  <w:bCs w:val="0"/>
                  <w:i w:val="0"/>
                  <w:iCs w:val="0"/>
                  <w:sz w:val="18"/>
                  <w:szCs w:val="18"/>
                  <w:rtl w:val="0"/>
                </w:rPr>
                <w:delText xml:space="preserve">Reconstruyen candidato, confirmado, sostenido y resuelto, con evidencia y tiempos.</w:delText>
              </w:r>
            </w:del>
            <w:r w:rsidDel="00000000" w:rsidR="00000000" w:rsidRPr="00000000">
              <w:rPr>
                <w:rtl w:val="0"/>
              </w:rPr>
            </w:r>
          </w:p>
        </w:tc>
      </w:tr>
      <w:tr>
        <w:trPr>
          <w:del w:id="9864" w:author="Claude" w:date="2026-09-03T12:00:00Z"/>
          <w:cantSplit w:val="1"/>
          <w:tblHeader w:val="0"/>
        </w:trPr>
        <w:tc>
          <w:tcPr>
            <w:tcMar>
              <w:top w:w="70.0" w:type="dxa"/>
              <w:bottom w:w="70.0" w:type="dxa"/>
            </w:tcMar>
            <w:vAlign w:val="top"/>
          </w:tcPr>
          <w:p w:rsidR="00000000" w:rsidDel="00000000" w:rsidP="00000000" w:rsidRDefault="00000000" w:rsidRPr="00000000" w14:paraId="0000023C">
            <w:pPr>
              <w:widowControl w:val="1"/>
              <w:spacing w:after="0" w:before="0" w:line="480" w:lineRule="auto"/>
              <w:ind w:firstLine="0"/>
              <w:rPr>
                <w:del w:id="9869" w:author="Claude" w:date="2026-09-03T12:00:00Z"/>
              </w:rPr>
            </w:pPr>
            <w:del w:id="9865" w:author="Claude" w:date="2026-09-03T12:00:00Z">
              <w:r w:rsidDel="00000000" w:rsidR="00000000" w:rsidRPr="00000000">
                <w:rPr>
                  <w:b w:val="0"/>
                  <w:bCs w:val="0"/>
                  <w:i w:val="0"/>
                  <w:iCs w:val="0"/>
                  <w:sz w:val="18"/>
                  <w:szCs w:val="18"/>
                  <w:rtl w:val="0"/>
                </w:rPr>
                <w:delText xml:space="preserve">Primera evidencia positiva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3D">
            <w:pPr>
              <w:widowControl w:val="1"/>
              <w:spacing w:after="0" w:before="0" w:line="480" w:lineRule="auto"/>
              <w:ind w:firstLine="0"/>
              <w:rPr>
                <w:del w:id="9870" w:author="Claude" w:date="2026-09-03T12:00:00Z"/>
              </w:rPr>
            </w:pPr>
            <w:del w:id="9866" w:author="Claude" w:date="2026-09-03T12:00:00Z">
              <w:r w:rsidDel="00000000" w:rsidR="00000000" w:rsidRPr="00000000">
                <w:rPr>
                  <w:b w:val="0"/>
                  <w:bCs w:val="0"/>
                  <w:i w:val="0"/>
                  <w:iCs w:val="0"/>
                  <w:sz w:val="18"/>
                  <w:szCs w:val="18"/>
                  <w:rtl w:val="0"/>
                </w:rPr>
                <w:delText xml:space="preserve">Registra </w:delText>
              </w:r>
            </w:del>
            <w:del w:id="986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unit_id</w:delText>
              </w:r>
            </w:del>
            <w:del w:id="9868" w:author="Claude" w:date="2026-09-03T12:00:00Z">
              <w:r w:rsidDel="00000000" w:rsidR="00000000" w:rsidRPr="00000000">
                <w:rPr>
                  <w:b w:val="0"/>
                  <w:bCs w:val="0"/>
                  <w:i w:val="0"/>
                  <w:iCs w:val="0"/>
                  <w:sz w:val="18"/>
                  <w:szCs w:val="18"/>
                  <w:rtl w:val="0"/>
                </w:rPr>
                <w:delText xml:space="preserve"> y tiempo de la evidencia que inicia la cadena causal entre planos.</w:delText>
              </w:r>
            </w:del>
            <w:r w:rsidDel="00000000" w:rsidR="00000000" w:rsidRPr="00000000">
              <w:rPr>
                <w:rtl w:val="0"/>
              </w:rPr>
            </w:r>
          </w:p>
        </w:tc>
      </w:tr>
      <w:tr>
        <w:trPr>
          <w:del w:id="9871" w:author="Claude" w:date="2026-09-03T12:00:00Z"/>
          <w:cantSplit w:val="1"/>
          <w:tblHeader w:val="0"/>
        </w:trPr>
        <w:tc>
          <w:tcPr>
            <w:tcMar>
              <w:top w:w="70.0" w:type="dxa"/>
              <w:bottom w:w="70.0" w:type="dxa"/>
            </w:tcMar>
            <w:vAlign w:val="top"/>
          </w:tcPr>
          <w:p w:rsidR="00000000" w:rsidDel="00000000" w:rsidP="00000000" w:rsidRDefault="00000000" w:rsidRPr="00000000" w14:paraId="0000023E">
            <w:pPr>
              <w:widowControl w:val="1"/>
              <w:spacing w:after="0" w:before="0" w:line="480" w:lineRule="auto"/>
              <w:ind w:firstLine="0"/>
              <w:rPr>
                <w:del w:id="9874" w:author="Claude" w:date="2026-09-03T12:00:00Z"/>
              </w:rPr>
            </w:pPr>
            <w:del w:id="9872" w:author="Claude" w:date="2026-09-03T12:00:00Z">
              <w:r w:rsidDel="00000000" w:rsidR="00000000" w:rsidRPr="00000000">
                <w:rPr>
                  <w:b w:val="0"/>
                  <w:bCs w:val="0"/>
                  <w:i w:val="0"/>
                  <w:iCs w:val="0"/>
                  <w:sz w:val="18"/>
                  <w:szCs w:val="18"/>
                  <w:rtl w:val="0"/>
                </w:rPr>
                <w:delText xml:space="preserve">Alertas internas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widowControl w:val="1"/>
              <w:spacing w:after="0" w:before="0" w:line="480" w:lineRule="auto"/>
              <w:ind w:firstLine="0"/>
              <w:rPr>
                <w:del w:id="9875" w:author="Claude" w:date="2026-09-03T12:00:00Z"/>
              </w:rPr>
            </w:pPr>
            <w:del w:id="9873" w:author="Claude" w:date="2026-09-03T12:00:00Z">
              <w:r w:rsidDel="00000000" w:rsidR="00000000" w:rsidRPr="00000000">
                <w:rPr>
                  <w:b w:val="0"/>
                  <w:bCs w:val="0"/>
                  <w:i w:val="0"/>
                  <w:iCs w:val="0"/>
                  <w:sz w:val="18"/>
                  <w:szCs w:val="18"/>
                  <w:rtl w:val="0"/>
                </w:rPr>
                <w:delText xml:space="preserve">Identifican episodio, patrón, severidad, sujeto o escena, evidencia causal y momento de registro.</w:delText>
              </w:r>
            </w:del>
            <w:r w:rsidDel="00000000" w:rsidR="00000000" w:rsidRPr="00000000">
              <w:rPr>
                <w:rtl w:val="0"/>
              </w:rPr>
            </w:r>
          </w:p>
        </w:tc>
      </w:tr>
      <w:tr>
        <w:trPr>
          <w:del w:id="9876" w:author="Claude" w:date="2026-09-03T12:00:00Z"/>
          <w:cantSplit w:val="1"/>
          <w:tblHeader w:val="0"/>
        </w:trPr>
        <w:tc>
          <w:tcPr>
            <w:tcMar>
              <w:top w:w="70.0" w:type="dxa"/>
              <w:bottom w:w="70.0" w:type="dxa"/>
            </w:tcMar>
            <w:vAlign w:val="top"/>
          </w:tcPr>
          <w:p w:rsidR="00000000" w:rsidDel="00000000" w:rsidP="00000000" w:rsidRDefault="00000000" w:rsidRPr="00000000" w14:paraId="00000240">
            <w:pPr>
              <w:widowControl w:val="1"/>
              <w:spacing w:after="0" w:before="0" w:line="480" w:lineRule="auto"/>
              <w:ind w:firstLine="0"/>
              <w:rPr>
                <w:del w:id="9879" w:author="Claude" w:date="2026-09-03T12:00:00Z"/>
              </w:rPr>
            </w:pPr>
            <w:del w:id="9877" w:author="Claude" w:date="2026-09-03T12:00:00Z">
              <w:r w:rsidDel="00000000" w:rsidR="00000000" w:rsidRPr="00000000">
                <w:rPr>
                  <w:b w:val="0"/>
                  <w:bCs w:val="0"/>
                  <w:i w:val="0"/>
                  <w:iCs w:val="0"/>
                  <w:sz w:val="18"/>
                  <w:szCs w:val="18"/>
                  <w:rtl w:val="0"/>
                </w:rPr>
                <w:delText xml:space="preserve">Entregas de distribución</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41">
            <w:pPr>
              <w:widowControl w:val="1"/>
              <w:spacing w:after="0" w:before="0" w:line="480" w:lineRule="auto"/>
              <w:ind w:firstLine="0"/>
              <w:rPr>
                <w:del w:id="9880" w:author="Claude" w:date="2026-09-03T12:00:00Z"/>
              </w:rPr>
            </w:pPr>
            <w:del w:id="9878" w:author="Claude" w:date="2026-09-03T12:00:00Z">
              <w:r w:rsidDel="00000000" w:rsidR="00000000" w:rsidRPr="00000000">
                <w:rPr>
                  <w:b w:val="0"/>
                  <w:bCs w:val="0"/>
                  <w:i w:val="0"/>
                  <w:iCs w:val="0"/>
                  <w:sz w:val="18"/>
                  <w:szCs w:val="18"/>
                  <w:rtl w:val="0"/>
                </w:rPr>
                <w:delText xml:space="preserve">Conservan canal, resultado, intento, idempotencia y confirmación de entrega cuando el tramo está habilitado.</w:delText>
              </w:r>
            </w:del>
            <w:r w:rsidDel="00000000" w:rsidR="00000000" w:rsidRPr="00000000">
              <w:rPr>
                <w:rtl w:val="0"/>
              </w:rPr>
            </w:r>
          </w:p>
        </w:tc>
      </w:tr>
      <w:tr>
        <w:trPr>
          <w:del w:id="9881" w:author="Claude" w:date="2026-09-03T12:00:00Z"/>
          <w:cantSplit w:val="1"/>
          <w:tblHeader w:val="0"/>
        </w:trPr>
        <w:tc>
          <w:tcPr>
            <w:tcMar>
              <w:top w:w="70.0" w:type="dxa"/>
              <w:bottom w:w="70.0" w:type="dxa"/>
            </w:tcMar>
            <w:vAlign w:val="top"/>
          </w:tcPr>
          <w:p w:rsidR="00000000" w:rsidDel="00000000" w:rsidP="00000000" w:rsidRDefault="00000000" w:rsidRPr="00000000" w14:paraId="00000242">
            <w:pPr>
              <w:widowControl w:val="1"/>
              <w:spacing w:after="0" w:before="0" w:line="480" w:lineRule="auto"/>
              <w:ind w:firstLine="0"/>
              <w:rPr>
                <w:del w:id="9884" w:author="Claude" w:date="2026-09-03T12:00:00Z"/>
              </w:rPr>
            </w:pPr>
            <w:del w:id="9882" w:author="Claude" w:date="2026-09-03T12:00:00Z">
              <w:r w:rsidDel="00000000" w:rsidR="00000000" w:rsidRPr="00000000">
                <w:rPr>
                  <w:b w:val="0"/>
                  <w:bCs w:val="0"/>
                  <w:i w:val="0"/>
                  <w:iCs w:val="0"/>
                  <w:sz w:val="18"/>
                  <w:szCs w:val="18"/>
                  <w:rtl w:val="0"/>
                </w:rPr>
                <w:delText xml:space="preserve">Métricas y estado de aplicabilidad</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43">
            <w:pPr>
              <w:widowControl w:val="1"/>
              <w:spacing w:after="0" w:before="0" w:line="480" w:lineRule="auto"/>
              <w:ind w:firstLine="0"/>
              <w:rPr>
                <w:del w:id="9885" w:author="Claude" w:date="2026-09-03T12:00:00Z"/>
              </w:rPr>
            </w:pPr>
            <w:del w:id="9883" w:author="Claude" w:date="2026-09-03T12:00:00Z">
              <w:r w:rsidDel="00000000" w:rsidR="00000000" w:rsidRPr="00000000">
                <w:rPr>
                  <w:b w:val="0"/>
                  <w:bCs w:val="0"/>
                  <w:i w:val="0"/>
                  <w:iCs w:val="0"/>
                  <w:sz w:val="18"/>
                  <w:szCs w:val="18"/>
                  <w:rtl w:val="0"/>
                </w:rPr>
                <w:delText xml:space="preserve">Distinguen valores calculados, no calculados, no aplicables o no interpretables, siempre con causa.</w:delText>
              </w:r>
            </w:del>
            <w:r w:rsidDel="00000000" w:rsidR="00000000" w:rsidRPr="00000000">
              <w:rPr>
                <w:rtl w:val="0"/>
              </w:rPr>
            </w:r>
          </w:p>
        </w:tc>
      </w:tr>
      <w:tr>
        <w:trPr>
          <w:del w:id="9886" w:author="Claude" w:date="2026-09-03T12:00:00Z"/>
          <w:cantSplit w:val="1"/>
          <w:tblHeader w:val="0"/>
        </w:trPr>
        <w:tc>
          <w:tcPr>
            <w:tcMar>
              <w:top w:w="70.0" w:type="dxa"/>
              <w:bottom w:w="70.0" w:type="dxa"/>
            </w:tcMar>
            <w:vAlign w:val="top"/>
          </w:tcPr>
          <w:p w:rsidR="00000000" w:rsidDel="00000000" w:rsidP="00000000" w:rsidRDefault="00000000" w:rsidRPr="00000000" w14:paraId="00000244">
            <w:pPr>
              <w:widowControl w:val="1"/>
              <w:spacing w:after="0" w:before="0" w:line="480" w:lineRule="auto"/>
              <w:ind w:firstLine="0"/>
              <w:rPr>
                <w:del w:id="9889" w:author="Claude" w:date="2026-09-03T12:00:00Z"/>
              </w:rPr>
            </w:pPr>
            <w:del w:id="9887" w:author="Claude" w:date="2026-09-03T12:00:00Z">
              <w:r w:rsidDel="00000000" w:rsidR="00000000" w:rsidRPr="00000000">
                <w:rPr>
                  <w:b w:val="0"/>
                  <w:bCs w:val="0"/>
                  <w:i w:val="0"/>
                  <w:iCs w:val="0"/>
                  <w:sz w:val="18"/>
                  <w:szCs w:val="18"/>
                  <w:rtl w:val="0"/>
                </w:rPr>
                <w:delText xml:space="preserve">Errores y anomalías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widowControl w:val="1"/>
              <w:spacing w:after="0" w:before="0" w:line="480" w:lineRule="auto"/>
              <w:ind w:firstLine="0"/>
              <w:rPr>
                <w:del w:id="9890" w:author="Claude" w:date="2026-09-03T12:00:00Z"/>
              </w:rPr>
            </w:pPr>
            <w:del w:id="9888" w:author="Claude" w:date="2026-09-03T12:00:00Z">
              <w:r w:rsidDel="00000000" w:rsidR="00000000" w:rsidRPr="00000000">
                <w:rPr>
                  <w:b w:val="0"/>
                  <w:bCs w:val="0"/>
                  <w:i w:val="0"/>
                  <w:iCs w:val="0"/>
                  <w:sz w:val="18"/>
                  <w:szCs w:val="18"/>
                  <w:rtl w:val="0"/>
                </w:rPr>
                <w:delText xml:space="preserve">Permiten explicar fallas de fuente, inferencia, transporte, persistencia, evaluación o entrega.</w:delText>
              </w:r>
            </w:del>
            <w:r w:rsidDel="00000000" w:rsidR="00000000" w:rsidRPr="00000000">
              <w:rPr>
                <w:rtl w:val="0"/>
              </w:rPr>
            </w:r>
          </w:p>
        </w:tc>
      </w:tr>
      <w:tr>
        <w:trPr>
          <w:del w:id="9891" w:author="Claude" w:date="2026-09-03T12:00:00Z"/>
          <w:cantSplit w:val="1"/>
          <w:tblHeader w:val="0"/>
        </w:trPr>
        <w:tc>
          <w:tcPr>
            <w:tcMar>
              <w:top w:w="70.0" w:type="dxa"/>
              <w:bottom w:w="70.0" w:type="dxa"/>
            </w:tcMar>
            <w:vAlign w:val="top"/>
          </w:tcPr>
          <w:p w:rsidR="00000000" w:rsidDel="00000000" w:rsidP="00000000" w:rsidRDefault="00000000" w:rsidRPr="00000000" w14:paraId="00000246">
            <w:pPr>
              <w:widowControl w:val="1"/>
              <w:spacing w:after="0" w:before="0" w:line="480" w:lineRule="auto"/>
              <w:ind w:firstLine="0"/>
              <w:rPr>
                <w:del w:id="9894" w:author="Claude" w:date="2026-09-03T12:00:00Z"/>
              </w:rPr>
            </w:pPr>
            <w:del w:id="9892" w:author="Claude" w:date="2026-09-03T12:00:00Z">
              <w:r w:rsidDel="00000000" w:rsidR="00000000" w:rsidRPr="00000000">
                <w:rPr>
                  <w:b w:val="0"/>
                  <w:bCs w:val="0"/>
                  <w:i w:val="0"/>
                  <w:iCs w:val="0"/>
                  <w:sz w:val="18"/>
                  <w:szCs w:val="18"/>
                  <w:rtl w:val="0"/>
                </w:rPr>
                <w:delText xml:space="preserve">Referencias de evidencia visual controlada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47">
            <w:pPr>
              <w:widowControl w:val="1"/>
              <w:spacing w:after="0" w:before="0" w:line="480" w:lineRule="auto"/>
              <w:ind w:firstLine="0"/>
              <w:rPr>
                <w:del w:id="9895" w:author="Claude" w:date="2026-09-03T12:00:00Z"/>
              </w:rPr>
            </w:pPr>
            <w:del w:id="9893" w:author="Claude" w:date="2026-09-03T12:00:00Z">
              <w:r w:rsidDel="00000000" w:rsidR="00000000" w:rsidRPr="00000000">
                <w:rPr>
                  <w:b w:val="0"/>
                  <w:bCs w:val="0"/>
                  <w:i w:val="0"/>
                  <w:iCs w:val="0"/>
                  <w:sz w:val="18"/>
                  <w:szCs w:val="18"/>
                  <w:rtl w:val="0"/>
                </w:rPr>
                <w:delText xml:space="preserve">Vinculan capturas o clips autorizados sin convertir el video crudo continuo en mecanismo ordinario de trazabilidad.</w:delText>
              </w:r>
            </w:del>
            <w:r w:rsidDel="00000000" w:rsidR="00000000" w:rsidRPr="00000000">
              <w:rPr>
                <w:rtl w:val="0"/>
              </w:rPr>
            </w:r>
          </w:p>
        </w:tc>
      </w:tr>
    </w:tbl>
    <w:p w:rsidR="00000000" w:rsidDel="00000000" w:rsidP="00000000" w:rsidRDefault="00000000" w:rsidRPr="00000000" w14:paraId="00000248">
      <w:pPr>
        <w:widowControl w:val="1"/>
        <w:spacing w:after="0" w:before="0" w:line="480" w:lineRule="auto"/>
        <w:ind w:firstLine="720"/>
        <w:rPr/>
        <w:sectPr>
          <w:type w:val="nextPage"/>
          <w:pgSz w:h="15840" w:w="12240" w:orient="portrait"/>
          <w:pgMar w:bottom="1440" w:top="1440" w:left="1440" w:right="1440" w:header="720" w:footer="720"/>
        </w:sectPr>
      </w:pPr>
      <w:del w:id="9896" w:author="Claude" w:date="2026-09-03T12:00:00Z">
        <w:r w:rsidDel="00000000" w:rsidR="00000000" w:rsidRPr="00000000">
          <w:rPr>
            <w:b w:val="1"/>
            <w:bCs w:val="1"/>
            <w:rtl w:val="0"/>
          </w:rPr>
          <w:delText xml:space="preserve">Nota.</w:delText>
        </w:r>
      </w:del>
      <w:del w:id="9897" w:author="Claude" w:date="2026-09-03T12:00:00Z">
        <w:r w:rsidDel="00000000" w:rsidR="00000000" w:rsidRPr="00000000">
          <w:rPr>
            <w:rtl w:val="0"/>
          </w:rPr>
          <w:delText xml:space="preserve"> La tabla expresa hechos mínimos necesarios para reconstrucción experimental, no servicios ni clases de implementación. Los hechos asociados a seguimiento temporal, zonas, distribución externa de alertas, adaptación de modelos o evidencia visual controlada se incorporan sólo cuando la corrida habilita esas capacidades; no forman parte del conjunto mínimo para CR-01 y CR-02.</w:delText>
        </w:r>
      </w:del>
      <w:ins w:id="9898" w:author="Claude" w:date="2026-09-03T12:00:00Z">
        <w:r>
          <w:rPr>
            <w:rtl w:val="0"/>
          </w:rPr>
          <w:t xml:space="preserve">Esta selección prioriza la reconstrucción de la cadena causal de la alerta. Una detección aislada no explica un episodio, porque debe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ya que permiten distinguir una ausencia real de evidencia de una falla técnica, un descarte por muestreo o una limitación de la fuente.</w:t>
        </w:r>
      </w:ins>
    </w:p>
    <w:p w:rsidR="00000000" w:rsidDel="00000000" w:rsidP="00000000" w:rsidRDefault="00000000" w:rsidRPr="00000000" w14:paraId="00000249">
      <w:pPr>
        <w:widowControl w:val="1"/>
        <w:spacing w:after="0" w:before="0" w:line="480" w:lineRule="auto"/>
        <w:ind w:left="0" w:firstLine="720"/>
        <w:rPr/>
      </w:pPr>
      <w:del w:id="9899" w:author="Claude" w:date="2026-09-03T12:00:00Z">
        <w:r w:rsidDel="00000000" w:rsidR="00000000" w:rsidRPr="00000000">
          <w:rPr>
            <w:rtl w:val="0"/>
          </w:rPr>
          <w:delText xml:space="preserve">Esta selección prioriza la reconstrucción de la cadena causal de la alerta. Una detección aislada no es suficiente para explicar un episodio; debe poder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permiten distinguir una ausencia real de evidencia de una falla técnica, un descarte por muestreo o una limitación de la fuente.</w:delText>
        </w:r>
      </w:del>
      <w:ins w:id="9900" w:author="Claude" w:date="2026-09-03T12:00:00Z">
        <w:r>
          <w:rPr>
            <w:rtl w:val="0"/>
          </w:rPr>
          <w:t xml:space="preserve">Las extensiones condicionadas mantienen esta lógica. Si se incorpora seguimiento temporal, zonas, reglas espaciales, notificaciones externas o adaptación de modelos, esos hechos se persisten como información adicional de la corrida, sin desplazar la cadena mínima de reconstrucción ni convertir capacidades exploratorias en requisitos del núcleo experimental.</w:t>
        </w:r>
      </w:ins>
    </w:p>
    <w:p w:rsidR="00000000" w:rsidDel="00000000" w:rsidP="00000000" w:rsidRDefault="00000000" w:rsidRPr="00000000" w14:paraId="0000024A">
      <w:pPr>
        <w:widowControl w:val="1"/>
        <w:spacing w:after="0" w:before="0" w:line="480" w:lineRule="auto"/>
        <w:ind w:firstLine="720"/>
        <w:rPr>
          <w:del w:id="9902" w:author="Claude" w:date="2026-09-03T12:00:00Z"/>
        </w:rPr>
      </w:pPr>
      <w:del w:id="9901" w:author="Claude" w:date="2026-09-03T12:00:00Z">
        <w:r w:rsidDel="00000000" w:rsidR="00000000" w:rsidRPr="00000000">
          <w:rPr>
            <w:rtl w:val="0"/>
          </w:rPr>
          <w:delText xml:space="preserve">Las extensiones condicionadas deben mantener esta lógica. Si se incorpora seguimiento temporal, zonas, reglas espaciales, notificaciones externas o adaptación de modelos, esos hechos podrán persistirse como información adicional de la corrida. Sin embargo, no deben desplazar la cadena mínima de reconstrucción ni convertir capacidades exploratorias en requisitos del núcleo experimental.</w:delText>
        </w:r>
      </w:del>
    </w:p>
    <w:p w:rsidR="00000000" w:rsidDel="00000000" w:rsidP="00000000" w:rsidRDefault="00000000" w:rsidRPr="00000000" w14:paraId="0000024B">
      <w:pPr>
        <w:pStyle w:val="Heading4"/>
        <w:keepNext w:val="1"/>
        <w:widowControl w:val="1"/>
        <w:spacing w:after="0" w:before="0" w:line="480" w:lineRule="auto"/>
        <w:ind w:firstLine="0"/>
        <w:rPr/>
      </w:pPr>
      <w:bookmarkStart w:colFirst="0" w:colLast="0" w:name="_heading=h.hs6vssxr2co6" w:id="36"/>
      <w:bookmarkEnd w:id="36"/>
      <w:del w:id="9903" w:author="Claude" w:date="2026-09-03T12:00:00Z">
        <w:r w:rsidDel="00000000" w:rsidR="00000000" w:rsidRPr="00000000">
          <w:rPr>
            <w:i w:val="0"/>
            <w:iCs w:val="0"/>
            <w:rtl w:val="0"/>
          </w:rPr>
          <w:delText xml:space="preserve">17.3</w:delText>
        </w:r>
      </w:del>
      <w:del w:id="9904" w:author="Claude" w:date="2026-09-03T12:00:00Z">
        <w:r w:rsidDel="00000000" w:rsidR="00000000" w:rsidRPr="00000000">
          <w:rPr>
            <w:rtl w:val="0"/>
          </w:rPr>
          <w:delText xml:space="preserve">.12.3. Política de evidencia visual mínima</w:delText>
        </w:r>
      </w:del>
      <w:ins w:id="9905" w:author="Claude" w:date="2026-09-03T12:00:00Z">
        <w:r>
          <w:rPr>
            <w:rtl w:val="0"/>
          </w:rPr>
          <w:t xml:space="preserve">17.3.8.3. Política de evidencia visual mínima</w:t>
        </w:r>
      </w:ins>
    </w:p>
    <w:p w:rsidR="00000000" w:rsidDel="00000000" w:rsidP="00000000" w:rsidRDefault="00000000" w:rsidRPr="00000000" w14:paraId="0000024C">
      <w:pPr>
        <w:widowControl w:val="1"/>
        <w:spacing w:after="0" w:before="0" w:line="480" w:lineRule="auto"/>
        <w:ind w:firstLine="720"/>
        <w:rPr/>
      </w:pPr>
      <w:del w:id="9906" w:author="Claude" w:date="2026-09-03T12:00:00Z">
        <w:r w:rsidDel="00000000" w:rsidR="00000000" w:rsidRPr="00000000">
          <w:rPr>
            <w:rtl w:val="0"/>
          </w:rPr>
          <w:delText xml:space="preserve">La arquitectura adopta una política de minimización de evidencia visual. En el comportamiento ordinario del prototipo experimental,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 mayoría de las decisiones experimentales.</w:delText>
        </w:r>
      </w:del>
      <w:ins w:id="9907" w:author="Claude" w:date="2026-09-03T12:00:00Z">
        <w:r>
          <w:rPr>
            <w:rtl w:val="0"/>
          </w:rPr>
          <w:t xml:space="preserve">La arquitectura adopta una política de minimización de evidencia visual. En el comportamiento ordinario del prototipo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las decisiones experimentales.</w:t>
        </w:r>
      </w:ins>
    </w:p>
    <w:p w:rsidR="00000000" w:rsidDel="00000000" w:rsidP="00000000" w:rsidRDefault="00000000" w:rsidRPr="00000000" w14:paraId="0000024D">
      <w:pPr>
        <w:widowControl w:val="1"/>
        <w:spacing w:after="0" w:before="0" w:line="480" w:lineRule="auto"/>
        <w:ind w:firstLine="720"/>
        <w:rPr/>
      </w:pPr>
      <w:del w:id="9908" w:author="Claude" w:date="2026-09-03T12:00:00Z">
        <w:r w:rsidDel="00000000" w:rsidR="00000000" w:rsidRPr="00000000">
          <w:rPr>
            <w:rtl w:val="0"/>
          </w:rPr>
          <w:delText xml:space="preserve">Cuando se requiera evidencia visual para revisión técnica, validación o comunicación académica, ésta debe conservarse como artefacto controlado: </w:delText>
        </w:r>
      </w:del>
      <w:del w:id="9909" w:author="Claude" w:date="2026-09-03T12:00:00Z">
        <w:r w:rsidDel="00000000" w:rsidR="00000000" w:rsidRPr="00000000">
          <w:rPr>
            <w:rFonts w:ascii="Courier New" w:cs="Courier New" w:eastAsia="Courier New" w:hAnsi="Courier New"/>
            <w:sz w:val="21"/>
            <w:szCs w:val="21"/>
            <w:rtl w:val="0"/>
          </w:rPr>
          <w:delText xml:space="preserve">snapshot</w:delText>
        </w:r>
      </w:del>
      <w:del w:id="9910" w:author="Claude" w:date="2026-09-03T12:00:00Z">
        <w:r w:rsidDel="00000000" w:rsidR="00000000" w:rsidRPr="00000000">
          <w:rPr>
            <w:rtl w:val="0"/>
          </w:rPr>
          <w:delText xml:space="preserve">, recorte anotado, clip breve, hash, referencia a archivo o vínculo asociado a una alerta o corrida específica. Su uso debe estar justificado por la finalidad experimental y no reemplaza métricas, eventos persistidos ni criterios explícitos de evaluación.</w:delText>
        </w:r>
      </w:del>
      <w:ins w:id="9911" w:author="Claude" w:date="2026-09-03T12:00:00Z">
        <w:r>
          <w:rPr>
            <w:rtl w:val="0"/>
          </w:rPr>
          <w:t xml:space="preserve">Cuando la revisión técnica, la validación o la comunicación académica requieren evidencia visual, ésta se conserva como artefacto controlado, en forma de </w:t>
        </w:r>
        <w:r>
          <w:rPr>
            <w:rFonts w:ascii="Courier New" w:cs="Courier New" w:eastAsia="Courier New" w:hAnsi="Courier New"/>
            <w:sz w:val="21"/>
            <w:szCs w:val="21"/>
            <w:rtl w:val="0"/>
          </w:rPr>
          <w:t xml:space="preserve">snapshot</w:t>
        </w:r>
        <w:r>
          <w:rPr>
            <w:rtl w:val="0"/>
          </w:rPr>
          <w:t xml:space="preserve">, recorte anotado, clip breve, huella criptográfica, referencia a archivo o vínculo asociado a una alerta o corrida específica. Su uso se justifica por la finalidad experimental, cuenta con criterios explícitos de acceso, retención y anonimización, y no reemplaza métricas, eventos persistidos ni criterios de evaluación.</w:t>
        </w:r>
      </w:ins>
    </w:p>
    <w:p w:rsidR="00000000" w:rsidDel="00000000" w:rsidP="00000000" w:rsidRDefault="00000000" w:rsidRPr="00000000" w14:paraId="0000024E">
      <w:pPr>
        <w:widowControl w:val="1"/>
        <w:spacing w:after="0" w:before="0" w:line="480" w:lineRule="auto"/>
        <w:ind w:firstLine="720"/>
        <w:rPr/>
      </w:pPr>
      <w:del w:id="9912" w:author="Claude" w:date="2026-09-03T12:00:00Z">
        <w:r w:rsidDel="00000000" w:rsidR="00000000" w:rsidRPr="00000000">
          <w:rPr>
            <w:rtl w:val="0"/>
          </w:rPr>
          <w:delText xml:space="preserve">Esta decisión preserva el carácter asistivo y no identificatorio de la plataforma. El sistema no realiza reconocimiento facial, no identifica nominalmente a trabajadores, no extrae biometría y no emite decisiones normativas autónomas. La alerta interna sólo orienta la atención humana sobre una condición visualmente observable; la interpretación final y cualquier acción preventiva permanecen fuera del sistema automatizado.</w:delText>
        </w:r>
      </w:del>
      <w:ins w:id="9913" w:author="Claude" w:date="2026-09-03T12:00:00Z">
        <w:r>
          <w:rPr>
            <w:rtl w:val="0"/>
          </w:rPr>
          <w:t xml:space="preserve">La política preserva el carácter asistivo y no identificatorio de la plataforma. El sistema no realiza reconocimiento facial, no identifica nominalmente a trabajadores, no extrae biometría y no emite decisiones normativas autónomas. La alerta interna orienta la atención humana sobre una condición visualmente observable, y la interpretación final y cualquier acción preventiva permanecen fuera del sistema automatizado.</w:t>
        </w:r>
      </w:ins>
    </w:p>
    <w:p w:rsidR="00000000" w:rsidDel="00000000" w:rsidP="00000000" w:rsidRDefault="00000000" w:rsidRPr="00000000" w14:paraId="0000024F">
      <w:pPr>
        <w:pStyle w:val="Heading3"/>
        <w:keepNext w:val="1"/>
        <w:widowControl w:val="1"/>
        <w:spacing w:after="0" w:before="0" w:line="480" w:lineRule="auto"/>
        <w:ind w:firstLine="0"/>
        <w:rPr/>
      </w:pPr>
      <w:bookmarkStart w:colFirst="0" w:colLast="0" w:name="_heading=h.qzw7is11yil0" w:id="37"/>
      <w:bookmarkEnd w:id="37"/>
      <w:del w:id="9914" w:author="Claude" w:date="2026-09-03T12:00:00Z">
        <w:r w:rsidDel="00000000" w:rsidR="00000000" w:rsidRPr="00000000">
          <w:rPr>
            <w:rtl w:val="0"/>
          </w:rPr>
          <w:delText xml:space="preserve">17.3.13. Observabilidad arquitectónica e instrumentación de métricas</w:delText>
        </w:r>
      </w:del>
      <w:ins w:id="9915" w:author="Claude" w:date="2026-09-03T12:00:00Z">
        <w:r>
          <w:rPr>
            <w:rtl w:val="0"/>
          </w:rPr>
          <w:t xml:space="preserve">17.3.9. Observabilidad y aplicabilidad de métricas</w:t>
        </w:r>
      </w:ins>
    </w:p>
    <w:p w:rsidR="00000000" w:rsidDel="00000000" w:rsidP="00000000" w:rsidRDefault="00000000" w:rsidRPr="00000000" w14:paraId="00000250">
      <w:pPr>
        <w:widowControl w:val="1"/>
        <w:spacing w:after="0" w:before="0" w:line="480" w:lineRule="auto"/>
        <w:ind w:firstLine="720"/>
        <w:rPr/>
      </w:pPr>
      <w:del w:id="9916" w:author="Claude" w:date="2026-09-03T12:00:00Z">
        <w:r w:rsidDel="00000000" w:rsidR="00000000" w:rsidRPr="00000000">
          <w:rPr>
            <w:b w:val="0"/>
            <w:bCs w:val="0"/>
            <w:i w:val="0"/>
            <w:iCs w:val="0"/>
            <w:rtl w:val="0"/>
          </w:rPr>
          <w:delText xml:space="preserve">La observabilidad forma parte del contrato experimental. Cada métrica debe declarar la señal que utiliza, el inicio y el cierre del reloj, la unidad, la población y la condición de aplicabilidad. Cuando una medición no tiene significado, la plataforma conserva la causa en lugar de publicar cero u omitir el campo.</w:delText>
        </w:r>
      </w:del>
      <w:ins w:id="9917" w:author="Claude" w:date="2026-09-03T12:00:00Z">
        <w:r>
          <w:rPr>
            <w:rtl w:val="0"/>
          </w:rPr>
          <w:t xml:space="preserve">La observabilidad forma parte del contrato experimental. Cada métrica declara la señal que utiliza, el inicio y el cierre del reloj, la unidad, la población y la condición de aplicabilidad. Cuando una medición no tiene significado, la plataforma conserva la causa en lugar de publicar cero u omitir el campo.</w:t>
        </w:r>
      </w:ins>
      <w:r w:rsidDel="00000000" w:rsidR="00000000" w:rsidRPr="00000000">
        <w:rPr>
          <w:rtl w:val="0"/>
        </w:rPr>
      </w:r>
    </w:p>
    <w:p>
      <w:pPr>
        <w:widowControl w:val="1"/>
        <w:spacing w:after="0" w:before="0" w:line="480" w:lineRule="auto"/>
        <w:ind w:firstLine="720"/>
        <w:rPr>
          <w:ins w:id="9918" w:author="Claude" w:date="2026-09-03T12:00:00Z"/>
        </w:rPr>
      </w:pPr>
      <w:ins w:id="9919" w:author="Claude" w:date="2026-09-03T12:00:00Z">
        <w:r>
          <w:rPr>
            <w:rtl w:val="0"/>
          </w:rPr>
          <w:t xml:space="preserve">La instrumentación se ancla en los puntos donde la arquitectura ya produce hechos. Las transiciones del motor sostienen las métricas del plano de control, porque el tiempo hasta la primera detección se ancla en la primera evidencia perceptiva relevante, la latencia de alerta del sistema se cierra con el registro de la alerta interna que sigue a la transición a confirmado y la tasa de detección sostenida se calcula sobre la continuidad del episodio. Las definiciones operacionales de cada métrica, sus hitos y sus reglas de lectura se establecen en las secciones 17.1.7.3 y 17.1.7.5 y en el Anexo D. La Tabla 47 ubica cada medición en el tramo arquitectónico que la produce.</w:t>
        </w:r>
      </w:ins>
    </w:p>
    <w:p w:rsidR="00000000" w:rsidDel="00000000" w:rsidP="00000000" w:rsidRDefault="00000000" w:rsidRPr="00000000" w14:paraId="00000251">
      <w:pPr>
        <w:pStyle w:val="Heading4"/>
        <w:keepNext w:val="1"/>
        <w:widowControl w:val="1"/>
        <w:spacing w:after="0" w:before="0" w:line="480" w:lineRule="auto"/>
        <w:ind w:firstLine="0"/>
        <w:rPr>
          <w:del w:id="9921" w:author="Claude" w:date="2026-09-03T12:00:00Z"/>
        </w:rPr>
      </w:pPr>
      <w:del w:id="9920" w:author="Claude" w:date="2026-09-03T12:00:00Z">
        <w:r w:rsidDel="00000000" w:rsidR="00000000" w:rsidRPr="00000000">
          <w:rPr>
            <w:b w:val="0"/>
            <w:bCs w:val="0"/>
            <w:i w:val="0"/>
            <w:iCs w:val="0"/>
            <w:rtl w:val="0"/>
          </w:rPr>
          <w:delText xml:space="preserve">17.3.13.1. Materialización arquitectónica de las métricas</w:delText>
        </w:r>
      </w:del>
      <w:r w:rsidDel="00000000" w:rsidR="00000000" w:rsidRPr="00000000">
        <w:rPr>
          <w:rtl w:val="0"/>
        </w:rPr>
      </w:r>
    </w:p>
    <w:p w:rsidR="00000000" w:rsidDel="00000000" w:rsidP="00000000" w:rsidRDefault="00000000" w:rsidRPr="00000000" w14:paraId="00000252">
      <w:pPr>
        <w:keepNext w:val="1"/>
        <w:widowControl w:val="1"/>
        <w:spacing w:after="0" w:before="0" w:line="480" w:lineRule="auto"/>
        <w:ind w:left="0" w:firstLine="0"/>
        <w:rPr/>
      </w:pPr>
      <w:del w:id="9922" w:author="Claude" w:date="2026-09-03T12:00:00Z">
        <w:r w:rsidDel="00000000" w:rsidR="00000000" w:rsidRPr="00000000">
          <w:rPr>
            <w:b w:val="1"/>
            <w:bCs w:val="1"/>
            <w:i w:val="0"/>
            <w:iCs w:val="0"/>
            <w:rtl w:val="0"/>
          </w:rPr>
          <w:delText xml:space="preserve">Tabla 48</w:delText>
        </w:r>
      </w:del>
      <w:ins w:id="9923" w:author="Claude" w:date="2026-09-03T12:00:00Z">
        <w:r>
          <w:rPr>
            <w:b w:val="1"/>
            <w:bCs w:val="1"/>
            <w:rtl w:val="0"/>
          </w:rPr>
          <w:t xml:space="preserve">Tabla 47</w:t>
        </w:r>
      </w:ins>
      <w:r w:rsidDel="00000000" w:rsidR="00000000" w:rsidRPr="00000000">
        <w:rPr>
          <w:rtl w:val="0"/>
        </w:rPr>
      </w:r>
    </w:p>
    <w:p w:rsidR="00000000" w:rsidDel="00000000" w:rsidP="00000000" w:rsidRDefault="00000000" w:rsidRPr="00000000" w14:paraId="00000253">
      <w:pPr>
        <w:keepNext w:val="1"/>
        <w:widowControl w:val="1"/>
        <w:spacing w:after="0" w:before="0" w:line="480" w:lineRule="auto"/>
        <w:ind w:left="0" w:firstLine="0"/>
        <w:rPr/>
      </w:pPr>
      <w:r w:rsidDel="00000000" w:rsidR="00000000" w:rsidRPr="00000000">
        <w:rPr>
          <w:b w:val="0"/>
          <w:bCs w:val="0"/>
          <w:i w:val="1"/>
          <w:iCs w:val="1"/>
          <w:rtl w:val="0"/>
        </w:rPr>
        <w:t xml:space="preserve">Métricas y evidencias por tramo arquitectónico</w:t>
      </w:r>
      <w:r w:rsidDel="00000000" w:rsidR="00000000" w:rsidRPr="00000000">
        <w:rPr>
          <w:rtl w:val="0"/>
        </w:rPr>
      </w:r>
    </w:p>
    <w:tbl>
      <w:tblPr>
        <w:tblStyle w:val="Table10"/>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54">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5">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6">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Métricas o evidencias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7">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y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8">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física, timestamp de fuente y dequeue en el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9">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19"/>
                <w:szCs w:val="19"/>
                <w:rtl w:val="0"/>
              </w:rPr>
              <w:t xml:space="preserve">capture_to_host,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rFonts w:ascii="Courier New" w:cs="Courier New" w:eastAsia="Courier New" w:hAnsi="Courier New"/>
                <w:b w:val="0"/>
                <w:bCs w:val="0"/>
                <w:i w:val="0"/>
                <w:iCs w:val="0"/>
                <w:sz w:val="19"/>
                <w:szCs w:val="19"/>
                <w:rtl w:val="0"/>
              </w:rPr>
              <w:t xml:space="preserve"> y disponibilidad temporal, cuando existe ancla compatible.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A">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B">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Dequeue, normalización, inferencia, postproceso y publicación.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C">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G2A, latencia de inferencia, FPS efectivo, throughput y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D">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Bus media-control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E">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Publicación, secuencia y recepción.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F">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Huecos de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20"/>
                <w:szCs w:val="20"/>
                <w:rtl w:val="0"/>
              </w:rPr>
              <w:t xml:space="preserve">, integridad, atraso y correlación por </w:t>
            </w: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b w:val="0"/>
                <w:bCs w:val="0"/>
                <w:i w:val="0"/>
                <w:iCs w:val="0"/>
                <w:sz w:val="20"/>
                <w:szCs w:val="20"/>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0">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1">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Primera evidencia, candidato, confirmado, alerta y resolución.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2">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TTFD</w:t>
            </w:r>
            <w:r w:rsidDel="00000000" w:rsidR="00000000" w:rsidRPr="00000000">
              <w:rPr>
                <w:b w:val="0"/>
                <w:bCs w:val="0"/>
                <w:i w:val="0"/>
                <w:iCs w:val="0"/>
                <w:sz w:val="20"/>
                <w:szCs w:val="2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t_alert-system</w:t>
            </w:r>
            <w:r w:rsidDel="00000000" w:rsidR="00000000" w:rsidRPr="00000000">
              <w:rPr>
                <w:b w:val="0"/>
                <w:bCs w:val="0"/>
                <w:i w:val="0"/>
                <w:iCs w:val="0"/>
                <w:sz w:val="20"/>
                <w:szCs w:val="20"/>
                <w:rtl w:val="0"/>
              </w:rPr>
              <w:t xml:space="preserve">, latencia interna, </w:t>
            </w:r>
            <w:r w:rsidDel="00000000" w:rsidR="00000000" w:rsidRPr="00000000">
              <w:rPr>
                <w:rFonts w:ascii="Courier New" w:cs="Courier New" w:eastAsia="Courier New" w:hAnsi="Courier New"/>
                <w:b w:val="0"/>
                <w:bCs w:val="0"/>
                <w:i w:val="0"/>
                <w:iCs w:val="0"/>
                <w:sz w:val="21"/>
                <w:szCs w:val="21"/>
                <w:rtl w:val="0"/>
              </w:rPr>
              <w:t xml:space="preserve">SDR</w:t>
            </w:r>
            <w:r w:rsidDel="00000000" w:rsidR="00000000" w:rsidRPr="00000000">
              <w:rPr>
                <w:b w:val="0"/>
                <w:bCs w:val="0"/>
                <w:i w:val="0"/>
                <w:iCs w:val="0"/>
                <w:sz w:val="20"/>
                <w:szCs w:val="20"/>
                <w:rtl w:val="0"/>
              </w:rPr>
              <w:t xml:space="preserve">, transiciones y re-alertas.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3">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4">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Disponibilidad de alerta, intento y confirmación del canal.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5">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t_alert-notification</w:t>
            </w:r>
            <w:r w:rsidDel="00000000" w:rsidR="00000000" w:rsidRPr="00000000">
              <w:rPr>
                <w:rFonts w:ascii="Courier New" w:cs="Courier New" w:eastAsia="Courier New" w:hAnsi="Courier New"/>
                <w:b w:val="0"/>
                <w:bCs w:val="0"/>
                <w:i w:val="0"/>
                <w:iCs w:val="0"/>
                <w:sz w:val="19"/>
                <w:szCs w:val="19"/>
                <w:rtl w:val="0"/>
              </w:rPr>
              <w:t xml:space="preserve">, resultados de entrega, supresiones, duplicados y errores.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6">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7">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8">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269">
      <w:pPr>
        <w:widowControl w:val="1"/>
        <w:spacing w:after="0" w:before="0" w:line="480" w:lineRule="auto"/>
        <w:ind w:firstLine="720"/>
        <w:rPr/>
      </w:pPr>
      <w:del w:id="9924" w:author="Claude" w:date="2026-09-03T12:00:00Z">
        <w:r w:rsidDel="00000000" w:rsidR="00000000" w:rsidRPr="00000000">
          <w:rPr>
            <w:i w:val="1"/>
            <w:iCs w:val="1"/>
            <w:rtl w:val="0"/>
          </w:rPr>
          <w:delText xml:space="preserve">Nota. </w:delText>
        </w:r>
      </w:del>
      <w:del w:id="9925" w:author="Claude" w:date="2026-09-03T12:00:00Z">
        <w:r w:rsidDel="00000000" w:rsidR="00000000" w:rsidRPr="00000000">
          <w:rPr>
            <w:b w:val="0"/>
            <w:bCs w:val="0"/>
            <w:i w:val="0"/>
            <w:iCs w:val="0"/>
            <w:rtl w:val="0"/>
          </w:rPr>
          <w:delText xml:space="preserve">La cadena temporal completa se informa por tramos. Los percentiles de tramos diferentes no son aditivos y no deben sumarse para fabricar una latencia de extremo a extremo.</w:delText>
        </w:r>
      </w:del>
      <w:ins w:id="9926" w:author="Claude" w:date="2026-09-03T12:00:00Z">
        <w:r>
          <w:rPr>
            <w:b w:val="1"/>
            <w:bCs w:val="1"/>
            <w:rtl w:val="0"/>
          </w:rPr>
          <w:t xml:space="preserve">Nota.</w:t>
        </w:r>
        <w:r>
          <w:rPr>
            <w:rtl w:val="0"/>
          </w:rPr>
          <w:t xml:space="preserve"> La cadena temporal completa se informa por tramos, y cada tramo declara su hito inicial, su hito final y su dominio de reloj. Los percentiles de tramos diferentes no son aditivos y no deben sumarse para fabricar una latencia de extremo a extremo. La medición del plano de medios comienza en el ingreso de la unidad al host de procesamiento y no en la captura física, que constituye un tramo propio.</w:t>
        </w:r>
      </w:ins>
      <w:r w:rsidDel="00000000" w:rsidR="00000000" w:rsidRPr="00000000">
        <w:rPr>
          <w:rtl w:val="0"/>
        </w:rPr>
      </w:r>
    </w:p>
    <w:p w:rsidR="00000000" w:rsidDel="00000000" w:rsidP="00000000" w:rsidRDefault="00000000" w:rsidRPr="00000000" w14:paraId="0000026A">
      <w:pPr>
        <w:pStyle w:val="Heading4"/>
        <w:keepNext w:val="1"/>
        <w:widowControl w:val="1"/>
        <w:spacing w:after="0" w:before="0" w:line="480" w:lineRule="auto"/>
        <w:ind w:firstLine="0"/>
        <w:rPr>
          <w:del w:id="9928" w:author="Claude" w:date="2026-09-03T12:00:00Z"/>
        </w:rPr>
      </w:pPr>
      <w:del w:id="9927" w:author="Claude" w:date="2026-09-03T12:00:00Z">
        <w:r w:rsidDel="00000000" w:rsidR="00000000" w:rsidRPr="00000000">
          <w:rPr>
            <w:b w:val="0"/>
            <w:bCs w:val="0"/>
            <w:i w:val="0"/>
            <w:iCs w:val="0"/>
            <w:rtl w:val="0"/>
          </w:rPr>
          <w:delText xml:space="preserve">17.3.13.2. Definiciones operacionales y criterio de relojes</w:delText>
        </w:r>
      </w:del>
      <w:r w:rsidDel="00000000" w:rsidR="00000000" w:rsidRPr="00000000">
        <w:rPr>
          <w:rtl w:val="0"/>
        </w:rPr>
      </w:r>
    </w:p>
    <w:p w:rsidR="00000000" w:rsidDel="00000000" w:rsidP="00000000" w:rsidRDefault="00000000" w:rsidRPr="00000000" w14:paraId="0000026B">
      <w:pPr>
        <w:keepNext w:val="1"/>
        <w:widowControl w:val="1"/>
        <w:spacing w:after="0" w:before="0" w:line="480" w:lineRule="auto"/>
        <w:ind w:left="0" w:firstLine="0"/>
        <w:rPr>
          <w:del w:id="9930" w:author="Claude" w:date="2026-09-03T12:00:00Z"/>
        </w:rPr>
      </w:pPr>
      <w:del w:id="9929" w:author="Claude" w:date="2026-09-03T12:00:00Z">
        <w:r w:rsidDel="00000000" w:rsidR="00000000" w:rsidRPr="00000000">
          <w:rPr>
            <w:b w:val="1"/>
            <w:bCs w:val="1"/>
            <w:i w:val="0"/>
            <w:iCs w:val="0"/>
            <w:rtl w:val="0"/>
          </w:rPr>
          <w:delText xml:space="preserve">Tabla 49</w:delText>
        </w:r>
      </w:del>
      <w:r w:rsidDel="00000000" w:rsidR="00000000" w:rsidRPr="00000000">
        <w:rPr>
          <w:rtl w:val="0"/>
        </w:rPr>
      </w:r>
    </w:p>
    <w:p w:rsidR="00000000" w:rsidDel="00000000" w:rsidP="00000000" w:rsidRDefault="00000000" w:rsidRPr="00000000" w14:paraId="0000026C">
      <w:pPr>
        <w:keepNext w:val="1"/>
        <w:widowControl w:val="1"/>
        <w:spacing w:after="0" w:before="0" w:line="480" w:lineRule="auto"/>
        <w:ind w:left="0" w:firstLine="0"/>
        <w:rPr>
          <w:del w:id="9932" w:author="Claude" w:date="2026-09-03T12:00:00Z"/>
        </w:rPr>
      </w:pPr>
      <w:del w:id="9931" w:author="Claude" w:date="2026-09-03T12:00:00Z">
        <w:r w:rsidDel="00000000" w:rsidR="00000000" w:rsidRPr="00000000">
          <w:rPr>
            <w:b w:val="0"/>
            <w:bCs w:val="0"/>
            <w:i w:val="1"/>
            <w:iCs w:val="1"/>
            <w:rtl w:val="0"/>
          </w:rPr>
          <w:delText xml:space="preserve">Diccionario de métricas: definiciones operacionales</w:delText>
        </w:r>
      </w:del>
      <w:r w:rsidDel="00000000" w:rsidR="00000000" w:rsidRPr="00000000">
        <w:rPr>
          <w:rtl w:val="0"/>
        </w:rPr>
      </w:r>
    </w:p>
    <w:tbl>
      <w:tblPr>
        <w:tblStyle w:val="Table1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del w:id="9933" w:author="Claude" w:date="2026-09-03T12:00:00Z"/>
          <w:cantSplit w:val="1"/>
          <w:tblHeader w:val="1"/>
        </w:trPr>
        <w:tc>
          <w:tcPr>
            <w:tcMar>
              <w:top w:w="70.0" w:type="dxa"/>
              <w:bottom w:w="70.0" w:type="dxa"/>
            </w:tcMar>
            <w:vAlign w:val="top"/>
          </w:tcPr>
          <w:p w:rsidR="00000000" w:rsidDel="00000000" w:rsidP="00000000" w:rsidRDefault="00000000" w:rsidRPr="00000000" w14:paraId="0000026D">
            <w:pPr>
              <w:widowControl w:val="1"/>
              <w:spacing w:after="0" w:before="0" w:line="480" w:lineRule="auto"/>
              <w:ind w:firstLine="0"/>
              <w:rPr>
                <w:del w:id="9938" w:author="Claude" w:date="2026-09-03T12:00:00Z"/>
              </w:rPr>
            </w:pPr>
            <w:del w:id="9934" w:author="Claude" w:date="2026-09-03T12:00:00Z">
              <w:r w:rsidDel="00000000" w:rsidR="00000000" w:rsidRPr="00000000">
                <w:rPr>
                  <w:b w:val="1"/>
                  <w:bCs w:val="1"/>
                  <w:i w:val="0"/>
                  <w:iCs w:val="0"/>
                  <w:sz w:val="17"/>
                  <w:szCs w:val="17"/>
                  <w:rtl w:val="0"/>
                </w:rPr>
                <w:delText xml:space="preserve">Métrica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6E">
            <w:pPr>
              <w:widowControl w:val="1"/>
              <w:spacing w:after="0" w:before="0" w:line="480" w:lineRule="auto"/>
              <w:ind w:firstLine="0"/>
              <w:rPr>
                <w:del w:id="9939" w:author="Claude" w:date="2026-09-03T12:00:00Z"/>
              </w:rPr>
            </w:pPr>
            <w:del w:id="9935" w:author="Claude" w:date="2026-09-03T12:00:00Z">
              <w:r w:rsidDel="00000000" w:rsidR="00000000" w:rsidRPr="00000000">
                <w:rPr>
                  <w:b w:val="1"/>
                  <w:bCs w:val="1"/>
                  <w:i w:val="0"/>
                  <w:iCs w:val="0"/>
                  <w:sz w:val="17"/>
                  <w:szCs w:val="17"/>
                  <w:rtl w:val="0"/>
                </w:rPr>
                <w:delText xml:space="preserve">Inicio</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widowControl w:val="1"/>
              <w:spacing w:after="0" w:before="0" w:line="480" w:lineRule="auto"/>
              <w:ind w:firstLine="0"/>
              <w:rPr>
                <w:del w:id="9940" w:author="Claude" w:date="2026-09-03T12:00:00Z"/>
              </w:rPr>
            </w:pPr>
            <w:del w:id="9936" w:author="Claude" w:date="2026-09-03T12:00:00Z">
              <w:r w:rsidDel="00000000" w:rsidR="00000000" w:rsidRPr="00000000">
                <w:rPr>
                  <w:b w:val="1"/>
                  <w:bCs w:val="1"/>
                  <w:i w:val="0"/>
                  <w:iCs w:val="0"/>
                  <w:sz w:val="17"/>
                  <w:szCs w:val="17"/>
                  <w:rtl w:val="0"/>
                </w:rPr>
                <w:delText xml:space="preserve">Cierre</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0">
            <w:pPr>
              <w:widowControl w:val="1"/>
              <w:spacing w:after="0" w:before="0" w:line="480" w:lineRule="auto"/>
              <w:ind w:firstLine="0"/>
              <w:rPr>
                <w:del w:id="9941" w:author="Claude" w:date="2026-09-03T12:00:00Z"/>
              </w:rPr>
            </w:pPr>
            <w:del w:id="9937" w:author="Claude" w:date="2026-09-03T12:00:00Z">
              <w:r w:rsidDel="00000000" w:rsidR="00000000" w:rsidRPr="00000000">
                <w:rPr>
                  <w:b w:val="1"/>
                  <w:bCs w:val="1"/>
                  <w:i w:val="0"/>
                  <w:iCs w:val="0"/>
                  <w:sz w:val="17"/>
                  <w:szCs w:val="17"/>
                  <w:rtl w:val="0"/>
                </w:rPr>
                <w:delText xml:space="preserve">Unidad y aplicación</w:delText>
              </w:r>
            </w:del>
            <w:r w:rsidDel="00000000" w:rsidR="00000000" w:rsidRPr="00000000">
              <w:rPr>
                <w:rtl w:val="0"/>
              </w:rPr>
            </w:r>
          </w:p>
        </w:tc>
      </w:tr>
      <w:tr>
        <w:trPr>
          <w:del w:id="9942" w:author="Claude" w:date="2026-09-03T12:00:00Z"/>
          <w:cantSplit w:val="1"/>
          <w:tblHeader w:val="0"/>
        </w:trPr>
        <w:tc>
          <w:tcPr>
            <w:tcMar>
              <w:top w:w="70.0" w:type="dxa"/>
              <w:bottom w:w="70.0" w:type="dxa"/>
            </w:tcMar>
            <w:vAlign w:val="top"/>
          </w:tcPr>
          <w:p w:rsidR="00000000" w:rsidDel="00000000" w:rsidP="00000000" w:rsidRDefault="00000000" w:rsidRPr="00000000" w14:paraId="00000271">
            <w:pPr>
              <w:widowControl w:val="1"/>
              <w:spacing w:after="0" w:before="0" w:line="480" w:lineRule="auto"/>
              <w:ind w:firstLine="0"/>
              <w:rPr>
                <w:del w:id="9947" w:author="Claude" w:date="2026-09-03T12:00:00Z"/>
              </w:rPr>
            </w:pPr>
            <w:del w:id="9943" w:author="Claude" w:date="2026-09-03T12:00:00Z">
              <w:r w:rsidDel="00000000" w:rsidR="00000000" w:rsidRPr="00000000">
                <w:rPr>
                  <w:rFonts w:ascii="Courier New" w:cs="Courier New" w:eastAsia="Courier New" w:hAnsi="Courier New"/>
                  <w:b w:val="0"/>
                  <w:bCs w:val="0"/>
                  <w:i w:val="0"/>
                  <w:iCs w:val="0"/>
                  <w:sz w:val="16"/>
                  <w:szCs w:val="16"/>
                  <w:rtl w:val="0"/>
                </w:rPr>
                <w:delText xml:space="preserve">capture_to_host</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2">
            <w:pPr>
              <w:widowControl w:val="1"/>
              <w:spacing w:after="0" w:before="0" w:line="480" w:lineRule="auto"/>
              <w:ind w:firstLine="0"/>
              <w:rPr>
                <w:del w:id="9948" w:author="Claude" w:date="2026-09-03T12:00:00Z"/>
              </w:rPr>
            </w:pPr>
            <w:del w:id="9944" w:author="Claude" w:date="2026-09-03T12:00:00Z">
              <w:r w:rsidDel="00000000" w:rsidR="00000000" w:rsidRPr="00000000">
                <w:rPr>
                  <w:b w:val="0"/>
                  <w:bCs w:val="0"/>
                  <w:i w:val="0"/>
                  <w:iCs w:val="0"/>
                  <w:sz w:val="17"/>
                  <w:szCs w:val="17"/>
                  <w:rtl w:val="0"/>
                </w:rPr>
                <w:delText xml:space="preserve">Captura física o timestamp equivalente de la fuente</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widowControl w:val="1"/>
              <w:spacing w:after="0" w:before="0" w:line="480" w:lineRule="auto"/>
              <w:ind w:firstLine="0"/>
              <w:rPr>
                <w:del w:id="9949" w:author="Claude" w:date="2026-09-03T12:00:00Z"/>
              </w:rPr>
            </w:pPr>
            <w:del w:id="9945" w:author="Claude" w:date="2026-09-03T12:00:00Z">
              <w:r w:rsidDel="00000000" w:rsidR="00000000" w:rsidRPr="00000000">
                <w:rPr>
                  <w:b w:val="0"/>
                  <w:bCs w:val="0"/>
                  <w:i w:val="0"/>
                  <w:iCs w:val="0"/>
                  <w:sz w:val="17"/>
                  <w:szCs w:val="17"/>
                  <w:rtl w:val="0"/>
                </w:rPr>
                <w:delText xml:space="preserve">Dequeue de la unidad en el host</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4">
            <w:pPr>
              <w:widowControl w:val="1"/>
              <w:spacing w:after="0" w:before="0" w:line="480" w:lineRule="auto"/>
              <w:ind w:firstLine="0"/>
              <w:rPr>
                <w:del w:id="9950" w:author="Claude" w:date="2026-09-03T12:00:00Z"/>
              </w:rPr>
            </w:pPr>
            <w:del w:id="9946" w:author="Claude" w:date="2026-09-03T12:00:00Z">
              <w:r w:rsidDel="00000000" w:rsidR="00000000" w:rsidRPr="00000000">
                <w:rPr>
                  <w:b w:val="0"/>
                  <w:bCs w:val="0"/>
                  <w:i w:val="0"/>
                  <w:iCs w:val="0"/>
                  <w:sz w:val="17"/>
                  <w:szCs w:val="17"/>
                  <w:rtl w:val="0"/>
                </w:rPr>
                <w:delText xml:space="preserve">ms; sólo sobre fuente en vivo con ancla temporal interpretable.</w:delText>
              </w:r>
            </w:del>
            <w:r w:rsidDel="00000000" w:rsidR="00000000" w:rsidRPr="00000000">
              <w:rPr>
                <w:rtl w:val="0"/>
              </w:rPr>
            </w:r>
          </w:p>
        </w:tc>
      </w:tr>
      <w:tr>
        <w:trPr>
          <w:del w:id="9951" w:author="Claude" w:date="2026-09-03T12:00:00Z"/>
          <w:cantSplit w:val="1"/>
          <w:tblHeader w:val="0"/>
        </w:trPr>
        <w:tc>
          <w:tcPr>
            <w:tcMar>
              <w:top w:w="70.0" w:type="dxa"/>
              <w:bottom w:w="70.0" w:type="dxa"/>
            </w:tcMar>
            <w:vAlign w:val="top"/>
          </w:tcPr>
          <w:p w:rsidR="00000000" w:rsidDel="00000000" w:rsidP="00000000" w:rsidRDefault="00000000" w:rsidRPr="00000000" w14:paraId="00000275">
            <w:pPr>
              <w:widowControl w:val="1"/>
              <w:spacing w:after="0" w:before="0" w:line="480" w:lineRule="auto"/>
              <w:ind w:firstLine="0"/>
              <w:rPr>
                <w:del w:id="9956" w:author="Claude" w:date="2026-09-03T12:00:00Z"/>
              </w:rPr>
            </w:pPr>
            <w:del w:id="9952" w:author="Claude" w:date="2026-09-03T12:00:00Z">
              <w:r w:rsidDel="00000000" w:rsidR="00000000" w:rsidRPr="00000000">
                <w:rPr>
                  <w:b w:val="0"/>
                  <w:bCs w:val="0"/>
                  <w:i w:val="0"/>
                  <w:iCs w:val="0"/>
                  <w:sz w:val="17"/>
                  <w:szCs w:val="17"/>
                  <w:rtl w:val="0"/>
                </w:rPr>
                <w:delText xml:space="preserve">G2A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6">
            <w:pPr>
              <w:widowControl w:val="1"/>
              <w:spacing w:after="0" w:before="0" w:line="480" w:lineRule="auto"/>
              <w:ind w:firstLine="0"/>
              <w:rPr>
                <w:del w:id="9957" w:author="Claude" w:date="2026-09-03T12:00:00Z"/>
              </w:rPr>
            </w:pPr>
            <w:del w:id="9953" w:author="Claude" w:date="2026-09-03T12:00:00Z">
              <w:r w:rsidDel="00000000" w:rsidR="00000000" w:rsidRPr="00000000">
                <w:rPr>
                  <w:b w:val="0"/>
                  <w:bCs w:val="0"/>
                  <w:i w:val="0"/>
                  <w:iCs w:val="0"/>
                  <w:sz w:val="17"/>
                  <w:szCs w:val="17"/>
                  <w:rtl w:val="0"/>
                </w:rPr>
                <w:delText xml:space="preserve">Dequeue de la unidad en el host de procesamiento</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widowControl w:val="1"/>
              <w:spacing w:after="0" w:before="0" w:line="480" w:lineRule="auto"/>
              <w:ind w:firstLine="0"/>
              <w:rPr>
                <w:del w:id="9958" w:author="Claude" w:date="2026-09-03T12:00:00Z"/>
              </w:rPr>
            </w:pPr>
            <w:del w:id="9954" w:author="Claude" w:date="2026-09-03T12:00:00Z">
              <w:r w:rsidDel="00000000" w:rsidR="00000000" w:rsidRPr="00000000">
                <w:rPr>
                  <w:b w:val="0"/>
                  <w:bCs w:val="0"/>
                  <w:i w:val="0"/>
                  <w:iCs w:val="0"/>
                  <w:sz w:val="17"/>
                  <w:szCs w:val="17"/>
                  <w:rtl w:val="0"/>
                </w:rPr>
                <w:delText xml:space="preserve">Resultado algorítmico o alerta asociada a esa unidad</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8">
            <w:pPr>
              <w:widowControl w:val="1"/>
              <w:spacing w:after="0" w:before="0" w:line="480" w:lineRule="auto"/>
              <w:ind w:firstLine="0"/>
              <w:rPr>
                <w:del w:id="9959" w:author="Claude" w:date="2026-09-03T12:00:00Z"/>
              </w:rPr>
            </w:pPr>
            <w:del w:id="9955" w:author="Claude" w:date="2026-09-03T12:00:00Z">
              <w:r w:rsidDel="00000000" w:rsidR="00000000" w:rsidRPr="00000000">
                <w:rPr>
                  <w:b w:val="0"/>
                  <w:bCs w:val="0"/>
                  <w:i w:val="0"/>
                  <w:iCs w:val="0"/>
                  <w:sz w:val="17"/>
                  <w:szCs w:val="17"/>
                  <w:rtl w:val="0"/>
                </w:rPr>
                <w:delText xml:space="preserve">ms, p50/p95/p99; exige un único dominio de reloj. No empieza en el fotón.</w:delText>
              </w:r>
            </w:del>
            <w:r w:rsidDel="00000000" w:rsidR="00000000" w:rsidRPr="00000000">
              <w:rPr>
                <w:rtl w:val="0"/>
              </w:rPr>
            </w:r>
          </w:p>
        </w:tc>
      </w:tr>
      <w:tr>
        <w:trPr>
          <w:del w:id="9960" w:author="Claude" w:date="2026-09-03T12:00:00Z"/>
          <w:cantSplit w:val="1"/>
          <w:tblHeader w:val="0"/>
        </w:trPr>
        <w:tc>
          <w:tcPr>
            <w:tcMar>
              <w:top w:w="70.0" w:type="dxa"/>
              <w:bottom w:w="70.0" w:type="dxa"/>
            </w:tcMar>
            <w:vAlign w:val="top"/>
          </w:tcPr>
          <w:p w:rsidR="00000000" w:rsidDel="00000000" w:rsidP="00000000" w:rsidRDefault="00000000" w:rsidRPr="00000000" w14:paraId="00000279">
            <w:pPr>
              <w:widowControl w:val="1"/>
              <w:spacing w:after="0" w:before="0" w:line="480" w:lineRule="auto"/>
              <w:ind w:firstLine="0"/>
              <w:rPr>
                <w:del w:id="9967" w:author="Claude" w:date="2026-09-03T12:00:00Z"/>
              </w:rPr>
            </w:pPr>
            <w:del w:id="996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TTFD</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A">
            <w:pPr>
              <w:widowControl w:val="1"/>
              <w:spacing w:after="0" w:before="0" w:line="480" w:lineRule="auto"/>
              <w:ind w:firstLine="0"/>
              <w:rPr>
                <w:del w:id="9968" w:author="Claude" w:date="2026-09-03T12:00:00Z"/>
              </w:rPr>
            </w:pPr>
            <w:del w:id="9962" w:author="Claude" w:date="2026-09-03T12:00:00Z">
              <w:r w:rsidDel="00000000" w:rsidR="00000000" w:rsidRPr="00000000">
                <w:rPr>
                  <w:b w:val="0"/>
                  <w:bCs w:val="0"/>
                  <w:i w:val="0"/>
                  <w:iCs w:val="0"/>
                  <w:sz w:val="17"/>
                  <w:szCs w:val="17"/>
                  <w:rtl w:val="0"/>
                </w:rPr>
                <w:delText xml:space="preserve">Inicio anotado del episodio</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widowControl w:val="1"/>
              <w:spacing w:after="0" w:before="0" w:line="480" w:lineRule="auto"/>
              <w:ind w:firstLine="0"/>
              <w:rPr>
                <w:del w:id="9969" w:author="Claude" w:date="2026-09-03T12:00:00Z"/>
              </w:rPr>
            </w:pPr>
            <w:del w:id="9963" w:author="Claude" w:date="2026-09-03T12:00:00Z">
              <w:r w:rsidDel="00000000" w:rsidR="00000000" w:rsidRPr="00000000">
                <w:rPr>
                  <w:b w:val="0"/>
                  <w:bCs w:val="0"/>
                  <w:i w:val="0"/>
                  <w:iCs w:val="0"/>
                  <w:sz w:val="17"/>
                  <w:szCs w:val="17"/>
                  <w:rtl w:val="0"/>
                </w:rPr>
                <w:delText xml:space="preserve">Primera evidencia positiva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C">
            <w:pPr>
              <w:widowControl w:val="1"/>
              <w:spacing w:after="0" w:before="0" w:line="480" w:lineRule="auto"/>
              <w:ind w:firstLine="0"/>
              <w:rPr>
                <w:del w:id="9970" w:author="Claude" w:date="2026-09-03T12:00:00Z"/>
              </w:rPr>
            </w:pPr>
            <w:del w:id="9964" w:author="Claude" w:date="2026-09-03T12:00:00Z">
              <w:r w:rsidDel="00000000" w:rsidR="00000000" w:rsidRPr="00000000">
                <w:rPr>
                  <w:b w:val="0"/>
                  <w:bCs w:val="0"/>
                  <w:i w:val="0"/>
                  <w:iCs w:val="0"/>
                  <w:sz w:val="17"/>
                  <w:szCs w:val="17"/>
                  <w:rtl w:val="0"/>
                </w:rPr>
                <w:delText xml:space="preserve">ms; requiere </w:delText>
              </w:r>
            </w:del>
            <w:del w:id="9965" w:author="Claude" w:date="2026-09-03T12:00:00Z">
              <w:r w:rsidDel="00000000" w:rsidR="00000000" w:rsidRPr="00000000">
                <w:rPr>
                  <w:rFonts w:ascii="Courier New" w:cs="Courier New" w:eastAsia="Courier New" w:hAnsi="Courier New"/>
                  <w:b w:val="0"/>
                  <w:bCs w:val="0"/>
                  <w:i w:val="0"/>
                  <w:iCs w:val="0"/>
                  <w:sz w:val="16"/>
                  <w:szCs w:val="16"/>
                  <w:rtl w:val="0"/>
                </w:rPr>
                <w:delText xml:space="preserve">la referencia temporal anotada</w:delText>
              </w:r>
            </w:del>
            <w:del w:id="9966" w:author="Claude" w:date="2026-09-03T12:00:00Z">
              <w:r w:rsidDel="00000000" w:rsidR="00000000" w:rsidRPr="00000000">
                <w:rPr>
                  <w:b w:val="0"/>
                  <w:bCs w:val="0"/>
                  <w:i w:val="0"/>
                  <w:iCs w:val="0"/>
                  <w:sz w:val="17"/>
                  <w:szCs w:val="17"/>
                  <w:rtl w:val="0"/>
                </w:rPr>
                <w:delText xml:space="preserve">. Si no hay evidencia, es nulo con causa.</w:delText>
              </w:r>
            </w:del>
            <w:r w:rsidDel="00000000" w:rsidR="00000000" w:rsidRPr="00000000">
              <w:rPr>
                <w:rtl w:val="0"/>
              </w:rPr>
            </w:r>
          </w:p>
        </w:tc>
      </w:tr>
      <w:tr>
        <w:trPr>
          <w:del w:id="9971" w:author="Claude" w:date="2026-09-03T12:00:00Z"/>
          <w:cantSplit w:val="1"/>
          <w:tblHeader w:val="0"/>
        </w:trPr>
        <w:tc>
          <w:tcPr>
            <w:tcMar>
              <w:top w:w="70.0" w:type="dxa"/>
              <w:bottom w:w="70.0" w:type="dxa"/>
            </w:tcMar>
            <w:vAlign w:val="top"/>
          </w:tcPr>
          <w:p w:rsidR="00000000" w:rsidDel="00000000" w:rsidP="00000000" w:rsidRDefault="00000000" w:rsidRPr="00000000" w14:paraId="0000027D">
            <w:pPr>
              <w:widowControl w:val="1"/>
              <w:spacing w:after="0" w:before="0" w:line="480" w:lineRule="auto"/>
              <w:ind w:firstLine="0"/>
              <w:rPr>
                <w:del w:id="9976" w:author="Claude" w:date="2026-09-03T12:00:00Z"/>
              </w:rPr>
            </w:pPr>
            <w:del w:id="9972" w:author="Claude" w:date="2026-09-03T12:00:00Z">
              <w:r w:rsidDel="00000000" w:rsidR="00000000" w:rsidRPr="00000000">
                <w:rPr>
                  <w:rFonts w:ascii="Courier New" w:cs="Courier New" w:eastAsia="Courier New" w:hAnsi="Courier New"/>
                  <w:b w:val="0"/>
                  <w:bCs w:val="0"/>
                  <w:i w:val="0"/>
                  <w:iCs w:val="0"/>
                  <w:sz w:val="21"/>
                  <w:szCs w:val="21"/>
                  <w:rtl w:val="0"/>
                </w:rPr>
                <w:delText xml:space="preserve">t_alert-system</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E">
            <w:pPr>
              <w:widowControl w:val="1"/>
              <w:spacing w:after="0" w:before="0" w:line="480" w:lineRule="auto"/>
              <w:ind w:firstLine="0"/>
              <w:rPr>
                <w:del w:id="9977" w:author="Claude" w:date="2026-09-03T12:00:00Z"/>
              </w:rPr>
            </w:pPr>
            <w:del w:id="9973" w:author="Claude" w:date="2026-09-03T12:00:00Z">
              <w:r w:rsidDel="00000000" w:rsidR="00000000" w:rsidRPr="00000000">
                <w:rPr>
                  <w:b w:val="0"/>
                  <w:bCs w:val="0"/>
                  <w:i w:val="0"/>
                  <w:iCs w:val="0"/>
                  <w:sz w:val="17"/>
                  <w:szCs w:val="17"/>
                  <w:rtl w:val="0"/>
                </w:rPr>
                <w:delText xml:space="preserve">Inicio anotado del episodio</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widowControl w:val="1"/>
              <w:spacing w:after="0" w:before="0" w:line="480" w:lineRule="auto"/>
              <w:ind w:firstLine="0"/>
              <w:rPr>
                <w:del w:id="9978" w:author="Claude" w:date="2026-09-03T12:00:00Z"/>
              </w:rPr>
            </w:pPr>
            <w:del w:id="9974" w:author="Claude" w:date="2026-09-03T12:00:00Z">
              <w:r w:rsidDel="00000000" w:rsidR="00000000" w:rsidRPr="00000000">
                <w:rPr>
                  <w:b w:val="0"/>
                  <w:bCs w:val="0"/>
                  <w:i w:val="0"/>
                  <w:iCs w:val="0"/>
                  <w:sz w:val="17"/>
                  <w:szCs w:val="17"/>
                  <w:rtl w:val="0"/>
                </w:rPr>
                <w:delText xml:space="preserve">Registro de la alerta interna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0">
            <w:pPr>
              <w:widowControl w:val="1"/>
              <w:spacing w:after="0" w:before="0" w:line="480" w:lineRule="auto"/>
              <w:ind w:firstLine="0"/>
              <w:rPr>
                <w:del w:id="9979" w:author="Claude" w:date="2026-09-03T12:00:00Z"/>
              </w:rPr>
            </w:pPr>
            <w:del w:id="9975" w:author="Claude" w:date="2026-09-03T12:00:00Z">
              <w:r w:rsidDel="00000000" w:rsidR="00000000" w:rsidRPr="00000000">
                <w:rPr>
                  <w:b w:val="0"/>
                  <w:bCs w:val="0"/>
                  <w:i w:val="0"/>
                  <w:iCs w:val="0"/>
                  <w:sz w:val="17"/>
                  <w:szCs w:val="17"/>
                  <w:rtl w:val="0"/>
                </w:rPr>
                <w:delText xml:space="preserve">ms; se reporta por campaña y condición.</w:delText>
              </w:r>
            </w:del>
            <w:r w:rsidDel="00000000" w:rsidR="00000000" w:rsidRPr="00000000">
              <w:rPr>
                <w:rtl w:val="0"/>
              </w:rPr>
            </w:r>
          </w:p>
        </w:tc>
      </w:tr>
      <w:tr>
        <w:trPr>
          <w:del w:id="9980" w:author="Claude" w:date="2026-09-03T12:00:00Z"/>
          <w:cantSplit w:val="1"/>
          <w:tblHeader w:val="0"/>
        </w:trPr>
        <w:tc>
          <w:tcPr>
            <w:tcMar>
              <w:top w:w="70.0" w:type="dxa"/>
              <w:bottom w:w="70.0" w:type="dxa"/>
            </w:tcMar>
            <w:vAlign w:val="top"/>
          </w:tcPr>
          <w:p w:rsidR="00000000" w:rsidDel="00000000" w:rsidP="00000000" w:rsidRDefault="00000000" w:rsidRPr="00000000" w14:paraId="00000281">
            <w:pPr>
              <w:widowControl w:val="1"/>
              <w:spacing w:after="0" w:before="0" w:line="480" w:lineRule="auto"/>
              <w:ind w:firstLine="0"/>
              <w:rPr>
                <w:del w:id="9985" w:author="Claude" w:date="2026-09-03T12:00:00Z"/>
              </w:rPr>
            </w:pPr>
            <w:del w:id="9981" w:author="Claude" w:date="2026-09-03T12:00:00Z">
              <w:r w:rsidDel="00000000" w:rsidR="00000000" w:rsidRPr="00000000">
                <w:rPr>
                  <w:b w:val="0"/>
                  <w:bCs w:val="0"/>
                  <w:i w:val="0"/>
                  <w:iCs w:val="0"/>
                  <w:sz w:val="17"/>
                  <w:szCs w:val="17"/>
                  <w:rtl w:val="0"/>
                </w:rPr>
                <w:delText xml:space="preserve">Latencia interna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2">
            <w:pPr>
              <w:widowControl w:val="1"/>
              <w:spacing w:after="0" w:before="0" w:line="480" w:lineRule="auto"/>
              <w:ind w:firstLine="0"/>
              <w:rPr>
                <w:del w:id="9986" w:author="Claude" w:date="2026-09-03T12:00:00Z"/>
              </w:rPr>
            </w:pPr>
            <w:del w:id="9982" w:author="Claude" w:date="2026-09-03T12:00:00Z">
              <w:r w:rsidDel="00000000" w:rsidR="00000000" w:rsidRPr="00000000">
                <w:rPr>
                  <w:b w:val="0"/>
                  <w:bCs w:val="0"/>
                  <w:i w:val="0"/>
                  <w:iCs w:val="0"/>
                  <w:sz w:val="17"/>
                  <w:szCs w:val="17"/>
                  <w:rtl w:val="0"/>
                </w:rPr>
                <w:delText xml:space="preserve">Primera evidencia positiva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3">
            <w:pPr>
              <w:widowControl w:val="1"/>
              <w:spacing w:after="0" w:before="0" w:line="480" w:lineRule="auto"/>
              <w:ind w:firstLine="0"/>
              <w:rPr>
                <w:del w:id="9987" w:author="Claude" w:date="2026-09-03T12:00:00Z"/>
              </w:rPr>
            </w:pPr>
            <w:del w:id="9983" w:author="Claude" w:date="2026-09-03T12:00:00Z">
              <w:r w:rsidDel="00000000" w:rsidR="00000000" w:rsidRPr="00000000">
                <w:rPr>
                  <w:b w:val="0"/>
                  <w:bCs w:val="0"/>
                  <w:i w:val="0"/>
                  <w:iCs w:val="0"/>
                  <w:sz w:val="17"/>
                  <w:szCs w:val="17"/>
                  <w:rtl w:val="0"/>
                </w:rPr>
                <w:delText xml:space="preserve">Registro de la alerta interna</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4">
            <w:pPr>
              <w:widowControl w:val="1"/>
              <w:spacing w:after="0" w:before="0" w:line="480" w:lineRule="auto"/>
              <w:ind w:firstLine="0"/>
              <w:rPr>
                <w:del w:id="9988" w:author="Claude" w:date="2026-09-03T12:00:00Z"/>
              </w:rPr>
            </w:pPr>
            <w:del w:id="9984" w:author="Claude" w:date="2026-09-03T12:00:00Z">
              <w:r w:rsidDel="00000000" w:rsidR="00000000" w:rsidRPr="00000000">
                <w:rPr>
                  <w:b w:val="0"/>
                  <w:bCs w:val="0"/>
                  <w:i w:val="0"/>
                  <w:iCs w:val="0"/>
                  <w:sz w:val="17"/>
                  <w:szCs w:val="17"/>
                  <w:rtl w:val="0"/>
                </w:rPr>
                <w:delText xml:space="preserve">ms; separa cómputo y espera deliberada por persistencia.</w:delText>
              </w:r>
            </w:del>
            <w:r w:rsidDel="00000000" w:rsidR="00000000" w:rsidRPr="00000000">
              <w:rPr>
                <w:rtl w:val="0"/>
              </w:rPr>
            </w:r>
          </w:p>
        </w:tc>
      </w:tr>
      <w:tr>
        <w:trPr>
          <w:del w:id="9989" w:author="Claude" w:date="2026-09-03T12:00:00Z"/>
          <w:cantSplit w:val="1"/>
          <w:tblHeader w:val="0"/>
        </w:trPr>
        <w:tc>
          <w:tcPr>
            <w:tcMar>
              <w:top w:w="70.0" w:type="dxa"/>
              <w:bottom w:w="70.0" w:type="dxa"/>
            </w:tcMar>
            <w:vAlign w:val="top"/>
          </w:tcPr>
          <w:p w:rsidR="00000000" w:rsidDel="00000000" w:rsidP="00000000" w:rsidRDefault="00000000" w:rsidRPr="00000000" w14:paraId="00000285">
            <w:pPr>
              <w:widowControl w:val="1"/>
              <w:spacing w:after="0" w:before="0" w:line="480" w:lineRule="auto"/>
              <w:ind w:firstLine="0"/>
              <w:rPr>
                <w:del w:id="9994" w:author="Claude" w:date="2026-09-03T12:00:00Z"/>
              </w:rPr>
            </w:pPr>
            <w:del w:id="9990" w:author="Claude" w:date="2026-09-03T12:00:00Z">
              <w:r w:rsidDel="00000000" w:rsidR="00000000" w:rsidRPr="00000000">
                <w:rPr>
                  <w:rFonts w:ascii="Courier New" w:cs="Courier New" w:eastAsia="Courier New" w:hAnsi="Courier New"/>
                  <w:b w:val="0"/>
                  <w:bCs w:val="0"/>
                  <w:i w:val="0"/>
                  <w:iCs w:val="0"/>
                  <w:sz w:val="21"/>
                  <w:szCs w:val="21"/>
                  <w:rtl w:val="0"/>
                </w:rPr>
                <w:delText xml:space="preserve">SDR</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6">
            <w:pPr>
              <w:widowControl w:val="1"/>
              <w:spacing w:after="0" w:before="0" w:line="480" w:lineRule="auto"/>
              <w:ind w:firstLine="0"/>
              <w:rPr>
                <w:del w:id="9995" w:author="Claude" w:date="2026-09-03T12:00:00Z"/>
              </w:rPr>
            </w:pPr>
            <w:del w:id="9991" w:author="Claude" w:date="2026-09-03T12:00:00Z">
              <w:r w:rsidDel="00000000" w:rsidR="00000000" w:rsidRPr="00000000">
                <w:rPr>
                  <w:b w:val="0"/>
                  <w:bCs w:val="0"/>
                  <w:i w:val="0"/>
                  <w:iCs w:val="0"/>
                  <w:sz w:val="17"/>
                  <w:szCs w:val="17"/>
                  <w:rtl w:val="0"/>
                </w:rPr>
                <w:delText xml:space="preserve">Episodio anotado</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7">
            <w:pPr>
              <w:widowControl w:val="1"/>
              <w:spacing w:after="0" w:before="0" w:line="480" w:lineRule="auto"/>
              <w:ind w:firstLine="0"/>
              <w:rPr>
                <w:del w:id="9996" w:author="Claude" w:date="2026-09-03T12:00:00Z"/>
              </w:rPr>
            </w:pPr>
            <w:del w:id="9992" w:author="Claude" w:date="2026-09-03T12:00:00Z">
              <w:r w:rsidDel="00000000" w:rsidR="00000000" w:rsidRPr="00000000">
                <w:rPr>
                  <w:b w:val="0"/>
                  <w:bCs w:val="0"/>
                  <w:i w:val="0"/>
                  <w:iCs w:val="0"/>
                  <w:sz w:val="17"/>
                  <w:szCs w:val="17"/>
                  <w:rtl w:val="0"/>
                </w:rPr>
                <w:delText xml:space="preserve">Cobertura positiva dentro del episodio</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8">
            <w:pPr>
              <w:widowControl w:val="1"/>
              <w:spacing w:after="0" w:before="0" w:line="480" w:lineRule="auto"/>
              <w:ind w:firstLine="0"/>
              <w:rPr>
                <w:del w:id="9997" w:author="Claude" w:date="2026-09-03T12:00:00Z"/>
              </w:rPr>
            </w:pPr>
            <w:del w:id="9993" w:author="Claude" w:date="2026-09-03T12:00:00Z">
              <w:r w:rsidDel="00000000" w:rsidR="00000000" w:rsidRPr="00000000">
                <w:rPr>
                  <w:b w:val="0"/>
                  <w:bCs w:val="0"/>
                  <w:i w:val="0"/>
                  <w:iCs w:val="0"/>
                  <w:sz w:val="17"/>
                  <w:szCs w:val="17"/>
                  <w:rtl w:val="0"/>
                </w:rPr>
                <w:delText xml:space="preserve">Proporción [0,1]; sólo comparable dentro de una misma cadencia.</w:delText>
              </w:r>
            </w:del>
            <w:r w:rsidDel="00000000" w:rsidR="00000000" w:rsidRPr="00000000">
              <w:rPr>
                <w:rtl w:val="0"/>
              </w:rPr>
            </w:r>
          </w:p>
        </w:tc>
      </w:tr>
      <w:tr>
        <w:trPr>
          <w:del w:id="9998" w:author="Claude" w:date="2026-09-03T12:00:00Z"/>
          <w:cantSplit w:val="1"/>
          <w:tblHeader w:val="0"/>
        </w:trPr>
        <w:tc>
          <w:tcPr>
            <w:tcMar>
              <w:top w:w="70.0" w:type="dxa"/>
              <w:bottom w:w="70.0" w:type="dxa"/>
            </w:tcMar>
            <w:vAlign w:val="top"/>
          </w:tcPr>
          <w:p w:rsidR="00000000" w:rsidDel="00000000" w:rsidP="00000000" w:rsidRDefault="00000000" w:rsidRPr="00000000" w14:paraId="00000289">
            <w:pPr>
              <w:widowControl w:val="1"/>
              <w:spacing w:after="0" w:before="0" w:line="480" w:lineRule="auto"/>
              <w:ind w:firstLine="0"/>
              <w:rPr>
                <w:del w:id="10003" w:author="Claude" w:date="2026-09-03T12:00:00Z"/>
              </w:rPr>
            </w:pPr>
            <w:del w:id="9999" w:author="Claude" w:date="2026-09-03T12:00:00Z">
              <w:r w:rsidDel="00000000" w:rsidR="00000000" w:rsidRPr="00000000">
                <w:rPr>
                  <w:b w:val="0"/>
                  <w:bCs w:val="0"/>
                  <w:i w:val="0"/>
                  <w:iCs w:val="0"/>
                  <w:sz w:val="17"/>
                  <w:szCs w:val="17"/>
                  <w:rtl w:val="0"/>
                </w:rPr>
                <w:delText xml:space="preserve">Precisión / exhaustividad / F1 de alertas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A">
            <w:pPr>
              <w:widowControl w:val="1"/>
              <w:spacing w:after="0" w:before="0" w:line="480" w:lineRule="auto"/>
              <w:ind w:firstLine="0"/>
              <w:rPr>
                <w:del w:id="10004" w:author="Claude" w:date="2026-09-03T12:00:00Z"/>
              </w:rPr>
            </w:pPr>
            <w:del w:id="10000" w:author="Claude" w:date="2026-09-03T12:00:00Z">
              <w:r w:rsidDel="00000000" w:rsidR="00000000" w:rsidRPr="00000000">
                <w:rPr>
                  <w:b w:val="0"/>
                  <w:bCs w:val="0"/>
                  <w:i w:val="0"/>
                  <w:iCs w:val="0"/>
                  <w:sz w:val="17"/>
                  <w:szCs w:val="17"/>
                  <w:rtl w:val="0"/>
                </w:rPr>
                <w:delText xml:space="preserve">Alertas y episodios evaluables</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B">
            <w:pPr>
              <w:widowControl w:val="1"/>
              <w:spacing w:after="0" w:before="0" w:line="480" w:lineRule="auto"/>
              <w:ind w:firstLine="0"/>
              <w:rPr>
                <w:del w:id="10005" w:author="Claude" w:date="2026-09-03T12:00:00Z"/>
              </w:rPr>
            </w:pPr>
            <w:del w:id="10001" w:author="Claude" w:date="2026-09-03T12:00:00Z">
              <w:r w:rsidDel="00000000" w:rsidR="00000000" w:rsidRPr="00000000">
                <w:rPr>
                  <w:b w:val="0"/>
                  <w:bCs w:val="0"/>
                  <w:i w:val="0"/>
                  <w:iCs w:val="0"/>
                  <w:sz w:val="17"/>
                  <w:szCs w:val="17"/>
                  <w:rtl w:val="0"/>
                </w:rPr>
                <w:delText xml:space="preserve">Matching por episodio</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C">
            <w:pPr>
              <w:widowControl w:val="1"/>
              <w:spacing w:after="0" w:before="0" w:line="480" w:lineRule="auto"/>
              <w:ind w:firstLine="0"/>
              <w:rPr>
                <w:del w:id="10006" w:author="Claude" w:date="2026-09-03T12:00:00Z"/>
              </w:rPr>
            </w:pPr>
            <w:del w:id="10002" w:author="Claude" w:date="2026-09-03T12:00:00Z">
              <w:r w:rsidDel="00000000" w:rsidR="00000000" w:rsidRPr="00000000">
                <w:rPr>
                  <w:b w:val="0"/>
                  <w:bCs w:val="0"/>
                  <w:i w:val="0"/>
                  <w:iCs w:val="0"/>
                  <w:sz w:val="17"/>
                  <w:szCs w:val="17"/>
                  <w:rtl w:val="0"/>
                </w:rPr>
                <w:delText xml:space="preserve">Proporción; los negativos no integran P/R/F1 y las re-alertas no son FP.</w:delText>
              </w:r>
            </w:del>
            <w:r w:rsidDel="00000000" w:rsidR="00000000" w:rsidRPr="00000000">
              <w:rPr>
                <w:rtl w:val="0"/>
              </w:rPr>
            </w:r>
          </w:p>
        </w:tc>
      </w:tr>
      <w:tr>
        <w:trPr>
          <w:del w:id="10007" w:author="Claude" w:date="2026-09-03T12:00:00Z"/>
          <w:cantSplit w:val="1"/>
          <w:tblHeader w:val="0"/>
        </w:trPr>
        <w:tc>
          <w:tcPr>
            <w:tcMar>
              <w:top w:w="70.0" w:type="dxa"/>
              <w:bottom w:w="70.0" w:type="dxa"/>
            </w:tcMar>
            <w:vAlign w:val="top"/>
          </w:tcPr>
          <w:p w:rsidR="00000000" w:rsidDel="00000000" w:rsidP="00000000" w:rsidRDefault="00000000" w:rsidRPr="00000000" w14:paraId="0000028D">
            <w:pPr>
              <w:widowControl w:val="1"/>
              <w:spacing w:after="0" w:before="0" w:line="480" w:lineRule="auto"/>
              <w:ind w:firstLine="0"/>
              <w:rPr>
                <w:del w:id="10014" w:author="Claude" w:date="2026-09-03T12:00:00Z"/>
              </w:rPr>
            </w:pPr>
            <w:del w:id="10008" w:author="Claude" w:date="2026-09-03T12:00:00Z">
              <w:r w:rsidDel="00000000" w:rsidR="00000000" w:rsidRPr="00000000">
                <w:rPr>
                  <w:rFonts w:ascii="Courier New" w:cs="Courier New" w:eastAsia="Courier New" w:hAnsi="Courier New"/>
                  <w:b w:val="0"/>
                  <w:bCs w:val="0"/>
                  <w:i w:val="0"/>
                  <w:iCs w:val="0"/>
                  <w:sz w:val="21"/>
                  <w:szCs w:val="21"/>
                  <w:rtl w:val="0"/>
                </w:rPr>
                <w:delText xml:space="preserve">t_alert-notification</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E">
            <w:pPr>
              <w:widowControl w:val="1"/>
              <w:spacing w:after="0" w:before="0" w:line="480" w:lineRule="auto"/>
              <w:ind w:firstLine="0"/>
              <w:rPr>
                <w:del w:id="10015" w:author="Claude" w:date="2026-09-03T12:00:00Z"/>
              </w:rPr>
            </w:pPr>
            <w:del w:id="10009" w:author="Claude" w:date="2026-09-03T12:00:00Z">
              <w:r w:rsidDel="00000000" w:rsidR="00000000" w:rsidRPr="00000000">
                <w:rPr>
                  <w:b w:val="0"/>
                  <w:bCs w:val="0"/>
                  <w:i w:val="0"/>
                  <w:iCs w:val="0"/>
                  <w:sz w:val="17"/>
                  <w:szCs w:val="17"/>
                  <w:rtl w:val="0"/>
                </w:rPr>
                <w:delText xml:space="preserve">Alerta disponible en el bus de distribución</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8F">
            <w:pPr>
              <w:widowControl w:val="1"/>
              <w:spacing w:after="0" w:before="0" w:line="480" w:lineRule="auto"/>
              <w:ind w:firstLine="0"/>
              <w:rPr>
                <w:del w:id="10016" w:author="Claude" w:date="2026-09-03T12:00:00Z"/>
              </w:rPr>
            </w:pPr>
            <w:del w:id="10010" w:author="Claude" w:date="2026-09-03T12:00:00Z">
              <w:r w:rsidDel="00000000" w:rsidR="00000000" w:rsidRPr="00000000">
                <w:rPr>
                  <w:b w:val="0"/>
                  <w:bCs w:val="0"/>
                  <w:i w:val="0"/>
                  <w:iCs w:val="0"/>
                  <w:sz w:val="17"/>
                  <w:szCs w:val="17"/>
                  <w:rtl w:val="0"/>
                </w:rPr>
                <w:delText xml:space="preserve">Confirmación de entrega del canal</w:delText>
              </w:r>
            </w:del>
            <w:r w:rsidDel="00000000" w:rsidR="00000000" w:rsidRPr="00000000">
              <w:rPr>
                <w:rtl w:val="0"/>
              </w:rPr>
            </w:r>
          </w:p>
        </w:tc>
        <w:tc>
          <w:tcPr>
            <w:tcMar>
              <w:top w:w="70.0" w:type="dxa"/>
              <w:bottom w:w="70.0" w:type="dxa"/>
            </w:tcMar>
            <w:vAlign w:val="top"/>
          </w:tcPr>
          <w:p w:rsidR="00000000" w:rsidDel="00000000" w:rsidP="00000000" w:rsidRDefault="00000000" w:rsidRPr="00000000" w14:paraId="00000290">
            <w:pPr>
              <w:widowControl w:val="1"/>
              <w:spacing w:after="0" w:before="0" w:line="480" w:lineRule="auto"/>
              <w:ind w:firstLine="0"/>
              <w:rPr>
                <w:del w:id="10017" w:author="Claude" w:date="2026-09-03T12:00:00Z"/>
              </w:rPr>
            </w:pPr>
            <w:del w:id="10011" w:author="Claude" w:date="2026-09-03T12:00:00Z">
              <w:r w:rsidDel="00000000" w:rsidR="00000000" w:rsidRPr="00000000">
                <w:rPr>
                  <w:b w:val="0"/>
                  <w:bCs w:val="0"/>
                  <w:i w:val="0"/>
                  <w:iCs w:val="0"/>
                  <w:sz w:val="17"/>
                  <w:szCs w:val="17"/>
                  <w:rtl w:val="0"/>
                </w:rPr>
                <w:delText xml:space="preserve">ms; no aplica sin distribución y no se suma a </w:delText>
              </w:r>
            </w:del>
            <w:del w:id="10012" w:author="Claude" w:date="2026-09-03T12:00:00Z">
              <w:r w:rsidDel="00000000" w:rsidR="00000000" w:rsidRPr="00000000">
                <w:rPr>
                  <w:rFonts w:ascii="Courier New" w:cs="Courier New" w:eastAsia="Courier New" w:hAnsi="Courier New"/>
                  <w:b w:val="0"/>
                  <w:bCs w:val="0"/>
                  <w:i w:val="0"/>
                  <w:iCs w:val="0"/>
                  <w:sz w:val="21"/>
                  <w:szCs w:val="21"/>
                  <w:rtl w:val="0"/>
                </w:rPr>
                <w:delText xml:space="preserve">t_alert-system</w:delText>
              </w:r>
            </w:del>
            <w:del w:id="10013" w:author="Claude" w:date="2026-09-03T12:00:00Z">
              <w:r w:rsidDel="00000000" w:rsidR="00000000" w:rsidRPr="00000000">
                <w:rPr>
                  <w:b w:val="0"/>
                  <w:bCs w:val="0"/>
                  <w:i w:val="0"/>
                  <w:iCs w:val="0"/>
                  <w:sz w:val="17"/>
                  <w:szCs w:val="17"/>
                  <w:rtl w:val="0"/>
                </w:rPr>
                <w:delText xml:space="preserve">.</w:delText>
              </w:r>
            </w:del>
            <w:r w:rsidDel="00000000" w:rsidR="00000000" w:rsidRPr="00000000">
              <w:rPr>
                <w:rtl w:val="0"/>
              </w:rPr>
            </w:r>
          </w:p>
        </w:tc>
      </w:tr>
    </w:tbl>
    <w:p w:rsidR="00000000" w:rsidDel="00000000" w:rsidP="00000000" w:rsidRDefault="00000000" w:rsidRPr="00000000" w14:paraId="00000291">
      <w:pPr>
        <w:widowControl w:val="1"/>
        <w:spacing w:after="0" w:before="0" w:line="480" w:lineRule="auto"/>
        <w:ind w:firstLine="720"/>
        <w:rPr/>
      </w:pPr>
      <w:del w:id="10018" w:author="Claude" w:date="2026-09-03T12:00:00Z">
        <w:r w:rsidDel="00000000" w:rsidR="00000000" w:rsidRPr="00000000">
          <w:rPr>
            <w:b w:val="0"/>
            <w:bCs w:val="0"/>
            <w:i w:val="0"/>
            <w:iCs w:val="0"/>
            <w:rtl w:val="0"/>
          </w:rPr>
          <w:delText xml:space="preserve">Las latencias intra-host utilizan reloj monotónico local. Los monotónicos de hosts distintos no se restan. Cuando un trayecto cruza dominios de reloj sin una sincronización válida, la métrica se declara </w:delText>
        </w:r>
      </w:del>
      <w:del w:id="1001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not_interpretable</w:delText>
        </w:r>
      </w:del>
      <w:del w:id="10020" w:author="Claude" w:date="2026-09-03T12:00:00Z">
        <w:r w:rsidDel="00000000" w:rsidR="00000000" w:rsidRPr="00000000">
          <w:rPr>
            <w:b w:val="0"/>
            <w:bCs w:val="0"/>
            <w:i w:val="0"/>
            <w:iCs w:val="0"/>
            <w:rtl w:val="0"/>
          </w:rPr>
          <w:delText xml:space="preserve"> con su causa.</w:delText>
        </w:r>
      </w:del>
      <w:ins w:id="10021" w:author="Claude" w:date="2026-09-03T12:00:00Z">
        <w:r>
          <w:rPr>
            <w:rtl w:val="0"/>
          </w:rPr>
          <w:t xml:space="preserve">Las latencias dentro de un mismo host utilizan reloj monotónico local, y los monotónicos de hosts distintos no se restan. Cuando un trayecto cruza dominios de reloj sin una sincronización válida, la métrica se declara no interpretable con su causa.</w:t>
        </w:r>
      </w:ins>
      <w:r w:rsidDel="00000000" w:rsidR="00000000" w:rsidRPr="00000000">
        <w:rPr>
          <w:rtl w:val="0"/>
        </w:rPr>
      </w:r>
    </w:p>
    <w:p w:rsidR="00000000" w:rsidDel="00000000" w:rsidP="00000000" w:rsidRDefault="00000000" w:rsidRPr="00000000" w14:paraId="00000292">
      <w:pPr>
        <w:widowControl w:val="1"/>
        <w:spacing w:after="0" w:before="0" w:line="480" w:lineRule="auto"/>
        <w:ind w:firstLine="720"/>
        <w:rPr/>
      </w:pPr>
      <w:del w:id="10022" w:author="Claude" w:date="2026-09-03T12:00:00Z">
        <w:r w:rsidDel="00000000" w:rsidR="00000000" w:rsidRPr="00000000">
          <w:rPr>
            <w:b w:val="0"/>
            <w:bCs w:val="0"/>
            <w:i w:val="0"/>
            <w:iCs w:val="0"/>
            <w:rtl w:val="0"/>
          </w:rPr>
          <w:delText xml:space="preserve">El criterio de detección positiva se comparte con el motor de patrones. La evaluación no reimplementa una segunda definición de evidencia, lo que evita divergencias silenciosas entre el sistema que decide y el sistema que mide.</w:delText>
        </w:r>
      </w:del>
      <w:ins w:id="10023" w:author="Claude" w:date="2026-09-03T12:00:00Z">
        <w:r>
          <w:rPr>
            <w:rtl w:val="0"/>
          </w:rPr>
          <w:t xml:space="preserve">El criterio de detección positiva se comparte con el motor de patrones, de modo que la evaluación no reimplemente una segunda definición de evidencia y no aparezcan divergencias silenciosas entre el sistema que decide y el sistema que mide. La Tabla 48 reúne las señales observables sobre las que se apoyan estas mediciones.</w:t>
        </w:r>
      </w:ins>
      <w:r w:rsidDel="00000000" w:rsidR="00000000" w:rsidRPr="00000000">
        <w:rPr>
          <w:rtl w:val="0"/>
        </w:rPr>
      </w:r>
    </w:p>
    <w:p w:rsidR="00000000" w:rsidDel="00000000" w:rsidP="00000000" w:rsidRDefault="00000000" w:rsidRPr="00000000" w14:paraId="00000293">
      <w:pPr>
        <w:pStyle w:val="Heading4"/>
        <w:keepNext w:val="1"/>
        <w:widowControl w:val="1"/>
        <w:spacing w:after="0" w:before="0" w:line="480" w:lineRule="auto"/>
        <w:ind w:firstLine="0"/>
        <w:rPr>
          <w:del w:id="10025" w:author="Claude" w:date="2026-09-03T12:00:00Z"/>
        </w:rPr>
      </w:pPr>
      <w:del w:id="10024" w:author="Claude" w:date="2026-09-03T12:00:00Z">
        <w:r w:rsidDel="00000000" w:rsidR="00000000" w:rsidRPr="00000000">
          <w:rPr>
            <w:b w:val="0"/>
            <w:bCs w:val="0"/>
            <w:i w:val="0"/>
            <w:iCs w:val="0"/>
            <w:rtl w:val="0"/>
          </w:rPr>
          <w:delText xml:space="preserve">17.3.13.3. Señales observables y estados de aplicabilidad</w:delText>
        </w:r>
      </w:del>
      <w:r w:rsidDel="00000000" w:rsidR="00000000" w:rsidRPr="00000000">
        <w:rPr>
          <w:rtl w:val="0"/>
        </w:rPr>
      </w:r>
    </w:p>
    <w:p w:rsidR="00000000" w:rsidDel="00000000" w:rsidP="00000000" w:rsidRDefault="00000000" w:rsidRPr="00000000" w14:paraId="00000294">
      <w:pPr>
        <w:keepNext w:val="1"/>
        <w:widowControl w:val="1"/>
        <w:spacing w:after="0" w:before="0" w:line="480" w:lineRule="auto"/>
        <w:ind w:left="0" w:firstLine="0"/>
        <w:rPr/>
      </w:pPr>
      <w:del w:id="10026" w:author="Claude" w:date="2026-09-03T12:00:00Z">
        <w:r w:rsidDel="00000000" w:rsidR="00000000" w:rsidRPr="00000000">
          <w:rPr>
            <w:b w:val="1"/>
            <w:bCs w:val="1"/>
            <w:i w:val="0"/>
            <w:iCs w:val="0"/>
            <w:rtl w:val="0"/>
          </w:rPr>
          <w:delText xml:space="preserve">Tabla 50</w:delText>
        </w:r>
      </w:del>
      <w:ins w:id="10027" w:author="Claude" w:date="2026-09-03T12:00:00Z">
        <w:r>
          <w:rPr>
            <w:b w:val="1"/>
            <w:bCs w:val="1"/>
            <w:rtl w:val="0"/>
          </w:rPr>
          <w:t xml:space="preserve">Tabla 48</w:t>
        </w:r>
      </w:ins>
      <w:r w:rsidDel="00000000" w:rsidR="00000000" w:rsidRPr="00000000">
        <w:rPr>
          <w:rtl w:val="0"/>
        </w:rPr>
      </w:r>
    </w:p>
    <w:p w:rsidR="00000000" w:rsidDel="00000000" w:rsidP="00000000" w:rsidRDefault="00000000" w:rsidRPr="00000000" w14:paraId="00000295">
      <w:pPr>
        <w:keepNext w:val="1"/>
        <w:widowControl w:val="1"/>
        <w:spacing w:after="0" w:before="0" w:line="480" w:lineRule="auto"/>
        <w:ind w:left="0" w:firstLine="0"/>
        <w:rPr/>
      </w:pPr>
      <w:r w:rsidDel="00000000" w:rsidR="00000000" w:rsidRPr="00000000">
        <w:rPr>
          <w:b w:val="0"/>
          <w:bCs w:val="0"/>
          <w:i w:val="1"/>
          <w:iCs w:val="1"/>
          <w:rtl w:val="0"/>
        </w:rPr>
        <w:t xml:space="preserve">Señales observables del sistema</w:t>
      </w:r>
      <w:r w:rsidDel="00000000" w:rsidR="00000000" w:rsidRPr="00000000">
        <w:rPr>
          <w:rtl w:val="0"/>
        </w:rPr>
      </w:r>
    </w:p>
    <w:tbl>
      <w:tblPr>
        <w:tblStyle w:val="Table1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96">
            <w:pPr>
              <w:widowControl w:val="1"/>
              <w:spacing w:after="0" w:before="0" w:line="480" w:lineRule="auto"/>
              <w:ind w:firstLine="0"/>
              <w:rPr/>
            </w:pPr>
            <w:r w:rsidDel="00000000" w:rsidR="00000000" w:rsidRPr="00000000">
              <w:rPr>
                <w:b w:val="1"/>
                <w:bCs w:val="1"/>
                <w:i w:val="0"/>
                <w:iCs w:val="0"/>
                <w:sz w:val="18"/>
                <w:szCs w:val="18"/>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7">
            <w:pPr>
              <w:widowControl w:val="1"/>
              <w:spacing w:after="0" w:before="0" w:line="480" w:lineRule="auto"/>
              <w:ind w:firstLine="0"/>
              <w:rPr/>
            </w:pPr>
            <w:r w:rsidDel="00000000" w:rsidR="00000000" w:rsidRPr="00000000">
              <w:rPr>
                <w:b w:val="1"/>
                <w:bCs w:val="1"/>
                <w:i w:val="0"/>
                <w:iCs w:val="0"/>
                <w:sz w:val="18"/>
                <w:szCs w:val="18"/>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8">
            <w:pPr>
              <w:widowControl w:val="1"/>
              <w:spacing w:after="0" w:before="0" w:line="480" w:lineRule="auto"/>
              <w:ind w:firstLine="0"/>
              <w:rPr/>
            </w:pPr>
            <w:r w:rsidDel="00000000" w:rsidR="00000000" w:rsidRPr="00000000">
              <w:rPr>
                <w:b w:val="1"/>
                <w:bCs w:val="1"/>
                <w:i w:val="0"/>
                <w:iCs w:val="0"/>
                <w:sz w:val="18"/>
                <w:szCs w:val="18"/>
                <w:rtl w:val="0"/>
              </w:rPr>
              <w:t xml:space="preserve">Uso experimental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9">
            <w:pPr>
              <w:widowControl w:val="1"/>
              <w:spacing w:after="0" w:before="0" w:line="480" w:lineRule="auto"/>
              <w:ind w:firstLine="0"/>
              <w:rPr/>
            </w:pPr>
            <w:r w:rsidDel="00000000" w:rsidR="00000000" w:rsidRPr="00000000">
              <w:rPr>
                <w:b w:val="0"/>
                <w:bCs w:val="0"/>
                <w:i w:val="0"/>
                <w:iCs w:val="0"/>
                <w:sz w:val="18"/>
                <w:szCs w:val="18"/>
                <w:rtl w:val="0"/>
              </w:rPr>
              <w:t xml:space="preserve">Timestamps por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A">
            <w:pPr>
              <w:widowControl w:val="1"/>
              <w:spacing w:after="0" w:before="0" w:line="480" w:lineRule="auto"/>
              <w:ind w:firstLine="0"/>
              <w:rPr/>
            </w:pPr>
            <w:r w:rsidDel="00000000" w:rsidR="00000000" w:rsidRPr="00000000">
              <w:rPr>
                <w:b w:val="0"/>
                <w:bCs w:val="0"/>
                <w:i w:val="0"/>
                <w:iCs w:val="0"/>
                <w:sz w:val="18"/>
                <w:szCs w:val="18"/>
                <w:rtl w:val="0"/>
              </w:rPr>
              <w:t xml:space="preserve">Fuente, media, control y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B">
            <w:pPr>
              <w:widowControl w:val="1"/>
              <w:spacing w:after="0" w:before="0" w:line="480" w:lineRule="auto"/>
              <w:ind w:firstLine="0"/>
              <w:rPr/>
            </w:pPr>
            <w:r w:rsidDel="00000000" w:rsidR="00000000" w:rsidRPr="00000000">
              <w:rPr>
                <w:b w:val="0"/>
                <w:bCs w:val="0"/>
                <w:i w:val="0"/>
                <w:iCs w:val="0"/>
                <w:sz w:val="18"/>
                <w:szCs w:val="18"/>
                <w:rtl w:val="0"/>
              </w:rPr>
              <w:t xml:space="preserve">Calculan latencias y verifican el dominio de reloj.</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C">
            <w:pPr>
              <w:widowControl w:val="1"/>
              <w:spacing w:after="0" w:before="0" w:line="480" w:lineRule="auto"/>
              <w:ind w:firstLine="0"/>
              <w:rPr/>
            </w:pPr>
            <w:r w:rsidDel="00000000" w:rsidR="00000000" w:rsidRPr="00000000">
              <w:rPr>
                <w:b w:val="0"/>
                <w:bCs w:val="0"/>
                <w:i w:val="0"/>
                <w:iCs w:val="0"/>
                <w:sz w:val="18"/>
                <w:szCs w:val="18"/>
                <w:rtl w:val="0"/>
              </w:rPr>
              <w:t xml:space="preserve">Unidades aceptadas,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D">
            <w:pPr>
              <w:widowControl w:val="1"/>
              <w:spacing w:after="0" w:before="0" w:line="480" w:lineRule="auto"/>
              <w:ind w:firstLine="0"/>
              <w:rPr/>
            </w:pPr>
            <w:r w:rsidDel="00000000" w:rsidR="00000000" w:rsidRPr="00000000">
              <w:rPr>
                <w:b w:val="0"/>
                <w:bCs w:val="0"/>
                <w:i w:val="0"/>
                <w:iCs w:val="0"/>
                <w:sz w:val="18"/>
                <w:szCs w:val="18"/>
                <w:rtl w:val="0"/>
              </w:rPr>
              <w:t xml:space="preserve">Control de ritmo, cola y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E">
            <w:pPr>
              <w:widowControl w:val="1"/>
              <w:spacing w:after="0" w:before="0" w:line="480" w:lineRule="auto"/>
              <w:ind w:firstLine="0"/>
              <w:rPr/>
            </w:pPr>
            <w:r w:rsidDel="00000000" w:rsidR="00000000" w:rsidRPr="00000000">
              <w:rPr>
                <w:b w:val="0"/>
                <w:bCs w:val="0"/>
                <w:i w:val="0"/>
                <w:iCs w:val="0"/>
                <w:sz w:val="18"/>
                <w:szCs w:val="18"/>
                <w:rtl w:val="0"/>
              </w:rPr>
              <w:t xml:space="preserve">Interpretan cobertura temporal y pérdida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F">
            <w:pPr>
              <w:widowControl w:val="1"/>
              <w:spacing w:after="0" w:before="0" w:line="480" w:lineRule="auto"/>
              <w:ind w:firstLine="0"/>
              <w:rPr/>
            </w:pPr>
            <w:r w:rsidDel="00000000" w:rsidR="00000000" w:rsidRPr="00000000">
              <w:rPr>
                <w:b w:val="0"/>
                <w:bCs w:val="0"/>
                <w:i w:val="0"/>
                <w:iCs w:val="0"/>
                <w:sz w:val="18"/>
                <w:szCs w:val="18"/>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0">
            <w:pPr>
              <w:widowControl w:val="1"/>
              <w:spacing w:after="0" w:before="0" w:line="480" w:lineRule="auto"/>
              <w:ind w:firstLine="0"/>
              <w:rPr/>
            </w:pPr>
            <w:r w:rsidDel="00000000" w:rsidR="00000000" w:rsidRPr="00000000">
              <w:rPr>
                <w:b w:val="0"/>
                <w:bCs w:val="0"/>
                <w:i w:val="0"/>
                <w:iCs w:val="0"/>
                <w:sz w:val="18"/>
                <w:szCs w:val="18"/>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1">
            <w:pPr>
              <w:widowControl w:val="1"/>
              <w:spacing w:after="0" w:before="0" w:line="480" w:lineRule="auto"/>
              <w:ind w:firstLine="0"/>
              <w:rPr/>
            </w:pPr>
            <w:r w:rsidDel="00000000" w:rsidR="00000000" w:rsidRPr="00000000">
              <w:rPr>
                <w:b w:val="0"/>
                <w:bCs w:val="0"/>
                <w:i w:val="0"/>
                <w:iCs w:val="0"/>
                <w:sz w:val="18"/>
                <w:szCs w:val="18"/>
                <w:rtl w:val="0"/>
              </w:rPr>
              <w:t xml:space="preserve">Correlacionan percepción con fuente, modelo, prompt y unidad.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2">
            <w:pPr>
              <w:widowControl w:val="1"/>
              <w:spacing w:after="0" w:before="0" w:line="480" w:lineRule="auto"/>
              <w:ind w:firstLine="0"/>
              <w:rPr/>
            </w:pPr>
            <w:r w:rsidDel="00000000" w:rsidR="00000000" w:rsidRPr="00000000">
              <w:rPr>
                <w:b w:val="0"/>
                <w:bCs w:val="0"/>
                <w:i w:val="0"/>
                <w:iCs w:val="0"/>
                <w:sz w:val="18"/>
                <w:szCs w:val="18"/>
                <w:rtl w:val="0"/>
              </w:rPr>
              <w:t xml:space="preserve">Huecos de secuencia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3">
            <w:pPr>
              <w:widowControl w:val="1"/>
              <w:spacing w:after="0" w:before="0" w:line="480" w:lineRule="auto"/>
              <w:ind w:firstLine="0"/>
              <w:rPr/>
            </w:pPr>
            <w:r w:rsidDel="00000000" w:rsidR="00000000" w:rsidRPr="00000000">
              <w:rPr>
                <w:b w:val="0"/>
                <w:bCs w:val="0"/>
                <w:i w:val="0"/>
                <w:iCs w:val="0"/>
                <w:sz w:val="18"/>
                <w:szCs w:val="18"/>
                <w:rtl w:val="0"/>
              </w:rPr>
              <w:t xml:space="preserve">Bus </w:t>
            </w:r>
            <w:r w:rsidDel="00000000" w:rsidR="00000000" w:rsidRPr="00000000">
              <w:rPr>
                <w:rFonts w:ascii="Courier New" w:cs="Courier New" w:eastAsia="Courier New" w:hAnsi="Courier New"/>
                <w:b w:val="0"/>
                <w:bCs w:val="0"/>
                <w:i w:val="0"/>
                <w:iCs w:val="0"/>
                <w:sz w:val="21"/>
                <w:szCs w:val="21"/>
                <w:rtl w:val="0"/>
              </w:rPr>
              <w:t xml:space="preserve">ZeroMQ</w:t>
            </w:r>
            <w:r w:rsidDel="00000000" w:rsidR="00000000" w:rsidRPr="00000000">
              <w:rPr>
                <w:b w:val="0"/>
                <w:bCs w:val="0"/>
                <w:i w:val="0"/>
                <w:iCs w:val="0"/>
                <w:sz w:val="18"/>
                <w:szCs w:val="18"/>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4">
            <w:pPr>
              <w:widowControl w:val="1"/>
              <w:spacing w:after="0" w:before="0" w:line="480" w:lineRule="auto"/>
              <w:ind w:firstLine="0"/>
              <w:rPr/>
            </w:pPr>
            <w:r w:rsidDel="00000000" w:rsidR="00000000" w:rsidRPr="00000000">
              <w:rPr>
                <w:b w:val="0"/>
                <w:bCs w:val="0"/>
                <w:i w:val="0"/>
                <w:iCs w:val="0"/>
                <w:sz w:val="18"/>
                <w:szCs w:val="18"/>
                <w:rtl w:val="0"/>
              </w:rPr>
              <w:t xml:space="preserve">Detectan pérdida silenciosa y degradan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5">
            <w:pPr>
              <w:widowControl w:val="1"/>
              <w:spacing w:after="0" w:before="0" w:line="480" w:lineRule="auto"/>
              <w:ind w:firstLine="0"/>
              <w:rPr/>
            </w:pPr>
            <w:r w:rsidDel="00000000" w:rsidR="00000000" w:rsidRPr="00000000">
              <w:rPr>
                <w:b w:val="0"/>
                <w:bCs w:val="0"/>
                <w:i w:val="0"/>
                <w:iCs w:val="0"/>
                <w:sz w:val="18"/>
                <w:szCs w:val="18"/>
                <w:rtl w:val="0"/>
              </w:rPr>
              <w:t xml:space="preserve">Transiciones de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6">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7">
            <w:pPr>
              <w:widowControl w:val="1"/>
              <w:spacing w:after="0" w:before="0" w:line="480" w:lineRule="auto"/>
              <w:ind w:firstLine="0"/>
              <w:rPr/>
            </w:pPr>
            <w:r w:rsidDel="00000000" w:rsidR="00000000" w:rsidRPr="00000000">
              <w:rPr>
                <w:b w:val="0"/>
                <w:bCs w:val="0"/>
                <w:i w:val="0"/>
                <w:iCs w:val="0"/>
                <w:sz w:val="18"/>
                <w:szCs w:val="18"/>
                <w:rtl w:val="0"/>
              </w:rPr>
              <w:t xml:space="preserve">Reconstruyen persistencia, confirmación y resolución.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8">
            <w:pPr>
              <w:widowControl w:val="1"/>
              <w:spacing w:after="0" w:before="0" w:line="480" w:lineRule="auto"/>
              <w:ind w:firstLine="0"/>
              <w:rPr/>
            </w:pPr>
            <w:r w:rsidDel="00000000" w:rsidR="00000000" w:rsidRPr="00000000">
              <w:rPr>
                <w:b w:val="0"/>
                <w:bCs w:val="0"/>
                <w:i w:val="0"/>
                <w:iCs w:val="0"/>
                <w:sz w:val="18"/>
                <w:szCs w:val="18"/>
                <w:rtl w:val="0"/>
              </w:rPr>
              <w:t xml:space="preserve">Alertas y re-alertas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9">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A">
            <w:pPr>
              <w:widowControl w:val="1"/>
              <w:spacing w:after="0" w:before="0" w:line="480" w:lineRule="auto"/>
              <w:ind w:firstLine="0"/>
              <w:rPr/>
            </w:pPr>
            <w:r w:rsidDel="00000000" w:rsidR="00000000" w:rsidRPr="00000000">
              <w:rPr>
                <w:b w:val="0"/>
                <w:bCs w:val="0"/>
                <w:i w:val="0"/>
                <w:iCs w:val="0"/>
                <w:sz w:val="18"/>
                <w:szCs w:val="18"/>
                <w:rtl w:val="0"/>
              </w:rPr>
              <w:t xml:space="preserve">Delimitan episodios y estabilidad sin confundir repetición con FP.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B">
            <w:pPr>
              <w:widowControl w:val="1"/>
              <w:spacing w:after="0" w:before="0" w:line="480" w:lineRule="auto"/>
              <w:ind w:firstLine="0"/>
              <w:rPr/>
            </w:pPr>
            <w:r w:rsidDel="00000000" w:rsidR="00000000" w:rsidRPr="00000000">
              <w:rPr>
                <w:b w:val="0"/>
                <w:bCs w:val="0"/>
                <w:i w:val="0"/>
                <w:iCs w:val="0"/>
                <w:sz w:val="18"/>
                <w:szCs w:val="18"/>
                <w:rtl w:val="0"/>
              </w:rPr>
              <w:t xml:space="preserve">Entregas y resultados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C">
            <w:pPr>
              <w:widowControl w:val="1"/>
              <w:spacing w:after="0" w:before="0" w:line="480" w:lineRule="auto"/>
              <w:ind w:firstLine="0"/>
              <w:rPr/>
            </w:pPr>
            <w:r w:rsidDel="00000000" w:rsidR="00000000" w:rsidRPr="00000000">
              <w:rPr>
                <w:b w:val="0"/>
                <w:bCs w:val="0"/>
                <w:i w:val="0"/>
                <w:iCs w:val="0"/>
                <w:sz w:val="18"/>
                <w:szCs w:val="18"/>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D">
            <w:pPr>
              <w:widowControl w:val="1"/>
              <w:spacing w:after="0" w:before="0" w:line="480" w:lineRule="auto"/>
              <w:ind w:firstLine="0"/>
              <w:rPr/>
            </w:pPr>
            <w:r w:rsidDel="00000000" w:rsidR="00000000" w:rsidRPr="00000000">
              <w:rPr>
                <w:b w:val="0"/>
                <w:bCs w:val="0"/>
                <w:i w:val="0"/>
                <w:iCs w:val="0"/>
                <w:sz w:val="18"/>
                <w:szCs w:val="18"/>
                <w:rtl w:val="0"/>
              </w:rPr>
              <w:t xml:space="preserve">Separan entrega exitosa, supresión, duplicado y error.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E">
            <w:pPr>
              <w:widowControl w:val="1"/>
              <w:spacing w:after="0" w:before="0" w:line="480" w:lineRule="auto"/>
              <w:ind w:firstLine="0"/>
              <w:rPr/>
            </w:pPr>
            <w:r w:rsidDel="00000000" w:rsidR="00000000" w:rsidRPr="00000000">
              <w:rPr>
                <w:b w:val="0"/>
                <w:bCs w:val="0"/>
                <w:i w:val="0"/>
                <w:iCs w:val="0"/>
                <w:sz w:val="18"/>
                <w:szCs w:val="18"/>
                <w:rtl w:val="0"/>
              </w:rPr>
              <w:t xml:space="preserve">Muestras de recursos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F">
            <w:pPr>
              <w:widowControl w:val="1"/>
              <w:spacing w:after="0" w:before="0" w:line="480" w:lineRule="auto"/>
              <w:ind w:firstLine="0"/>
              <w:rPr/>
            </w:pPr>
            <w:r w:rsidDel="00000000" w:rsidR="00000000" w:rsidRPr="00000000">
              <w:rPr>
                <w:b w:val="0"/>
                <w:bCs w:val="0"/>
                <w:i w:val="0"/>
                <w:iCs w:val="0"/>
                <w:sz w:val="18"/>
                <w:szCs w:val="18"/>
                <w:rtl w:val="0"/>
              </w:rPr>
              <w:t xml:space="preserve">Entorno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0">
            <w:pPr>
              <w:widowControl w:val="1"/>
              <w:spacing w:after="0" w:before="0" w:line="480" w:lineRule="auto"/>
              <w:ind w:firstLine="0"/>
              <w:rPr/>
            </w:pPr>
            <w:r w:rsidDel="00000000" w:rsidR="00000000" w:rsidRPr="00000000">
              <w:rPr>
                <w:b w:val="0"/>
                <w:bCs w:val="0"/>
                <w:i w:val="0"/>
                <w:iCs w:val="0"/>
                <w:sz w:val="18"/>
                <w:szCs w:val="18"/>
                <w:rtl w:val="0"/>
              </w:rPr>
              <w:t xml:space="preserve">Explican cuellos de botella y diferencias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1">
            <w:pPr>
              <w:widowControl w:val="1"/>
              <w:spacing w:after="0" w:before="0" w:line="480" w:lineRule="auto"/>
              <w:ind w:firstLine="0"/>
              <w:rPr/>
            </w:pPr>
            <w:r w:rsidDel="00000000" w:rsidR="00000000" w:rsidRPr="00000000">
              <w:rPr>
                <w:b w:val="0"/>
                <w:bCs w:val="0"/>
                <w:i w:val="0"/>
                <w:iCs w:val="0"/>
                <w:sz w:val="18"/>
                <w:szCs w:val="18"/>
                <w:rtl w:val="0"/>
              </w:rPr>
              <w:t xml:space="preserve">Errores y causas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2">
            <w:pPr>
              <w:widowControl w:val="1"/>
              <w:spacing w:after="0" w:before="0" w:line="480" w:lineRule="auto"/>
              <w:ind w:firstLine="0"/>
              <w:rPr/>
            </w:pPr>
            <w:r w:rsidDel="00000000" w:rsidR="00000000" w:rsidRPr="00000000">
              <w:rPr>
                <w:b w:val="0"/>
                <w:bCs w:val="0"/>
                <w:i w:val="0"/>
                <w:iCs w:val="0"/>
                <w:sz w:val="18"/>
                <w:szCs w:val="18"/>
                <w:rtl w:val="0"/>
              </w:rPr>
              <w:t xml:space="preserve">Instrumentación transversal.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3">
            <w:pPr>
              <w:widowControl w:val="1"/>
              <w:spacing w:after="0" w:before="0" w:line="480" w:lineRule="auto"/>
              <w:ind w:firstLine="0"/>
              <w:rPr/>
            </w:pPr>
            <w:r w:rsidDel="00000000" w:rsidR="00000000" w:rsidRPr="00000000">
              <w:rPr>
                <w:b w:val="0"/>
                <w:bCs w:val="0"/>
                <w:i w:val="0"/>
                <w:iCs w:val="0"/>
                <w:sz w:val="18"/>
                <w:szCs w:val="18"/>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2B4">
      <w:pPr>
        <w:widowControl w:val="1"/>
        <w:spacing w:after="0" w:before="0" w:line="480" w:lineRule="auto"/>
        <w:ind w:firstLine="720"/>
        <w:rPr/>
      </w:pPr>
      <w:del w:id="10028" w:author="Claude" w:date="2026-09-03T12:00:00Z">
        <w:r w:rsidDel="00000000" w:rsidR="00000000" w:rsidRPr="00000000">
          <w:rPr>
            <w:b w:val="0"/>
            <w:bCs w:val="0"/>
            <w:i w:val="0"/>
            <w:iCs w:val="0"/>
            <w:rtl w:val="0"/>
          </w:rPr>
          <w:delText xml:space="preserve">Cada métrica incluye </w:delText>
        </w:r>
      </w:del>
      <w:del w:id="1002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status</w:delText>
        </w:r>
      </w:del>
      <w:del w:id="10030" w:author="Claude" w:date="2026-09-03T12:00:00Z">
        <w:r w:rsidDel="00000000" w:rsidR="00000000" w:rsidRPr="00000000">
          <w:rPr>
            <w:b w:val="0"/>
            <w:bCs w:val="0"/>
            <w:i w:val="0"/>
            <w:iCs w:val="0"/>
            <w:rtl w:val="0"/>
          </w:rPr>
          <w:delText xml:space="preserve"> y </w:delText>
        </w:r>
      </w:del>
      <w:del w:id="1003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cause</w:delText>
        </w:r>
      </w:del>
      <w:del w:id="10032" w:author="Claude" w:date="2026-09-03T12:00:00Z">
        <w:r w:rsidDel="00000000" w:rsidR="00000000" w:rsidRPr="00000000">
          <w:rPr>
            <w:b w:val="0"/>
            <w:bCs w:val="0"/>
            <w:i w:val="0"/>
            <w:iCs w:val="0"/>
            <w:rtl w:val="0"/>
          </w:rPr>
          <w:delText xml:space="preserve">. Los estados admitidos son computed, applicable_not_computed, </w:delText>
        </w:r>
      </w:del>
      <w:del w:id="1003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not_applicable</w:delText>
        </w:r>
      </w:del>
      <w:del w:id="10034" w:author="Claude" w:date="2026-09-03T12:00:00Z">
        <w:r w:rsidDel="00000000" w:rsidR="00000000" w:rsidRPr="00000000">
          <w:rPr>
            <w:b w:val="0"/>
            <w:bCs w:val="0"/>
            <w:i w:val="0"/>
            <w:iCs w:val="0"/>
            <w:rtl w:val="0"/>
          </w:rPr>
          <w:delText xml:space="preserve"> y </w:delText>
        </w:r>
      </w:del>
      <w:del w:id="1003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not_interpretable</w:delText>
        </w:r>
      </w:del>
      <w:del w:id="10036" w:author="Claude" w:date="2026-09-03T12:00:00Z">
        <w:r w:rsidDel="00000000" w:rsidR="00000000" w:rsidRPr="00000000">
          <w:rPr>
            <w:b w:val="0"/>
            <w:bCs w:val="0"/>
            <w:i w:val="0"/>
            <w:iCs w:val="0"/>
            <w:rtl w:val="0"/>
          </w:rPr>
          <w:delText xml:space="preserve">. La plataforma no publica un cero cuando lo correcto es declarar una causa.</w:delText>
        </w:r>
      </w:del>
      <w:ins w:id="10037" w:author="Claude" w:date="2026-09-03T12:00:00Z">
        <w:r>
          <w:rPr>
            <w:rtl w:val="0"/>
          </w:rPr>
          <w:t xml:space="preserve">Cada métrica incluye un estado y una causa. Los estados admitidos son </w:t>
        </w:r>
        <w:r>
          <w:rPr>
            <w:rFonts w:ascii="Courier New" w:cs="Courier New" w:eastAsia="Courier New" w:hAnsi="Courier New"/>
            <w:sz w:val="21"/>
            <w:szCs w:val="21"/>
            <w:rtl w:val="0"/>
          </w:rPr>
          <w:t xml:space="preserve">computed</w:t>
        </w:r>
        <w:r>
          <w:rPr>
            <w:rtl w:val="0"/>
          </w:rPr>
          <w:t xml:space="preserve">, </w:t>
        </w:r>
        <w:r>
          <w:rPr>
            <w:rFonts w:ascii="Courier New" w:cs="Courier New" w:eastAsia="Courier New" w:hAnsi="Courier New"/>
            <w:sz w:val="21"/>
            <w:szCs w:val="21"/>
            <w:rtl w:val="0"/>
          </w:rPr>
          <w:t xml:space="preserve">applicable_not_computed</w:t>
        </w:r>
        <w:r>
          <w:rPr>
            <w:rtl w:val="0"/>
          </w:rPr>
          <w:t xml:space="preserve">, </w:t>
        </w:r>
        <w:r>
          <w:rPr>
            <w:rFonts w:ascii="Courier New" w:cs="Courier New" w:eastAsia="Courier New" w:hAnsi="Courier New"/>
            <w:sz w:val="21"/>
            <w:szCs w:val="21"/>
            <w:rtl w:val="0"/>
          </w:rPr>
          <w:t xml:space="preserve">not_applicable</w:t>
        </w:r>
        <w:r>
          <w:rPr>
            <w:rtl w:val="0"/>
          </w:rPr>
          <w:t xml:space="preserve"> y </w:t>
        </w:r>
        <w:r>
          <w:rPr>
            <w:rFonts w:ascii="Courier New" w:cs="Courier New" w:eastAsia="Courier New" w:hAnsi="Courier New"/>
            <w:sz w:val="21"/>
            <w:szCs w:val="21"/>
            <w:rtl w:val="0"/>
          </w:rPr>
          <w:t xml:space="preserve">not_interpretable</w:t>
        </w:r>
        <w:r>
          <w:rPr>
            <w:rtl w:val="0"/>
          </w:rPr>
          <w:t xml:space="preserve">, y la plataforma no publica un cero cuando lo correcto es declarar una causa.</w:t>
        </w:r>
      </w:ins>
      <w:r w:rsidDel="00000000" w:rsidR="00000000" w:rsidRPr="00000000">
        <w:rPr>
          <w:rtl w:val="0"/>
        </w:rPr>
      </w:r>
    </w:p>
    <w:p w:rsidR="00000000" w:rsidDel="00000000" w:rsidP="00000000" w:rsidRDefault="00000000" w:rsidRPr="00000000" w14:paraId="000002B5">
      <w:pPr>
        <w:widowControl w:val="1"/>
        <w:spacing w:after="0" w:before="0" w:line="480" w:lineRule="auto"/>
        <w:ind w:firstLine="720"/>
        <w:rPr/>
      </w:pPr>
      <w:del w:id="10038" w:author="Claude" w:date="2026-09-03T12:00:00Z">
        <w:r w:rsidDel="00000000" w:rsidR="00000000" w:rsidRPr="00000000">
          <w:rPr>
            <w:b w:val="0"/>
            <w:bCs w:val="0"/>
            <w:i w:val="0"/>
            <w:iCs w:val="0"/>
            <w:rtl w:val="0"/>
          </w:rPr>
          <w:delText xml:space="preserve">Una fuente de imágenes independientes produce </w:delText>
        </w:r>
      </w:del>
      <w:del w:id="1003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not_applicable</w:delText>
        </w:r>
      </w:del>
      <w:del w:id="10040" w:author="Claude" w:date="2026-09-03T12:00:00Z">
        <w:r w:rsidDel="00000000" w:rsidR="00000000" w:rsidRPr="00000000">
          <w:rPr>
            <w:b w:val="0"/>
            <w:bCs w:val="0"/>
            <w:i w:val="0"/>
            <w:iCs w:val="0"/>
            <w:rtl w:val="0"/>
          </w:rPr>
          <w:delText xml:space="preserve">/</w:delText>
        </w:r>
      </w:del>
      <w:del w:id="1004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non_temporal_source</w:delText>
        </w:r>
      </w:del>
      <w:del w:id="10042" w:author="Claude" w:date="2026-09-03T12:00:00Z">
        <w:r w:rsidDel="00000000" w:rsidR="00000000" w:rsidRPr="00000000">
          <w:rPr>
            <w:b w:val="0"/>
            <w:bCs w:val="0"/>
            <w:i w:val="0"/>
            <w:iCs w:val="0"/>
            <w:rtl w:val="0"/>
          </w:rPr>
          <w:delText xml:space="preserve"> para patrones temporales; un trayecto con monotónicos de dos hosts produce </w:delText>
        </w:r>
      </w:del>
      <w:del w:id="1004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not_interpretable</w:delText>
        </w:r>
      </w:del>
      <w:del w:id="10044" w:author="Claude" w:date="2026-09-03T12:00:00Z">
        <w:r w:rsidDel="00000000" w:rsidR="00000000" w:rsidRPr="00000000">
          <w:rPr>
            <w:b w:val="0"/>
            <w:bCs w:val="0"/>
            <w:i w:val="0"/>
            <w:iCs w:val="0"/>
            <w:rtl w:val="0"/>
          </w:rPr>
          <w:delText xml:space="preserve">/</w:delText>
        </w:r>
      </w:del>
      <w:del w:id="1004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cross_node_monotonic_clock</w:delText>
        </w:r>
      </w:del>
      <w:del w:id="10046" w:author="Claude" w:date="2026-09-03T12:00:00Z">
        <w:r w:rsidDel="00000000" w:rsidR="00000000" w:rsidRPr="00000000">
          <w:rPr>
            <w:b w:val="0"/>
            <w:bCs w:val="0"/>
            <w:i w:val="0"/>
            <w:iCs w:val="0"/>
            <w:rtl w:val="0"/>
          </w:rPr>
          <w:delText xml:space="preserve">; una corrida sin referencia produce </w:delText>
        </w:r>
      </w:del>
      <w:del w:id="10047" w:author="Claude" w:date="2026-09-03T12:00:00Z">
        <w:r w:rsidDel="00000000" w:rsidR="00000000" w:rsidRPr="00000000">
          <w:rPr>
            <w:rFonts w:ascii="Courier New" w:cs="Courier New" w:eastAsia="Courier New" w:hAnsi="Courier New"/>
            <w:b w:val="0"/>
            <w:bCs w:val="0"/>
            <w:i w:val="0"/>
            <w:iCs w:val="0"/>
            <w:sz w:val="21"/>
            <w:szCs w:val="21"/>
            <w:rtl w:val="0"/>
          </w:rPr>
          <w:delText xml:space="preserve">not_applicable</w:delText>
        </w:r>
      </w:del>
      <w:del w:id="10048" w:author="Claude" w:date="2026-09-03T12:00:00Z">
        <w:r w:rsidDel="00000000" w:rsidR="00000000" w:rsidRPr="00000000">
          <w:rPr>
            <w:b w:val="0"/>
            <w:bCs w:val="0"/>
            <w:i w:val="0"/>
            <w:iCs w:val="0"/>
            <w:rtl w:val="0"/>
          </w:rPr>
          <w:delText xml:space="preserve">/no_ground_truth; y un </w:delText>
        </w:r>
      </w:del>
      <w:del w:id="1004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TTFD</w:delText>
        </w:r>
      </w:del>
      <w:del w:id="10050" w:author="Claude" w:date="2026-09-03T12:00:00Z">
        <w:r w:rsidDel="00000000" w:rsidR="00000000" w:rsidRPr="00000000">
          <w:rPr>
            <w:b w:val="0"/>
            <w:bCs w:val="0"/>
            <w:i w:val="0"/>
            <w:iCs w:val="0"/>
            <w:rtl w:val="0"/>
          </w:rPr>
          <w:delText xml:space="preserve"> sin detección positiva permanece nulo con causa.</w:delText>
        </w:r>
      </w:del>
      <w:ins w:id="10051" w:author="Claude" w:date="2026-09-03T12:00:00Z">
        <w:r>
          <w:rPr>
            <w:rtl w:val="0"/>
          </w:rPr>
          <w:t xml:space="preserve">Una fuente de imágenes independientes produce </w:t>
        </w:r>
        <w:r>
          <w:rPr>
            <w:rFonts w:ascii="Courier New" w:cs="Courier New" w:eastAsia="Courier New" w:hAnsi="Courier New"/>
            <w:sz w:val="21"/>
            <w:szCs w:val="21"/>
            <w:rtl w:val="0"/>
          </w:rPr>
          <w:t xml:space="preserve">not_applicable</w:t>
        </w:r>
        <w:r>
          <w:rPr>
            <w:rtl w:val="0"/>
          </w:rPr>
          <w:t xml:space="preserve"> con causa </w:t>
        </w:r>
        <w:r>
          <w:rPr>
            <w:rFonts w:ascii="Courier New" w:cs="Courier New" w:eastAsia="Courier New" w:hAnsi="Courier New"/>
            <w:sz w:val="21"/>
            <w:szCs w:val="21"/>
            <w:rtl w:val="0"/>
          </w:rPr>
          <w:t xml:space="preserve">non_temporal_source</w:t>
        </w:r>
        <w:r>
          <w:rPr>
            <w:rtl w:val="0"/>
          </w:rPr>
          <w:t xml:space="preserve"> para los patrones temporales. Un trayecto con monotónicos de dos hosts produce </w:t>
        </w:r>
        <w:r>
          <w:rPr>
            <w:rFonts w:ascii="Courier New" w:cs="Courier New" w:eastAsia="Courier New" w:hAnsi="Courier New"/>
            <w:sz w:val="21"/>
            <w:szCs w:val="21"/>
            <w:rtl w:val="0"/>
          </w:rPr>
          <w:t xml:space="preserve">not_interpretable</w:t>
        </w:r>
        <w:r>
          <w:rPr>
            <w:rtl w:val="0"/>
          </w:rPr>
          <w:t xml:space="preserve"> con causa </w:t>
        </w:r>
        <w:r>
          <w:rPr>
            <w:rFonts w:ascii="Courier New" w:cs="Courier New" w:eastAsia="Courier New" w:hAnsi="Courier New"/>
            <w:sz w:val="21"/>
            <w:szCs w:val="21"/>
            <w:rtl w:val="0"/>
          </w:rPr>
          <w:t xml:space="preserve">cross_node_monotonic_clock</w:t>
        </w:r>
        <w:r>
          <w:rPr>
            <w:rtl w:val="0"/>
          </w:rPr>
          <w:t xml:space="preserve">. Una corrida sin referencia anotada produce </w:t>
        </w:r>
        <w:r>
          <w:rPr>
            <w:rFonts w:ascii="Courier New" w:cs="Courier New" w:eastAsia="Courier New" w:hAnsi="Courier New"/>
            <w:sz w:val="21"/>
            <w:szCs w:val="21"/>
            <w:rtl w:val="0"/>
          </w:rPr>
          <w:t xml:space="preserve">not_applicable</w:t>
        </w:r>
        <w:r>
          <w:rPr>
            <w:rtl w:val="0"/>
          </w:rPr>
          <w:t xml:space="preserve"> con causa </w:t>
        </w:r>
        <w:r>
          <w:rPr>
            <w:rFonts w:ascii="Courier New" w:cs="Courier New" w:eastAsia="Courier New" w:hAnsi="Courier New"/>
            <w:sz w:val="21"/>
            <w:szCs w:val="21"/>
            <w:rtl w:val="0"/>
          </w:rPr>
          <w:t xml:space="preserve">no_ground_truth</w:t>
        </w:r>
        <w:r>
          <w:rPr>
            <w:rtl w:val="0"/>
          </w:rPr>
          <w:t xml:space="preserve">. Y un tiempo hasta la primera detección sin evidencia positiva permanece nulo con su causa.</w:t>
        </w:r>
      </w:ins>
      <w:r w:rsidDel="00000000" w:rsidR="00000000" w:rsidRPr="00000000">
        <w:rPr>
          <w:rtl w:val="0"/>
        </w:rPr>
      </w:r>
    </w:p>
    <w:p w:rsidR="00000000" w:rsidDel="00000000" w:rsidP="00000000" w:rsidRDefault="00000000" w:rsidRPr="00000000" w14:paraId="000002B6">
      <w:pPr>
        <w:pStyle w:val="Heading4"/>
        <w:keepNext w:val="1"/>
        <w:widowControl w:val="1"/>
        <w:spacing w:after="0" w:before="0" w:line="480" w:lineRule="auto"/>
        <w:ind w:firstLine="0"/>
        <w:rPr>
          <w:del w:id="10053" w:author="Claude" w:date="2026-09-03T12:00:00Z"/>
        </w:rPr>
      </w:pPr>
      <w:del w:id="10052" w:author="Claude" w:date="2026-09-03T12:00:00Z">
        <w:r w:rsidDel="00000000" w:rsidR="00000000" w:rsidRPr="00000000">
          <w:rPr>
            <w:b w:val="0"/>
            <w:bCs w:val="0"/>
            <w:i w:val="0"/>
            <w:iCs w:val="0"/>
            <w:rtl w:val="0"/>
          </w:rPr>
          <w:delText xml:space="preserve">17.3.13.4. Registro de resultados por corrida</w:delText>
        </w:r>
      </w:del>
      <w:r w:rsidDel="00000000" w:rsidR="00000000" w:rsidRPr="00000000">
        <w:rPr>
          <w:rtl w:val="0"/>
        </w:rPr>
      </w:r>
    </w:p>
    <w:p w:rsidR="00000000" w:rsidDel="00000000" w:rsidP="00000000" w:rsidRDefault="00000000" w:rsidRPr="00000000" w14:paraId="000002B7">
      <w:pPr>
        <w:widowControl w:val="1"/>
        <w:spacing w:after="0" w:before="0" w:line="480" w:lineRule="auto"/>
        <w:ind w:firstLine="720"/>
        <w:rPr/>
      </w:pPr>
      <w:del w:id="10054" w:author="Claude" w:date="2026-09-03T12:00:00Z">
        <w:r w:rsidDel="00000000" w:rsidR="00000000" w:rsidRPr="00000000">
          <w:rPr>
            <w:b w:val="0"/>
            <w:bCs w:val="0"/>
            <w:i w:val="0"/>
            <w:iCs w:val="0"/>
            <w:rtl w:val="0"/>
          </w:rPr>
          <w:delText xml:space="preserve">El reporte consolida manifiesto, configuraciones efectivas, métricas por tramo, estado de aplicabilidad, alertas, re-alertas, descartes, errores, recursos y limitaciones de interpretación. Cada valor mantiene la condición, el escenario y la población sobre la que se calculó.</w:delText>
        </w:r>
      </w:del>
      <w:ins w:id="10055" w:author="Claude" w:date="2026-09-03T12:00:00Z">
        <w:r>
          <w:rPr>
            <w:rtl w:val="0"/>
          </w:rPr>
          <w:t xml:space="preserve">El reporte consolida el manifiesto, las configuraciones efectivas, las métricas por tramo, el estado de aplicabilidad, las alertas, las re-alertas, los descartes, los errores, los recursos y las limitaciones de interpretación, y cada valor mantiene la condición, el escenario y la población sobre la que se calculó.</w:t>
        </w:r>
      </w:ins>
      <w:r w:rsidDel="00000000" w:rsidR="00000000" w:rsidRPr="00000000">
        <w:rPr>
          <w:rtl w:val="0"/>
        </w:rPr>
      </w:r>
    </w:p>
    <w:p w:rsidR="00000000" w:rsidDel="00000000" w:rsidP="00000000" w:rsidRDefault="00000000" w:rsidRPr="00000000" w14:paraId="000002B8">
      <w:pPr>
        <w:widowControl w:val="1"/>
        <w:spacing w:after="0" w:before="0" w:line="480" w:lineRule="auto"/>
        <w:ind w:firstLine="720"/>
        <w:rPr>
          <w:del w:id="10057" w:author="Claude" w:date="2026-09-03T12:00:00Z"/>
        </w:rPr>
      </w:pPr>
      <w:del w:id="10056" w:author="Claude" w:date="2026-09-03T12:00:00Z">
        <w:r w:rsidDel="00000000" w:rsidR="00000000" w:rsidRPr="00000000">
          <w:rPr>
            <w:rFonts w:ascii="Courier New" w:cs="Courier New" w:eastAsia="Courier New" w:hAnsi="Courier New"/>
            <w:b w:val="0"/>
            <w:bCs w:val="0"/>
            <w:i w:val="0"/>
            <w:iCs w:val="0"/>
            <w:sz w:val="21"/>
            <w:szCs w:val="21"/>
            <w:rtl w:val="0"/>
          </w:rPr>
          <w:delText xml:space="preserve">t_alert-system integra el diccionario citable de la plataforma. Las métricas de precisión, exhaustividad y F1 de alertas se obtienen mediante el evaluador temporal que conserva denominadores por estrato; no se duplican mediante agregados sin procedencia en el reporte general.</w:delText>
        </w:r>
      </w:del>
      <w:r w:rsidDel="00000000" w:rsidR="00000000" w:rsidRPr="00000000">
        <w:rPr>
          <w:rtl w:val="0"/>
        </w:rPr>
      </w:r>
    </w:p>
    <w:p w:rsidR="00000000" w:rsidDel="00000000" w:rsidP="00000000" w:rsidRDefault="00000000" w:rsidRPr="00000000" w14:paraId="000002B9">
      <w:pPr>
        <w:widowControl w:val="1"/>
        <w:spacing w:after="0" w:before="0" w:line="480" w:lineRule="auto"/>
        <w:ind w:firstLine="720"/>
        <w:rPr/>
      </w:pPr>
      <w:del w:id="10058" w:author="Claude" w:date="2026-09-03T12:00:00Z">
        <w:r w:rsidDel="00000000" w:rsidR="00000000" w:rsidRPr="00000000">
          <w:rPr>
            <w:b w:val="0"/>
            <w:bCs w:val="0"/>
            <w:i w:val="0"/>
            <w:iCs w:val="0"/>
            <w:rtl w:val="0"/>
          </w:rPr>
          <w:delText xml:space="preserve">El reporte constituye una proyección de hechos persistidos. Puede regenerarse sin modificar los eventos originales y no se utiliza como fuente de verdad cuando existe el artefacto primario.</w:delText>
        </w:r>
      </w:del>
      <w:ins w:id="10059" w:author="Claude" w:date="2026-09-03T12:00:00Z">
        <w:r>
          <w:rPr>
            <w:rtl w:val="0"/>
          </w:rPr>
          <w:t xml:space="preserve">El reporte constituye una proyección de hechos persistidos. Puede regenerarse sin modificar los eventos originales y no se utiliza como fuente de verdad cuando existe el artefacto primario.</w:t>
        </w:r>
      </w:ins>
      <w:r w:rsidDel="00000000" w:rsidR="00000000" w:rsidRPr="00000000">
        <w:rPr>
          <w:rtl w:val="0"/>
        </w:rPr>
      </w:r>
    </w:p>
    <w:p w:rsidR="00000000" w:rsidDel="00000000" w:rsidP="00000000" w:rsidRDefault="00000000" w:rsidRPr="00000000" w14:paraId="000002BA">
      <w:pPr>
        <w:pStyle w:val="Heading3"/>
        <w:keepNext w:val="1"/>
        <w:widowControl w:val="1"/>
        <w:spacing w:after="0" w:before="0" w:line="480" w:lineRule="auto"/>
        <w:ind w:firstLine="0"/>
        <w:rPr/>
      </w:pPr>
      <w:bookmarkStart w:colFirst="0" w:colLast="0" w:name="_heading=h.guottcytg1vy" w:id="38"/>
      <w:bookmarkEnd w:id="38"/>
      <w:del w:id="10060" w:author="Claude" w:date="2026-09-03T12:00:00Z">
        <w:r w:rsidDel="00000000" w:rsidR="00000000" w:rsidRPr="00000000">
          <w:rPr>
            <w:rtl w:val="0"/>
          </w:rPr>
          <w:delText xml:space="preserve">17.3.14. Escenarios experimentales DBE y EBE</w:delText>
        </w:r>
      </w:del>
      <w:ins w:id="10061" w:author="Claude" w:date="2026-09-03T12:00:00Z">
        <w:r>
          <w:rPr>
            <w:rtl w:val="0"/>
          </w:rPr>
          <w:t xml:space="preserve">17.3.10. Escenarios experimentales y topología de referencia</w:t>
        </w:r>
      </w:ins>
    </w:p>
    <w:p w:rsidR="00000000" w:rsidDel="00000000" w:rsidP="00000000" w:rsidRDefault="00000000" w:rsidRPr="00000000" w14:paraId="000002BB">
      <w:pPr>
        <w:widowControl w:val="1"/>
        <w:spacing w:after="0" w:before="0" w:line="480" w:lineRule="auto"/>
        <w:ind w:firstLine="720"/>
        <w:rPr/>
      </w:pPr>
      <w:del w:id="10062" w:author="Claude" w:date="2026-09-03T12:00:00Z">
        <w:r w:rsidDel="00000000" w:rsidR="00000000" w:rsidRPr="00000000">
          <w:rPr>
            <w:rtl w:val="0"/>
          </w:rPr>
          <w:delText xml:space="preserve">La definición metodológica de ambos escenarios corresponde a la sección 17.1.4.4; aquí se conservan únicamente sus consecuencias arquitectónicas.</w:delText>
        </w:r>
      </w:del>
      <w:ins w:id="10063" w:author="Claude" w:date="2026-09-03T12:00:00Z">
        <w:r>
          <w:rPr>
            <w:rtl w:val="0"/>
          </w:rPr>
          <w:t xml:space="preserve">La definición metodológica de ambos escenarios corresponde a la sección 17.1.4.2, y aquí se conservan únicamente sus consecuencias arquitectónicas. En DBE la fuente es regulable y puede releerse bajo la misma configuración, de modo que la arquitectura priorice identidad estable de unidades, orden lógico, persistencia previa y reconstrucción determinista de eventos, patrones y alertas. En EBE la fuente opera en vivo y la escena continúa evolucionando aunque el pipeline se retrase, de modo que la arquitectura instrumente captura o recepción, colas, descartes, </w:t>
        </w:r>
        <w:r>
          <w:rPr>
            <w:rFonts w:ascii="Courier New" w:cs="Courier New" w:eastAsia="Courier New" w:hAnsi="Courier New"/>
            <w:sz w:val="21"/>
            <w:szCs w:val="21"/>
            <w:rtl w:val="0"/>
          </w:rPr>
          <w:t xml:space="preserve">jitter</w:t>
        </w:r>
        <w:r>
          <w:rPr>
            <w:rtl w:val="0"/>
          </w:rPr>
          <w:t xml:space="preserve">, actualidad y dominio de reloj. Ninguno de los dos es una topología física.</w:t>
        </w:r>
      </w:ins>
    </w:p>
    <w:p w:rsidR="00000000" w:rsidDel="00000000" w:rsidP="00000000" w:rsidRDefault="00000000" w:rsidRPr="00000000" w14:paraId="000002BC">
      <w:pPr>
        <w:pStyle w:val="Heading4"/>
        <w:keepNext w:val="1"/>
        <w:widowControl w:val="1"/>
        <w:spacing w:after="0" w:before="0" w:line="480" w:lineRule="auto"/>
        <w:ind w:firstLine="0"/>
        <w:rPr>
          <w:del w:id="10065" w:author="Claude" w:date="2026-09-03T12:00:00Z"/>
        </w:rPr>
      </w:pPr>
      <w:bookmarkStart w:colFirst="0" w:colLast="0" w:name="_heading=h.ha76y2kg1pq9" w:id="39"/>
      <w:bookmarkEnd w:id="39"/>
      <w:del w:id="10064" w:author="Claude" w:date="2026-09-03T12:00:00Z">
        <w:r w:rsidDel="00000000" w:rsidR="00000000" w:rsidRPr="00000000">
          <w:rPr>
            <w:i w:val="0"/>
            <w:iCs w:val="0"/>
            <w:rtl w:val="0"/>
          </w:rPr>
          <w:delText xml:space="preserve">17.3.14.1. DBE como escenario de estabilización reproducible</w:delText>
        </w:r>
      </w:del>
      <w:r w:rsidDel="00000000" w:rsidR="00000000" w:rsidRPr="00000000">
        <w:rPr>
          <w:rtl w:val="0"/>
        </w:rPr>
      </w:r>
    </w:p>
    <w:p w:rsidR="00000000" w:rsidDel="00000000" w:rsidP="00000000" w:rsidRDefault="00000000" w:rsidRPr="00000000" w14:paraId="000002BD">
      <w:pPr>
        <w:widowControl w:val="1"/>
        <w:spacing w:after="0" w:before="0" w:line="480" w:lineRule="auto"/>
        <w:ind w:firstLine="720"/>
        <w:rPr>
          <w:del w:id="10067" w:author="Claude" w:date="2026-09-03T12:00:00Z"/>
        </w:rPr>
      </w:pPr>
      <w:del w:id="10066" w:author="Claude" w:date="2026-09-03T12:00:00Z">
        <w:r w:rsidDel="00000000" w:rsidR="00000000" w:rsidRPr="00000000">
          <w:rPr>
            <w:rtl w:val="0"/>
          </w:rPr>
          <w:delText xml:space="preserve">En DBE, la fuente es regulable y puede releerse bajo la misma configuración; por ello, la arquitectura prioriza identidad estable de unidades, orden lógico, persistencia previa y reconstrucción determinista de eventos, patrones y alertas. Esta propiedad permite estabilizar contratos y comparar configuraciones sin que la variabilidad de captura se convierta en una variable implícita.</w:delText>
        </w:r>
      </w:del>
    </w:p>
    <w:p w:rsidR="00000000" w:rsidDel="00000000" w:rsidP="00000000" w:rsidRDefault="00000000" w:rsidRPr="00000000" w14:paraId="000002BE">
      <w:pPr>
        <w:pStyle w:val="Heading4"/>
        <w:keepNext w:val="1"/>
        <w:widowControl w:val="1"/>
        <w:spacing w:after="0" w:before="0" w:line="480" w:lineRule="auto"/>
        <w:ind w:firstLine="0"/>
        <w:rPr>
          <w:del w:id="10069" w:author="Claude" w:date="2026-09-03T12:00:00Z"/>
        </w:rPr>
      </w:pPr>
      <w:del w:id="10068" w:author="Claude" w:date="2026-09-03T12:00:00Z">
        <w:r w:rsidDel="00000000" w:rsidR="00000000" w:rsidRPr="00000000">
          <w:rPr>
            <w:i w:val="0"/>
            <w:iCs w:val="0"/>
            <w:rtl w:val="0"/>
          </w:rPr>
          <w:delText xml:space="preserve">17.3.14.2. EBE como escenario de fuente en vivo controlada</w:delText>
        </w:r>
      </w:del>
      <w:r w:rsidDel="00000000" w:rsidR="00000000" w:rsidRPr="00000000">
        <w:rPr>
          <w:rtl w:val="0"/>
        </w:rPr>
      </w:r>
    </w:p>
    <w:p w:rsidR="00000000" w:rsidDel="00000000" w:rsidP="00000000" w:rsidRDefault="00000000" w:rsidRPr="00000000" w14:paraId="000002BF">
      <w:pPr>
        <w:widowControl w:val="1"/>
        <w:spacing w:after="0" w:before="0" w:line="480" w:lineRule="auto"/>
        <w:ind w:firstLine="720"/>
        <w:rPr>
          <w:del w:id="10073" w:author="Claude" w:date="2026-09-03T12:00:00Z"/>
        </w:rPr>
      </w:pPr>
      <w:del w:id="10070" w:author="Claude" w:date="2026-09-03T12:00:00Z">
        <w:r w:rsidDel="00000000" w:rsidR="00000000" w:rsidRPr="00000000">
          <w:rPr>
            <w:rtl w:val="0"/>
          </w:rPr>
          <w:delText xml:space="preserve">En EBE, la fuente opera en vivo y la escena continúa evolucionando aunque el pipeline se retrase; por ello, la arquitectura instrumenta captura o recepción, colas, descartes, </w:delText>
        </w:r>
      </w:del>
      <w:del w:id="10071" w:author="Claude" w:date="2026-09-03T12:00:00Z">
        <w:r w:rsidDel="00000000" w:rsidR="00000000" w:rsidRPr="00000000">
          <w:rPr>
            <w:rFonts w:ascii="Courier New" w:cs="Courier New" w:eastAsia="Courier New" w:hAnsi="Courier New"/>
            <w:sz w:val="21"/>
            <w:szCs w:val="21"/>
            <w:rtl w:val="0"/>
          </w:rPr>
          <w:delText xml:space="preserve">jitter</w:delText>
        </w:r>
      </w:del>
      <w:del w:id="10072" w:author="Claude" w:date="2026-09-03T12:00:00Z">
        <w:r w:rsidDel="00000000" w:rsidR="00000000" w:rsidRPr="00000000">
          <w:rPr>
            <w:rtl w:val="0"/>
          </w:rPr>
          <w:delText xml:space="preserve">, actualidad y dominio de reloj. La compatibilidad de contratos se conserva, pero la interpretación de latencia y cobertura temporal debe incluir los efectos propios de la fuente continua.</w:delText>
        </w:r>
      </w:del>
    </w:p>
    <w:p w:rsidR="00000000" w:rsidDel="00000000" w:rsidP="00000000" w:rsidRDefault="00000000" w:rsidRPr="00000000" w14:paraId="000002C0">
      <w:pPr>
        <w:pStyle w:val="Heading4"/>
        <w:keepNext w:val="1"/>
        <w:widowControl w:val="1"/>
        <w:spacing w:after="0" w:before="0" w:line="480" w:lineRule="auto"/>
        <w:ind w:firstLine="0"/>
        <w:rPr/>
      </w:pPr>
      <w:bookmarkStart w:colFirst="0" w:colLast="0" w:name="_heading=h.8mx2kx4ha9zp" w:id="40"/>
      <w:bookmarkEnd w:id="40"/>
      <w:del w:id="10074" w:author="Claude" w:date="2026-09-03T12:00:00Z">
        <w:r w:rsidDel="00000000" w:rsidR="00000000" w:rsidRPr="00000000">
          <w:rPr>
            <w:i w:val="0"/>
            <w:iCs w:val="0"/>
            <w:rtl w:val="0"/>
          </w:rPr>
          <w:delText xml:space="preserve">17.3.14.3. Equivalencia arquitectónica entre escenarios</w:delText>
        </w:r>
      </w:del>
      <w:ins w:id="10075" w:author="Claude" w:date="2026-09-03T12:00:00Z">
        <w:r>
          <w:rPr>
            <w:rtl w:val="0"/>
          </w:rPr>
          <w:t xml:space="preserve">17.3.10.1. Equivalencia arquitectónica y alcance de EBE</w:t>
        </w:r>
      </w:ins>
      <w:r w:rsidDel="00000000" w:rsidR="00000000" w:rsidRPr="00000000">
        <w:rPr>
          <w:rtl w:val="0"/>
        </w:rPr>
      </w:r>
    </w:p>
    <w:p w:rsidR="00000000" w:rsidDel="00000000" w:rsidP="00000000" w:rsidRDefault="00000000" w:rsidRPr="00000000" w14:paraId="000002C1">
      <w:pPr>
        <w:widowControl w:val="1"/>
        <w:spacing w:after="0" w:before="0" w:line="480" w:lineRule="auto"/>
        <w:ind w:firstLine="720"/>
        <w:rPr/>
      </w:pPr>
      <w:del w:id="10076" w:author="Claude" w:date="2026-09-03T12:00:00Z">
        <w:r w:rsidDel="00000000" w:rsidR="00000000" w:rsidRPr="00000000">
          <w:rPr>
            <w:rtl w:val="0"/>
          </w:rPr>
          <w:delText xml:space="preserve">DBE y EBE deben converger en la misma arquitectura una vez normalizada la entrada visual. La diferencia entre escenarios se ubica antes y alrededor de la disponibilidad del </w:delText>
        </w:r>
      </w:del>
      <w:del w:id="10077" w:author="Claude" w:date="2026-09-03T12:00:00Z">
        <w:r w:rsidDel="00000000" w:rsidR="00000000" w:rsidRPr="00000000">
          <w:rPr>
            <w:rFonts w:ascii="Courier New" w:cs="Courier New" w:eastAsia="Courier New" w:hAnsi="Courier New"/>
            <w:sz w:val="21"/>
            <w:szCs w:val="21"/>
            <w:rtl w:val="0"/>
          </w:rPr>
          <w:delText xml:space="preserve">frame</w:delText>
        </w:r>
      </w:del>
      <w:del w:id="10078" w:author="Claude" w:date="2026-09-03T12:00:00Z">
        <w:r w:rsidDel="00000000" w:rsidR="00000000" w:rsidRPr="00000000">
          <w:rPr>
            <w:rtl w:val="0"/>
          </w:rPr>
          <w:delText xml:space="preserve">: origen de la fuente, referencia temporal, política de muestreo, control de ritmo e instrumentación de omisiones o descartes. Después de esa frontera, la inferencia OVD, el postproceso, la publicación de evidencia perceptiva, la evaluación de patrones y el registro de alertas internas deben mantener la misma semántica.</w:delText>
        </w:r>
      </w:del>
      <w:ins w:id="10079" w:author="Claude" w:date="2026-09-03T12:00:00Z">
        <w:r>
          <w:rPr>
            <w:rtl w:val="0"/>
          </w:rPr>
          <w:t xml:space="preserve">DBE y EBE convergen en la misma arquitectura una vez normalizada la entrada visual. La diferencia entre escenarios se ubica antes y alrededor de la disponibilidad del frame, en el origen de la fuente, la referencia temporal, la política de muestreo, el control de ritmo y la instrumentación de omisiones o descartes. Después de esa frontera, la inferencia OVD, el postproceso, la publicación de evidencia perceptiva, la evaluación de patrones y el registro de alertas internas mantienen la misma semántica.</w:t>
        </w:r>
      </w:ins>
    </w:p>
    <w:p w:rsidR="00000000" w:rsidDel="00000000" w:rsidP="00000000" w:rsidRDefault="00000000" w:rsidRPr="00000000" w14:paraId="000002C2">
      <w:pPr>
        <w:widowControl w:val="1"/>
        <w:spacing w:after="0" w:before="0" w:line="480" w:lineRule="auto"/>
        <w:ind w:firstLine="720"/>
        <w:rPr/>
      </w:pPr>
      <w:del w:id="10080" w:author="Claude" w:date="2026-09-03T12:00:00Z">
        <w:r w:rsidDel="00000000" w:rsidR="00000000" w:rsidRPr="00000000">
          <w:rPr>
            <w:rtl w:val="0"/>
          </w:rPr>
          <w:delText xml:space="preserve">Esta equivalencia evita construir dos flujos incompatibles. Si DBE y EBE produjeran contratos distintos o exigieran reglas de patrón diferentes, los resultados dejarían de ser comparables. En cambio, al conservar la misma estructura de eventos, métricas y hechos persistibles, la arquitectura permite analizar qué parte de la variación proviene de la fuente continua y qué parte corresponde al comportamiento del detector o de la evaluación de patrones.</w:delText>
        </w:r>
      </w:del>
      <w:ins w:id="10081" w:author="Claude" w:date="2026-09-03T12:00:00Z">
        <w:r>
          <w:rPr>
            <w:rtl w:val="0"/>
          </w:rPr>
          <w:t xml:space="preserve">La equivalencia evita construir dos flujos incompatibles, cuyos resultados dejarían de ser comparables. Al conservar la misma estructura de eventos, métricas y hechos persistibles, la arquitectura permite distinguir qué parte de la variación proviene de la fuente continua y qué parte del detector o de la evaluación de patrones.</w:t>
        </w:r>
      </w:ins>
    </w:p>
    <w:p w:rsidR="00000000" w:rsidDel="00000000" w:rsidP="00000000" w:rsidRDefault="00000000" w:rsidRPr="00000000" w14:paraId="000002C3">
      <w:pPr>
        <w:widowControl w:val="1"/>
        <w:spacing w:after="0" w:before="0" w:line="480" w:lineRule="auto"/>
        <w:ind w:firstLine="720"/>
        <w:rPr>
          <w:del w:id="10083" w:author="Claude" w:date="2026-09-03T12:00:00Z"/>
        </w:rPr>
      </w:pPr>
      <w:del w:id="10082" w:author="Claude" w:date="2026-09-03T12:00:00Z">
        <w:r w:rsidDel="00000000" w:rsidR="00000000" w:rsidRPr="00000000">
          <w:rPr>
            <w:rtl w:val="0"/>
          </w:rPr>
          <w:delText xml:space="preserve">La comparación entre escenarios debe declarar explícitamente qué variables cambiaron. Una corrida DBE y una corrida EBE pueden compartir modelo, prompts, umbrales y reglas de patrón, pero diferir en fuente, temporización, iluminación, compresión o criterio de descarte. Esas diferencias deben registrarse como parte de la configuración y de la observabilidad, no tratarse como detalles secundarios.</w:delText>
        </w:r>
      </w:del>
    </w:p>
    <w:p w:rsidR="00000000" w:rsidDel="00000000" w:rsidP="00000000" w:rsidRDefault="00000000" w:rsidRPr="00000000" w14:paraId="000002C4">
      <w:pPr>
        <w:pStyle w:val="Heading4"/>
        <w:keepNext w:val="1"/>
        <w:widowControl w:val="1"/>
        <w:spacing w:after="0" w:before="0" w:line="480" w:lineRule="auto"/>
        <w:ind w:firstLine="0"/>
        <w:rPr>
          <w:del w:id="10086" w:author="Claude" w:date="2026-09-03T12:00:00Z"/>
        </w:rPr>
      </w:pPr>
      <w:bookmarkStart w:colFirst="0" w:colLast="0" w:name="_heading=h.avgxi8fmung" w:id="41"/>
      <w:bookmarkEnd w:id="41"/>
      <w:del w:id="10084" w:author="Claude" w:date="2026-09-03T12:00:00Z">
        <w:r w:rsidDel="00000000" w:rsidR="00000000" w:rsidRPr="00000000">
          <w:rPr>
            <w:i w:val="0"/>
            <w:iCs w:val="0"/>
            <w:rtl w:val="0"/>
          </w:rPr>
          <w:delText xml:space="preserve">17.3</w:delText>
        </w:r>
      </w:del>
      <w:del w:id="10085" w:author="Claude" w:date="2026-09-03T12:00:00Z">
        <w:r w:rsidDel="00000000" w:rsidR="00000000" w:rsidRPr="00000000">
          <w:rPr>
            <w:rtl w:val="0"/>
          </w:rPr>
          <w:delText xml:space="preserve">.14.4. Comparación arquitectónica entre DBE y EBE</w:delText>
        </w:r>
      </w:del>
    </w:p>
    <w:p w:rsidR="00000000" w:rsidDel="00000000" w:rsidP="00000000" w:rsidRDefault="00000000" w:rsidRPr="00000000" w14:paraId="000002C5">
      <w:pPr>
        <w:widowControl w:val="1"/>
        <w:spacing w:after="0" w:before="0" w:line="480" w:lineRule="auto"/>
        <w:ind w:firstLine="720"/>
        <w:rPr/>
        <w:sectPr>
          <w:type w:val="nextPage"/>
          <w:pgSz w:h="15840" w:w="12240" w:orient="portrait"/>
          <w:pgMar w:bottom="1440" w:top="1440" w:left="1440" w:right="1440" w:header="720" w:footer="720"/>
        </w:sectPr>
      </w:pPr>
      <w:del w:id="10087" w:author="Claude" w:date="2026-09-03T12:00:00Z">
        <w:r w:rsidDel="00000000" w:rsidR="00000000" w:rsidRPr="00000000">
          <w:rPr>
            <w:rtl w:val="0"/>
          </w:rPr>
          <w:delText xml:space="preserve">La Tabla 51 resume las diferencias principales entre ambos escenarios desde una lectura arquitectónica. Su finalidad no es repetir la definición metodológica de DBE y EBE, sino mostrar qué decisiones de diseño se derivan de cada modo de evaluación y cómo deben interpretarse sus resultados.</w:delText>
        </w:r>
      </w:del>
      <w:ins w:id="10088" w:author="Claude" w:date="2026-09-03T12:00:00Z">
        <w:r>
          <w:rPr>
            <w:rtl w:val="0"/>
          </w:rPr>
          <w:t xml:space="preserve">La comparación entre escenarios declara explícitamente qué variables cambiaron. Una corrida DBE y una corrida EBE pueden compartir modelo, prompts, umbrales y reglas de patrón y diferir en fuente, temporización, iluminación, compresión o criterio de descarte, y esas diferencias se registran como parte de la configuración y de la observabilidad.</w:t>
        </w:r>
      </w:ins>
    </w:p>
    <w:p w:rsidR="00000000" w:rsidDel="00000000" w:rsidP="00000000" w:rsidRDefault="00000000" w:rsidRPr="00000000" w14:paraId="000002C6">
      <w:pPr>
        <w:keepNext w:val="1"/>
        <w:widowControl w:val="1"/>
        <w:spacing w:after="0" w:before="0" w:line="480" w:lineRule="auto"/>
        <w:ind w:left="0" w:firstLine="0"/>
        <w:rPr>
          <w:del w:id="10090" w:author="Claude" w:date="2026-09-03T12:00:00Z"/>
          <w:b w:val="1"/>
          <w:bCs w:val="1"/>
        </w:rPr>
      </w:pPr>
      <w:del w:id="10089" w:author="Claude" w:date="2026-09-03T12:00:00Z">
        <w:r w:rsidDel="00000000" w:rsidR="00000000" w:rsidRPr="00000000">
          <w:rPr>
            <w:b w:val="1"/>
            <w:bCs w:val="1"/>
            <w:i w:val="0"/>
            <w:iCs w:val="0"/>
            <w:rtl w:val="0"/>
          </w:rPr>
          <w:delText xml:space="preserve">Tabla 51</w:delText>
        </w:r>
      </w:del>
      <w:r w:rsidDel="00000000" w:rsidR="00000000" w:rsidRPr="00000000">
        <w:rPr>
          <w:rtl w:val="0"/>
        </w:rPr>
      </w:r>
    </w:p>
    <w:p w:rsidR="00000000" w:rsidDel="00000000" w:rsidP="00000000" w:rsidRDefault="00000000" w:rsidRPr="00000000" w14:paraId="000002C7">
      <w:pPr>
        <w:widowControl w:val="1"/>
        <w:spacing w:after="0" w:before="0" w:line="480" w:lineRule="auto"/>
        <w:ind w:left="0" w:firstLine="0"/>
        <w:rPr>
          <w:del w:id="10092" w:author="Claude" w:date="2026-09-03T12:00:00Z"/>
        </w:rPr>
      </w:pPr>
      <w:del w:id="10091" w:author="Claude" w:date="2026-09-03T12:00:00Z">
        <w:r w:rsidDel="00000000" w:rsidR="00000000" w:rsidRPr="00000000">
          <w:rPr>
            <w:i w:val="1"/>
            <w:iCs w:val="1"/>
            <w:rtl w:val="0"/>
          </w:rPr>
          <w:delText xml:space="preserve">Comparación arquitectónica entre escenarios DBE y EBE</w:delText>
        </w:r>
      </w:del>
      <w:r w:rsidDel="00000000" w:rsidR="00000000" w:rsidRPr="00000000">
        <w:rPr>
          <w:rtl w:val="0"/>
        </w:rPr>
      </w:r>
    </w:p>
    <w:tbl>
      <w:tblPr>
        <w:tblStyle w:val="Table13"/>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585"/>
        <w:gridCol w:w="1605"/>
        <w:gridCol w:w="2231"/>
        <w:gridCol w:w="3939"/>
        <w:tblGridChange w:id="0">
          <w:tblGrid>
            <w:gridCol w:w="1585"/>
            <w:gridCol w:w="1605"/>
            <w:gridCol w:w="2231"/>
            <w:gridCol w:w="3939"/>
          </w:tblGrid>
        </w:tblGridChange>
      </w:tblGrid>
      <w:tr>
        <w:trPr>
          <w:del w:id="10093" w:author="Claude" w:date="2026-09-03T12:00:00Z"/>
          <w:cantSplit w:val="1"/>
          <w:trHeight w:val="656.953125" w:hRule="atLeast"/>
          <w:tblHeader w:val="1"/>
        </w:trPr>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8">
            <w:pPr>
              <w:widowControl w:val="1"/>
              <w:spacing w:after="0" w:before="0" w:line="480" w:lineRule="auto"/>
              <w:ind w:firstLine="0"/>
              <w:rPr>
                <w:del w:id="10098" w:author="Claude" w:date="2026-09-03T12:00:00Z"/>
              </w:rPr>
            </w:pPr>
            <w:del w:id="10094" w:author="Claude" w:date="2026-09-03T12:00:00Z">
              <w:r w:rsidDel="00000000" w:rsidR="00000000" w:rsidRPr="00000000">
                <w:rPr>
                  <w:b w:val="1"/>
                  <w:bCs w:val="1"/>
                  <w:sz w:val="17"/>
                  <w:szCs w:val="17"/>
                  <w:rtl w:val="0"/>
                </w:rPr>
                <w:delText xml:space="preserve">Dimensión</w:delText>
              </w:r>
            </w:del>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9">
            <w:pPr>
              <w:widowControl w:val="1"/>
              <w:spacing w:after="0" w:before="0" w:line="480" w:lineRule="auto"/>
              <w:ind w:firstLine="0"/>
              <w:rPr>
                <w:del w:id="10099" w:author="Claude" w:date="2026-09-03T12:00:00Z"/>
              </w:rPr>
            </w:pPr>
            <w:del w:id="10095" w:author="Claude" w:date="2026-09-03T12:00:00Z">
              <w:r w:rsidDel="00000000" w:rsidR="00000000" w:rsidRPr="00000000">
                <w:rPr>
                  <w:b w:val="1"/>
                  <w:bCs w:val="1"/>
                  <w:sz w:val="17"/>
                  <w:szCs w:val="17"/>
                  <w:rtl w:val="0"/>
                </w:rPr>
                <w:delText xml:space="preserve">DBE</w:delText>
              </w:r>
            </w:del>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A">
            <w:pPr>
              <w:widowControl w:val="1"/>
              <w:spacing w:after="0" w:before="0" w:line="480" w:lineRule="auto"/>
              <w:ind w:firstLine="0"/>
              <w:rPr>
                <w:del w:id="10100" w:author="Claude" w:date="2026-09-03T12:00:00Z"/>
              </w:rPr>
            </w:pPr>
            <w:del w:id="10096" w:author="Claude" w:date="2026-09-03T12:00:00Z">
              <w:r w:rsidDel="00000000" w:rsidR="00000000" w:rsidRPr="00000000">
                <w:rPr>
                  <w:b w:val="1"/>
                  <w:bCs w:val="1"/>
                  <w:sz w:val="17"/>
                  <w:szCs w:val="17"/>
                  <w:rtl w:val="0"/>
                </w:rPr>
                <w:delText xml:space="preserve">EBE</w:delText>
              </w:r>
            </w:del>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B">
            <w:pPr>
              <w:widowControl w:val="1"/>
              <w:spacing w:after="0" w:before="0" w:line="480" w:lineRule="auto"/>
              <w:ind w:firstLine="0"/>
              <w:rPr>
                <w:del w:id="10101" w:author="Claude" w:date="2026-09-03T12:00:00Z"/>
              </w:rPr>
            </w:pPr>
            <w:del w:id="10097" w:author="Claude" w:date="2026-09-03T12:00:00Z">
              <w:r w:rsidDel="00000000" w:rsidR="00000000" w:rsidRPr="00000000">
                <w:rPr>
                  <w:b w:val="1"/>
                  <w:bCs w:val="1"/>
                  <w:sz w:val="17"/>
                  <w:szCs w:val="17"/>
                  <w:rtl w:val="0"/>
                </w:rPr>
                <w:delText xml:space="preserve">Implicancia arquitectónica</w:delText>
              </w:r>
            </w:del>
            <w:r w:rsidDel="00000000" w:rsidR="00000000" w:rsidRPr="00000000">
              <w:rPr>
                <w:rtl w:val="0"/>
              </w:rPr>
            </w:r>
          </w:p>
        </w:tc>
      </w:tr>
      <w:tr>
        <w:trPr>
          <w:del w:id="10102" w:author="Claude" w:date="2026-09-03T12:00:00Z"/>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C">
            <w:pPr>
              <w:widowControl w:val="1"/>
              <w:spacing w:after="0" w:before="0" w:line="480" w:lineRule="auto"/>
              <w:ind w:firstLine="0"/>
              <w:rPr>
                <w:del w:id="10107" w:author="Claude" w:date="2026-09-03T12:00:00Z"/>
              </w:rPr>
            </w:pPr>
            <w:del w:id="10103" w:author="Claude" w:date="2026-09-03T12:00:00Z">
              <w:r w:rsidDel="00000000" w:rsidR="00000000" w:rsidRPr="00000000">
                <w:rPr>
                  <w:b w:val="0"/>
                  <w:bCs w:val="0"/>
                  <w:i w:val="0"/>
                  <w:iCs w:val="0"/>
                  <w:sz w:val="17"/>
                  <w:szCs w:val="17"/>
                  <w:rtl w:val="0"/>
                </w:rPr>
                <w:delText xml:space="preserve">Fuente de entrada</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D">
            <w:pPr>
              <w:widowControl w:val="1"/>
              <w:spacing w:after="0" w:before="0" w:line="480" w:lineRule="auto"/>
              <w:ind w:firstLine="0"/>
              <w:rPr>
                <w:del w:id="10108" w:author="Claude" w:date="2026-09-03T12:00:00Z"/>
              </w:rPr>
            </w:pPr>
            <w:del w:id="10104" w:author="Claude" w:date="2026-09-03T12:00:00Z">
              <w:r w:rsidDel="00000000" w:rsidR="00000000" w:rsidRPr="00000000">
                <w:rPr>
                  <w:b w:val="0"/>
                  <w:bCs w:val="0"/>
                  <w:i w:val="0"/>
                  <w:iCs w:val="0"/>
                  <w:sz w:val="17"/>
                  <w:szCs w:val="17"/>
                  <w:rtl w:val="0"/>
                </w:rPr>
                <w:delText xml:space="preserve">Imagen, dataset o vídeo local.</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E">
            <w:pPr>
              <w:widowControl w:val="1"/>
              <w:spacing w:after="0" w:before="0" w:line="480" w:lineRule="auto"/>
              <w:ind w:firstLine="0"/>
              <w:rPr>
                <w:del w:id="10109" w:author="Claude" w:date="2026-09-03T12:00:00Z"/>
              </w:rPr>
            </w:pPr>
            <w:del w:id="10105" w:author="Claude" w:date="2026-09-03T12:00:00Z">
              <w:r w:rsidDel="00000000" w:rsidR="00000000" w:rsidRPr="00000000">
                <w:rPr>
                  <w:b w:val="0"/>
                  <w:bCs w:val="0"/>
                  <w:i w:val="0"/>
                  <w:iCs w:val="0"/>
                  <w:sz w:val="17"/>
                  <w:szCs w:val="17"/>
                  <w:rtl w:val="0"/>
                </w:rPr>
                <w:delText xml:space="preserve">Cámara, RTSP, OAK-D o captura controlada.</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F">
            <w:pPr>
              <w:widowControl w:val="1"/>
              <w:spacing w:after="0" w:before="0" w:line="480" w:lineRule="auto"/>
              <w:ind w:firstLine="0"/>
              <w:rPr>
                <w:del w:id="10110" w:author="Claude" w:date="2026-09-03T12:00:00Z"/>
              </w:rPr>
            </w:pPr>
            <w:del w:id="10106" w:author="Claude" w:date="2026-09-03T12:00:00Z">
              <w:r w:rsidDel="00000000" w:rsidR="00000000" w:rsidRPr="00000000">
                <w:rPr>
                  <w:b w:val="0"/>
                  <w:bCs w:val="0"/>
                  <w:i w:val="0"/>
                  <w:iCs w:val="0"/>
                  <w:sz w:val="17"/>
                  <w:szCs w:val="17"/>
                  <w:rtl w:val="0"/>
                </w:rPr>
                <w:delText xml:space="preserve">La fuente se abstrae mediante metadatos comunes; su naturaleza temporal se declara por separado.</w:delText>
              </w:r>
            </w:del>
            <w:r w:rsidDel="00000000" w:rsidR="00000000" w:rsidRPr="00000000">
              <w:rPr>
                <w:rtl w:val="0"/>
              </w:rPr>
            </w:r>
          </w:p>
        </w:tc>
      </w:tr>
      <w:tr>
        <w:trPr>
          <w:del w:id="10111" w:author="Claude" w:date="2026-09-03T12:00:00Z"/>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0">
            <w:pPr>
              <w:widowControl w:val="1"/>
              <w:spacing w:after="0" w:before="0" w:line="480" w:lineRule="auto"/>
              <w:ind w:firstLine="0"/>
              <w:rPr>
                <w:del w:id="10122" w:author="Claude" w:date="2026-09-03T12:00:00Z"/>
              </w:rPr>
            </w:pPr>
            <w:del w:id="10112" w:author="Claude" w:date="2026-09-03T12:00:00Z">
              <w:r w:rsidDel="00000000" w:rsidR="00000000" w:rsidRPr="00000000">
                <w:rPr>
                  <w:sz w:val="17"/>
                  <w:szCs w:val="17"/>
                  <w:rtl w:val="0"/>
                </w:rPr>
                <w:delText xml:space="preserve">Control temporal</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1">
            <w:pPr>
              <w:widowControl w:val="1"/>
              <w:spacing w:after="0" w:before="0" w:line="480" w:lineRule="auto"/>
              <w:ind w:firstLine="0"/>
              <w:rPr>
                <w:del w:id="10123" w:author="Claude" w:date="2026-09-03T12:00:00Z"/>
              </w:rPr>
            </w:pPr>
            <w:del w:id="10113" w:author="Claude" w:date="2026-09-03T12:00:00Z">
              <w:r w:rsidDel="00000000" w:rsidR="00000000" w:rsidRPr="00000000">
                <w:rPr>
                  <w:sz w:val="17"/>
                  <w:szCs w:val="17"/>
                  <w:rtl w:val="0"/>
                </w:rPr>
                <w:delText xml:space="preserve">Alto; la secuencia puede repetirse bajo condiciones equivalentes.</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2">
            <w:pPr>
              <w:widowControl w:val="1"/>
              <w:spacing w:after="0" w:before="0" w:line="480" w:lineRule="auto"/>
              <w:ind w:firstLine="0"/>
              <w:rPr>
                <w:del w:id="10124" w:author="Claude" w:date="2026-09-03T12:00:00Z"/>
              </w:rPr>
            </w:pPr>
            <w:del w:id="10114" w:author="Claude" w:date="2026-09-03T12:00:00Z">
              <w:r w:rsidDel="00000000" w:rsidR="00000000" w:rsidRPr="00000000">
                <w:rPr>
                  <w:sz w:val="17"/>
                  <w:szCs w:val="17"/>
                  <w:rtl w:val="0"/>
                </w:rPr>
                <w:delText xml:space="preserve">Menor; intervienen captura, </w:delText>
              </w:r>
            </w:del>
            <w:del w:id="10115" w:author="Claude" w:date="2026-09-03T12:00:00Z">
              <w:r w:rsidDel="00000000" w:rsidR="00000000" w:rsidRPr="00000000">
                <w:rPr>
                  <w:rFonts w:ascii="Courier New" w:cs="Courier New" w:eastAsia="Courier New" w:hAnsi="Courier New"/>
                  <w:sz w:val="21"/>
                  <w:szCs w:val="21"/>
                  <w:rtl w:val="0"/>
                </w:rPr>
                <w:delText xml:space="preserve">buffer</w:delText>
              </w:r>
            </w:del>
            <w:del w:id="10116" w:author="Claude" w:date="2026-09-03T12:00:00Z">
              <w:r w:rsidDel="00000000" w:rsidR="00000000" w:rsidRPr="00000000">
                <w:rPr>
                  <w:sz w:val="17"/>
                  <w:szCs w:val="17"/>
                  <w:rtl w:val="0"/>
                </w:rPr>
                <w:delText xml:space="preserve">s, </w:delText>
              </w:r>
            </w:del>
            <w:del w:id="10117" w:author="Claude" w:date="2026-09-03T12:00:00Z">
              <w:r w:rsidDel="00000000" w:rsidR="00000000" w:rsidRPr="00000000">
                <w:rPr>
                  <w:rFonts w:ascii="Courier New" w:cs="Courier New" w:eastAsia="Courier New" w:hAnsi="Courier New"/>
                  <w:sz w:val="21"/>
                  <w:szCs w:val="21"/>
                  <w:rtl w:val="0"/>
                </w:rPr>
                <w:delText xml:space="preserve">jitter</w:delText>
              </w:r>
            </w:del>
            <w:del w:id="10118" w:author="Claude" w:date="2026-09-03T12:00:00Z">
              <w:r w:rsidDel="00000000" w:rsidR="00000000" w:rsidRPr="00000000">
                <w:rPr>
                  <w:sz w:val="17"/>
                  <w:szCs w:val="17"/>
                  <w:rtl w:val="0"/>
                </w:rPr>
                <w:delText xml:space="preserve">, decodificación y disponibilidad del último </w:delText>
              </w:r>
            </w:del>
            <w:del w:id="10119" w:author="Claude" w:date="2026-09-03T12:00:00Z">
              <w:r w:rsidDel="00000000" w:rsidR="00000000" w:rsidRPr="00000000">
                <w:rPr>
                  <w:rFonts w:ascii="Courier New" w:cs="Courier New" w:eastAsia="Courier New" w:hAnsi="Courier New"/>
                  <w:sz w:val="21"/>
                  <w:szCs w:val="21"/>
                  <w:rtl w:val="0"/>
                </w:rPr>
                <w:delText xml:space="preserve">frame</w:delText>
              </w:r>
            </w:del>
            <w:del w:id="10120" w:author="Claude" w:date="2026-09-03T12:00:00Z">
              <w:r w:rsidDel="00000000" w:rsidR="00000000" w:rsidRPr="00000000">
                <w:rPr>
                  <w:sz w:val="17"/>
                  <w:szCs w:val="17"/>
                  <w:rtl w:val="0"/>
                </w:rPr>
                <w:delText xml:space="preserve">.</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3">
            <w:pPr>
              <w:widowControl w:val="1"/>
              <w:spacing w:after="0" w:before="0" w:line="480" w:lineRule="auto"/>
              <w:ind w:firstLine="0"/>
              <w:rPr>
                <w:del w:id="10125" w:author="Claude" w:date="2026-09-03T12:00:00Z"/>
              </w:rPr>
            </w:pPr>
            <w:del w:id="10121" w:author="Claude" w:date="2026-09-03T12:00:00Z">
              <w:r w:rsidDel="00000000" w:rsidR="00000000" w:rsidRPr="00000000">
                <w:rPr>
                  <w:sz w:val="17"/>
                  <w:szCs w:val="17"/>
                  <w:rtl w:val="0"/>
                </w:rPr>
                <w:delText xml:space="preserve">EBE requiere instrumentar timestamps, colas, descartes y atraso acumulado.</w:delText>
              </w:r>
            </w:del>
            <w:r w:rsidDel="00000000" w:rsidR="00000000" w:rsidRPr="00000000">
              <w:rPr>
                <w:rtl w:val="0"/>
              </w:rPr>
            </w:r>
          </w:p>
        </w:tc>
      </w:tr>
      <w:tr>
        <w:trPr>
          <w:del w:id="10126" w:author="Claude" w:date="2026-09-03T12:00:00Z"/>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4">
            <w:pPr>
              <w:widowControl w:val="1"/>
              <w:spacing w:after="0" w:before="0" w:line="480" w:lineRule="auto"/>
              <w:ind w:firstLine="0"/>
              <w:rPr>
                <w:del w:id="10133" w:author="Claude" w:date="2026-09-03T12:00:00Z"/>
              </w:rPr>
            </w:pPr>
            <w:del w:id="10127" w:author="Claude" w:date="2026-09-03T12:00:00Z">
              <w:r w:rsidDel="00000000" w:rsidR="00000000" w:rsidRPr="00000000">
                <w:rPr>
                  <w:sz w:val="17"/>
                  <w:szCs w:val="17"/>
                  <w:rtl w:val="0"/>
                </w:rPr>
                <w:delText xml:space="preserve">Variabilidad externa</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5">
            <w:pPr>
              <w:widowControl w:val="1"/>
              <w:spacing w:after="0" w:before="0" w:line="480" w:lineRule="auto"/>
              <w:ind w:firstLine="0"/>
              <w:rPr>
                <w:del w:id="10134" w:author="Claude" w:date="2026-09-03T12:00:00Z"/>
              </w:rPr>
            </w:pPr>
            <w:del w:id="10128" w:author="Claude" w:date="2026-09-03T12:00:00Z">
              <w:r w:rsidDel="00000000" w:rsidR="00000000" w:rsidRPr="00000000">
                <w:rPr>
                  <w:sz w:val="17"/>
                  <w:szCs w:val="17"/>
                  <w:rtl w:val="0"/>
                </w:rPr>
                <w:delText xml:space="preserve">Baja o controlada, según cobertura del dataset.</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6">
            <w:pPr>
              <w:widowControl w:val="1"/>
              <w:spacing w:after="0" w:before="0" w:line="480" w:lineRule="auto"/>
              <w:ind w:firstLine="0"/>
              <w:rPr>
                <w:del w:id="10135" w:author="Claude" w:date="2026-09-03T12:00:00Z"/>
              </w:rPr>
            </w:pPr>
            <w:del w:id="10129" w:author="Claude" w:date="2026-09-03T12:00:00Z">
              <w:r w:rsidDel="00000000" w:rsidR="00000000" w:rsidRPr="00000000">
                <w:rPr>
                  <w:sz w:val="17"/>
                  <w:szCs w:val="17"/>
                  <w:rtl w:val="0"/>
                </w:rPr>
                <w:delText xml:space="preserve">Media o alta, según cámara, red local, códec, iluminación, movimiento, </w:delText>
              </w:r>
            </w:del>
            <w:del w:id="10130" w:author="Claude" w:date="2026-09-03T12:00:00Z">
              <w:r w:rsidDel="00000000" w:rsidR="00000000" w:rsidRPr="00000000">
                <w:rPr>
                  <w:rFonts w:ascii="Courier New" w:cs="Courier New" w:eastAsia="Courier New" w:hAnsi="Courier New"/>
                  <w:sz w:val="21"/>
                  <w:szCs w:val="21"/>
                  <w:rtl w:val="0"/>
                </w:rPr>
                <w:delText xml:space="preserve">buffer</w:delText>
              </w:r>
            </w:del>
            <w:del w:id="10131" w:author="Claude" w:date="2026-09-03T12:00:00Z">
              <w:r w:rsidDel="00000000" w:rsidR="00000000" w:rsidRPr="00000000">
                <w:rPr>
                  <w:sz w:val="17"/>
                  <w:szCs w:val="17"/>
                  <w:rtl w:val="0"/>
                </w:rPr>
                <w:delText xml:space="preserve">s y entorno.</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7">
            <w:pPr>
              <w:widowControl w:val="1"/>
              <w:spacing w:after="0" w:before="0" w:line="480" w:lineRule="auto"/>
              <w:ind w:firstLine="0"/>
              <w:rPr>
                <w:del w:id="10136" w:author="Claude" w:date="2026-09-03T12:00:00Z"/>
              </w:rPr>
            </w:pPr>
            <w:del w:id="10132" w:author="Claude" w:date="2026-09-03T12:00:00Z">
              <w:r w:rsidDel="00000000" w:rsidR="00000000" w:rsidRPr="00000000">
                <w:rPr>
                  <w:sz w:val="17"/>
                  <w:szCs w:val="17"/>
                  <w:rtl w:val="0"/>
                </w:rPr>
                <w:delText xml:space="preserve">Las diferencias de desempeño no deben atribuirse automáticamente al modelo OVD.</w:delText>
              </w:r>
            </w:del>
            <w:r w:rsidDel="00000000" w:rsidR="00000000" w:rsidRPr="00000000">
              <w:rPr>
                <w:rtl w:val="0"/>
              </w:rPr>
            </w:r>
          </w:p>
        </w:tc>
      </w:tr>
      <w:tr>
        <w:trPr>
          <w:del w:id="10137" w:author="Claude" w:date="2026-09-03T12:00:00Z"/>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8">
            <w:pPr>
              <w:widowControl w:val="1"/>
              <w:spacing w:after="0" w:before="0" w:line="480" w:lineRule="auto"/>
              <w:ind w:firstLine="0"/>
              <w:rPr>
                <w:del w:id="10148" w:author="Claude" w:date="2026-09-03T12:00:00Z"/>
              </w:rPr>
            </w:pPr>
            <w:del w:id="10138" w:author="Claude" w:date="2026-09-03T12:00:00Z">
              <w:r w:rsidDel="00000000" w:rsidR="00000000" w:rsidRPr="00000000">
                <w:rPr>
                  <w:sz w:val="17"/>
                  <w:szCs w:val="17"/>
                  <w:rtl w:val="0"/>
                </w:rPr>
                <w:delText xml:space="preserve">Instrumentación adicional</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9">
            <w:pPr>
              <w:widowControl w:val="1"/>
              <w:spacing w:after="0" w:before="0" w:line="480" w:lineRule="auto"/>
              <w:ind w:firstLine="0"/>
              <w:rPr>
                <w:del w:id="10149" w:author="Claude" w:date="2026-09-03T12:00:00Z"/>
              </w:rPr>
            </w:pPr>
            <w:del w:id="10139" w:author="Claude" w:date="2026-09-03T12:00:00Z">
              <w:r w:rsidDel="00000000" w:rsidR="00000000" w:rsidRPr="00000000">
                <w:rPr>
                  <w:sz w:val="17"/>
                  <w:szCs w:val="17"/>
                  <w:rtl w:val="0"/>
                </w:rPr>
                <w:delText xml:space="preserve">Orden lógico, referencia a dataset o archivo, política de muestreo y </w:delText>
              </w:r>
            </w:del>
            <w:del w:id="10140" w:author="Claude" w:date="2026-09-03T12:00:00Z">
              <w:r w:rsidDel="00000000" w:rsidR="00000000" w:rsidRPr="00000000">
                <w:rPr>
                  <w:rFonts w:ascii="Courier New" w:cs="Courier New" w:eastAsia="Courier New" w:hAnsi="Courier New"/>
                  <w:sz w:val="21"/>
                  <w:szCs w:val="21"/>
                  <w:rtl w:val="0"/>
                </w:rPr>
                <w:delText xml:space="preserve">frame</w:delText>
              </w:r>
            </w:del>
            <w:del w:id="10141" w:author="Claude" w:date="2026-09-03T12:00:00Z">
              <w:r w:rsidDel="00000000" w:rsidR="00000000" w:rsidRPr="00000000">
                <w:rPr>
                  <w:sz w:val="17"/>
                  <w:szCs w:val="17"/>
                  <w:rtl w:val="0"/>
                </w:rPr>
                <w:delText xml:space="preserve">s procesados.</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A">
            <w:pPr>
              <w:widowControl w:val="1"/>
              <w:spacing w:after="0" w:before="0" w:line="480" w:lineRule="auto"/>
              <w:ind w:firstLine="0"/>
              <w:rPr>
                <w:del w:id="10150" w:author="Claude" w:date="2026-09-03T12:00:00Z"/>
              </w:rPr>
            </w:pPr>
            <w:del w:id="10142" w:author="Claude" w:date="2026-09-03T12:00:00Z">
              <w:r w:rsidDel="00000000" w:rsidR="00000000" w:rsidRPr="00000000">
                <w:rPr>
                  <w:sz w:val="17"/>
                  <w:szCs w:val="17"/>
                  <w:rtl w:val="0"/>
                </w:rPr>
                <w:delText xml:space="preserve">Captura o recepción, profundidad de cola, descartes, </w:delText>
              </w:r>
            </w:del>
            <w:del w:id="10143" w:author="Claude" w:date="2026-09-03T12:00:00Z">
              <w:r w:rsidDel="00000000" w:rsidR="00000000" w:rsidRPr="00000000">
                <w:rPr>
                  <w:rFonts w:ascii="Courier New" w:cs="Courier New" w:eastAsia="Courier New" w:hAnsi="Courier New"/>
                  <w:sz w:val="21"/>
                  <w:szCs w:val="21"/>
                  <w:rtl w:val="0"/>
                </w:rPr>
                <w:delText xml:space="preserve">jitter</w:delText>
              </w:r>
            </w:del>
            <w:del w:id="10144" w:author="Claude" w:date="2026-09-03T12:00:00Z">
              <w:r w:rsidDel="00000000" w:rsidR="00000000" w:rsidRPr="00000000">
                <w:rPr>
                  <w:sz w:val="17"/>
                  <w:szCs w:val="17"/>
                  <w:rtl w:val="0"/>
                </w:rPr>
                <w:delText xml:space="preserve">, reemplazo de </w:delText>
              </w:r>
            </w:del>
            <w:del w:id="10145" w:author="Claude" w:date="2026-09-03T12:00:00Z">
              <w:r w:rsidDel="00000000" w:rsidR="00000000" w:rsidRPr="00000000">
                <w:rPr>
                  <w:rFonts w:ascii="Courier New" w:cs="Courier New" w:eastAsia="Courier New" w:hAnsi="Courier New"/>
                  <w:sz w:val="21"/>
                  <w:szCs w:val="21"/>
                  <w:rtl w:val="0"/>
                </w:rPr>
                <w:delText xml:space="preserve">frame</w:delText>
              </w:r>
            </w:del>
            <w:del w:id="10146" w:author="Claude" w:date="2026-09-03T12:00:00Z">
              <w:r w:rsidDel="00000000" w:rsidR="00000000" w:rsidRPr="00000000">
                <w:rPr>
                  <w:sz w:val="17"/>
                  <w:szCs w:val="17"/>
                  <w:rtl w:val="0"/>
                </w:rPr>
                <w:delText xml:space="preserve">s y estado de fuente.</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B">
            <w:pPr>
              <w:widowControl w:val="1"/>
              <w:spacing w:after="0" w:before="0" w:line="480" w:lineRule="auto"/>
              <w:ind w:firstLine="0"/>
              <w:rPr>
                <w:del w:id="10151" w:author="Claude" w:date="2026-09-03T12:00:00Z"/>
              </w:rPr>
            </w:pPr>
            <w:del w:id="10147" w:author="Claude" w:date="2026-09-03T12:00:00Z">
              <w:r w:rsidDel="00000000" w:rsidR="00000000" w:rsidRPr="00000000">
                <w:rPr>
                  <w:sz w:val="17"/>
                  <w:szCs w:val="17"/>
                  <w:rtl w:val="0"/>
                </w:rPr>
                <w:delText xml:space="preserve">La observabilidad debe registrar diferencias temporales para interpretar latencia y cobertura.</w:delText>
              </w:r>
            </w:del>
            <w:r w:rsidDel="00000000" w:rsidR="00000000" w:rsidRPr="00000000">
              <w:rPr>
                <w:rtl w:val="0"/>
              </w:rPr>
            </w:r>
          </w:p>
        </w:tc>
      </w:tr>
      <w:tr>
        <w:trPr>
          <w:del w:id="10152" w:author="Claude" w:date="2026-09-03T12:00:00Z"/>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C">
            <w:pPr>
              <w:widowControl w:val="1"/>
              <w:spacing w:after="0" w:before="0" w:line="480" w:lineRule="auto"/>
              <w:ind w:firstLine="0"/>
              <w:rPr>
                <w:del w:id="10159" w:author="Claude" w:date="2026-09-03T12:00:00Z"/>
              </w:rPr>
            </w:pPr>
            <w:del w:id="10153" w:author="Claude" w:date="2026-09-03T12:00:00Z">
              <w:r w:rsidDel="00000000" w:rsidR="00000000" w:rsidRPr="00000000">
                <w:rPr>
                  <w:b w:val="0"/>
                  <w:bCs w:val="0"/>
                  <w:i w:val="0"/>
                  <w:iCs w:val="0"/>
                  <w:sz w:val="17"/>
                  <w:szCs w:val="17"/>
                  <w:rtl w:val="0"/>
                </w:rPr>
                <w:delText xml:space="preserve">Métricas prioritarias</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D">
            <w:pPr>
              <w:widowControl w:val="1"/>
              <w:spacing w:after="0" w:before="0" w:line="480" w:lineRule="auto"/>
              <w:ind w:firstLine="0"/>
              <w:rPr>
                <w:del w:id="10160" w:author="Claude" w:date="2026-09-03T12:00:00Z"/>
              </w:rPr>
            </w:pPr>
            <w:del w:id="10154" w:author="Claude" w:date="2026-09-03T12:00:00Z">
              <w:r w:rsidDel="00000000" w:rsidR="00000000" w:rsidRPr="00000000">
                <w:rPr>
                  <w:b w:val="0"/>
                  <w:bCs w:val="0"/>
                  <w:i w:val="0"/>
                  <w:iCs w:val="0"/>
                  <w:sz w:val="17"/>
                  <w:szCs w:val="17"/>
                  <w:rtl w:val="0"/>
                </w:rPr>
                <w:delText xml:space="preserve">Percepción; asociación espacial; y, sólo sobre vídeo temporal, patrones y alertas.</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E">
            <w:pPr>
              <w:widowControl w:val="1"/>
              <w:spacing w:after="0" w:before="0" w:line="480" w:lineRule="auto"/>
              <w:ind w:firstLine="0"/>
              <w:rPr>
                <w:del w:id="10161" w:author="Claude" w:date="2026-09-03T12:00:00Z"/>
              </w:rPr>
            </w:pPr>
            <w:del w:id="10155" w:author="Claude" w:date="2026-09-03T12:00:00Z">
              <w:r w:rsidDel="00000000" w:rsidR="00000000" w:rsidRPr="00000000">
                <w:rPr>
                  <w:b w:val="0"/>
                  <w:bCs w:val="0"/>
                  <w:i w:val="0"/>
                  <w:iCs w:val="0"/>
                  <w:sz w:val="17"/>
                  <w:szCs w:val="17"/>
                  <w:rtl w:val="0"/>
                </w:rPr>
                <w:delText xml:space="preserve">Integridad, </w:delText>
              </w:r>
            </w:del>
            <w:del w:id="10156" w:author="Claude" w:date="2026-09-03T12:00:00Z">
              <w:r w:rsidDel="00000000" w:rsidR="00000000" w:rsidRPr="00000000">
                <w:rPr>
                  <w:rFonts w:ascii="Courier New" w:cs="Courier New" w:eastAsia="Courier New" w:hAnsi="Courier New"/>
                  <w:b w:val="0"/>
                  <w:bCs w:val="0"/>
                  <w:i w:val="0"/>
                  <w:iCs w:val="0"/>
                  <w:sz w:val="16"/>
                  <w:szCs w:val="16"/>
                  <w:rtl w:val="0"/>
                </w:rPr>
                <w:delText xml:space="preserve">capture_to_host</w:delText>
              </w:r>
            </w:del>
            <w:del w:id="10157" w:author="Claude" w:date="2026-09-03T12:00:00Z">
              <w:r w:rsidDel="00000000" w:rsidR="00000000" w:rsidRPr="00000000">
                <w:rPr>
                  <w:b w:val="0"/>
                  <w:bCs w:val="0"/>
                  <w:i w:val="0"/>
                  <w:iCs w:val="0"/>
                  <w:sz w:val="17"/>
                  <w:szCs w:val="17"/>
                  <w:rtl w:val="0"/>
                </w:rPr>
                <w:delText xml:space="preserve">, G2A, descartes, alertas y estado de entrega cuando corresponda.</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F">
            <w:pPr>
              <w:widowControl w:val="1"/>
              <w:spacing w:after="0" w:before="0" w:line="480" w:lineRule="auto"/>
              <w:ind w:firstLine="0"/>
              <w:rPr>
                <w:del w:id="10162" w:author="Claude" w:date="2026-09-03T12:00:00Z"/>
              </w:rPr>
            </w:pPr>
            <w:del w:id="10158" w:author="Claude" w:date="2026-09-03T12:00:00Z">
              <w:r w:rsidDel="00000000" w:rsidR="00000000" w:rsidRPr="00000000">
                <w:rPr>
                  <w:b w:val="0"/>
                  <w:bCs w:val="0"/>
                  <w:i w:val="0"/>
                  <w:iCs w:val="0"/>
                  <w:sz w:val="17"/>
                  <w:szCs w:val="17"/>
                  <w:rtl w:val="0"/>
                </w:rPr>
                <w:delText xml:space="preserve">Cada métrica debe declarar su punto de inicio, cierre, reloj y condición de aplicación.</w:delText>
              </w:r>
            </w:del>
            <w:r w:rsidDel="00000000" w:rsidR="00000000" w:rsidRPr="00000000">
              <w:rPr>
                <w:rtl w:val="0"/>
              </w:rPr>
            </w:r>
          </w:p>
        </w:tc>
      </w:tr>
      <w:tr>
        <w:trPr>
          <w:del w:id="10163" w:author="Claude" w:date="2026-09-03T12:00:00Z"/>
          <w:cantSplit w:val="1"/>
          <w:tblHeader w:val="0"/>
        </w:trPr>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E0">
            <w:pPr>
              <w:widowControl w:val="1"/>
              <w:spacing w:after="0" w:before="0" w:line="480" w:lineRule="auto"/>
              <w:ind w:firstLine="0"/>
              <w:rPr>
                <w:del w:id="10168" w:author="Claude" w:date="2026-09-03T12:00:00Z"/>
              </w:rPr>
            </w:pPr>
            <w:del w:id="10164" w:author="Claude" w:date="2026-09-03T12:00:00Z">
              <w:r w:rsidDel="00000000" w:rsidR="00000000" w:rsidRPr="00000000">
                <w:rPr>
                  <w:sz w:val="17"/>
                  <w:szCs w:val="17"/>
                  <w:rtl w:val="0"/>
                </w:rPr>
                <w:delText xml:space="preserve">Condición de comparabilidad</w:delText>
              </w:r>
            </w:del>
            <w:r w:rsidDel="00000000" w:rsidR="00000000" w:rsidRPr="00000000">
              <w:rPr>
                <w:rtl w:val="0"/>
              </w:rPr>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E1">
            <w:pPr>
              <w:widowControl w:val="1"/>
              <w:spacing w:after="0" w:before="0" w:line="480" w:lineRule="auto"/>
              <w:ind w:firstLine="0"/>
              <w:rPr>
                <w:del w:id="10169" w:author="Claude" w:date="2026-09-03T12:00:00Z"/>
              </w:rPr>
            </w:pPr>
            <w:del w:id="10165" w:author="Claude" w:date="2026-09-03T12:00:00Z">
              <w:r w:rsidDel="00000000" w:rsidR="00000000" w:rsidRPr="00000000">
                <w:rPr>
                  <w:sz w:val="17"/>
                  <w:szCs w:val="17"/>
                  <w:rtl w:val="0"/>
                </w:rPr>
                <w:delText xml:space="preserve">Misma configuración lógica y fuente reproducible; ground truth cuando corresponda.</w:delText>
              </w:r>
            </w:del>
            <w:r w:rsidDel="00000000" w:rsidR="00000000" w:rsidRPr="00000000">
              <w:rPr>
                <w:rtl w:val="0"/>
              </w:rPr>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E2">
            <w:pPr>
              <w:widowControl w:val="1"/>
              <w:spacing w:after="0" w:before="0" w:line="480" w:lineRule="auto"/>
              <w:ind w:firstLine="0"/>
              <w:rPr>
                <w:del w:id="10170" w:author="Claude" w:date="2026-09-03T12:00:00Z"/>
              </w:rPr>
            </w:pPr>
            <w:del w:id="10166" w:author="Claude" w:date="2026-09-03T12:00:00Z">
              <w:r w:rsidDel="00000000" w:rsidR="00000000" w:rsidRPr="00000000">
                <w:rPr>
                  <w:sz w:val="17"/>
                  <w:szCs w:val="17"/>
                  <w:rtl w:val="0"/>
                </w:rPr>
                <w:delText xml:space="preserve">Misma configuración lógica, con variabilidad temporal y condiciones de captura documentadas.</w:delText>
              </w:r>
            </w:del>
            <w:r w:rsidDel="00000000" w:rsidR="00000000" w:rsidRPr="00000000">
              <w:rPr>
                <w:rtl w:val="0"/>
              </w:rPr>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E3">
            <w:pPr>
              <w:widowControl w:val="1"/>
              <w:spacing w:after="0" w:before="0" w:line="480" w:lineRule="auto"/>
              <w:ind w:firstLine="0"/>
              <w:rPr>
                <w:del w:id="10171" w:author="Claude" w:date="2026-09-03T12:00:00Z"/>
              </w:rPr>
            </w:pPr>
            <w:del w:id="10167" w:author="Claude" w:date="2026-09-03T12:00:00Z">
              <w:r w:rsidDel="00000000" w:rsidR="00000000" w:rsidRPr="00000000">
                <w:rPr>
                  <w:sz w:val="17"/>
                  <w:szCs w:val="17"/>
                  <w:rtl w:val="0"/>
                </w:rPr>
                <w:delText xml:space="preserve">La comparación DBE/EBE requiere declarar qué variables permanecen constantes y cuáles cambian.</w:delText>
              </w:r>
            </w:del>
            <w:r w:rsidDel="00000000" w:rsidR="00000000" w:rsidRPr="00000000">
              <w:rPr>
                <w:rtl w:val="0"/>
              </w:rPr>
            </w:r>
          </w:p>
        </w:tc>
      </w:tr>
    </w:tbl>
    <w:p w:rsidR="00000000" w:rsidDel="00000000" w:rsidP="00000000" w:rsidRDefault="00000000" w:rsidRPr="00000000" w14:paraId="000002E4">
      <w:pPr>
        <w:widowControl w:val="1"/>
        <w:spacing w:after="0" w:before="0" w:line="480" w:lineRule="auto"/>
        <w:ind w:firstLine="720"/>
        <w:rPr/>
        <w:sectPr>
          <w:type w:val="nextPage"/>
          <w:pgSz w:h="15840" w:w="12240" w:orient="portrait"/>
          <w:pgMar w:bottom="1440" w:top="1440" w:left="1440" w:right="1440" w:header="720" w:footer="720"/>
        </w:sectPr>
      </w:pPr>
      <w:del w:id="10172" w:author="Claude" w:date="2026-09-03T12:00:00Z">
        <w:r w:rsidDel="00000000" w:rsidR="00000000" w:rsidRPr="00000000">
          <w:rPr>
            <w:b w:val="1"/>
            <w:bCs w:val="1"/>
            <w:i w:val="1"/>
            <w:iCs w:val="1"/>
            <w:rtl w:val="0"/>
          </w:rPr>
          <w:delText xml:space="preserve">Nota. </w:delText>
        </w:r>
      </w:del>
      <w:del w:id="10173" w:author="Claude" w:date="2026-09-03T12:00:00Z">
        <w:r w:rsidDel="00000000" w:rsidR="00000000" w:rsidRPr="00000000">
          <w:rPr>
            <w:i w:val="1"/>
            <w:iCs w:val="1"/>
            <w:rtl w:val="0"/>
          </w:rPr>
          <w:delText xml:space="preserve">DBE y EBE se interpretan como escenarios experimentales de una misma arquitectura. La diferencia principal se ubica en la fuente visual, la temporalidad y la instrumentación requerida; los contratos de evidencia, patrón, alerta, métricas y errores deben mantenerse compatibles para preservar comparabilidad experimental.</w:delText>
        </w:r>
      </w:del>
      <w:ins w:id="10174" w:author="Claude" w:date="2026-09-03T12:00:00Z">
        <w:r>
          <w:rPr>
            <w:rtl w:val="0"/>
          </w:rPr>
          <w:t xml:space="preserve">EBE admite cámaras IP por RTSP, la OAK-D Pro PoE y otras fuentes continuas declaradas mediante el mismo adaptador conceptual. La arquitectura contempla tanto el dispositivo candidato como la contingencia con cámara IP convencional, y ninguna alternativa modifica los contratos de percepción y control.</w:t>
        </w:r>
      </w:ins>
      <w:r w:rsidDel="00000000" w:rsidR="00000000" w:rsidRPr="00000000">
        <w:rPr>
          <w:rtl w:val="0"/>
        </w:rPr>
      </w:r>
    </w:p>
    <w:p w:rsidR="00000000" w:rsidDel="00000000" w:rsidP="00000000" w:rsidRDefault="00000000" w:rsidRPr="00000000" w14:paraId="000002E5">
      <w:pPr>
        <w:widowControl w:val="1"/>
        <w:spacing w:after="0" w:before="0" w:line="480" w:lineRule="auto"/>
        <w:ind w:left="0" w:firstLine="720"/>
        <w:rPr>
          <w:del w:id="10176" w:author="Claude" w:date="2026-09-03T12:00:00Z"/>
        </w:rPr>
      </w:pPr>
      <w:del w:id="10175" w:author="Claude" w:date="2026-09-03T12:00:00Z">
        <w:r w:rsidDel="00000000" w:rsidR="00000000" w:rsidRPr="00000000">
          <w:rPr>
            <w:rtl w:val="0"/>
          </w:rPr>
          <w:delText xml:space="preserve">Con esta organización, DBE funciona como escenario de estabilización y comparación controlada, mientras que EBE permite observar la integración con fuente en vivo bajo condiciones instrumentadas. La arquitectura no debe privilegiar un escenario mediante contratos diferentes, sino conservar una frontera común de entrada visual normalizada y registrar explícitamente las condiciones que afectan la interpretación de cada corrida.</w:delText>
        </w:r>
      </w:del>
    </w:p>
    <w:p w:rsidR="00000000" w:rsidDel="00000000" w:rsidP="00000000" w:rsidRDefault="00000000" w:rsidRPr="00000000" w14:paraId="000002E6">
      <w:pPr>
        <w:pStyle w:val="Heading4"/>
        <w:keepNext w:val="1"/>
        <w:widowControl w:val="1"/>
        <w:spacing w:after="0" w:before="0" w:line="480" w:lineRule="auto"/>
        <w:ind w:firstLine="0"/>
        <w:rPr>
          <w:del w:id="10179" w:author="Claude" w:date="2026-09-03T12:00:00Z"/>
        </w:rPr>
      </w:pPr>
      <w:bookmarkStart w:colFirst="0" w:colLast="0" w:name="_heading=h.3ad5z9e1nqu0" w:id="42"/>
      <w:bookmarkEnd w:id="42"/>
      <w:del w:id="10177" w:author="Claude" w:date="2026-09-03T12:00:00Z">
        <w:r w:rsidDel="00000000" w:rsidR="00000000" w:rsidRPr="00000000">
          <w:rPr>
            <w:i w:val="0"/>
            <w:iCs w:val="0"/>
            <w:rtl w:val="0"/>
          </w:rPr>
          <w:delText xml:space="preserve">17.3.14.5. </w:delText>
        </w:r>
      </w:del>
      <w:del w:id="10178" w:author="Claude" w:date="2026-09-03T12:00:00Z">
        <w:r w:rsidDel="00000000" w:rsidR="00000000" w:rsidRPr="00000000">
          <w:rPr>
            <w:rtl w:val="0"/>
          </w:rPr>
          <w:delText xml:space="preserve">Alcance arquitectónico de EBE </w:delText>
        </w:r>
      </w:del>
    </w:p>
    <w:p w:rsidR="00000000" w:rsidDel="00000000" w:rsidP="00000000" w:rsidRDefault="00000000" w:rsidRPr="00000000" w14:paraId="000002E7">
      <w:pPr>
        <w:widowControl w:val="1"/>
        <w:spacing w:after="0" w:before="0" w:line="480" w:lineRule="auto"/>
        <w:ind w:firstLine="720"/>
        <w:rPr/>
      </w:pPr>
      <w:del w:id="10180" w:author="Claude" w:date="2026-09-03T12:00:00Z">
        <w:r w:rsidDel="00000000" w:rsidR="00000000" w:rsidRPr="00000000">
          <w:rPr>
            <w:b w:val="0"/>
            <w:bCs w:val="0"/>
            <w:i w:val="0"/>
            <w:iCs w:val="0"/>
            <w:rtl w:val="0"/>
          </w:rPr>
          <w:delText xml:space="preserve">EBE admite cámaras IP por RTSP, la OAK-D Pro PoE y otras fuentes continuas declaradas mediante el mismo adaptador conceptual. La arquitectura contempla tanto el dispositivo candidato como la contingencia con cámara IP convencional; ninguna alternativa modifica los contratos de percepción y control.</w:delText>
        </w:r>
      </w:del>
      <w:ins w:id="10181" w:author="Claude" w:date="2026-09-03T12:00:00Z">
        <w:r>
          <w:rPr>
            <w:rtl w:val="0"/>
          </w:rPr>
          <w:t xml:space="preserve">El rol de captura puede operar como ingesta, preprocesamiento no semántico o preselección conservadora. La variante de preselección liviana en el borde es opcional, está deshabilitada por defecto y opera con el criterio de degradación segura fijado para las capacidades opcionales del plano de medios, de modo que una falla o una incertidumbre del preselector no elimine la unidad del flujo principal. Toda transformación, descarte o cambio de resolución se registra.</w:t>
        </w:r>
      </w:ins>
      <w:r w:rsidDel="00000000" w:rsidR="00000000" w:rsidRPr="00000000">
        <w:rPr>
          <w:rtl w:val="0"/>
        </w:rPr>
      </w:r>
    </w:p>
    <w:p w:rsidR="00000000" w:rsidDel="00000000" w:rsidP="00000000" w:rsidRDefault="00000000" w:rsidRPr="00000000" w14:paraId="000002E8">
      <w:pPr>
        <w:widowControl w:val="1"/>
        <w:spacing w:after="0" w:before="0" w:line="480" w:lineRule="auto"/>
        <w:ind w:firstLine="720"/>
        <w:rPr/>
      </w:pPr>
      <w:del w:id="10182" w:author="Claude" w:date="2026-09-03T12:00:00Z">
        <w:r w:rsidDel="00000000" w:rsidR="00000000" w:rsidRPr="00000000">
          <w:rPr>
            <w:rtl w:val="0"/>
          </w:rPr>
          <w:delText xml:space="preserve">El rol EN puede operar como captura, preprocesamiento no semántico o preselección conservadora. La variante de preselección liviana en el borde es opcional, está deshabilitada por defecto y opera con el criterio de degradación segura fijado para las capacidades opcionales del plano de medios: una falla o incertidumbre del preselector no elimina la unidad del flujo principal. Toda transformación, descarte o cambio de resolución se registra.</w:delText>
        </w:r>
      </w:del>
      <w:ins w:id="10183" w:author="Claude" w:date="2026-09-03T12:00:00Z">
        <w:r>
          <w:rPr>
            <w:rtl w:val="0"/>
          </w:rPr>
          <w:t xml:space="preserve">La comparación entre una corrida DBE sobre archivo y una corrida EBE del mismo contenido exige un ancla común entre el tiempo de medio y el reloj de pared. Sin ese ancla, el matching temporal contra la referencia anotada se declara no interpretable, mientras que la integridad del bus y la relectura offline continúan siendo evaluables por separado. La Tabla 49 reúne las condiciones que cada corrida EBE debe registrar para que sus resultados sean interpretables.</w:t>
        </w:r>
      </w:ins>
    </w:p>
    <w:p w:rsidR="00000000" w:rsidDel="00000000" w:rsidP="00000000" w:rsidRDefault="00000000" w:rsidRPr="00000000" w14:paraId="000002E9">
      <w:pPr>
        <w:widowControl w:val="1"/>
        <w:spacing w:after="0" w:before="0" w:line="480" w:lineRule="auto"/>
        <w:ind w:firstLine="720"/>
        <w:rPr>
          <w:del w:id="10185" w:author="Claude" w:date="2026-09-03T12:00:00Z"/>
        </w:rPr>
      </w:pPr>
      <w:del w:id="10184" w:author="Claude" w:date="2026-09-03T12:00:00Z">
        <w:r w:rsidDel="00000000" w:rsidR="00000000" w:rsidRPr="00000000">
          <w:rPr>
            <w:b w:val="0"/>
            <w:bCs w:val="0"/>
            <w:i w:val="0"/>
            <w:iCs w:val="0"/>
            <w:rtl w:val="0"/>
          </w:rPr>
          <w:delText xml:space="preserve">La comparación entre una corrida DBE sobre archivo y una corrida EBE del mismo contenido exige una ancla común entre tiempo de medio y reloj de pared. Sin esa ancla, el matching temporal contra la referencia temporal se declara no interpretable; la integridad del bus y la relectura offline continúan siendo evaluables por separado.</w:delText>
        </w:r>
      </w:del>
      <w:r w:rsidDel="00000000" w:rsidR="00000000" w:rsidRPr="00000000">
        <w:rPr>
          <w:rtl w:val="0"/>
        </w:rPr>
      </w:r>
    </w:p>
    <w:p w:rsidR="00000000" w:rsidDel="00000000" w:rsidP="00000000" w:rsidRDefault="00000000" w:rsidRPr="00000000" w14:paraId="000002EA">
      <w:pPr>
        <w:keepNext w:val="1"/>
        <w:widowControl w:val="1"/>
        <w:spacing w:after="0" w:before="0" w:line="480" w:lineRule="auto"/>
        <w:ind w:left="0" w:firstLine="0"/>
        <w:rPr/>
      </w:pPr>
      <w:del w:id="10186" w:author="Claude" w:date="2026-09-03T12:00:00Z">
        <w:r w:rsidDel="00000000" w:rsidR="00000000" w:rsidRPr="00000000">
          <w:rPr>
            <w:b w:val="1"/>
            <w:bCs w:val="1"/>
            <w:i w:val="0"/>
            <w:iCs w:val="0"/>
            <w:rtl w:val="0"/>
          </w:rPr>
          <w:delText xml:space="preserve">Tabla 52</w:delText>
        </w:r>
      </w:del>
      <w:ins w:id="10187" w:author="Claude" w:date="2026-09-03T12:00:00Z">
        <w:r>
          <w:rPr>
            <w:b w:val="1"/>
            <w:bCs w:val="1"/>
            <w:rtl w:val="0"/>
          </w:rPr>
          <w:t xml:space="preserve">Tabla 49</w:t>
        </w:r>
      </w:ins>
      <w:r w:rsidDel="00000000" w:rsidR="00000000" w:rsidRPr="00000000">
        <w:rPr>
          <w:rtl w:val="0"/>
        </w:rPr>
      </w:r>
    </w:p>
    <w:p w:rsidR="00000000" w:rsidDel="00000000" w:rsidP="00000000" w:rsidRDefault="00000000" w:rsidRPr="00000000" w14:paraId="000002EB">
      <w:pPr>
        <w:keepNext w:val="1"/>
        <w:widowControl w:val="1"/>
        <w:spacing w:after="0" w:before="0" w:line="480" w:lineRule="auto"/>
        <w:ind w:left="0" w:firstLine="0"/>
        <w:rPr/>
      </w:pPr>
      <w:r w:rsidDel="00000000" w:rsidR="00000000" w:rsidRPr="00000000">
        <w:rPr>
          <w:b w:val="0"/>
          <w:bCs w:val="0"/>
          <w:i w:val="1"/>
          <w:iCs w:val="1"/>
          <w:rtl w:val="0"/>
        </w:rPr>
        <w:t xml:space="preserve">Condiciones observables para interpretar EBE</w:t>
      </w:r>
      <w:r w:rsidDel="00000000" w:rsidR="00000000" w:rsidRPr="00000000">
        <w:rPr>
          <w:rtl w:val="0"/>
        </w:rPr>
      </w:r>
    </w:p>
    <w:tbl>
      <w:tblPr>
        <w:tblStyle w:val="Table1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EC">
            <w:pPr>
              <w:widowControl w:val="1"/>
              <w:spacing w:after="0" w:before="0" w:line="480" w:lineRule="auto"/>
              <w:ind w:firstLine="0"/>
              <w:rPr/>
            </w:pPr>
            <w:r w:rsidDel="00000000" w:rsidR="00000000" w:rsidRPr="00000000">
              <w:rPr>
                <w:b w:val="1"/>
                <w:bCs w:val="1"/>
                <w:i w:val="0"/>
                <w:iCs w:val="0"/>
                <w:sz w:val="18"/>
                <w:szCs w:val="18"/>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D">
            <w:pPr>
              <w:widowControl w:val="1"/>
              <w:spacing w:after="0" w:before="0" w:line="480" w:lineRule="auto"/>
              <w:ind w:firstLine="0"/>
              <w:rPr/>
            </w:pPr>
            <w:r w:rsidDel="00000000" w:rsidR="00000000" w:rsidRPr="00000000">
              <w:rPr>
                <w:b w:val="1"/>
                <w:bCs w:val="1"/>
                <w:i w:val="0"/>
                <w:iCs w:val="0"/>
                <w:sz w:val="18"/>
                <w:szCs w:val="18"/>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E">
            <w:pPr>
              <w:widowControl w:val="1"/>
              <w:spacing w:after="0" w:before="0" w:line="480" w:lineRule="auto"/>
              <w:ind w:firstLine="0"/>
              <w:rPr/>
            </w:pPr>
            <w:r w:rsidDel="00000000" w:rsidR="00000000" w:rsidRPr="00000000">
              <w:rPr>
                <w:b w:val="1"/>
                <w:bCs w:val="1"/>
                <w:i w:val="0"/>
                <w:iCs w:val="0"/>
                <w:sz w:val="18"/>
                <w:szCs w:val="18"/>
                <w:rtl w:val="0"/>
              </w:rPr>
              <w:t xml:space="preserve">Impacto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F">
            <w:pPr>
              <w:widowControl w:val="1"/>
              <w:spacing w:after="0" w:before="0" w:line="480" w:lineRule="auto"/>
              <w:ind w:firstLine="0"/>
              <w:rPr/>
            </w:pPr>
            <w:r w:rsidDel="00000000" w:rsidR="00000000" w:rsidRPr="00000000">
              <w:rPr>
                <w:b w:val="0"/>
                <w:bCs w:val="0"/>
                <w:i w:val="0"/>
                <w:iCs w:val="0"/>
                <w:sz w:val="18"/>
                <w:szCs w:val="18"/>
                <w:rtl w:val="0"/>
              </w:rPr>
              <w:t xml:space="preserve">Fuente continua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0">
            <w:pPr>
              <w:widowControl w:val="1"/>
              <w:spacing w:after="0" w:before="0" w:line="480" w:lineRule="auto"/>
              <w:ind w:firstLine="0"/>
              <w:rPr/>
            </w:pPr>
            <w:r w:rsidDel="00000000" w:rsidR="00000000" w:rsidRPr="00000000">
              <w:rPr>
                <w:b w:val="0"/>
                <w:bCs w:val="0"/>
                <w:i w:val="0"/>
                <w:iCs w:val="0"/>
                <w:sz w:val="18"/>
                <w:szCs w:val="18"/>
                <w:rtl w:val="0"/>
              </w:rPr>
              <w:t xml:space="preserve">Tipo de cámara o stream, adaptador,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b w:val="0"/>
                <w:bCs w:val="0"/>
                <w:i w:val="0"/>
                <w:iCs w:val="0"/>
                <w:sz w:val="18"/>
                <w:szCs w:val="18"/>
                <w:rtl w:val="0"/>
              </w:rPr>
              <w:t xml:space="preserve"> y naturaleza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1">
            <w:pPr>
              <w:widowControl w:val="1"/>
              <w:spacing w:after="0" w:before="0" w:line="480" w:lineRule="auto"/>
              <w:ind w:firstLine="0"/>
              <w:rPr/>
            </w:pPr>
            <w:r w:rsidDel="00000000" w:rsidR="00000000" w:rsidRPr="00000000">
              <w:rPr>
                <w:b w:val="0"/>
                <w:bCs w:val="0"/>
                <w:i w:val="0"/>
                <w:iCs w:val="0"/>
                <w:sz w:val="18"/>
                <w:szCs w:val="18"/>
                <w:rtl w:val="0"/>
              </w:rPr>
              <w:t xml:space="preserve">Distingue captura local, red y participación del EN.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2">
            <w:pPr>
              <w:widowControl w:val="1"/>
              <w:spacing w:after="0" w:before="0" w:line="480" w:lineRule="auto"/>
              <w:ind w:firstLine="0"/>
              <w:rPr/>
            </w:pPr>
            <w:r w:rsidDel="00000000" w:rsidR="00000000" w:rsidRPr="00000000">
              <w:rPr>
                <w:b w:val="0"/>
                <w:bCs w:val="0"/>
                <w:i w:val="0"/>
                <w:iCs w:val="0"/>
                <w:sz w:val="18"/>
                <w:szCs w:val="18"/>
                <w:rtl w:val="0"/>
              </w:rPr>
              <w:t xml:space="preserve">Conectividad y transporte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3">
            <w:pPr>
              <w:widowControl w:val="1"/>
              <w:spacing w:after="0" w:before="0" w:line="480" w:lineRule="auto"/>
              <w:ind w:firstLine="0"/>
              <w:rPr/>
            </w:pPr>
            <w:r w:rsidDel="00000000" w:rsidR="00000000" w:rsidRPr="00000000">
              <w:rPr>
                <w:b w:val="0"/>
                <w:bCs w:val="0"/>
                <w:i w:val="0"/>
                <w:iCs w:val="0"/>
                <w:sz w:val="18"/>
                <w:szCs w:val="18"/>
                <w:rtl w:val="0"/>
              </w:rPr>
              <w:t xml:space="preserve">LAN, RTSP u otro mecanismo, codificación y </w:t>
            </w:r>
            <w:r w:rsidDel="00000000" w:rsidR="00000000" w:rsidRPr="00000000">
              <w:rPr>
                <w:rFonts w:ascii="Courier New" w:cs="Courier New" w:eastAsia="Courier New" w:hAnsi="Courier New"/>
                <w:b w:val="0"/>
                <w:bCs w:val="0"/>
                <w:i w:val="0"/>
                <w:iCs w:val="0"/>
                <w:sz w:val="21"/>
                <w:szCs w:val="21"/>
                <w:rtl w:val="0"/>
              </w:rPr>
              <w:t xml:space="preserve">buffer</w:t>
            </w:r>
            <w:r w:rsidDel="00000000" w:rsidR="00000000" w:rsidRPr="00000000">
              <w:rPr>
                <w:b w:val="0"/>
                <w:bCs w:val="0"/>
                <w:i w:val="0"/>
                <w:iCs w:val="0"/>
                <w:sz w:val="18"/>
                <w:szCs w:val="18"/>
                <w:rtl w:val="0"/>
              </w:rPr>
              <w:t xml:space="preserve">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4">
            <w:pPr>
              <w:widowControl w:val="1"/>
              <w:spacing w:after="0" w:before="0" w:line="480" w:lineRule="auto"/>
              <w:ind w:firstLine="0"/>
              <w:rPr/>
            </w:pPr>
            <w:r w:rsidDel="00000000" w:rsidR="00000000" w:rsidRPr="00000000">
              <w:rPr>
                <w:b w:val="0"/>
                <w:bCs w:val="0"/>
                <w:i w:val="0"/>
                <w:iCs w:val="0"/>
                <w:sz w:val="18"/>
                <w:szCs w:val="18"/>
                <w:rtl w:val="0"/>
              </w:rPr>
              <w:t xml:space="preserve">Condiciona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atraso y disponibilidad de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5">
            <w:pPr>
              <w:widowControl w:val="1"/>
              <w:spacing w:after="0" w:before="0" w:line="480" w:lineRule="auto"/>
              <w:ind w:firstLine="0"/>
              <w:rPr/>
            </w:pPr>
            <w:r w:rsidDel="00000000" w:rsidR="00000000" w:rsidRPr="00000000">
              <w:rPr>
                <w:b w:val="0"/>
                <w:bCs w:val="0"/>
                <w:i w:val="0"/>
                <w:iCs w:val="0"/>
                <w:sz w:val="18"/>
                <w:szCs w:val="18"/>
                <w:rtl w:val="0"/>
              </w:rPr>
              <w:t xml:space="preserve">Timestamps y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6">
            <w:pPr>
              <w:widowControl w:val="1"/>
              <w:spacing w:after="0" w:before="0" w:line="480" w:lineRule="auto"/>
              <w:ind w:firstLine="0"/>
              <w:rPr/>
            </w:pPr>
            <w:r w:rsidDel="00000000" w:rsidR="00000000" w:rsidRPr="00000000">
              <w:rPr>
                <w:b w:val="0"/>
                <w:bCs w:val="0"/>
                <w:i w:val="0"/>
                <w:iCs w:val="0"/>
                <w:sz w:val="18"/>
                <w:szCs w:val="18"/>
                <w:rtl w:val="0"/>
              </w:rPr>
              <w:t xml:space="preserve">Captura, recepción, dequeue y dominio de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7">
            <w:pPr>
              <w:widowControl w:val="1"/>
              <w:spacing w:after="0" w:before="0" w:line="480" w:lineRule="auto"/>
              <w:ind w:firstLine="0"/>
              <w:rPr/>
            </w:pPr>
            <w:r w:rsidDel="00000000" w:rsidR="00000000" w:rsidRPr="00000000">
              <w:rPr>
                <w:b w:val="0"/>
                <w:bCs w:val="0"/>
                <w:i w:val="0"/>
                <w:iCs w:val="0"/>
                <w:sz w:val="18"/>
                <w:szCs w:val="18"/>
                <w:rtl w:val="0"/>
              </w:rPr>
              <w:t xml:space="preserve">Determina qué latencias son calculables o interpretables.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8">
            <w:pPr>
              <w:widowControl w:val="1"/>
              <w:spacing w:after="0" w:before="0" w:line="480" w:lineRule="auto"/>
              <w:ind w:firstLine="0"/>
              <w:rPr/>
            </w:pPr>
            <w:r w:rsidDel="00000000" w:rsidR="00000000" w:rsidRPr="00000000">
              <w:rPr>
                <w:b w:val="0"/>
                <w:bCs w:val="0"/>
                <w:i w:val="0"/>
                <w:iCs w:val="0"/>
                <w:sz w:val="18"/>
                <w:szCs w:val="18"/>
                <w:rtl w:val="0"/>
              </w:rPr>
              <w:t xml:space="preserve">Colas y control de ritmo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9">
            <w:pPr>
              <w:widowControl w:val="1"/>
              <w:spacing w:after="0" w:before="0" w:line="480" w:lineRule="auto"/>
              <w:ind w:firstLine="0"/>
              <w:rPr/>
            </w:pPr>
            <w:r w:rsidDel="00000000" w:rsidR="00000000" w:rsidRPr="00000000">
              <w:rPr>
                <w:b w:val="0"/>
                <w:bCs w:val="0"/>
                <w:i w:val="0"/>
                <w:iCs w:val="0"/>
                <w:sz w:val="18"/>
                <w:szCs w:val="18"/>
                <w:rtl w:val="0"/>
              </w:rPr>
              <w:t xml:space="preserve">Tamaño, profundidad, reemplazos y política de actualidad.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A">
            <w:pPr>
              <w:widowControl w:val="1"/>
              <w:spacing w:after="0" w:before="0" w:line="480" w:lineRule="auto"/>
              <w:ind w:firstLine="0"/>
              <w:rPr/>
            </w:pPr>
            <w:r w:rsidDel="00000000" w:rsidR="00000000" w:rsidRPr="00000000">
              <w:rPr>
                <w:b w:val="0"/>
                <w:bCs w:val="0"/>
                <w:i w:val="0"/>
                <w:iCs w:val="0"/>
                <w:sz w:val="18"/>
                <w:szCs w:val="18"/>
                <w:rtl w:val="0"/>
              </w:rPr>
              <w:t xml:space="preserve">Explica acumulación de atraso, pérdida de continuidad y capacidad de sostener el ritmo.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B">
            <w:pPr>
              <w:widowControl w:val="1"/>
              <w:spacing w:after="0" w:before="0" w:line="480" w:lineRule="auto"/>
              <w:ind w:firstLine="0"/>
              <w:rPr/>
            </w:pPr>
            <w:r w:rsidDel="00000000" w:rsidR="00000000" w:rsidRPr="00000000">
              <w:rPr>
                <w:b w:val="0"/>
                <w:bCs w:val="0"/>
                <w:i w:val="0"/>
                <w:iCs w:val="0"/>
                <w:sz w:val="18"/>
                <w:szCs w:val="18"/>
                <w:rtl w:val="0"/>
              </w:rPr>
              <w:t xml:space="preserve">Descartes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C">
            <w:pPr>
              <w:widowControl w:val="1"/>
              <w:spacing w:after="0" w:before="0" w:line="480" w:lineRule="auto"/>
              <w:ind w:firstLine="0"/>
              <w:rPr/>
            </w:pPr>
            <w:r w:rsidDel="00000000" w:rsidR="00000000" w:rsidRPr="00000000">
              <w:rPr>
                <w:b w:val="0"/>
                <w:bCs w:val="0"/>
                <w:i w:val="0"/>
                <w:iCs w:val="0"/>
                <w:sz w:val="18"/>
                <w:szCs w:val="18"/>
                <w:rtl w:val="0"/>
              </w:rPr>
              <w:t xml:space="preserve">Cantidad, causa y unidad afectada.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D">
            <w:pPr>
              <w:widowControl w:val="1"/>
              <w:spacing w:after="0" w:before="0" w:line="480" w:lineRule="auto"/>
              <w:ind w:firstLine="0"/>
              <w:rPr/>
            </w:pPr>
            <w:r w:rsidDel="00000000" w:rsidR="00000000" w:rsidRPr="00000000">
              <w:rPr>
                <w:b w:val="0"/>
                <w:bCs w:val="0"/>
                <w:i w:val="0"/>
                <w:iCs w:val="0"/>
                <w:sz w:val="18"/>
                <w:szCs w:val="18"/>
                <w:rtl w:val="0"/>
              </w:rPr>
              <w:t xml:space="preserve">Evita confundir omisión del pipeline con ausencia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E">
            <w:pPr>
              <w:keepLines w:val="1"/>
              <w:widowControl w:val="1"/>
              <w:spacing w:after="0" w:before="0" w:line="480" w:lineRule="auto"/>
              <w:ind w:firstLine="0"/>
              <w:rPr/>
            </w:pPr>
            <w:r w:rsidDel="00000000" w:rsidR="00000000" w:rsidRPr="00000000">
              <w:rPr>
                <w:b w:val="0"/>
                <w:bCs w:val="0"/>
                <w:i w:val="0"/>
                <w:iCs w:val="0"/>
                <w:sz w:val="18"/>
                <w:szCs w:val="18"/>
                <w:rtl w:val="0"/>
              </w:rPr>
              <w:t xml:space="preserve">Preselección en el borde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F">
            <w:pPr>
              <w:widowControl w:val="1"/>
              <w:spacing w:after="0" w:before="0" w:line="480" w:lineRule="auto"/>
              <w:ind w:firstLine="0"/>
              <w:rPr/>
            </w:pPr>
            <w:r w:rsidDel="00000000" w:rsidR="00000000" w:rsidRPr="00000000">
              <w:rPr>
                <w:b w:val="0"/>
                <w:bCs w:val="0"/>
                <w:i w:val="0"/>
                <w:iCs w:val="0"/>
                <w:sz w:val="18"/>
                <w:szCs w:val="18"/>
                <w:rtl w:val="0"/>
              </w:rPr>
              <w:t xml:space="preserve">Estado de habilitación, criterio, comportamiento fail-open y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decisiones.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0">
            <w:pPr>
              <w:widowControl w:val="1"/>
              <w:spacing w:after="0" w:before="0" w:line="480" w:lineRule="auto"/>
              <w:ind w:firstLine="0"/>
              <w:rPr/>
            </w:pPr>
            <w:r w:rsidDel="00000000" w:rsidR="00000000" w:rsidRPr="00000000">
              <w:rPr>
                <w:b w:val="0"/>
                <w:bCs w:val="0"/>
                <w:i w:val="0"/>
                <w:iCs w:val="0"/>
                <w:sz w:val="18"/>
                <w:szCs w:val="18"/>
                <w:rtl w:val="0"/>
              </w:rPr>
              <w:t xml:space="preserve">Permite comparar preselección contra flujo completo sin ocultar falsos negativos.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01">
            <w:pPr>
              <w:widowControl w:val="1"/>
              <w:spacing w:after="0" w:before="0" w:line="480" w:lineRule="auto"/>
              <w:ind w:firstLine="0"/>
              <w:rPr/>
            </w:pPr>
            <w:r w:rsidDel="00000000" w:rsidR="00000000" w:rsidRPr="00000000">
              <w:rPr>
                <w:b w:val="0"/>
                <w:bCs w:val="0"/>
                <w:i w:val="0"/>
                <w:iCs w:val="0"/>
                <w:sz w:val="18"/>
                <w:szCs w:val="18"/>
                <w:rtl w:val="0"/>
              </w:rPr>
              <w:t xml:space="preserve">Degradación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2">
            <w:pPr>
              <w:widowControl w:val="1"/>
              <w:spacing w:after="0" w:before="0" w:line="480" w:lineRule="auto"/>
              <w:ind w:firstLine="0"/>
              <w:rPr/>
            </w:pPr>
            <w:r w:rsidDel="00000000" w:rsidR="00000000" w:rsidRPr="00000000">
              <w:rPr>
                <w:b w:val="0"/>
                <w:bCs w:val="0"/>
                <w:i w:val="0"/>
                <w:iCs w:val="0"/>
                <w:sz w:val="18"/>
                <w:szCs w:val="18"/>
                <w:rtl w:val="0"/>
              </w:rPr>
              <w:t xml:space="preserve">Cortes,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saturación, reloj inválido o fuente irregular.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3">
            <w:pPr>
              <w:widowControl w:val="1"/>
              <w:spacing w:after="0" w:before="0" w:line="480" w:lineRule="auto"/>
              <w:ind w:firstLine="0"/>
              <w:rPr/>
            </w:pPr>
            <w:r w:rsidDel="00000000" w:rsidR="00000000" w:rsidRPr="00000000">
              <w:rPr>
                <w:b w:val="0"/>
                <w:bCs w:val="0"/>
                <w:i w:val="0"/>
                <w:iCs w:val="0"/>
                <w:sz w:val="18"/>
                <w:szCs w:val="18"/>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304">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EBE es un escenario experimental y no una topología fija. La ubicación de servicios y dispositivos se declara por corrida.</w:t>
      </w:r>
      <w:r w:rsidDel="00000000" w:rsidR="00000000" w:rsidRPr="00000000">
        <w:rPr>
          <w:rtl w:val="0"/>
        </w:rPr>
      </w:r>
    </w:p>
    <w:p w:rsidR="00000000" w:rsidDel="00000000" w:rsidP="00000000" w:rsidRDefault="00000000" w:rsidRPr="00000000" w14:paraId="00000305">
      <w:pPr>
        <w:pStyle w:val="Heading4"/>
        <w:keepNext w:val="1"/>
        <w:widowControl w:val="1"/>
        <w:spacing w:after="0" w:before="0" w:line="480" w:lineRule="auto"/>
        <w:ind w:firstLine="0"/>
        <w:rPr/>
      </w:pPr>
      <w:del w:id="10188" w:author="Claude" w:date="2026-09-03T12:00:00Z">
        <w:r w:rsidDel="00000000" w:rsidR="00000000" w:rsidRPr="00000000">
          <w:rPr>
            <w:b w:val="0"/>
            <w:bCs w:val="0"/>
            <w:i w:val="0"/>
            <w:iCs w:val="0"/>
            <w:rtl w:val="0"/>
          </w:rPr>
          <w:delText xml:space="preserve">17.3.14.6. Naturaleza temporal de la fuente y aplicabilidad</w:delText>
        </w:r>
      </w:del>
      <w:ins w:id="10189" w:author="Claude" w:date="2026-09-03T12:00:00Z">
        <w:r>
          <w:rPr>
            <w:rtl w:val="0"/>
          </w:rPr>
          <w:t xml:space="preserve">17.3.10.2. Naturaleza temporal de la fuente y aplicabilidad</w:t>
        </w:r>
      </w:ins>
      <w:r w:rsidDel="00000000" w:rsidR="00000000" w:rsidRPr="00000000">
        <w:rPr>
          <w:rtl w:val="0"/>
        </w:rPr>
      </w:r>
    </w:p>
    <w:p w:rsidR="00000000" w:rsidDel="00000000" w:rsidP="00000000" w:rsidRDefault="00000000" w:rsidRPr="00000000" w14:paraId="00000306">
      <w:pPr>
        <w:widowControl w:val="1"/>
        <w:spacing w:after="0" w:before="0" w:line="480" w:lineRule="auto"/>
        <w:ind w:firstLine="720"/>
        <w:rPr/>
      </w:pPr>
      <w:del w:id="10190" w:author="Claude" w:date="2026-09-03T12:00:00Z">
        <w:r w:rsidDel="00000000" w:rsidR="00000000" w:rsidRPr="00000000">
          <w:rPr>
            <w:b w:val="0"/>
            <w:bCs w:val="0"/>
            <w:i w:val="0"/>
            <w:iCs w:val="0"/>
            <w:rtl w:val="0"/>
          </w:rPr>
          <w:delText xml:space="preserve">La procedencia DBE o EBE no determina por sí sola si una fuente sostiene razonamiento temporal. Un vídeo de archivo y un stream vivo son temporales; un conjunto de imágenes independientes no lo es. La configuración deriva esta propiedad del tipo de fuente y no permite que el operador la contradiga.</w:delText>
        </w:r>
      </w:del>
      <w:ins w:id="10191" w:author="Claude" w:date="2026-09-03T12:00:00Z">
        <w:r>
          <w:rPr>
            <w:rtl w:val="0"/>
          </w:rPr>
          <w:t xml:space="preserve">La procedencia DBE o EBE no determina por sí sola si una fuente sostiene razonamiento temporal. Un video de archivo y un stream en vivo son temporales, mientras que un conjunto de imágenes independientes no lo es. La configuración deriva esta propiedad del tipo de fuente y no permite que el operador la contradiga.</w:t>
        </w:r>
      </w:ins>
      <w:r w:rsidDel="00000000" w:rsidR="00000000" w:rsidRPr="00000000">
        <w:rPr>
          <w:rtl w:val="0"/>
        </w:rPr>
      </w:r>
    </w:p>
    <w:p w:rsidR="00000000" w:rsidDel="00000000" w:rsidP="00000000" w:rsidRDefault="00000000" w:rsidRPr="00000000" w14:paraId="00000307">
      <w:pPr>
        <w:widowControl w:val="1"/>
        <w:spacing w:after="0" w:before="0" w:line="480" w:lineRule="auto"/>
        <w:ind w:firstLine="720"/>
        <w:rPr/>
      </w:pPr>
      <w:r w:rsidDel="00000000" w:rsidR="00000000" w:rsidRPr="00000000">
        <w:rPr>
          <w:b w:val="0"/>
          <w:bCs w:val="0"/>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rtl w:val="0"/>
        </w:rPr>
        <w:t xml:space="preserve">. La corrida conserva valor para percepción y asociación espacial, pero no para continuidad o alerta temporal.</w:t>
      </w:r>
      <w:r w:rsidDel="00000000" w:rsidR="00000000" w:rsidRPr="00000000">
        <w:rPr>
          <w:rtl w:val="0"/>
        </w:rPr>
      </w:r>
    </w:p>
    <w:p w:rsidR="00000000" w:rsidDel="00000000" w:rsidP="00000000" w:rsidRDefault="00000000" w:rsidRPr="00000000" w14:paraId="00000308">
      <w:pPr>
        <w:widowControl w:val="1"/>
        <w:spacing w:after="0" w:before="0" w:line="480" w:lineRule="auto"/>
        <w:ind w:firstLine="720"/>
        <w:rPr/>
      </w:pPr>
      <w:del w:id="10192" w:author="Claude" w:date="2026-09-03T12:00:00Z">
        <w:r w:rsidDel="00000000" w:rsidR="00000000" w:rsidRPr="00000000">
          <w:rPr>
            <w:b w:val="0"/>
            <w:bCs w:val="0"/>
            <w:i w:val="0"/>
            <w:iCs w:val="0"/>
            <w:rtl w:val="0"/>
          </w:rPr>
          <w:delText xml:space="preserve">Las imágenes permiten afirmar sobre percepción; los clips temporales, sobre estado y episodios; y las fuentes en vivo, además, sobre transporte, actualidad y comportamiento operativo. Cada reporte debe limitar sus conclusiones al régimen que la fuente permite observar.</w:delText>
        </w:r>
      </w:del>
      <w:ins w:id="10193" w:author="Claude" w:date="2026-09-03T12:00:00Z">
        <w:r>
          <w:rPr>
            <w:rtl w:val="0"/>
          </w:rPr>
          <w:t xml:space="preserve">Las imágenes permiten afirmar sobre percepción. Los clips temporales permiten afirmar además sobre estado y episodios. Las fuentes en vivo permiten afirmar también sobre transporte, actualidad y comportamiento operativo. Cada reporte limita sus conclusiones al régimen que la fuente permite observar.</w:t>
        </w:r>
      </w:ins>
      <w:r w:rsidDel="00000000" w:rsidR="00000000" w:rsidRPr="00000000">
        <w:rPr>
          <w:rtl w:val="0"/>
        </w:rPr>
      </w:r>
    </w:p>
    <w:p w:rsidR="00000000" w:rsidDel="00000000" w:rsidP="00000000" w:rsidRDefault="00000000" w:rsidRPr="00000000" w14:paraId="00000309">
      <w:pPr>
        <w:pStyle w:val="Heading4"/>
        <w:keepNext w:val="1"/>
        <w:widowControl w:val="1"/>
        <w:spacing w:after="0" w:before="0" w:line="480" w:lineRule="auto"/>
        <w:ind w:firstLine="0"/>
        <w:rPr/>
      </w:pPr>
      <w:del w:id="10194" w:author="Claude" w:date="2026-09-03T12:00:00Z">
        <w:r w:rsidDel="00000000" w:rsidR="00000000" w:rsidRPr="00000000">
          <w:rPr>
            <w:rtl w:val="0"/>
          </w:rPr>
          <w:delText xml:space="preserve">17.3.15. Roles funcionales y unidades desplegables de referencia</w:delText>
        </w:r>
      </w:del>
      <w:ins w:id="10195" w:author="Claude" w:date="2026-09-03T12:00:00Z">
        <w:r>
          <w:rPr>
            <w:rtl w:val="0"/>
          </w:rPr>
          <w:t xml:space="preserve">17.3.10.3. Roles funcionales y unidades desplegables de referencia</w:t>
        </w:r>
      </w:ins>
    </w:p>
    <w:p w:rsidR="00000000" w:rsidDel="00000000" w:rsidP="00000000" w:rsidRDefault="00000000" w:rsidRPr="00000000" w14:paraId="0000030A">
      <w:pPr>
        <w:widowControl w:val="1"/>
        <w:spacing w:after="0" w:before="0" w:line="480" w:lineRule="auto"/>
        <w:ind w:firstLine="720"/>
        <w:rPr/>
      </w:pPr>
      <w:del w:id="10196" w:author="Claude" w:date="2026-09-03T12:00:00Z">
        <w:r w:rsidDel="00000000" w:rsidR="00000000" w:rsidRPr="00000000">
          <w:rPr>
            <w:b w:val="0"/>
            <w:bCs w:val="0"/>
            <w:i w:val="0"/>
            <w:iCs w:val="0"/>
            <w:rtl w:val="0"/>
          </w:rPr>
          <w:delText xml:space="preserve">Esta sección no redefine los roles funcionales ya establecidos en la consolidación metodológica: fija la topología de referencia con la que se materializan en el prototipo y ubica en ella al módulo de distribución. La única precisión que el diseño agrega es que ninguno de los tres roles equivale necesariamente a una máquina dedicada.</w:delText>
        </w:r>
      </w:del>
      <w:ins w:id="10197" w:author="Claude" w:date="2026-09-03T12:00:00Z">
        <w:r>
          <w:rPr>
            <w:rtl w:val="0"/>
          </w:rPr>
          <w:t xml:space="preserve">La topología de referencia materializa los roles funcionales establecidos en la sección 17.1.4.1 y ubica en ella al módulo de distribución. Ninguno de los roles equivale necesariamente a una máquina dedicada, y la distribución física de los componentes no forma parte del compromiso conceptual del diseño.</w:t>
        </w:r>
      </w:ins>
      <w:r w:rsidDel="00000000" w:rsidR="00000000" w:rsidRPr="00000000">
        <w:rPr>
          <w:rtl w:val="0"/>
        </w:rPr>
      </w:r>
    </w:p>
    <w:p w:rsidR="00000000" w:rsidDel="00000000" w:rsidP="00000000" w:rsidRDefault="00000000" w:rsidRPr="00000000" w14:paraId="0000030B">
      <w:pPr>
        <w:widowControl w:val="1"/>
        <w:spacing w:after="0" w:before="0" w:line="480" w:lineRule="auto"/>
        <w:ind w:firstLine="720"/>
        <w:rPr/>
      </w:pPr>
      <w:del w:id="10198" w:author="Claude" w:date="2026-09-03T12:00:00Z">
        <w:r w:rsidDel="00000000" w:rsidR="00000000" w:rsidRPr="00000000">
          <w:rPr>
            <w:rtl w:val="0"/>
          </w:rPr>
          <w:delText xml:space="preserve">La topología de referencia dispone un nodo de borde para captura y un nodo central con GPU para procesamiento. El TN permanece fuera del camino operativo de inferencia: cualquier adaptación produce un </w:delText>
        </w:r>
      </w:del>
      <w:del w:id="10199" w:author="Claude" w:date="2026-09-03T12:00:00Z">
        <w:r w:rsidDel="00000000" w:rsidR="00000000" w:rsidRPr="00000000">
          <w:rPr>
            <w:rFonts w:ascii="Courier New" w:cs="Courier New" w:eastAsia="Courier New" w:hAnsi="Courier New"/>
            <w:sz w:val="21"/>
            <w:szCs w:val="21"/>
            <w:rtl w:val="0"/>
          </w:rPr>
          <w:delText xml:space="preserve">checkpoint</w:delText>
        </w:r>
      </w:del>
      <w:del w:id="10200" w:author="Claude" w:date="2026-09-03T12:00:00Z">
        <w:r w:rsidDel="00000000" w:rsidR="00000000" w:rsidRPr="00000000">
          <w:rPr>
            <w:rtl w:val="0"/>
          </w:rPr>
          <w:delText xml:space="preserve"> candidato que debe evaluarse posteriormente sobre el CPN y mantenerse como rama comparativa separada. El módulo de distribución no constituye un tercer plano ni un cuarto rol funcional: se modela como una unidad desplegable propia, gobernada por su propia interfaz </w:delText>
        </w:r>
      </w:del>
      <w:del w:id="10201" w:author="Claude" w:date="2026-09-03T12:00:00Z">
        <w:r w:rsidDel="00000000" w:rsidR="00000000" w:rsidRPr="00000000">
          <w:rPr>
            <w:rFonts w:ascii="Courier New" w:cs="Courier New" w:eastAsia="Courier New" w:hAnsi="Courier New"/>
            <w:sz w:val="21"/>
            <w:szCs w:val="21"/>
            <w:rtl w:val="0"/>
          </w:rPr>
          <w:delText xml:space="preserve">HTTP</w:delText>
        </w:r>
      </w:del>
      <w:del w:id="10202" w:author="Claude" w:date="2026-09-03T12:00:00Z">
        <w:r w:rsidDel="00000000" w:rsidR="00000000" w:rsidRPr="00000000">
          <w:rPr>
            <w:rtl w:val="0"/>
          </w:rPr>
          <w:delText xml:space="preserve"> y consumidora del bus de alertas. Puede co-ubicarse con el CPN o separarse sin modificar los contratos de alerta interna, notificación y entrega.</w:delText>
        </w:r>
      </w:del>
      <w:ins w:id="10203" w:author="Claude" w:date="2026-09-03T12:00:00Z">
        <w:r>
          <w:rPr>
            <w:rtl w:val="0"/>
          </w:rPr>
          <w:t xml:space="preserve">La topología dispone un nodo de borde para captura y un nodo central con GPU para procesamiento. El nodo de entrenamiento permanece fuera del camino operativo de inferencia, porque cualquier adaptación produce un </w:t>
        </w:r>
        <w:r>
          <w:rPr>
            <w:rFonts w:ascii="Courier New" w:cs="Courier New" w:eastAsia="Courier New" w:hAnsi="Courier New"/>
            <w:sz w:val="21"/>
            <w:szCs w:val="21"/>
            <w:rtl w:val="0"/>
          </w:rPr>
          <w:t xml:space="preserve">checkpoint</w:t>
        </w:r>
        <w:r>
          <w:rPr>
            <w:rtl w:val="0"/>
          </w:rPr>
          <w:t xml:space="preserve"> candidato que se evalúa después sobre el nodo central y se mantiene como rama comparativa separada. El módulo de distribución se modela como una unidad desplegable propia, gobernada por su propia interfaz de gobierno y consumidora del bus de alertas, y puede co-ubicarse con el nodo central o separarse sin modificar los contratos de alerta interna, notificación y entrega. La Tabla 50 fija la correspondencia entre roles y unidades desplegables.</w:t>
        </w:r>
      </w:ins>
    </w:p>
    <w:p w:rsidR="00000000" w:rsidDel="00000000" w:rsidP="00000000" w:rsidRDefault="00000000" w:rsidRPr="00000000" w14:paraId="0000030C">
      <w:pPr>
        <w:keepNext w:val="1"/>
        <w:widowControl w:val="1"/>
        <w:spacing w:after="0" w:before="0" w:line="480" w:lineRule="auto"/>
        <w:ind w:firstLine="720"/>
        <w:rPr>
          <w:del w:id="10205" w:author="Claude" w:date="2026-09-03T12:00:00Z"/>
        </w:rPr>
      </w:pPr>
      <w:del w:id="10204" w:author="Claude" w:date="2026-09-03T12:00:00Z">
        <w:r w:rsidDel="00000000" w:rsidR="00000000" w:rsidRPr="00000000">
          <w:rPr>
            <w:b w:val="1"/>
            <w:bCs w:val="1"/>
            <w:i w:val="0"/>
            <w:iCs w:val="0"/>
            <w:rtl w:val="0"/>
          </w:rPr>
          <w:delText xml:space="preserve">Figura 4.6</w:delText>
        </w:r>
      </w:del>
      <w:r w:rsidDel="00000000" w:rsidR="00000000" w:rsidRPr="00000000">
        <w:rPr>
          <w:rtl w:val="0"/>
        </w:rPr>
      </w:r>
    </w:p>
    <w:p w:rsidR="00000000" w:rsidDel="00000000" w:rsidP="00000000" w:rsidRDefault="00000000" w:rsidRPr="00000000" w14:paraId="0000030D">
      <w:pPr>
        <w:keepNext w:val="1"/>
        <w:widowControl w:val="1"/>
        <w:spacing w:after="0" w:before="0" w:line="480" w:lineRule="auto"/>
        <w:ind w:firstLine="720"/>
        <w:rPr>
          <w:del w:id="10207" w:author="Claude" w:date="2026-09-03T12:00:00Z"/>
        </w:rPr>
      </w:pPr>
      <w:del w:id="10206" w:author="Claude" w:date="2026-09-03T12:00:00Z">
        <w:r w:rsidDel="00000000" w:rsidR="00000000" w:rsidRPr="00000000">
          <w:rPr>
            <w:b w:val="0"/>
            <w:bCs w:val="0"/>
            <w:i w:val="1"/>
            <w:iCs w:val="1"/>
            <w:rtl w:val="0"/>
          </w:rPr>
          <w:delText xml:space="preserve">Roles funcionales CPN, EN y TN</w:delText>
        </w:r>
      </w:del>
      <w:r w:rsidDel="00000000" w:rsidR="00000000" w:rsidRPr="00000000">
        <w:rPr>
          <w:rtl w:val="0"/>
        </w:rPr>
      </w:r>
    </w:p>
    <w:p w:rsidR="00000000" w:rsidDel="00000000" w:rsidP="00000000" w:rsidRDefault="00000000" w:rsidRPr="00000000" w14:paraId="0000030E">
      <w:pPr>
        <w:widowControl w:val="1"/>
        <w:spacing w:after="0" w:before="0" w:line="480" w:lineRule="auto"/>
        <w:ind w:firstLine="720"/>
        <w:jc w:val="center"/>
        <w:rPr>
          <w:del w:id="10209" w:author="Claude" w:date="2026-09-03T12:00:00Z"/>
        </w:rPr>
      </w:pPr>
      <w:del w:id="10208" w:author="Claude" w:date="2026-09-03T12:00:00Z">
        <w:r w:rsidDel="00000000" w:rsidR="00000000" w:rsidRPr="00000000">
          <w:rPr/>
          <w:drawing>
            <wp:inline distB="0" distT="0" distL="114300" distR="114300">
              <wp:extent cx="5669280" cy="2172524"/>
              <wp:effectExtent b="0" l="0" r="0" t="0"/>
              <wp:docPr descr="Relación lógica entre los roles funcionales CPN, EN y TN." id="21" name="image3.png"/>
              <a:graphic>
                <a:graphicData uri="http://schemas.openxmlformats.org/drawingml/2006/picture">
                  <pic:pic>
                    <pic:nvPicPr>
                      <pic:cNvPr descr="Relación lógica entre los roles funcionales CPN, EN y TN." id="0" name="image3.png"/>
                      <pic:cNvPicPr preferRelativeResize="0"/>
                    </pic:nvPicPr>
                    <pic:blipFill>
                      <a:blip r:embed="rId14"/>
                      <a:srcRect b="0" l="0" r="0" t="0"/>
                      <a:stretch>
                        <a:fillRect/>
                      </a:stretch>
                    </pic:blipFill>
                    <pic:spPr>
                      <a:xfrm>
                        <a:off x="0" y="0"/>
                        <a:ext cx="5669280" cy="2172524"/>
                      </a:xfrm>
                      <a:prstGeom prst="rect"/>
                      <a:ln/>
                    </pic:spPr>
                  </pic:pic>
                </a:graphicData>
              </a:graphic>
            </wp:inline>
          </w:drawing>
        </w:r>
      </w:del>
      <w:r w:rsidDel="00000000" w:rsidR="00000000" w:rsidRPr="00000000">
        <w:rPr>
          <w:rtl w:val="0"/>
        </w:rPr>
      </w:r>
    </w:p>
    <w:p w:rsidR="00000000" w:rsidDel="00000000" w:rsidP="00000000" w:rsidRDefault="00000000" w:rsidRPr="00000000" w14:paraId="0000030F">
      <w:pPr>
        <w:widowControl w:val="1"/>
        <w:spacing w:after="0" w:before="0" w:line="480" w:lineRule="auto"/>
        <w:ind w:firstLine="720"/>
        <w:rPr>
          <w:del w:id="10212" w:author="Claude" w:date="2026-09-03T12:00:00Z"/>
        </w:rPr>
      </w:pPr>
      <w:del w:id="10210" w:author="Claude" w:date="2026-09-03T12:00:00Z">
        <w:r w:rsidDel="00000000" w:rsidR="00000000" w:rsidRPr="00000000">
          <w:rPr>
            <w:i w:val="1"/>
            <w:iCs w:val="1"/>
            <w:rtl w:val="0"/>
          </w:rPr>
          <w:delText xml:space="preserve">Nota. </w:delText>
        </w:r>
      </w:del>
      <w:del w:id="10211" w:author="Claude" w:date="2026-09-03T12:00:00Z">
        <w:r w:rsidDel="00000000" w:rsidR="00000000" w:rsidRPr="00000000">
          <w:rPr>
            <w:b w:val="0"/>
            <w:bCs w:val="0"/>
            <w:i w:val="0"/>
            <w:iCs w:val="0"/>
            <w:rtl w:val="0"/>
          </w:rPr>
          <w:delText xml:space="preserve">Las flechas representan transferencia de vídeo, metadatos y checkpoints. No prescriben una cantidad de hosts ni incorporan el TN al trayecto de alerta.</w:delText>
        </w:r>
      </w:del>
      <w:r w:rsidDel="00000000" w:rsidR="00000000" w:rsidRPr="00000000">
        <w:rPr>
          <w:rtl w:val="0"/>
        </w:rPr>
      </w:r>
    </w:p>
    <w:p w:rsidR="00000000" w:rsidDel="00000000" w:rsidP="00000000" w:rsidRDefault="00000000" w:rsidRPr="00000000" w14:paraId="00000310">
      <w:pPr>
        <w:keepNext w:val="1"/>
        <w:widowControl w:val="1"/>
        <w:spacing w:after="0" w:before="0" w:line="480" w:lineRule="auto"/>
        <w:ind w:left="0" w:firstLine="0"/>
        <w:rPr/>
      </w:pPr>
      <w:del w:id="10213" w:author="Claude" w:date="2026-09-03T12:00:00Z">
        <w:r w:rsidDel="00000000" w:rsidR="00000000" w:rsidRPr="00000000">
          <w:rPr>
            <w:b w:val="1"/>
            <w:bCs w:val="1"/>
            <w:i w:val="0"/>
            <w:iCs w:val="0"/>
            <w:rtl w:val="0"/>
          </w:rPr>
          <w:delText xml:space="preserve">Tabla 53</w:delText>
        </w:r>
      </w:del>
      <w:ins w:id="10214" w:author="Claude" w:date="2026-09-03T12:00:00Z">
        <w:r>
          <w:rPr>
            <w:b w:val="1"/>
            <w:bCs w:val="1"/>
            <w:rtl w:val="0"/>
          </w:rPr>
          <w:t xml:space="preserve">Tabla 50</w:t>
        </w:r>
      </w:ins>
      <w:r w:rsidDel="00000000" w:rsidR="00000000" w:rsidRPr="00000000">
        <w:rPr>
          <w:rtl w:val="0"/>
        </w:rPr>
      </w:r>
    </w:p>
    <w:p w:rsidR="00000000" w:rsidDel="00000000" w:rsidP="00000000" w:rsidRDefault="00000000" w:rsidRPr="00000000" w14:paraId="00000311">
      <w:pPr>
        <w:keepNext w:val="1"/>
        <w:widowControl w:val="1"/>
        <w:spacing w:after="0" w:before="0" w:line="480" w:lineRule="auto"/>
        <w:ind w:left="0" w:firstLine="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15"/>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312">
            <w:pPr>
              <w:widowControl w:val="1"/>
              <w:spacing w:after="0" w:before="0" w:line="480" w:lineRule="auto"/>
              <w:ind w:firstLine="0"/>
              <w:rPr/>
            </w:pPr>
            <w:r w:rsidDel="00000000" w:rsidR="00000000" w:rsidRPr="00000000">
              <w:rPr>
                <w:b w:val="1"/>
                <w:bCs w:val="1"/>
                <w:i w:val="0"/>
                <w:iCs w:val="0"/>
                <w:sz w:val="18"/>
                <w:szCs w:val="18"/>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3">
            <w:pPr>
              <w:widowControl w:val="1"/>
              <w:spacing w:after="0" w:before="0" w:line="480" w:lineRule="auto"/>
              <w:ind w:firstLine="0"/>
              <w:rPr/>
            </w:pPr>
            <w:r w:rsidDel="00000000" w:rsidR="00000000" w:rsidRPr="00000000">
              <w:rPr>
                <w:b w:val="1"/>
                <w:bCs w:val="1"/>
                <w:i w:val="0"/>
                <w:iCs w:val="0"/>
                <w:sz w:val="18"/>
                <w:szCs w:val="18"/>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4">
            <w:pPr>
              <w:widowControl w:val="1"/>
              <w:spacing w:after="0" w:before="0" w:line="480" w:lineRule="auto"/>
              <w:ind w:firstLine="0"/>
              <w:rPr/>
            </w:pPr>
            <w:r w:rsidDel="00000000" w:rsidR="00000000" w:rsidRPr="00000000">
              <w:rPr>
                <w:b w:val="1"/>
                <w:bCs w:val="1"/>
                <w:i w:val="0"/>
                <w:iCs w:val="0"/>
                <w:sz w:val="18"/>
                <w:szCs w:val="18"/>
                <w:rtl w:val="0"/>
              </w:rPr>
              <w:t xml:space="preserve">Responsabilidades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5">
            <w:pPr>
              <w:keepLines w:val="1"/>
              <w:widowControl w:val="1"/>
              <w:spacing w:after="0" w:before="0" w:line="480" w:lineRule="auto"/>
              <w:ind w:firstLine="0"/>
              <w:rPr/>
            </w:pPr>
            <w:r w:rsidDel="00000000" w:rsidR="00000000" w:rsidRPr="00000000">
              <w:rPr>
                <w:b w:val="0"/>
                <w:bCs w:val="0"/>
                <w:i w:val="0"/>
                <w:iCs w:val="0"/>
                <w:sz w:val="18"/>
                <w:szCs w:val="18"/>
                <w:rtl w:val="0"/>
              </w:rPr>
              <w:t xml:space="preserve">EN (modo base de captura)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6">
            <w:pPr>
              <w:widowControl w:val="1"/>
              <w:spacing w:after="0" w:before="0" w:line="480" w:lineRule="auto"/>
              <w:ind w:firstLine="0"/>
              <w:rPr/>
            </w:pPr>
            <w:r w:rsidDel="00000000" w:rsidR="00000000" w:rsidRPr="00000000">
              <w:rPr>
                <w:b w:val="0"/>
                <w:bCs w:val="0"/>
                <w:i w:val="0"/>
                <w:iCs w:val="0"/>
                <w:sz w:val="18"/>
                <w:szCs w:val="18"/>
                <w:rtl w:val="0"/>
              </w:rPr>
              <w:t xml:space="preserve">Nodo de captura o unidad de ejecución de borde, sin GPU requerida.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7">
            <w:pPr>
              <w:keepLines w:val="1"/>
              <w:widowControl w:val="1"/>
              <w:spacing w:after="0" w:before="0" w:line="480" w:lineRule="auto"/>
              <w:ind w:firstLine="0"/>
              <w:rPr/>
            </w:pPr>
            <w:r w:rsidDel="00000000" w:rsidR="00000000" w:rsidRPr="00000000">
              <w:rPr>
                <w:b w:val="0"/>
                <w:bCs w:val="0"/>
                <w:i w:val="0"/>
                <w:iCs w:val="0"/>
                <w:sz w:val="18"/>
                <w:szCs w:val="18"/>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8">
            <w:pPr>
              <w:widowControl w:val="1"/>
              <w:spacing w:after="0" w:before="0" w:line="480" w:lineRule="auto"/>
              <w:ind w:firstLine="0"/>
              <w:rPr/>
            </w:pPr>
            <w:r w:rsidDel="00000000" w:rsidR="00000000" w:rsidRPr="00000000">
              <w:rPr>
                <w:b w:val="0"/>
                <w:bCs w:val="0"/>
                <w:i w:val="0"/>
                <w:iCs w:val="0"/>
                <w:sz w:val="18"/>
                <w:szCs w:val="18"/>
                <w:rtl w:val="0"/>
              </w:rPr>
              <w:t xml:space="preserve">CPN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9">
            <w:pPr>
              <w:widowControl w:val="1"/>
              <w:spacing w:after="0" w:before="0" w:line="480" w:lineRule="auto"/>
              <w:ind w:firstLine="0"/>
              <w:rPr/>
            </w:pPr>
            <w:r w:rsidDel="00000000" w:rsidR="00000000" w:rsidRPr="00000000">
              <w:rPr>
                <w:b w:val="0"/>
                <w:bCs w:val="0"/>
                <w:i w:val="0"/>
                <w:iCs w:val="0"/>
                <w:sz w:val="18"/>
                <w:szCs w:val="18"/>
                <w:rtl w:val="0"/>
              </w:rPr>
              <w:t xml:space="preserve">Nodo central o unidad de ejecución con GPU.</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A">
            <w:pPr>
              <w:widowControl w:val="1"/>
              <w:spacing w:after="0" w:before="0" w:line="480" w:lineRule="auto"/>
              <w:ind w:firstLine="0"/>
              <w:rPr/>
            </w:pPr>
            <w:r w:rsidDel="00000000" w:rsidR="00000000" w:rsidRPr="00000000">
              <w:rPr>
                <w:b w:val="0"/>
                <w:bCs w:val="0"/>
                <w:i w:val="0"/>
                <w:iCs w:val="0"/>
                <w:sz w:val="18"/>
                <w:szCs w:val="18"/>
                <w:rtl w:val="0"/>
              </w:rPr>
              <w:t xml:space="preserve">Inferencia OVD, postproceso, publicación, evaluación de patrones, alertas internas, persistencia, observabilidad y reporte.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B">
            <w:pPr>
              <w:widowControl w:val="1"/>
              <w:spacing w:after="0" w:before="0" w:line="480" w:lineRule="auto"/>
              <w:ind w:firstLine="0"/>
              <w:rPr/>
            </w:pPr>
            <w:r w:rsidDel="00000000" w:rsidR="00000000" w:rsidRPr="00000000">
              <w:rPr>
                <w:b w:val="0"/>
                <w:bCs w:val="0"/>
                <w:i w:val="0"/>
                <w:iCs w:val="0"/>
                <w:sz w:val="18"/>
                <w:szCs w:val="18"/>
                <w:rtl w:val="0"/>
              </w:rPr>
              <w:t xml:space="preserve">TN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C">
            <w:pPr>
              <w:widowControl w:val="1"/>
              <w:spacing w:after="0" w:before="0" w:line="480" w:lineRule="auto"/>
              <w:ind w:firstLine="0"/>
              <w:rPr/>
            </w:pPr>
            <w:r w:rsidDel="00000000" w:rsidR="00000000" w:rsidRPr="00000000">
              <w:rPr>
                <w:b w:val="0"/>
                <w:bCs w:val="0"/>
                <w:i w:val="0"/>
                <w:iCs w:val="0"/>
                <w:sz w:val="18"/>
                <w:szCs w:val="18"/>
                <w:rtl w:val="0"/>
              </w:rPr>
              <w:t xml:space="preserve">Clúster Mendieta u otro recurso de entrenamiento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D">
            <w:pPr>
              <w:widowControl w:val="1"/>
              <w:spacing w:after="0" w:before="0" w:line="480" w:lineRule="auto"/>
              <w:ind w:firstLine="0"/>
              <w:rPr/>
            </w:pPr>
            <w:r w:rsidDel="00000000" w:rsidR="00000000" w:rsidRPr="00000000">
              <w:rPr>
                <w:b w:val="0"/>
                <w:bCs w:val="0"/>
                <w:i w:val="0"/>
                <w:iCs w:val="0"/>
                <w:sz w:val="18"/>
                <w:szCs w:val="18"/>
                <w:rtl w:val="0"/>
              </w:rPr>
              <w:t xml:space="preserve">Preparación de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18"/>
                <w:szCs w:val="18"/>
                <w:rtl w:val="0"/>
              </w:rPr>
              <w:t xml:space="preserve">s de una rama comparativa bajo datos, protocolo y criterios de escalamiento predefinidos; no sustituye la evaluación sobre el CPN.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E">
            <w:pPr>
              <w:widowControl w:val="1"/>
              <w:spacing w:after="0" w:before="0" w:line="480" w:lineRule="auto"/>
              <w:ind w:firstLine="0"/>
              <w:rPr/>
            </w:pPr>
            <w:r w:rsidDel="00000000" w:rsidR="00000000" w:rsidRPr="00000000">
              <w:rPr>
                <w:b w:val="0"/>
                <w:bCs w:val="0"/>
                <w:i w:val="0"/>
                <w:iCs w:val="0"/>
                <w:sz w:val="18"/>
                <w:szCs w:val="18"/>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F">
            <w:pPr>
              <w:keepLines w:val="1"/>
              <w:widowControl w:val="1"/>
              <w:spacing w:after="0" w:before="0" w:line="480" w:lineRule="auto"/>
              <w:ind w:firstLine="0"/>
              <w:rPr/>
            </w:pPr>
            <w:r w:rsidDel="00000000" w:rsidR="00000000" w:rsidRPr="00000000">
              <w:rPr>
                <w:b w:val="0"/>
                <w:bCs w:val="0"/>
                <w:i w:val="0"/>
                <w:iCs w:val="0"/>
                <w:sz w:val="18"/>
                <w:szCs w:val="18"/>
                <w:rtl w:val="0"/>
              </w:rPr>
              <w:t xml:space="preserve">Servicio gobernado por configuración con interfaz </w:t>
            </w:r>
            <w:r w:rsidDel="00000000" w:rsidR="00000000" w:rsidRPr="00000000">
              <w:rPr>
                <w:rFonts w:ascii="Courier New" w:cs="Courier New" w:eastAsia="Courier New" w:hAnsi="Courier New"/>
                <w:b w:val="0"/>
                <w:bCs w:val="0"/>
                <w:i w:val="0"/>
                <w:iCs w:val="0"/>
                <w:sz w:val="21"/>
                <w:szCs w:val="21"/>
                <w:rtl w:val="0"/>
              </w:rPr>
              <w:t xml:space="preserve">HTTP</w:t>
            </w:r>
            <w:r w:rsidDel="00000000" w:rsidR="00000000" w:rsidRPr="00000000">
              <w:rPr>
                <w:b w:val="0"/>
                <w:bCs w:val="0"/>
                <w:i w:val="0"/>
                <w:iCs w:val="0"/>
                <w:sz w:val="18"/>
                <w:szCs w:val="18"/>
                <w:rtl w:val="0"/>
              </w:rPr>
              <w:t xml:space="preserve"> propia, co-ubicable con el CPN o desplegable por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0">
            <w:pPr>
              <w:keepLines w:val="1"/>
              <w:widowControl w:val="1"/>
              <w:spacing w:after="0" w:before="0" w:line="480" w:lineRule="auto"/>
              <w:ind w:firstLine="0"/>
              <w:rPr/>
            </w:pPr>
            <w:r w:rsidDel="00000000" w:rsidR="00000000" w:rsidRPr="00000000">
              <w:rPr>
                <w:b w:val="0"/>
                <w:bCs w:val="0"/>
                <w:i w:val="0"/>
                <w:iCs w:val="0"/>
                <w:sz w:val="18"/>
                <w:szCs w:val="18"/>
                <w:rtl w:val="0"/>
              </w:rPr>
              <w:t xml:space="preserve">Consumo de la alerta interna desde el bus de alertas, política de notificación,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idempotencia, entrega </w:t>
            </w:r>
            <w:r w:rsidDel="00000000" w:rsidR="00000000" w:rsidRPr="00000000">
              <w:rPr>
                <w:rFonts w:ascii="Courier New" w:cs="Courier New" w:eastAsia="Courier New" w:hAnsi="Courier New"/>
                <w:b w:val="0"/>
                <w:bCs w:val="0"/>
                <w:i w:val="0"/>
                <w:iCs w:val="0"/>
                <w:sz w:val="21"/>
                <w:szCs w:val="21"/>
                <w:rtl w:val="0"/>
              </w:rPr>
              <w:t xml:space="preserve">MQTT</w:t>
            </w:r>
            <w:r w:rsidDel="00000000" w:rsidR="00000000" w:rsidRPr="00000000">
              <w:rPr>
                <w:b w:val="0"/>
                <w:bCs w:val="0"/>
                <w:i w:val="0"/>
                <w:iCs w:val="0"/>
                <w:sz w:val="18"/>
                <w:szCs w:val="18"/>
                <w:rtl w:val="0"/>
              </w:rPr>
              <w:t xml:space="preserve"> y registro del sobre de notificación y del resultado de entrega.</w:t>
            </w:r>
            <w:r w:rsidDel="00000000" w:rsidR="00000000" w:rsidRPr="00000000">
              <w:rPr>
                <w:rtl w:val="0"/>
              </w:rPr>
            </w:r>
          </w:p>
        </w:tc>
      </w:tr>
    </w:tbl>
    <w:p w:rsidR="00000000" w:rsidDel="00000000" w:rsidP="00000000" w:rsidRDefault="00000000" w:rsidRPr="00000000" w14:paraId="00000321">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Las métricas se atribuyen al rol y al despliegue efectivamente declarados en la corrida. No se extrapolan entre CPN, EN y TN.</w:t>
      </w:r>
      <w:r w:rsidDel="00000000" w:rsidR="00000000" w:rsidRPr="00000000">
        <w:rPr>
          <w:rtl w:val="0"/>
        </w:rPr>
      </w:r>
    </w:p>
    <w:p w:rsidR="00000000" w:rsidDel="00000000" w:rsidP="00000000" w:rsidRDefault="00000000" w:rsidRPr="00000000" w14:paraId="00000322">
      <w:pPr>
        <w:pStyle w:val="Heading3"/>
        <w:keepNext w:val="1"/>
        <w:widowControl w:val="1"/>
        <w:spacing w:after="0" w:before="0" w:line="480" w:lineRule="auto"/>
        <w:ind w:firstLine="0"/>
        <w:rPr/>
      </w:pPr>
      <w:bookmarkStart w:colFirst="0" w:colLast="0" w:name="_heading=h.rajtd3w94gso" w:id="43"/>
      <w:bookmarkEnd w:id="43"/>
      <w:del w:id="10215" w:author="Claude" w:date="2026-09-03T12:00:00Z">
        <w:r w:rsidDel="00000000" w:rsidR="00000000" w:rsidRPr="00000000">
          <w:rPr>
            <w:rtl w:val="0"/>
          </w:rPr>
          <w:delText xml:space="preserve">17.3.16. Riesgos arquitectónicos y mitigaciones de diseño</w:delText>
        </w:r>
      </w:del>
      <w:ins w:id="10216" w:author="Claude" w:date="2026-09-03T12:00:00Z">
        <w:r>
          <w:rPr>
            <w:rtl w:val="0"/>
          </w:rPr>
          <w:t xml:space="preserve">17.3.11. Riesgos, plan de materialización y cierre</w:t>
        </w:r>
      </w:ins>
    </w:p>
    <w:p w:rsidR="00000000" w:rsidDel="00000000" w:rsidP="00000000" w:rsidRDefault="00000000" w:rsidRPr="00000000" w14:paraId="00000323">
      <w:pPr>
        <w:widowControl w:val="1"/>
        <w:spacing w:after="0" w:before="0" w:line="480" w:lineRule="auto"/>
        <w:ind w:firstLine="720"/>
        <w:rPr/>
      </w:pPr>
      <w:del w:id="10217" w:author="Claude" w:date="2026-09-03T12:00:00Z">
        <w:r w:rsidDel="00000000" w:rsidR="00000000" w:rsidRPr="00000000">
          <w:rPr>
            <w:b w:val="0"/>
            <w:bCs w:val="0"/>
            <w:i w:val="0"/>
            <w:iCs w:val="0"/>
            <w:rtl w:val="0"/>
          </w:rPr>
          <w:delText xml:space="preserve">Los riesgos arquitectónicos se formulan como modos de falla observables y se vinculan con una mitigación concreta. La arquitectura no presupone que una mitigación elimina el riesgo: exige instrumentarlo y declarar su efecto sobre la interpretación de la corrida.</w:delText>
        </w:r>
      </w:del>
      <w:ins w:id="10218" w:author="Claude" w:date="2026-09-03T12:00:00Z">
        <w:r>
          <w:rPr>
            <w:rtl w:val="0"/>
          </w:rPr>
          <w:t xml:space="preserve">Los riesgos arquitectónicos se formulan como modos de falla observables y se vinculan con una mitigación concreta. La arquitectura no presupone que una mitigación elimina el riesgo, sino que exige instrumentarlo y declarar su efecto sobre la interpretación de la corrida. La Tabla 51 reúne esos riesgos y sus mitigaciones de diseño.</w:t>
        </w:r>
      </w:ins>
      <w:r w:rsidDel="00000000" w:rsidR="00000000" w:rsidRPr="00000000">
        <w:rPr>
          <w:rtl w:val="0"/>
        </w:rPr>
      </w:r>
    </w:p>
    <w:p w:rsidR="00000000" w:rsidDel="00000000" w:rsidP="00000000" w:rsidRDefault="00000000" w:rsidRPr="00000000" w14:paraId="00000324">
      <w:pPr>
        <w:keepNext w:val="1"/>
        <w:widowControl w:val="1"/>
        <w:spacing w:after="0" w:before="0" w:line="480" w:lineRule="auto"/>
        <w:ind w:left="0" w:firstLine="0"/>
        <w:rPr/>
      </w:pPr>
      <w:del w:id="10219" w:author="Claude" w:date="2026-09-03T12:00:00Z">
        <w:r w:rsidDel="00000000" w:rsidR="00000000" w:rsidRPr="00000000">
          <w:rPr>
            <w:b w:val="1"/>
            <w:bCs w:val="1"/>
            <w:i w:val="0"/>
            <w:iCs w:val="0"/>
            <w:rtl w:val="0"/>
          </w:rPr>
          <w:delText xml:space="preserve">Tabla 54</w:delText>
        </w:r>
      </w:del>
      <w:ins w:id="10220" w:author="Claude" w:date="2026-09-03T12:00:00Z">
        <w:r>
          <w:rPr>
            <w:b w:val="1"/>
            <w:bCs w:val="1"/>
            <w:rtl w:val="0"/>
          </w:rPr>
          <w:t xml:space="preserve">Tabla 51</w:t>
        </w:r>
      </w:ins>
      <w:r w:rsidDel="00000000" w:rsidR="00000000" w:rsidRPr="00000000">
        <w:rPr>
          <w:rtl w:val="0"/>
        </w:rPr>
      </w:r>
    </w:p>
    <w:p w:rsidR="00000000" w:rsidDel="00000000" w:rsidP="00000000" w:rsidRDefault="00000000" w:rsidRPr="00000000" w14:paraId="00000325">
      <w:pPr>
        <w:keepNext w:val="1"/>
        <w:widowControl w:val="1"/>
        <w:spacing w:after="0" w:before="0" w:line="480" w:lineRule="auto"/>
        <w:ind w:left="0" w:firstLine="0"/>
        <w:rPr/>
      </w:pPr>
      <w:r w:rsidDel="00000000" w:rsidR="00000000" w:rsidRPr="00000000">
        <w:rPr>
          <w:b w:val="0"/>
          <w:bCs w:val="0"/>
          <w:i w:val="1"/>
          <w:iCs w:val="1"/>
          <w:rtl w:val="0"/>
        </w:rPr>
        <w:t xml:space="preserve">Riesgos arquitectónicos y mitigaciones de diseño</w:t>
      </w:r>
      <w:r w:rsidDel="00000000" w:rsidR="00000000" w:rsidRPr="00000000">
        <w:rPr>
          <w:rtl w:val="0"/>
        </w:rPr>
      </w:r>
    </w:p>
    <w:tbl>
      <w:tblPr>
        <w:tblStyle w:val="Table16"/>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326">
            <w:pPr>
              <w:widowControl w:val="1"/>
              <w:spacing w:after="0" w:before="0" w:line="480" w:lineRule="auto"/>
              <w:ind w:firstLine="0"/>
              <w:rPr/>
            </w:pPr>
            <w:r w:rsidDel="00000000" w:rsidR="00000000" w:rsidRPr="00000000">
              <w:rPr>
                <w:b w:val="1"/>
                <w:bCs w:val="1"/>
                <w:i w:val="0"/>
                <w:iCs w:val="0"/>
                <w:sz w:val="18"/>
                <w:szCs w:val="18"/>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7">
            <w:pPr>
              <w:widowControl w:val="1"/>
              <w:spacing w:after="0" w:before="0" w:line="480" w:lineRule="auto"/>
              <w:ind w:firstLine="0"/>
              <w:rPr/>
            </w:pPr>
            <w:r w:rsidDel="00000000" w:rsidR="00000000" w:rsidRPr="00000000">
              <w:rPr>
                <w:b w:val="1"/>
                <w:bCs w:val="1"/>
                <w:i w:val="0"/>
                <w:iCs w:val="0"/>
                <w:sz w:val="18"/>
                <w:szCs w:val="18"/>
                <w:rtl w:val="0"/>
              </w:rPr>
              <w:t xml:space="preserve">Mitigación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8">
            <w:pPr>
              <w:widowControl w:val="1"/>
              <w:spacing w:after="0" w:before="0" w:line="480" w:lineRule="auto"/>
              <w:ind w:firstLine="0"/>
              <w:rPr/>
            </w:pPr>
            <w:r w:rsidDel="00000000" w:rsidR="00000000" w:rsidRPr="00000000">
              <w:rPr>
                <w:b w:val="0"/>
                <w:bCs w:val="0"/>
                <w:i w:val="0"/>
                <w:iCs w:val="0"/>
                <w:sz w:val="18"/>
                <w:szCs w:val="18"/>
                <w:rtl w:val="0"/>
              </w:rPr>
              <w:t xml:space="preserve">Conflicto entre calidad perceptiva y cadencia.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9">
            <w:pPr>
              <w:widowControl w:val="1"/>
              <w:spacing w:after="0" w:before="0" w:line="480" w:lineRule="auto"/>
              <w:ind w:firstLine="0"/>
              <w:rPr/>
            </w:pPr>
            <w:r w:rsidDel="00000000" w:rsidR="00000000" w:rsidRPr="00000000">
              <w:rPr>
                <w:b w:val="0"/>
                <w:bCs w:val="0"/>
                <w:i w:val="0"/>
                <w:iCs w:val="0"/>
                <w:sz w:val="18"/>
                <w:szCs w:val="18"/>
                <w:rtl w:val="0"/>
              </w:rPr>
              <w:t xml:space="preserve">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A">
            <w:pPr>
              <w:widowControl w:val="1"/>
              <w:spacing w:after="0" w:before="0" w:line="480" w:lineRule="auto"/>
              <w:ind w:firstLine="0"/>
              <w:rPr/>
            </w:pPr>
            <w:r w:rsidDel="00000000" w:rsidR="00000000" w:rsidRPr="00000000">
              <w:rPr>
                <w:b w:val="0"/>
                <w:bCs w:val="0"/>
                <w:i w:val="0"/>
                <w:iCs w:val="0"/>
                <w:sz w:val="18"/>
                <w:szCs w:val="18"/>
                <w:rtl w:val="0"/>
              </w:rPr>
              <w:t xml:space="preserve">Identidad de detección interpretada como identidad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B">
            <w:pPr>
              <w:widowControl w:val="1"/>
              <w:spacing w:after="0" w:before="0" w:line="480" w:lineRule="auto"/>
              <w:ind w:firstLine="0"/>
              <w:rPr/>
            </w:pPr>
            <w:r w:rsidDel="00000000" w:rsidR="00000000" w:rsidRPr="00000000">
              <w:rPr>
                <w:b w:val="0"/>
                <w:bCs w:val="0"/>
                <w:i w:val="0"/>
                <w:iCs w:val="0"/>
                <w:sz w:val="18"/>
                <w:szCs w:val="18"/>
                <w:rtl w:val="0"/>
              </w:rPr>
              <w:t xml:space="preserve">Declarar </w:t>
            </w:r>
            <w:r w:rsidDel="00000000" w:rsidR="00000000" w:rsidRPr="00000000">
              <w:rPr>
                <w:rFonts w:ascii="Courier New" w:cs="Courier New" w:eastAsia="Courier New" w:hAnsi="Courier New"/>
                <w:b w:val="0"/>
                <w:bCs w:val="0"/>
                <w:i w:val="0"/>
                <w:iCs w:val="0"/>
                <w:sz w:val="21"/>
                <w:szCs w:val="21"/>
                <w:rtl w:val="0"/>
              </w:rPr>
              <w:t xml:space="preserve">detection_id</w:t>
            </w:r>
            <w:r w:rsidDel="00000000" w:rsidR="00000000" w:rsidRPr="00000000">
              <w:rPr>
                <w:b w:val="0"/>
                <w:bCs w:val="0"/>
                <w:i w:val="0"/>
                <w:iCs w:val="0"/>
                <w:sz w:val="18"/>
                <w:szCs w:val="18"/>
                <w:rtl w:val="0"/>
              </w:rPr>
              <w:t xml:space="preserve"> local al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 utilizar granularidad de escena o una identidad temporal válida para </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C">
            <w:pPr>
              <w:widowControl w:val="1"/>
              <w:spacing w:after="0" w:before="0" w:line="480" w:lineRule="auto"/>
              <w:ind w:firstLine="0"/>
              <w:rPr/>
            </w:pPr>
            <w:r w:rsidDel="00000000" w:rsidR="00000000" w:rsidRPr="00000000">
              <w:rPr>
                <w:b w:val="0"/>
                <w:bCs w:val="0"/>
                <w:i w:val="0"/>
                <w:iCs w:val="0"/>
                <w:sz w:val="18"/>
                <w:szCs w:val="18"/>
                <w:rtl w:val="0"/>
              </w:rPr>
              <w:t xml:space="preserve">Pérdida silenciosa en publicador-suscriptor.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D">
            <w:pPr>
              <w:widowControl w:val="1"/>
              <w:spacing w:after="0" w:before="0" w:line="480" w:lineRule="auto"/>
              <w:ind w:firstLine="0"/>
              <w:rPr/>
            </w:pPr>
            <w:r w:rsidDel="00000000" w:rsidR="00000000" w:rsidRPr="00000000">
              <w:rPr>
                <w:b w:val="0"/>
                <w:bCs w:val="0"/>
                <w:i w:val="0"/>
                <w:iCs w:val="0"/>
                <w:sz w:val="18"/>
                <w:szCs w:val="18"/>
                <w:rtl w:val="0"/>
              </w:rPr>
              <w:t xml:space="preserve">Persistir antes de publicar, transportar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18"/>
                <w:szCs w:val="18"/>
                <w:rtl w:val="0"/>
              </w:rPr>
              <w:t xml:space="preserve">, contar huecos y degradar explícitamente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E">
            <w:pPr>
              <w:widowControl w:val="1"/>
              <w:spacing w:after="0" w:before="0" w:line="480" w:lineRule="auto"/>
              <w:ind w:firstLine="0"/>
              <w:rPr/>
            </w:pPr>
            <w:r w:rsidDel="00000000" w:rsidR="00000000" w:rsidRPr="00000000">
              <w:rPr>
                <w:b w:val="0"/>
                <w:bCs w:val="0"/>
                <w:i w:val="0"/>
                <w:iCs w:val="0"/>
                <w:sz w:val="18"/>
                <w:szCs w:val="18"/>
                <w:rtl w:val="0"/>
              </w:rPr>
              <w:t xml:space="preserve">Relojes incompatibles entre hosts.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F">
            <w:pPr>
              <w:widowControl w:val="1"/>
              <w:spacing w:after="0" w:before="0" w:line="480" w:lineRule="auto"/>
              <w:ind w:firstLine="0"/>
              <w:rPr/>
            </w:pPr>
            <w:r w:rsidDel="00000000" w:rsidR="00000000" w:rsidRPr="00000000">
              <w:rPr>
                <w:b w:val="0"/>
                <w:bCs w:val="0"/>
                <w:i w:val="0"/>
                <w:iCs w:val="0"/>
                <w:sz w:val="18"/>
                <w:szCs w:val="18"/>
                <w:rtl w:val="0"/>
              </w:rPr>
              <w:t xml:space="preserve">Medir cada tramo en un único dominio o declarar </w:t>
            </w:r>
            <w:r w:rsidDel="00000000" w:rsidR="00000000" w:rsidRPr="00000000">
              <w:rPr>
                <w:rFonts w:ascii="Courier New" w:cs="Courier New" w:eastAsia="Courier New" w:hAnsi="Courier New"/>
                <w:b w:val="0"/>
                <w:bCs w:val="0"/>
                <w:i w:val="0"/>
                <w:iCs w:val="0"/>
                <w:sz w:val="21"/>
                <w:szCs w:val="21"/>
                <w:rtl w:val="0"/>
              </w:rPr>
              <w:t xml:space="preserve">not_interpretable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cross_node_monotonic_clock</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0">
            <w:pPr>
              <w:widowControl w:val="1"/>
              <w:spacing w:after="0" w:before="0" w:line="480" w:lineRule="auto"/>
              <w:ind w:firstLine="0"/>
              <w:rPr/>
            </w:pPr>
            <w:r w:rsidDel="00000000" w:rsidR="00000000" w:rsidRPr="00000000">
              <w:rPr>
                <w:b w:val="0"/>
                <w:bCs w:val="0"/>
                <w:i w:val="0"/>
                <w:iCs w:val="0"/>
                <w:sz w:val="18"/>
                <w:szCs w:val="18"/>
                <w:rtl w:val="0"/>
              </w:rPr>
              <w:t xml:space="preserve">Fuente no temporal evaluada con patrones.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1">
            <w:pPr>
              <w:widowControl w:val="1"/>
              <w:spacing w:after="0" w:before="0" w:line="480" w:lineRule="auto"/>
              <w:ind w:firstLine="0"/>
              <w:rPr/>
            </w:pPr>
            <w:r w:rsidDel="00000000" w:rsidR="00000000" w:rsidRPr="00000000">
              <w:rPr>
                <w:b w:val="0"/>
                <w:bCs w:val="0"/>
                <w:i w:val="0"/>
                <w:iCs w:val="0"/>
                <w:sz w:val="18"/>
                <w:szCs w:val="18"/>
                <w:rtl w:val="0"/>
              </w:rPr>
              <w:t xml:space="preserve">Derivar naturaleza temporal y declarar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sz w:val="18"/>
                <w:szCs w:val="18"/>
                <w:rtl w:val="0"/>
              </w:rPr>
              <w:t xml:space="preserve"> en lugar de cero 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2">
            <w:pPr>
              <w:widowControl w:val="1"/>
              <w:spacing w:after="0" w:before="0" w:line="480" w:lineRule="auto"/>
              <w:ind w:firstLine="0"/>
              <w:rPr/>
            </w:pPr>
            <w:r w:rsidDel="00000000" w:rsidR="00000000" w:rsidRPr="00000000">
              <w:rPr>
                <w:b w:val="0"/>
                <w:bCs w:val="0"/>
                <w:i w:val="0"/>
                <w:iCs w:val="0"/>
                <w:sz w:val="18"/>
                <w:szCs w:val="18"/>
                <w:rtl w:val="0"/>
              </w:rPr>
              <w:t xml:space="preserve">Preselección en borde descarta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3">
            <w:pPr>
              <w:keepLines w:val="1"/>
              <w:widowControl w:val="1"/>
              <w:spacing w:after="0" w:before="0" w:line="480" w:lineRule="auto"/>
              <w:ind w:firstLine="0"/>
              <w:rPr/>
            </w:pPr>
            <w:r w:rsidDel="00000000" w:rsidR="00000000" w:rsidRPr="00000000">
              <w:rPr>
                <w:b w:val="0"/>
                <w:bCs w:val="0"/>
                <w:i w:val="0"/>
                <w:iCs w:val="0"/>
                <w:sz w:val="18"/>
                <w:szCs w:val="18"/>
                <w:rtl w:val="0"/>
              </w:rPr>
              <w:t xml:space="preserve">Mantener la preselección liviana como variante opcional y fail-open, con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por unidad y comparación contra el flujo completo.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4">
            <w:pPr>
              <w:widowControl w:val="1"/>
              <w:spacing w:after="0" w:before="0" w:line="480" w:lineRule="auto"/>
              <w:ind w:firstLine="0"/>
              <w:rPr/>
            </w:pPr>
            <w:r w:rsidDel="00000000" w:rsidR="00000000" w:rsidRPr="00000000">
              <w:rPr>
                <w:b w:val="0"/>
                <w:bCs w:val="0"/>
                <w:i w:val="0"/>
                <w:iCs w:val="0"/>
                <w:sz w:val="18"/>
                <w:szCs w:val="18"/>
                <w:rtl w:val="0"/>
              </w:rPr>
              <w:t xml:space="preserve">Notificación externa altera la métrica del sistema.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5">
            <w:pPr>
              <w:widowControl w:val="1"/>
              <w:spacing w:after="0" w:before="0" w:line="480" w:lineRule="auto"/>
              <w:ind w:firstLine="0"/>
              <w:rPr/>
            </w:pPr>
            <w:r w:rsidDel="00000000" w:rsidR="00000000" w:rsidRPr="00000000">
              <w:rPr>
                <w:b w:val="0"/>
                <w:bCs w:val="0"/>
                <w:i w:val="0"/>
                <w:iCs w:val="0"/>
                <w:sz w:val="18"/>
                <w:szCs w:val="18"/>
                <w:rtl w:val="0"/>
              </w:rPr>
              <w:t xml:space="preserve">Registrar primero la alerta interna; ubicar cooldown, idempotencia y fallas en distribución.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6">
            <w:pPr>
              <w:widowControl w:val="1"/>
              <w:spacing w:after="0" w:before="0" w:line="480" w:lineRule="auto"/>
              <w:ind w:firstLine="0"/>
              <w:rPr/>
            </w:pPr>
            <w:r w:rsidDel="00000000" w:rsidR="00000000" w:rsidRPr="00000000">
              <w:rPr>
                <w:b w:val="0"/>
                <w:bCs w:val="0"/>
                <w:i w:val="0"/>
                <w:iCs w:val="0"/>
                <w:sz w:val="18"/>
                <w:szCs w:val="18"/>
                <w:rtl w:val="0"/>
              </w:rPr>
              <w:t xml:space="preserve">Trazabilidad o privacidad insuficientes.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7">
            <w:pPr>
              <w:widowControl w:val="1"/>
              <w:spacing w:after="0" w:before="0" w:line="480" w:lineRule="auto"/>
              <w:ind w:firstLine="0"/>
              <w:rPr/>
            </w:pPr>
            <w:r w:rsidDel="00000000" w:rsidR="00000000" w:rsidRPr="00000000">
              <w:rPr>
                <w:b w:val="0"/>
                <w:bCs w:val="0"/>
                <w:i w:val="0"/>
                <w:iCs w:val="0"/>
                <w:sz w:val="18"/>
                <w:szCs w:val="18"/>
                <w:rtl w:val="0"/>
              </w:rPr>
              <w:t xml:space="preserve">Conservar manifiesto, </w:t>
            </w:r>
            <w:r w:rsidDel="00000000" w:rsidR="00000000" w:rsidRPr="00000000">
              <w:rPr>
                <w:rFonts w:ascii="Courier New" w:cs="Courier New" w:eastAsia="Courier New" w:hAnsi="Courier New"/>
                <w:b w:val="0"/>
                <w:bCs w:val="0"/>
                <w:i w:val="0"/>
                <w:iCs w:val="0"/>
                <w:sz w:val="21"/>
                <w:szCs w:val="21"/>
                <w:rtl w:val="0"/>
              </w:rPr>
              <w:t xml:space="preserve">JSONL</w:t>
            </w:r>
            <w:r w:rsidDel="00000000" w:rsidR="00000000" w:rsidRPr="00000000">
              <w:rPr>
                <w:b w:val="0"/>
                <w:bCs w:val="0"/>
                <w:i w:val="0"/>
                <w:iCs w:val="0"/>
                <w:sz w:val="18"/>
                <w:szCs w:val="18"/>
                <w:rtl w:val="0"/>
              </w:rPr>
              <w:t xml:space="preserve"> y procedencia; minimizar evidencia visual y controlar acceso y retención.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8">
            <w:pPr>
              <w:widowControl w:val="1"/>
              <w:spacing w:after="0" w:before="0" w:line="480" w:lineRule="auto"/>
              <w:ind w:firstLine="0"/>
              <w:rPr/>
            </w:pPr>
            <w:r w:rsidDel="00000000" w:rsidR="00000000" w:rsidRPr="00000000">
              <w:rPr>
                <w:b w:val="0"/>
                <w:bCs w:val="0"/>
                <w:i w:val="0"/>
                <w:iCs w:val="0"/>
                <w:sz w:val="18"/>
                <w:szCs w:val="18"/>
                <w:rtl w:val="0"/>
              </w:rPr>
              <w:t xml:space="preserve">Extensiones desplazan el 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9">
            <w:pPr>
              <w:widowControl w:val="1"/>
              <w:spacing w:after="0" w:before="0" w:line="480" w:lineRule="auto"/>
              <w:ind w:firstLine="0"/>
              <w:rPr/>
            </w:pPr>
            <w:r w:rsidDel="00000000" w:rsidR="00000000" w:rsidRPr="00000000">
              <w:rPr>
                <w:b w:val="0"/>
                <w:bCs w:val="0"/>
                <w:i w:val="0"/>
                <w:iCs w:val="0"/>
                <w:sz w:val="18"/>
                <w:szCs w:val="18"/>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33A">
      <w:pPr>
        <w:widowControl w:val="1"/>
        <w:spacing w:after="0" w:before="0" w:line="480" w:lineRule="auto"/>
        <w:ind w:firstLine="720"/>
        <w:rPr/>
      </w:pPr>
      <w:del w:id="10221" w:author="Claude" w:date="2026-09-03T12:00:00Z">
        <w:r w:rsidDel="00000000" w:rsidR="00000000" w:rsidRPr="00000000">
          <w:rPr>
            <w:i w:val="1"/>
            <w:iCs w:val="1"/>
            <w:rtl w:val="0"/>
          </w:rPr>
          <w:delText xml:space="preserve">Nota. </w:delText>
        </w:r>
      </w:del>
      <w:del w:id="10222" w:author="Claude" w:date="2026-09-03T12:00:00Z">
        <w:r w:rsidDel="00000000" w:rsidR="00000000" w:rsidRPr="00000000">
          <w:rPr>
            <w:b w:val="0"/>
            <w:bCs w:val="0"/>
            <w:i w:val="0"/>
            <w:iCs w:val="0"/>
            <w:rtl w:val="0"/>
          </w:rPr>
          <w:delText xml:space="preserve">La materialización y la verificación de estos riesgos se documentan en las secciones de implementación y evaluación; aquí se conserva su tratamiento de diseño.</w:delText>
        </w:r>
      </w:del>
      <w:ins w:id="10223" w:author="Claude" w:date="2026-09-03T12:00:00Z">
        <w:r>
          <w:rPr>
            <w:b w:val="1"/>
            <w:bCs w:val="1"/>
            <w:rtl w:val="0"/>
          </w:rPr>
          <w:t xml:space="preserve">Nota.</w:t>
        </w:r>
        <w:r>
          <w:rPr>
            <w:rtl w:val="0"/>
          </w:rPr>
          <w:t xml:space="preserve"> La materialización y la verificación de estos riesgos se documentan en las secciones de implementación y evaluación. Aquí se conserva su tratamiento de diseño.</w:t>
        </w:r>
      </w:ins>
      <w:r w:rsidDel="00000000" w:rsidR="00000000" w:rsidRPr="00000000">
        <w:rPr>
          <w:rtl w:val="0"/>
        </w:rPr>
      </w:r>
    </w:p>
    <w:p w:rsidR="00000000" w:rsidDel="00000000" w:rsidP="00000000" w:rsidRDefault="00000000" w:rsidRPr="00000000" w14:paraId="0000033B">
      <w:pPr>
        <w:pStyle w:val="Heading3"/>
        <w:keepNext w:val="1"/>
        <w:keepLines w:val="0"/>
        <w:widowControl w:val="1"/>
        <w:spacing w:after="0" w:before="0" w:line="480" w:lineRule="auto"/>
        <w:ind w:firstLine="0"/>
        <w:rPr>
          <w:del w:id="10225" w:author="Claude" w:date="2026-09-03T12:00:00Z"/>
        </w:rPr>
      </w:pPr>
      <w:del w:id="10224" w:author="Claude" w:date="2026-09-03T12:00:00Z">
        <w:r w:rsidDel="00000000" w:rsidR="00000000" w:rsidRPr="00000000">
          <w:rPr>
            <w:b w:val="0"/>
            <w:bCs w:val="0"/>
            <w:i w:val="0"/>
            <w:iCs w:val="0"/>
            <w:rtl w:val="0"/>
          </w:rPr>
          <w:delText xml:space="preserve">17.3.17. Plan de materialización y criterios de avance</w:delText>
        </w:r>
      </w:del>
      <w:r w:rsidDel="00000000" w:rsidR="00000000" w:rsidRPr="00000000">
        <w:rPr>
          <w:rtl w:val="0"/>
        </w:rPr>
      </w:r>
    </w:p>
    <w:p w:rsidR="00000000" w:rsidDel="00000000" w:rsidP="00000000" w:rsidRDefault="00000000" w:rsidRPr="00000000" w14:paraId="0000033C">
      <w:pPr>
        <w:widowControl w:val="1"/>
        <w:spacing w:after="0" w:before="0" w:line="480" w:lineRule="auto"/>
        <w:ind w:firstLine="720"/>
        <w:rPr/>
      </w:pPr>
      <w:del w:id="10226" w:author="Claude" w:date="2026-09-03T12:00:00Z">
        <w:r w:rsidDel="00000000" w:rsidR="00000000" w:rsidRPr="00000000">
          <w:rPr>
            <w:b w:val="0"/>
            <w:bCs w:val="0"/>
            <w:i w:val="0"/>
            <w:iCs w:val="0"/>
            <w:rtl w:val="0"/>
          </w:rPr>
          <w:delText xml:space="preserve">El plan de materialización ordena dependencias de diseño y no reemplaza el registro de implementación. El núcleo se construye primero sobre DBE para estabilizar contratos, evidencia, patrones y reporte; luego se incorporan EBE y capacidades opcionales sin modificar la semántica del flujo base.</w:delText>
        </w:r>
      </w:del>
      <w:ins w:id="10227" w:author="Claude" w:date="2026-09-03T12:00:00Z">
        <w:r>
          <w:rPr>
            <w:rtl w:val="0"/>
          </w:rPr>
          <w:t xml:space="preserve">El plan de materialización ordena dependencias de diseño y no reemplaza el registro de implementación. El núcleo se construye primero sobre DBE para estabilizar contratos, evidencia, patrones y reporte, y luego se incorporan EBE y las capacidades opcionales sin modificar la semántica del flujo base. La Tabla 52 fija el entregable arquitectónico de cada incremento y el criterio que permite decidir si es verificable. El estado ejecutado de cada ítem corresponde a la sección 17.4.</w:t>
        </w:r>
      </w:ins>
      <w:r w:rsidDel="00000000" w:rsidR="00000000" w:rsidRPr="00000000">
        <w:rPr>
          <w:rtl w:val="0"/>
        </w:rPr>
      </w:r>
    </w:p>
    <w:p w:rsidR="00000000" w:rsidDel="00000000" w:rsidP="00000000" w:rsidRDefault="00000000" w:rsidRPr="00000000" w14:paraId="0000033D">
      <w:pPr>
        <w:widowControl w:val="1"/>
        <w:spacing w:after="0" w:before="0" w:line="480" w:lineRule="auto"/>
        <w:ind w:firstLine="720"/>
        <w:rPr>
          <w:del w:id="10229" w:author="Claude" w:date="2026-09-03T12:00:00Z"/>
        </w:rPr>
      </w:pPr>
      <w:del w:id="10228" w:author="Claude" w:date="2026-09-03T12:00:00Z">
        <w:r w:rsidDel="00000000" w:rsidR="00000000" w:rsidRPr="00000000">
          <w:rPr>
            <w:b w:val="0"/>
            <w:bCs w:val="0"/>
            <w:i w:val="0"/>
            <w:iCs w:val="0"/>
            <w:rtl w:val="0"/>
          </w:rPr>
          <w:delText xml:space="preserve">El estado ejecutado de cada ítem corresponde a §17.4. En esta sección se conservan únicamente el entregable arquitectónico y el criterio que permite decidir si el incremento es verificable.</w:delText>
        </w:r>
      </w:del>
      <w:r w:rsidDel="00000000" w:rsidR="00000000" w:rsidRPr="00000000">
        <w:rPr>
          <w:rtl w:val="0"/>
        </w:rPr>
      </w:r>
    </w:p>
    <w:p w:rsidR="00000000" w:rsidDel="00000000" w:rsidP="00000000" w:rsidRDefault="00000000" w:rsidRPr="00000000" w14:paraId="0000033E">
      <w:pPr>
        <w:keepNext w:val="1"/>
        <w:widowControl w:val="1"/>
        <w:spacing w:after="0" w:before="0" w:line="480" w:lineRule="auto"/>
        <w:ind w:left="0" w:firstLine="0"/>
        <w:rPr/>
      </w:pPr>
      <w:del w:id="10230" w:author="Claude" w:date="2026-09-03T12:00:00Z">
        <w:r w:rsidDel="00000000" w:rsidR="00000000" w:rsidRPr="00000000">
          <w:rPr>
            <w:b w:val="1"/>
            <w:bCs w:val="1"/>
            <w:i w:val="0"/>
            <w:iCs w:val="0"/>
            <w:rtl w:val="0"/>
          </w:rPr>
          <w:delText xml:space="preserve">Tabla 55</w:delText>
        </w:r>
      </w:del>
      <w:ins w:id="10231" w:author="Claude" w:date="2026-09-03T12:00:00Z">
        <w:r>
          <w:rPr>
            <w:b w:val="1"/>
            <w:bCs w:val="1"/>
            <w:rtl w:val="0"/>
          </w:rPr>
          <w:t xml:space="preserve">Tabla 52</w:t>
        </w:r>
      </w:ins>
      <w:r w:rsidDel="00000000" w:rsidR="00000000" w:rsidRPr="00000000">
        <w:rPr>
          <w:rtl w:val="0"/>
        </w:rPr>
      </w:r>
    </w:p>
    <w:p w:rsidR="00000000" w:rsidDel="00000000" w:rsidP="00000000" w:rsidRDefault="00000000" w:rsidRPr="00000000" w14:paraId="0000033F">
      <w:pPr>
        <w:keepNext w:val="1"/>
        <w:widowControl w:val="1"/>
        <w:spacing w:after="0" w:before="0" w:line="480" w:lineRule="auto"/>
        <w:ind w:left="0" w:firstLine="0"/>
        <w:rPr/>
      </w:pPr>
      <w:r w:rsidDel="00000000" w:rsidR="00000000" w:rsidRPr="00000000">
        <w:rPr>
          <w:b w:val="0"/>
          <w:bCs w:val="0"/>
          <w:i w:val="1"/>
          <w:iCs w:val="1"/>
          <w:rtl w:val="0"/>
        </w:rPr>
        <w:t xml:space="preserve">Plan de materialización del núcleo</w:t>
      </w:r>
      <w:r w:rsidDel="00000000" w:rsidR="00000000" w:rsidRPr="00000000">
        <w:rPr>
          <w:rtl w:val="0"/>
        </w:rPr>
      </w:r>
    </w:p>
    <w:tbl>
      <w:tblPr>
        <w:tblStyle w:val="Table17"/>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340">
            <w:pPr>
              <w:widowControl w:val="1"/>
              <w:spacing w:after="0" w:before="0" w:line="480" w:lineRule="auto"/>
              <w:ind w:firstLine="0"/>
              <w:rPr/>
            </w:pPr>
            <w:r w:rsidDel="00000000" w:rsidR="00000000" w:rsidRPr="00000000">
              <w:rPr>
                <w:b w:val="1"/>
                <w:bCs w:val="1"/>
                <w:i w:val="0"/>
                <w:iCs w:val="0"/>
                <w:sz w:val="18"/>
                <w:szCs w:val="18"/>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1">
            <w:pPr>
              <w:widowControl w:val="1"/>
              <w:spacing w:after="0" w:before="0" w:line="480" w:lineRule="auto"/>
              <w:ind w:firstLine="0"/>
              <w:rPr/>
            </w:pPr>
            <w:r w:rsidDel="00000000" w:rsidR="00000000" w:rsidRPr="00000000">
              <w:rPr>
                <w:b w:val="1"/>
                <w:bCs w:val="1"/>
                <w:i w:val="0"/>
                <w:iCs w:val="0"/>
                <w:sz w:val="18"/>
                <w:szCs w:val="18"/>
                <w:rtl w:val="0"/>
              </w:rPr>
              <w:t xml:space="preserve">Criterio de avance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2">
            <w:pPr>
              <w:widowControl w:val="1"/>
              <w:spacing w:after="0" w:before="0" w:line="480" w:lineRule="auto"/>
              <w:ind w:firstLine="0"/>
              <w:rPr/>
            </w:pPr>
            <w:r w:rsidDel="00000000" w:rsidR="00000000" w:rsidRPr="00000000">
              <w:rPr>
                <w:b w:val="0"/>
                <w:bCs w:val="0"/>
                <w:i w:val="0"/>
                <w:iCs w:val="0"/>
                <w:sz w:val="18"/>
                <w:szCs w:val="18"/>
                <w:rtl w:val="0"/>
              </w:rPr>
              <w:t xml:space="preserve">Manifiesto y configuración por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3">
            <w:pPr>
              <w:widowControl w:val="1"/>
              <w:spacing w:after="0" w:before="0" w:line="480" w:lineRule="auto"/>
              <w:ind w:firstLine="0"/>
              <w:rPr/>
            </w:pPr>
            <w:r w:rsidDel="00000000" w:rsidR="00000000" w:rsidRPr="00000000">
              <w:rPr>
                <w:b w:val="0"/>
                <w:bCs w:val="0"/>
                <w:i w:val="0"/>
                <w:iCs w:val="0"/>
                <w:sz w:val="18"/>
                <w:szCs w:val="18"/>
                <w:rtl w:val="0"/>
              </w:rPr>
              <w:t xml:space="preserve">Una corrida puede reconstruirse mediante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sz w:val="18"/>
                <w:szCs w:val="18"/>
                <w:rtl w:val="0"/>
              </w:rPr>
              <w:t xml:space="preserve">, configs efectivas y versiones.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4">
            <w:pPr>
              <w:widowControl w:val="1"/>
              <w:spacing w:after="0" w:before="0" w:line="480" w:lineRule="auto"/>
              <w:ind w:firstLine="0"/>
              <w:rPr/>
            </w:pPr>
            <w:r w:rsidDel="00000000" w:rsidR="00000000" w:rsidRPr="00000000">
              <w:rPr>
                <w:b w:val="0"/>
                <w:bCs w:val="0"/>
                <w:i w:val="0"/>
                <w:iCs w:val="0"/>
                <w:sz w:val="18"/>
                <w:szCs w:val="18"/>
                <w:rtl w:val="0"/>
              </w:rPr>
              <w:t xml:space="preserve">Fuentes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5">
            <w:pPr>
              <w:widowControl w:val="1"/>
              <w:spacing w:after="0" w:before="0" w:line="480" w:lineRule="auto"/>
              <w:ind w:firstLine="0"/>
              <w:rPr/>
            </w:pPr>
            <w:r w:rsidDel="00000000" w:rsidR="00000000" w:rsidRPr="00000000">
              <w:rPr>
                <w:b w:val="0"/>
                <w:bCs w:val="0"/>
                <w:i w:val="0"/>
                <w:iCs w:val="0"/>
                <w:sz w:val="18"/>
                <w:szCs w:val="18"/>
                <w:rtl w:val="0"/>
              </w:rPr>
              <w:t xml:space="preserve">Imágenes y vídeos ingresan con identidad, orden y naturaleza temporal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6">
            <w:pPr>
              <w:widowControl w:val="1"/>
              <w:spacing w:after="0" w:before="0" w:line="480" w:lineRule="auto"/>
              <w:ind w:firstLine="0"/>
              <w:rPr/>
            </w:pPr>
            <w:r w:rsidDel="00000000" w:rsidR="00000000" w:rsidRPr="00000000">
              <w:rPr>
                <w:b w:val="0"/>
                <w:bCs w:val="0"/>
                <w:i w:val="0"/>
                <w:iCs w:val="0"/>
                <w:sz w:val="18"/>
                <w:szCs w:val="18"/>
                <w:rtl w:val="0"/>
              </w:rPr>
              <w:t xml:space="preserve">Vocabulario </w:t>
            </w:r>
            <w:r w:rsidDel="00000000" w:rsidR="00000000" w:rsidRPr="00000000">
              <w:rPr>
                <w:rFonts w:ascii="Courier New" w:cs="Courier New" w:eastAsia="Courier New" w:hAnsi="Courier New"/>
                <w:b w:val="0"/>
                <w:bCs w:val="0"/>
                <w:i w:val="0"/>
                <w:iCs w:val="0"/>
                <w:sz w:val="17"/>
                <w:szCs w:val="17"/>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7">
            <w:pPr>
              <w:widowControl w:val="1"/>
              <w:spacing w:after="0" w:before="0" w:line="480" w:lineRule="auto"/>
              <w:ind w:firstLine="0"/>
              <w:rPr/>
            </w:pPr>
            <w:r w:rsidDel="00000000" w:rsidR="00000000" w:rsidRPr="00000000">
              <w:rPr>
                <w:b w:val="0"/>
                <w:bCs w:val="0"/>
                <w:i w:val="0"/>
                <w:iCs w:val="0"/>
                <w:sz w:val="18"/>
                <w:szCs w:val="18"/>
                <w:rtl w:val="0"/>
              </w:rPr>
              <w:t xml:space="preserve">Cada detección se atribuye a </w:t>
            </w: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b w:val="0"/>
                <w:bCs w:val="0"/>
                <w:i w:val="0"/>
                <w:iCs w:val="0"/>
                <w:sz w:val="18"/>
                <w:szCs w:val="18"/>
                <w:rtl w:val="0"/>
              </w:rPr>
              <w:t xml:space="preserve"> y al rol de la clase.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8">
            <w:pPr>
              <w:widowControl w:val="1"/>
              <w:spacing w:after="0" w:before="0" w:line="480" w:lineRule="auto"/>
              <w:ind w:firstLine="0"/>
              <w:rPr/>
            </w:pPr>
            <w:r w:rsidDel="00000000" w:rsidR="00000000" w:rsidRPr="00000000">
              <w:rPr>
                <w:b w:val="0"/>
                <w:bCs w:val="0"/>
                <w:i w:val="0"/>
                <w:iCs w:val="0"/>
                <w:sz w:val="18"/>
                <w:szCs w:val="18"/>
                <w:rtl w:val="0"/>
              </w:rPr>
              <w:t xml:space="preserve">Adaptador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9">
            <w:pPr>
              <w:widowControl w:val="1"/>
              <w:spacing w:after="0" w:before="0" w:line="480" w:lineRule="auto"/>
              <w:ind w:firstLine="0"/>
              <w:rPr/>
            </w:pPr>
            <w:r w:rsidDel="00000000" w:rsidR="00000000" w:rsidRPr="00000000">
              <w:rPr>
                <w:b w:val="0"/>
                <w:bCs w:val="0"/>
                <w:i w:val="0"/>
                <w:iCs w:val="0"/>
                <w:sz w:val="18"/>
                <w:szCs w:val="18"/>
                <w:rtl w:val="0"/>
              </w:rPr>
              <w:t xml:space="preserve">El modelo puede sustituirse sin modificar el contrato de percepción.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A">
            <w:pPr>
              <w:widowControl w:val="1"/>
              <w:spacing w:after="0" w:before="0" w:line="480" w:lineRule="auto"/>
              <w:ind w:firstLine="0"/>
              <w:rPr/>
            </w:pPr>
            <w:r w:rsidDel="00000000" w:rsidR="00000000" w:rsidRPr="00000000">
              <w:rPr>
                <w:b w:val="0"/>
                <w:bCs w:val="0"/>
                <w:i w:val="0"/>
                <w:iCs w:val="0"/>
                <w:sz w:val="18"/>
                <w:szCs w:val="18"/>
                <w:rtl w:val="0"/>
              </w:rPr>
              <w:t xml:space="preserve">Normalización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B">
            <w:pPr>
              <w:widowControl w:val="1"/>
              <w:spacing w:after="0" w:before="0" w:line="480" w:lineRule="auto"/>
              <w:ind w:firstLine="0"/>
              <w:rPr/>
            </w:pPr>
            <w:r w:rsidDel="00000000" w:rsidR="00000000" w:rsidRPr="00000000">
              <w:rPr>
                <w:b w:val="0"/>
                <w:bCs w:val="0"/>
                <w:i w:val="0"/>
                <w:iCs w:val="0"/>
                <w:sz w:val="18"/>
                <w:szCs w:val="18"/>
                <w:rtl w:val="0"/>
              </w:rPr>
              <w:t xml:space="preserve">Las detecciones conservan coordenadas originales, normalizadas y filtros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C">
            <w:pPr>
              <w:widowControl w:val="1"/>
              <w:spacing w:after="0" w:before="0" w:line="480" w:lineRule="auto"/>
              <w:ind w:firstLine="0"/>
              <w:rPr/>
            </w:pPr>
            <w:r w:rsidDel="00000000" w:rsidR="00000000" w:rsidRPr="00000000">
              <w:rPr>
                <w:b w:val="0"/>
                <w:bCs w:val="0"/>
                <w:i w:val="0"/>
                <w:iCs w:val="0"/>
                <w:sz w:val="18"/>
                <w:szCs w:val="18"/>
                <w:rtl w:val="0"/>
              </w:rPr>
              <w:t xml:space="preserve">Persistencia y bus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D">
            <w:pPr>
              <w:widowControl w:val="1"/>
              <w:spacing w:after="0" w:before="0" w:line="480" w:lineRule="auto"/>
              <w:ind w:firstLine="0"/>
              <w:rPr/>
            </w:pPr>
            <w:r w:rsidDel="00000000" w:rsidR="00000000" w:rsidRPr="00000000">
              <w:rPr>
                <w:b w:val="0"/>
                <w:bCs w:val="0"/>
                <w:i w:val="0"/>
                <w:iCs w:val="0"/>
                <w:sz w:val="18"/>
                <w:szCs w:val="18"/>
                <w:rtl w:val="0"/>
              </w:rPr>
              <w:t xml:space="preserve">El hecho se persiste antes de publicarse y toda pérdida resulta detectable.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E">
            <w:pPr>
              <w:widowControl w:val="1"/>
              <w:spacing w:after="0" w:before="0" w:line="480" w:lineRule="auto"/>
              <w:ind w:firstLine="0"/>
              <w:rPr/>
            </w:pPr>
            <w:r w:rsidDel="00000000" w:rsidR="00000000" w:rsidRPr="00000000">
              <w:rPr>
                <w:b w:val="0"/>
                <w:bCs w:val="0"/>
                <w:i w:val="0"/>
                <w:iCs w:val="0"/>
                <w:sz w:val="18"/>
                <w:szCs w:val="18"/>
                <w:rtl w:val="0"/>
              </w:rPr>
              <w:t xml:space="preserve">Patrones CR-01/CR-02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F">
            <w:pPr>
              <w:widowControl w:val="1"/>
              <w:spacing w:after="0" w:before="0" w:line="480" w:lineRule="auto"/>
              <w:ind w:firstLine="0"/>
              <w:rPr/>
            </w:pPr>
            <w:r w:rsidDel="00000000" w:rsidR="00000000" w:rsidRPr="00000000">
              <w:rPr>
                <w:b w:val="0"/>
                <w:bCs w:val="0"/>
                <w:i w:val="0"/>
                <w:iCs w:val="0"/>
                <w:sz w:val="18"/>
                <w:szCs w:val="18"/>
                <w:rtl w:val="0"/>
              </w:rPr>
              <w:t xml:space="preserve">La configuración fija región, granularidad, severidad y ventanas en milisegundos.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0">
            <w:pPr>
              <w:widowControl w:val="1"/>
              <w:spacing w:after="0" w:before="0" w:line="480" w:lineRule="auto"/>
              <w:ind w:firstLine="0"/>
              <w:rPr/>
            </w:pPr>
            <w:r w:rsidDel="00000000" w:rsidR="00000000" w:rsidRPr="00000000">
              <w:rPr>
                <w:b w:val="0"/>
                <w:bCs w:val="0"/>
                <w:i w:val="0"/>
                <w:iCs w:val="0"/>
                <w:sz w:val="18"/>
                <w:szCs w:val="18"/>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1">
            <w:pPr>
              <w:widowControl w:val="1"/>
              <w:spacing w:after="0" w:before="0" w:line="480" w:lineRule="auto"/>
              <w:ind w:firstLine="0"/>
              <w:rPr/>
            </w:pPr>
            <w:r w:rsidDel="00000000" w:rsidR="00000000" w:rsidRPr="00000000">
              <w:rPr>
                <w:b w:val="0"/>
                <w:bCs w:val="0"/>
                <w:i w:val="0"/>
                <w:iCs w:val="0"/>
                <w:sz w:val="18"/>
                <w:szCs w:val="18"/>
                <w:rtl w:val="0"/>
              </w:rPr>
              <w:t xml:space="preserve">Cada episodio confirmado produce una alerta idempotente y auditable.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2">
            <w:pPr>
              <w:widowControl w:val="1"/>
              <w:spacing w:after="0" w:before="0" w:line="480" w:lineRule="auto"/>
              <w:ind w:firstLine="0"/>
              <w:rPr/>
            </w:pPr>
            <w:r w:rsidDel="00000000" w:rsidR="00000000" w:rsidRPr="00000000">
              <w:rPr>
                <w:b w:val="0"/>
                <w:bCs w:val="0"/>
                <w:i w:val="0"/>
                <w:iCs w:val="0"/>
                <w:sz w:val="18"/>
                <w:szCs w:val="18"/>
                <w:rtl w:val="0"/>
              </w:rPr>
              <w:t xml:space="preserve">Observabilidad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3">
            <w:pPr>
              <w:widowControl w:val="1"/>
              <w:spacing w:after="0" w:before="0" w:line="480" w:lineRule="auto"/>
              <w:ind w:firstLine="0"/>
              <w:rPr/>
            </w:pPr>
            <w:r w:rsidDel="00000000" w:rsidR="00000000" w:rsidRPr="00000000">
              <w:rPr>
                <w:b w:val="0"/>
                <w:bCs w:val="0"/>
                <w:i w:val="0"/>
                <w:iCs w:val="0"/>
                <w:sz w:val="18"/>
                <w:szCs w:val="18"/>
                <w:rtl w:val="0"/>
              </w:rPr>
              <w:t xml:space="preserve">Cada métrica declara tramo, reloj, unidad,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sz w:val="18"/>
                <w:szCs w:val="18"/>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4">
            <w:pPr>
              <w:widowControl w:val="1"/>
              <w:spacing w:after="0" w:before="0" w:line="480" w:lineRule="auto"/>
              <w:ind w:firstLine="0"/>
              <w:rPr/>
            </w:pPr>
            <w:r w:rsidDel="00000000" w:rsidR="00000000" w:rsidRPr="00000000">
              <w:rPr>
                <w:b w:val="0"/>
                <w:bCs w:val="0"/>
                <w:i w:val="0"/>
                <w:iCs w:val="0"/>
                <w:sz w:val="18"/>
                <w:szCs w:val="18"/>
                <w:rtl w:val="0"/>
              </w:rPr>
              <w:t xml:space="preserve">Reporte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5">
            <w:pPr>
              <w:widowControl w:val="1"/>
              <w:spacing w:after="0" w:before="0" w:line="480" w:lineRule="auto"/>
              <w:ind w:firstLine="0"/>
              <w:rPr/>
            </w:pPr>
            <w:r w:rsidDel="00000000" w:rsidR="00000000" w:rsidRPr="00000000">
              <w:rPr>
                <w:b w:val="0"/>
                <w:bCs w:val="0"/>
                <w:i w:val="0"/>
                <w:iCs w:val="0"/>
                <w:sz w:val="18"/>
                <w:szCs w:val="18"/>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356">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El núcleo no requiere canales externos, métricas MOT ni condiciones de Nivel 2 o 3 para sostener su cadena experimental.</w:t>
      </w:r>
      <w:r w:rsidDel="00000000" w:rsidR="00000000" w:rsidRPr="00000000">
        <w:rPr>
          <w:rtl w:val="0"/>
        </w:rPr>
      </w:r>
    </w:p>
    <w:p w:rsidR="00000000" w:rsidDel="00000000" w:rsidP="00000000" w:rsidRDefault="00000000" w:rsidRPr="00000000" w14:paraId="00000357">
      <w:pPr>
        <w:widowControl w:val="1"/>
        <w:spacing w:after="0" w:before="0" w:line="480" w:lineRule="auto"/>
        <w:ind w:firstLine="720"/>
        <w:rPr/>
      </w:pPr>
      <w:del w:id="10232" w:author="Claude" w:date="2026-09-03T12:00:00Z">
        <w:r w:rsidDel="00000000" w:rsidR="00000000" w:rsidRPr="00000000">
          <w:rPr>
            <w:b w:val="0"/>
            <w:bCs w:val="0"/>
            <w:i w:val="0"/>
            <w:iCs w:val="0"/>
            <w:rtl w:val="0"/>
          </w:rPr>
          <w:delTex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manteniendo estables los contratos centrales. El costo medido de incorporar extensiones se documenta en las secciones de implementación y evaluación.</w:delText>
        </w:r>
      </w:del>
      <w:ins w:id="10233" w:author="Claude" w:date="2026-09-03T12:00:00Z">
        <w:r>
          <w:rPr>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y mantienen estables los contratos centrales. Esa frontera evita presentar la extensibilidad open-vocabulary como una capacidad ilimitada, y el costo medido de incorporar extensiones se documenta en las secciones de implementación y evaluación.</w:t>
        </w:r>
      </w:ins>
      <w:r w:rsidDel="00000000" w:rsidR="00000000" w:rsidRPr="00000000">
        <w:rPr>
          <w:rtl w:val="0"/>
        </w:rPr>
      </w:r>
    </w:p>
    <w:p w:rsidR="00000000" w:rsidDel="00000000" w:rsidP="00000000" w:rsidRDefault="00000000" w:rsidRPr="00000000" w14:paraId="00000358">
      <w:pPr>
        <w:pStyle w:val="Heading3"/>
        <w:keepNext w:val="1"/>
        <w:widowControl w:val="1"/>
        <w:spacing w:after="0" w:before="0" w:line="480" w:lineRule="auto"/>
        <w:ind w:firstLine="0"/>
        <w:rPr>
          <w:del w:id="10235" w:author="Claude" w:date="2026-09-03T12:00:00Z"/>
        </w:rPr>
      </w:pPr>
      <w:bookmarkStart w:colFirst="0" w:colLast="0" w:name="_heading=h.74mw4vdg2any" w:id="44"/>
      <w:bookmarkEnd w:id="44"/>
      <w:del w:id="10234" w:author="Claude" w:date="2026-09-03T12:00:00Z">
        <w:r w:rsidDel="00000000" w:rsidR="00000000" w:rsidRPr="00000000">
          <w:rPr>
            <w:rtl w:val="0"/>
          </w:rPr>
          <w:delText xml:space="preserve">17.3.18. Cierre del diseño arquitectónico</w:delText>
        </w:r>
      </w:del>
    </w:p>
    <w:p w:rsidR="00000000" w:rsidDel="00000000" w:rsidP="00000000" w:rsidRDefault="00000000" w:rsidRPr="00000000" w14:paraId="00000359">
      <w:pPr>
        <w:widowControl w:val="1"/>
        <w:spacing w:after="0" w:before="0" w:line="480" w:lineRule="auto"/>
        <w:ind w:firstLine="720"/>
        <w:rPr/>
      </w:pPr>
      <w:del w:id="10236" w:author="Claude" w:date="2026-09-03T12:00:00Z">
        <w:r w:rsidDel="00000000" w:rsidR="00000000" w:rsidRPr="00000000">
          <w:rPr>
            <w:b w:val="0"/>
            <w:bCs w:val="0"/>
            <w:i w:val="0"/>
            <w:iCs w:val="0"/>
            <w:rtl w:val="0"/>
          </w:rPr>
          <w:delText xml:space="preserve">El diseño define una plataforma experimental compuesta por plano de medios, plano de control, soporte experimental y un tramo desacoplado de distribución. La organización protege la ruta crítica, separa evidencia de interpretación y conserva una cadena causal reconstruible desde la fuente hasta la entrega.</w:delText>
        </w:r>
      </w:del>
      <w:ins w:id="10237" w:author="Claude" w:date="2026-09-03T12:00:00Z">
        <w:r>
          <w:rPr>
            <w:rtl w:val="0"/>
          </w:rPr>
          <w:t xml:space="preserve">El diseño define una plataforma experimental compuesta por el plano de medios, el plano de control, el soporte experimental y un tramo desacoplado de distribución, que protege la ruta crítica, separa la evidencia de su interpretación y conserva una cadena causal reconstruible desde la fuente hasta la entrega. La granularidad de escena y la granularidad de sujeto se tratan como configuraciones semánticamente distintas, y la identidad personal permanece fuera del alcance.</w:t>
        </w:r>
      </w:ins>
      <w:r w:rsidDel="00000000" w:rsidR="00000000" w:rsidRPr="00000000">
        <w:rPr>
          <w:rtl w:val="0"/>
        </w:rPr>
      </w:r>
    </w:p>
    <w:p w:rsidR="00000000" w:rsidDel="00000000" w:rsidP="00000000" w:rsidRDefault="00000000" w:rsidRPr="00000000" w14:paraId="0000035A">
      <w:pPr>
        <w:widowControl w:val="1"/>
        <w:spacing w:after="0" w:before="0" w:line="480" w:lineRule="auto"/>
        <w:ind w:firstLine="720"/>
        <w:rPr>
          <w:del w:id="10247" w:author="Claude" w:date="2026-09-03T12:00:00Z"/>
        </w:rPr>
      </w:pPr>
      <w:del w:id="10238" w:author="Claude" w:date="2026-09-03T12:00:00Z">
        <w:r w:rsidDel="00000000" w:rsidR="00000000" w:rsidRPr="00000000">
          <w:rPr>
            <w:b w:val="0"/>
            <w:bCs w:val="0"/>
            <w:i w:val="0"/>
            <w:iCs w:val="0"/>
            <w:rtl w:val="0"/>
          </w:rPr>
          <w:delText xml:space="preserve">El núcleo de CR-01 y CR-02 utiliza evidencia positiva de </w:delText>
        </w:r>
      </w:del>
      <w:del w:id="10239"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10240" w:author="Claude" w:date="2026-09-03T12:00:00Z">
        <w:r w:rsidDel="00000000" w:rsidR="00000000" w:rsidRPr="00000000">
          <w:rPr>
            <w:b w:val="0"/>
            <w:bCs w:val="0"/>
            <w:i w:val="0"/>
            <w:iCs w:val="0"/>
            <w:rtl w:val="0"/>
          </w:rPr>
          <w:delText xml:space="preserve">, </w:delText>
        </w:r>
      </w:del>
      <w:del w:id="10241" w:author="Claude" w:date="2026-09-03T12:00:00Z">
        <w:r w:rsidDel="00000000" w:rsidR="00000000" w:rsidRPr="00000000">
          <w:rPr>
            <w:rFonts w:ascii="Courier New" w:cs="Courier New" w:eastAsia="Courier New" w:hAnsi="Courier New"/>
            <w:b w:val="0"/>
            <w:bCs w:val="0"/>
            <w:i w:val="0"/>
            <w:iCs w:val="0"/>
            <w:sz w:val="21"/>
            <w:szCs w:val="21"/>
            <w:rtl w:val="0"/>
          </w:rPr>
          <w:delText xml:space="preserve">helmet</w:delText>
        </w:r>
      </w:del>
      <w:del w:id="10242" w:author="Claude" w:date="2026-09-03T12:00:00Z">
        <w:r w:rsidDel="00000000" w:rsidR="00000000" w:rsidRPr="00000000">
          <w:rPr>
            <w:b w:val="0"/>
            <w:bCs w:val="0"/>
            <w:i w:val="0"/>
            <w:iCs w:val="0"/>
            <w:rtl w:val="0"/>
          </w:rPr>
          <w:delText xml:space="preserve"> y </w:delText>
        </w:r>
      </w:del>
      <w:del w:id="10243" w:author="Claude" w:date="2026-09-03T12:00:00Z">
        <w:r w:rsidDel="00000000" w:rsidR="00000000" w:rsidRPr="00000000">
          <w:rPr>
            <w:rFonts w:ascii="Courier New" w:cs="Courier New" w:eastAsia="Courier New" w:hAnsi="Courier New"/>
            <w:b w:val="0"/>
            <w:bCs w:val="0"/>
            <w:i w:val="0"/>
            <w:iCs w:val="0"/>
            <w:sz w:val="21"/>
            <w:szCs w:val="21"/>
            <w:rtl w:val="0"/>
          </w:rPr>
          <w:delText xml:space="preserve">vest</w:delText>
        </w:r>
      </w:del>
      <w:del w:id="10244" w:author="Claude" w:date="2026-09-03T12:00:00Z">
        <w:r w:rsidDel="00000000" w:rsidR="00000000" w:rsidRPr="00000000">
          <w:rPr>
            <w:b w:val="0"/>
            <w:bCs w:val="0"/>
            <w:i w:val="0"/>
            <w:iCs w:val="0"/>
            <w:rtl w:val="0"/>
          </w:rPr>
          <w:delText xml:space="preserve">, inferencia espacial de ausencia y estabilización temporal por patrón. La granularidad de escena y la granularidad de sujeto se tratan como configuraciones semánticamente distintas; la identidad </w:delText>
        </w:r>
      </w:del>
      <w:del w:id="10245" w:author="Claude" w:date="2026-09-03T12:00:00Z">
        <w:r w:rsidDel="00000000" w:rsidR="00000000" w:rsidRPr="00000000">
          <w:rPr>
            <w:rFonts w:ascii="Courier New" w:cs="Courier New" w:eastAsia="Courier New" w:hAnsi="Courier New"/>
            <w:b w:val="0"/>
            <w:bCs w:val="0"/>
            <w:i w:val="0"/>
            <w:iCs w:val="0"/>
            <w:sz w:val="21"/>
            <w:szCs w:val="21"/>
            <w:rtl w:val="0"/>
          </w:rPr>
          <w:delText xml:space="preserve">person</w:delText>
        </w:r>
      </w:del>
      <w:del w:id="10246" w:author="Claude" w:date="2026-09-03T12:00:00Z">
        <w:r w:rsidDel="00000000" w:rsidR="00000000" w:rsidRPr="00000000">
          <w:rPr>
            <w:b w:val="0"/>
            <w:bCs w:val="0"/>
            <w:i w:val="0"/>
            <w:iCs w:val="0"/>
            <w:rtl w:val="0"/>
          </w:rPr>
          <w:delText xml:space="preserve">al permanece fuera del alcance.</w:delText>
        </w:r>
      </w:del>
      <w:r w:rsidDel="00000000" w:rsidR="00000000" w:rsidRPr="00000000">
        <w:rPr>
          <w:rtl w:val="0"/>
        </w:rPr>
      </w:r>
    </w:p>
    <w:p w:rsidR="00000000" w:rsidDel="00000000" w:rsidP="00000000" w:rsidRDefault="00000000" w:rsidRPr="00000000" w14:paraId="0000035B">
      <w:pPr>
        <w:widowControl w:val="1"/>
        <w:spacing w:after="0" w:before="0" w:line="480" w:lineRule="auto"/>
        <w:ind w:firstLine="720"/>
        <w:rPr>
          <w:del w:id="10257" w:author="Claude" w:date="2026-09-03T12:00:00Z"/>
        </w:rPr>
      </w:pPr>
      <w:del w:id="10248" w:author="Claude" w:date="2026-09-03T12:00:00Z">
        <w:r w:rsidDel="00000000" w:rsidR="00000000" w:rsidRPr="00000000">
          <w:rPr>
            <w:rtl w:val="0"/>
          </w:rPr>
          <w:delText xml:space="preserve">La arquitectura fija contratos versionados, </w:delText>
        </w:r>
      </w:del>
      <w:del w:id="10249" w:author="Claude" w:date="2026-09-03T12:00:00Z">
        <w:r w:rsidDel="00000000" w:rsidR="00000000" w:rsidRPr="00000000">
          <w:rPr>
            <w:rFonts w:ascii="Courier New" w:cs="Courier New" w:eastAsia="Courier New" w:hAnsi="Courier New"/>
            <w:sz w:val="21"/>
            <w:szCs w:val="21"/>
            <w:rtl w:val="0"/>
          </w:rPr>
          <w:delText xml:space="preserve">JSONL</w:delText>
        </w:r>
      </w:del>
      <w:del w:id="10250" w:author="Claude" w:date="2026-09-03T12:00:00Z">
        <w:r w:rsidDel="00000000" w:rsidR="00000000" w:rsidRPr="00000000">
          <w:rPr>
            <w:rtl w:val="0"/>
          </w:rPr>
          <w:delText xml:space="preserve"> de sólo adición y dos patrones de acople: gobierno mediante </w:delText>
        </w:r>
      </w:del>
      <w:del w:id="10251" w:author="Claude" w:date="2026-09-03T12:00:00Z">
        <w:r w:rsidDel="00000000" w:rsidR="00000000" w:rsidRPr="00000000">
          <w:rPr>
            <w:rFonts w:ascii="Courier New" w:cs="Courier New" w:eastAsia="Courier New" w:hAnsi="Courier New"/>
            <w:sz w:val="21"/>
            <w:szCs w:val="21"/>
            <w:rtl w:val="0"/>
          </w:rPr>
          <w:delText xml:space="preserve">HTTP</w:delText>
        </w:r>
      </w:del>
      <w:del w:id="10252" w:author="Claude" w:date="2026-09-03T12:00:00Z">
        <w:r w:rsidDel="00000000" w:rsidR="00000000" w:rsidRPr="00000000">
          <w:rPr>
            <w:rtl w:val="0"/>
          </w:rPr>
          <w:delText xml:space="preserve">, gobernado por configuración, para medios, control y distribución; y transporte </w:delText>
        </w:r>
      </w:del>
      <w:del w:id="10253" w:author="Claude" w:date="2026-09-03T12:00:00Z">
        <w:r w:rsidDel="00000000" w:rsidR="00000000" w:rsidRPr="00000000">
          <w:rPr>
            <w:rFonts w:ascii="Courier New" w:cs="Courier New" w:eastAsia="Courier New" w:hAnsi="Courier New"/>
            <w:sz w:val="21"/>
            <w:szCs w:val="21"/>
            <w:rtl w:val="0"/>
          </w:rPr>
          <w:delText xml:space="preserve">ZeroMQ</w:delText>
        </w:r>
      </w:del>
      <w:del w:id="10254" w:author="Claude" w:date="2026-09-03T12:00:00Z">
        <w:r w:rsidDel="00000000" w:rsidR="00000000" w:rsidRPr="00000000">
          <w:rPr>
            <w:rtl w:val="0"/>
          </w:rPr>
          <w:delText xml:space="preserve"> con patrón publicador-suscriptor y </w:delText>
        </w:r>
      </w:del>
      <w:del w:id="10255" w:author="Claude" w:date="2026-09-03T12:00:00Z">
        <w:r w:rsidDel="00000000" w:rsidR="00000000" w:rsidRPr="00000000">
          <w:rPr>
            <w:rFonts w:ascii="Courier New" w:cs="Courier New" w:eastAsia="Courier New" w:hAnsi="Courier New"/>
            <w:sz w:val="21"/>
            <w:szCs w:val="21"/>
            <w:rtl w:val="0"/>
          </w:rPr>
          <w:delText xml:space="preserve">msgpack</w:delText>
        </w:r>
      </w:del>
      <w:del w:id="10256" w:author="Claude" w:date="2026-09-03T12:00:00Z">
        <w:r w:rsidDel="00000000" w:rsidR="00000000" w:rsidRPr="00000000">
          <w:rPr>
            <w:rtl w:val="0"/>
          </w:rPr>
          <w:delText xml:space="preserve"> para detecciones y alertas. La naturaleza temporal de la fuente, los dominios de reloj y los estados de aplicabilidad forman parte de la validez de cada métrica.</w:delText>
        </w:r>
      </w:del>
    </w:p>
    <w:p w:rsidR="00000000" w:rsidDel="00000000" w:rsidP="00000000" w:rsidRDefault="00000000" w:rsidRPr="00000000" w14:paraId="0000035C">
      <w:pPr>
        <w:widowControl w:val="1"/>
        <w:spacing w:after="0" w:before="0" w:line="480" w:lineRule="auto"/>
        <w:ind w:firstLine="720"/>
        <w:rPr>
          <w:del w:id="10259" w:author="Claude" w:date="2026-09-03T12:00:00Z"/>
        </w:rPr>
      </w:pPr>
      <w:del w:id="10258" w:author="Claude" w:date="2026-09-03T12:00:00Z">
        <w:r w:rsidDel="00000000" w:rsidR="00000000" w:rsidRPr="00000000">
          <w:rPr>
            <w:b w:val="0"/>
            <w:bCs w:val="0"/>
            <w:i w:val="0"/>
            <w:iCs w:val="0"/>
            <w:rtl w:val="0"/>
          </w:rPr>
          <w:delText xml:space="preserve">Las extensiones se clasifican por su costo arquitectónico: una condición del mismo tipo se incorpora por configuración; una familia nueva requiere un evaluador; y nuevos modelos, fuentes o canales requieren adaptadores. Esta frontera evita presentar la extensibilidad open-vocabulary como una capacidad ilimitada.</w:delText>
        </w:r>
      </w:del>
      <w:r w:rsidDel="00000000" w:rsidR="00000000" w:rsidRPr="00000000">
        <w:rPr>
          <w:rtl w:val="0"/>
        </w:rPr>
      </w:r>
    </w:p>
    <w:p w:rsidR="00000000" w:rsidDel="00000000" w:rsidP="00000000" w:rsidRDefault="00000000" w:rsidRPr="00000000" w14:paraId="0000035D">
      <w:pPr>
        <w:widowControl w:val="1"/>
        <w:spacing w:after="0" w:before="0" w:line="480" w:lineRule="auto"/>
        <w:ind w:firstLine="720"/>
        <w:rPr/>
      </w:pPr>
      <w:del w:id="10260" w:author="Claude" w:date="2026-09-03T12:00:00Z">
        <w:r w:rsidDel="00000000" w:rsidR="00000000" w:rsidRPr="00000000">
          <w:rPr>
            <w:b w:val="0"/>
            <w:bCs w:val="0"/>
            <w:i w:val="0"/>
            <w:iCs w:val="0"/>
            <w:rtl w:val="0"/>
          </w:rPr>
          <w:delText xml:space="preserve">La sección deja preparado el paso a la implementación sin anticipar sus resultados. §17.4 documenta qué componentes se materializaron y cómo se verificaron; §17.5 concentra las mediciones y su interpretación experimental.</w:delText>
        </w:r>
      </w:del>
      <w:ins w:id="10261" w:author="Claude" w:date="2026-09-03T12:00:00Z">
        <w:r>
          <w:rPr>
            <w:rtl w:val="0"/>
          </w:rPr>
          <w:t xml:space="preserve">El capítulo deja preparado el paso a la implementación sin anticipar sus resultados. La sección 17.4 documenta qué componentes se materializaron y cómo se verificaron, y la sección 17.5 concentra las mediciones y su interpretación experimental.</w:t>
        </w:r>
      </w:ins>
      <w:r w:rsidDel="00000000" w:rsidR="00000000" w:rsidRPr="00000000">
        <w:rPr>
          <w:rtl w:val="0"/>
        </w:rPr>
      </w:r>
    </w:p>
    <w:p w:rsidR="00000000" w:rsidDel="00000000" w:rsidP="00000000" w:rsidRDefault="00000000" w:rsidRPr="00000000" w14:paraId="0000035E">
      <w:pPr>
        <w:widowControl w:val="1"/>
        <w:spacing w:after="0" w:line="480" w:lineRule="auto"/>
        <w:ind w:firstLine="720"/>
        <w:rPr/>
      </w:pPr>
      <w:del w:id="10262" w:author="Claude" w:date="2026-09-03T12:00:00Z">
        <w:r w:rsidDel="00000000" w:rsidR="00000000" w:rsidRPr="00000000">
          <w:rPr>
            <w:i w:val="0"/>
            <w:iCs w:val="0"/>
            <w:rtl w:val="0"/>
          </w:rPr>
          <w:delText xml:space="preserve">El diseño se considera completo cuando cada una de estas decisiones —separación de responsabilidades, estrategia perceptiva, configuración reproducible, contratos versionados, persistencia y transporte diferenciados, temporalidad declarada, alerta interna protegida y extensibilidad delimitada— posee un criterio verificable en la implementación.</w:delText>
        </w:r>
      </w:del>
      <w:ins w:id="10263" w:author="Claude" w:date="2026-09-03T12:00:00Z">
        <w:r>
          <w:rPr>
            <w:rtl w:val="0"/>
          </w:rPr>
          <w:t xml:space="preserve">El diseño se considera completo cuando cada una de sus decisiones, desde la separación de responsabilidades hasta la extensibilidad delimitada, posee un criterio verificable en la implementación.</w:t>
        </w:r>
      </w:ins>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Agustin Guillaumet" w:id="2" w:date="2026-08-26T16:13:49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mucho texto al pedo tambien, es muy repetitivo todo esto</w:t>
      </w:r>
    </w:p>
  </w:comment>
  <w:comment w:author="Simon Llamosas" w:id="3" w:date="2026-08-24T01:52:32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seccion se ajusto completa, asegurarse que las demas 17.3.3.x quedaron alineadas con esta</w:t>
      </w:r>
    </w:p>
  </w:comment>
  <w:comment w:author="Gabriel Agustin Guillaumet" w:id="1" w:date="2026-08-26T16:12:52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esto me parece al re pedo, lo dijimos arriba</w:t>
      </w:r>
    </w:p>
  </w:comment>
  <w:comment w:author="Simon Llamosas" w:id="4" w:date="2026-08-24T01:08:40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mucho texto</w:t>
      </w:r>
    </w:p>
  </w:comment>
  <w:comment w:author="Simon Llamosas" w:id="6" w:date="2026-08-24T02:17:05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que este esto desarrolado en etapa2</w:t>
      </w:r>
    </w:p>
  </w:comment>
  <w:comment w:author="Gabriel Agustin Guillaumet" w:id="0" w:date="2026-08-26T15:51:16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plataforma adopta la arquitectura modular de dos planos (plano de medios y plano de control) detallada en el marco teórico previo (Secciones 16.5.3.1 y 16.7.5), protegiendo la ruta crítica de procesamiento de video en tiempo real de la lógica de evaluación y trazabilidad de eventos asíncronos."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acortar y evitar redundancia</w:t>
      </w:r>
    </w:p>
  </w:comment>
  <w:comment w:author="Simon Llamosas" w:id="5" w:date="2026-08-24T01:08:48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mucho texto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5F" w15:done="0"/>
  <w15:commentEx w15:paraId="00000360" w15:done="0"/>
  <w15:commentEx w15:paraId="00000361" w15:done="0"/>
  <w15:commentEx w15:paraId="00000362" w15:done="0"/>
  <w15:commentEx w15:paraId="00000363" w15:done="0"/>
  <w15:commentEx w15:paraId="00000366" w15:done="0"/>
  <w15:commentEx w15:paraId="000003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iMDd98kWeTEXNC+wBBoKKeyMQ==">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