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no implementa el pipeline ni reporta resultados empíricos. Establece las condiciones de comparabilidad, medición e interpretación necesarias para que el prototipo pueda desarrollarse y evaluarse sobre bases explícitas, trazables y defendibles.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 Función metodológica dentro del trabajo</w:t>
      </w: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del w:id="1330" w:author="OpenAI" w:date="2026-08-31T02:40:04Z"/>
        </w:rPr>
      </w:pPr>
      <w:del w:id="1331" w:author="OpenAI" w:date="2026-08-31T02:40:04Z">
        <w:r w:rsidDel="00000000" w:rsidR="00000000" w:rsidRPr="00000000">
          <w:rPr>
            <w:rFonts w:ascii="Times New Roman" w:cs="Times New Roman" w:eastAsia="Times New Roman" w:hAnsi="Times New Roman"/>
            <w:sz w:val="24"/>
            <w:szCs w:val="24"/>
            <w:rtl w:val="0"/>
          </w:rPr>
          <w:delText xml:space="preserve">La función principal de esta parte del trabajo es ordenar la transición entre la fundamentación teórica y las instancias posteriores de diseño, implementación y validación. Para ello, la consolidación metodológica no se limita a enumerar componentes técnicos, sino que define el modo en que esos componentes serán evaluados, comparados e interpretados dentro del alcance experimental declarado.</w:delText>
        </w:r>
      </w:del>
    </w:p>
    <w:p w:rsidR="00000000" w:rsidDel="00000000" w:rsidP="00000000" w:rsidRDefault="00000000" w:rsidRPr="00000000" w14:paraId="00000442">
      <w:pPr>
        <w:spacing w:line="480" w:lineRule="auto"/>
        <w:ind w:firstLine="720"/>
        <w:rPr>
          <w:rFonts w:ascii="Times New Roman" w:cs="Times New Roman" w:eastAsia="Times New Roman" w:hAnsi="Times New Roman"/>
          <w:sz w:val="24"/>
          <w:szCs w:val="24"/>
          <w:ins w:id="1328" w:author="OpenAI" w:date="2026-08-31T02:40:04Z"/>
        </w:rPr>
      </w:pPr>
      <w:ins w:id="1329" w:author="OpenAI" w:date="2026-08-31T02:40:04Z">
        <w:r w:rsidDel="00000000" w:rsidR="00000000" w:rsidRPr="00000000">
          <w:rPr>
            <w:rFonts w:ascii="Times New Roman" w:cs="Times New Roman" w:eastAsia="Times New Roman" w:hAnsi="Times New Roman"/>
            <w:sz w:val="24"/>
            <w:szCs w:val="24"/>
            <w:rtl w:val="0"/>
          </w:rPr>
          <w:t xml:space="preserve">La función principal de esta parte del trabajo es ordenar la transición entre la fundamentación teórica y las instancias de diseño, implementación y validación. Para ello, la consolidación metodológica no se limita a enumerar componentes técnicos, sino que define el modo en que esos componentes serán evaluados, comparados e interpretados dentro del alcance experimental declarado.</w:t>
        </w:r>
      </w:ins>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w:t>
      </w: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es un marco de trabajo que ordena el diseño, la implementación y la validación del prototipo, y que permite comparar variantes, medir desempeño e interpretar la evidencia bajo criterios consistentes.</w:t>
      </w:r>
    </w:p>
    <w:p w:rsidR="00000000" w:rsidDel="00000000" w:rsidP="00000000" w:rsidRDefault="00000000" w:rsidRPr="00000000" w14:paraId="0000000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17.1.1.2. Articulación entre los desarrollos metodológicos</w:t>
      </w: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se apoya en cuatro dimensiones temáticas. La primera caracteriza la infraestructura, los escenarios y las restricciones de ejecución; la segunda define el catálogo de condiciones, sus niveles de complejidad y la política de prompts; la tercera establece cobertura, brechas y reglas de partición de datos; y la cuarta organiza la evidencia mínima que el prototipo deberá producir.</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integración de estas dimensiones permite ordenar una cadena de decisión: primero se delimita qué debe construir el prototipo y bajo qué restricciones; luego se establece cómo será medido; finalmente se fijan los criterios de interpretación de la evidencia. Esta lógica evita tratar los componentes por separado y concentra las definiciones metodológicas que estructuran la continuidad del proyecto.</w:t>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Articulación entre las dimensiones metodológicas de la consolidación experimental</w:t>
      </w:r>
      <w:r w:rsidDel="00000000" w:rsidR="00000000" w:rsidRPr="00000000">
        <w:rPr>
          <w:rtl w:val="0"/>
        </w:rPr>
      </w:r>
    </w:p>
    <w:tbl>
      <w:tblPr>
        <w:tblStyle w:val="Table1"/>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740"/>
        <w:gridCol w:w="4320"/>
        <w:tblGridChange w:id="0">
          <w:tblGrid>
            <w:gridCol w:w="2400"/>
            <w:gridCol w:w="3740"/>
            <w:gridCol w:w="432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metodológica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Aporte principal</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consolidada</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experimental</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CPN, EN, TN, escenarios DBE y EBE, y restricciones de hardware y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 la viabilidad operativa en el CPN, separa entrenamiento de inferencia y formaliza el rol metodológico de cada escenario.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 riesgo y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 las condiciones de riesgo por niveles de complejidad y fija el protocolo de prompts.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 el núcleo obligatorio del prototipo en condiciones de detección directa de Nivel 1 y ordena el resto del catálogo como extensión condicionada.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y benchmarks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 un inventario de datasets, benchmarks, cobertura por condición y reglas de partición.</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qué condiciones tienen soporte suficiente para evaluación directa, qué módulos requieren benchmarks externos y qué brechas exigen prudencia metodológica.</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de métricas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Jerarquiza métricas, define latencia de alerta, fija niveles de compromiso y establece criterios de ejecutabilidad experimental.</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Establece la evidencia mínima del prototipo y separa métricas obligatorias, deseables y conceptuales según el alcance implementado.</w:t>
            </w:r>
          </w:p>
        </w:tc>
      </w:tr>
    </w:tbl>
    <w:p w:rsidR="00000000" w:rsidDel="00000000" w:rsidP="00000000" w:rsidRDefault="00000000" w:rsidRPr="00000000" w14:paraId="000000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resume cómo cada dimensión metodológica aporta una parte del protocolo experimental integrado y qué decisión transversal queda consolidada para la continuidad del proyecto.</w:t>
      </w:r>
    </w:p>
    <w:p w:rsidR="00000000" w:rsidDel="00000000" w:rsidP="00000000" w:rsidRDefault="00000000" w:rsidRPr="00000000" w14:paraId="000000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r w:rsidDel="00000000" w:rsidR="00000000" w:rsidRPr="00000000">
        <w:rPr>
          <w:rtl w:val="0"/>
        </w:rPr>
      </w:r>
    </w:p>
    <w:p w:rsidR="00000000" w:rsidDel="00000000" w:rsidP="00000000" w:rsidRDefault="00000000" w:rsidRPr="00000000" w14:paraId="0000002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17.1.2.1. Delimitación del catálogo de condiciones de riesgo</w:t>
      </w: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La decisión principal es distinguir entre el catálogo metodológico completo y el núcleo obligatorio de validación: CR-01 y CR-02 constituyen el plano mínimo del prototipo, porque son condiciones de detección directa de Nivel 1 derivadas del marco de seguridad laboral y construcción (Decreto N.º 911/1996, 1996; Ley N.º 19.587, 1972).</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priorización se justifica porque ambas reúnen observabilidad visual relativa, estrategias de detección directa o indirecta ya definidas, cobertura de datos suficiente y métricas aplicables sin depender de módulos todavía no implementados. CR-03 y CR-04 conservan relevancia, pero dependen de visibilidad fina, ausencia visual y datos complementarios; CR-05 y CR-06 orientan la arquitectura relacional, aunque su evaluación completa requiere persistencia temporal, regiones externas o razonamiento contextual. Esta cautela es consistente con la evidencia sobre dificultades de los modelos OVD ante atributos finos y dominios especializados de construcción (Bianchi et al., 2024; Abdalwhab et al., 2025).</w:t>
      </w:r>
    </w:p>
    <w:p w:rsidR="00000000" w:rsidDel="00000000" w:rsidP="00000000" w:rsidRDefault="00000000" w:rsidRPr="00000000" w14:paraId="0000002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17.1.2.2. Núcleo obligatorio y extensiones condicionadas</w:t>
      </w: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núcleo obligatorio y extensión condicionada no elimina condiciones del catálogo. Explicita el nivel de compromiso que esta instancia puede sostener con los datos, la instrumentación y la complejidad disponible. En consecuencia, la aceptación mínima del prototipo no depende de un desempeño uniforme sobre las seis condiciones, sino de demostrar funcionamiento defendible sobre el núcleo obligatorio y de producir evidencia parcial o exploratoria sobre las extensiones condicionadas cuando la arquitectura y los datos lo permitan.</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del w:id="1362" w:author="OpenAI" w:date="2026-08-31T02:40:04Z"/>
        </w:rPr>
        <w:sectPr>
          <w:type w:val="nextPage"/>
          <w:pgSz w:h="16834" w:w="11909" w:orient="portrait"/>
          <w:pgMar w:bottom="1440" w:top="1440" w:left="1440" w:right="1440" w:header="720" w:footer="720"/>
        </w:sectPr>
      </w:pPr>
      <w:del w:id="1363" w:author="OpenAI" w:date="2026-08-31T02:40:04Z">
        <w:r w:rsidDel="00000000" w:rsidR="00000000" w:rsidRPr="00000000">
          <w:rPr>
            <w:rFonts w:ascii="Times New Roman" w:cs="Times New Roman" w:eastAsia="Times New Roman" w:hAnsi="Times New Roman"/>
            <w:sz w:val="24"/>
            <w:szCs w:val="24"/>
            <w:rtl w:val="0"/>
          </w:rPr>
          <w:delTex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delText>
        </w:r>
      </w:del>
      <w:ins w:id="1097" w:author="OpenAI" w:date="2026-08-31T02:40:04Z">
        <w:r>
          <w:rPr>
            <w:rFonts w:ascii="Times New Roman" w:cs="Times New Roman" w:eastAsia="Times New Roman" w:hAnsi="Times New Roman"/>
            <w:sz w:val="24"/>
            <w:szCs w:val="24"/>
            <w:rtl w:val="0"/>
          </w:rPr>
          <w:t xml:space="preserve"> El catálogo completo, con su categoría normativa, componente evaluador y dificultad estimada, se presenta en la Tabla 23 (Sección 17.1.5.2.3).</w:t>
        </w:r>
      </w:ins>
    </w:p>
    <w:p w:rsidR="00000000" w:rsidDel="00000000" w:rsidP="00000000" w:rsidRDefault="00000000" w:rsidRPr="00000000" w14:paraId="0000044A">
      <w:pPr>
        <w:spacing w:line="480" w:lineRule="auto"/>
        <w:ind w:firstLine="720"/>
        <w:rPr>
          <w:rFonts w:ascii="Times New Roman" w:cs="Times New Roman" w:eastAsia="Times New Roman" w:hAnsi="Times New Roman"/>
          <w:sz w:val="24"/>
          <w:szCs w:val="24"/>
          <w:ins w:id="1360" w:author="OpenAI" w:date="2026-08-31T02:40:04Z"/>
        </w:rPr>
        <w:sectPr>
          <w:type w:val="nextPage"/>
          <w:pgSz w:h="16834" w:w="11909" w:orient="portrait"/>
          <w:pgMar w:bottom="1440" w:top="1440" w:left="1440" w:right="1440" w:header="720" w:footer="720"/>
        </w:sectPr>
      </w:pPr>
      <w:ins w:id="1361" w:author="OpenAI" w:date="2026-08-31T02:40:04Z">
        <w:r w:rsidDel="00000000" w:rsidR="00000000" w:rsidRPr="00000000">
          <w:rPr>
            <w:rFonts w:ascii="Times New Roman" w:cs="Times New Roman" w:eastAsia="Times New Roman" w:hAnsi="Times New Roman"/>
            <w:sz w:val="24"/>
            <w:szCs w:val="24"/>
            <w:rtl w:val="0"/>
          </w:rPr>
          <w:t xml:space="preserve">El catálogo completo conserva valor directivo, pero la validación se concentra en aquello que puede medirse con rigor. Esta decisión permite preservar la coherencia entre objetivo experimental, cobertura de datos, complejidad técnica y capacidad real de instrumentación.</w:t>
        </w:r>
      </w:ins>
      <w:ins w:id="1361" w:author="OpenAI" w:date="2026-08-31T02:40:04Z">
        <w:r>
          <w:rPr>
            <w:rFonts w:ascii="Times New Roman" w:cs="Times New Roman" w:eastAsia="Times New Roman" w:hAnsi="Times New Roman"/>
            <w:sz w:val="24"/>
            <w:szCs w:val="24"/>
            <w:rtl w:val="0"/>
          </w:rPr>
          <w:t xml:space="preserve"> El catálogo completo, con su categoría normativa, componente evaluador y dificultad estimada, se presenta en la Tabla 21 (Sección 17.1.5.2.3).</w:t>
        </w:r>
      </w:ins>
    </w:p>
    <w:p w:rsidR="00000000" w:rsidDel="00000000" w:rsidP="00000000" w:rsidRDefault="00000000" w:rsidRPr="00000000" w14:paraId="00000028">
      <w:pPr>
        <w:spacing w:line="360" w:lineRule="auto"/>
        <w:rPr>
          <w:rFonts w:ascii="Times New Roman" w:cs="Times New Roman" w:eastAsia="Times New Roman" w:hAnsi="Times New Roman"/>
          <w:b w:val="1"/>
          <w:bCs w:val="1"/>
          <w:sz w:val="24"/>
          <w:szCs w:val="24"/>
          <w:del w:id="1042" w:author="OpenAI" w:date="2026-08-31T02:40:04Z"/>
        </w:rPr>
      </w:pPr>
      <w:del w:id="1043"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17</w:delText>
        </w:r>
      </w:del>
    </w:p>
    <w:p w:rsidR="00000000" w:rsidDel="00000000" w:rsidP="00000000" w:rsidRDefault="00000000" w:rsidRPr="00000000" w14:paraId="00000029">
      <w:pPr>
        <w:spacing w:line="480" w:lineRule="auto"/>
        <w:rPr>
          <w:rFonts w:ascii="Times New Roman" w:cs="Times New Roman" w:eastAsia="Times New Roman" w:hAnsi="Times New Roman"/>
          <w:sz w:val="24"/>
          <w:szCs w:val="24"/>
          <w:del w:id="1044" w:author="OpenAI" w:date="2026-08-31T02:40:04Z"/>
        </w:rPr>
      </w:pPr>
      <w:del w:id="1045" w:author="OpenAI" w:date="2026-08-31T02:40:04Z">
        <w:r w:rsidDel="00000000" w:rsidR="00000000" w:rsidRPr="00000000">
          <w:rPr>
            <w:rFonts w:ascii="Times New Roman" w:cs="Times New Roman" w:eastAsia="Times New Roman" w:hAnsi="Times New Roman"/>
            <w:i w:val="1"/>
            <w:iCs w:val="1"/>
            <w:sz w:val="24"/>
            <w:szCs w:val="24"/>
            <w:rtl w:val="0"/>
          </w:rPr>
          <w:delText xml:space="preserve">Catálogo consolidado de condiciones de riesgo y rol experimental</w:delText>
        </w:r>
      </w:del>
      <w:del w:id="1046" w:author="OpenAI" w:date="2026-08-31T02:40:04Z">
        <w:r w:rsidDel="00000000" w:rsidR="00000000" w:rsidRPr="00000000">
          <w:rPr>
            <w:rtl w:val="0"/>
          </w:rPr>
        </w:r>
      </w:del>
    </w:p>
    <w:tbl>
      <w:tblPr>
        <w:tblStyle w:val="Table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600"/>
        <w:gridCol w:w="2880"/>
        <w:gridCol w:w="1980"/>
        <w:gridCol w:w="2560"/>
        <w:tblGridChange w:id="0">
          <w:tblGrid>
            <w:gridCol w:w="2440"/>
            <w:gridCol w:w="600"/>
            <w:gridCol w:w="2880"/>
            <w:gridCol w:w="1980"/>
            <w:gridCol w:w="2560"/>
          </w:tblGrid>
        </w:tblGridChange>
      </w:tblGrid>
      <w:tr>
        <w:trPr>
          <w:cantSplit w:val="0"/>
          <w:tblHeader w:val="1"/>
          <w:del w:id="1047" w:author="OpenAI" w:date="2026-08-31T02:40:04Z"/>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del w:id="1048" w:author="OpenAI" w:date="2026-08-31T02:40:04Z">
              <w:r w:rsidDel="00000000" w:rsidR="00000000" w:rsidRPr="00000000">
                <w:rPr>
                  <w:rFonts w:ascii="Times New Roman" w:cs="Times New Roman" w:eastAsia="Times New Roman" w:hAnsi="Times New Roman"/>
                  <w:b w:val="1"/>
                  <w:bCs w:val="1"/>
                  <w:sz w:val="24"/>
                  <w:szCs w:val="24"/>
                  <w:rtl w:val="0"/>
                </w:rPr>
                <w:delText xml:space="preserve">Código y condición</w:delText>
              </w:r>
            </w:del>
            <w:del w:id="1049" w:author="OpenAI" w:date="2026-08-31T02:40:04Z">
              <w:r w:rsidDel="00000000" w:rsidR="00000000" w:rsidRPr="00000000">
                <w:rPr>
                  <w:rtl w:val="0"/>
                </w:rPr>
              </w:r>
            </w:del>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del w:id="1050" w:author="OpenAI" w:date="2026-08-31T02:40:04Z">
              <w:r w:rsidDel="00000000" w:rsidR="00000000" w:rsidRPr="00000000">
                <w:rPr>
                  <w:rFonts w:ascii="Times New Roman" w:cs="Times New Roman" w:eastAsia="Times New Roman" w:hAnsi="Times New Roman"/>
                  <w:b w:val="1"/>
                  <w:bCs w:val="1"/>
                  <w:sz w:val="24"/>
                  <w:szCs w:val="24"/>
                  <w:rtl w:val="0"/>
                </w:rPr>
                <w:delText xml:space="preserve">Nivel</w:delText>
              </w:r>
            </w:del>
            <w:del w:id="1051" w:author="OpenAI" w:date="2026-08-31T02:40:04Z">
              <w:r w:rsidDel="00000000" w:rsidR="00000000" w:rsidRPr="00000000">
                <w:rPr>
                  <w:rtl w:val="0"/>
                </w:rPr>
              </w:r>
            </w:del>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del w:id="1052" w:author="OpenAI" w:date="2026-08-31T02:40:04Z">
              <w:r w:rsidDel="00000000" w:rsidR="00000000" w:rsidRPr="00000000">
                <w:rPr>
                  <w:rFonts w:ascii="Times New Roman" w:cs="Times New Roman" w:eastAsia="Times New Roman" w:hAnsi="Times New Roman"/>
                  <w:b w:val="1"/>
                  <w:bCs w:val="1"/>
                  <w:sz w:val="24"/>
                  <w:szCs w:val="24"/>
                  <w:rtl w:val="0"/>
                </w:rPr>
                <w:delText xml:space="preserve">Evidencia visual dominante</w:delText>
              </w:r>
            </w:del>
            <w:del w:id="1053" w:author="OpenAI" w:date="2026-08-31T02:40:04Z">
              <w:r w:rsidDel="00000000" w:rsidR="00000000" w:rsidRPr="00000000">
                <w:rPr>
                  <w:rtl w:val="0"/>
                </w:rPr>
              </w:r>
            </w:del>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del w:id="1054" w:author="OpenAI" w:date="2026-08-31T02:40:04Z">
              <w:r w:rsidDel="00000000" w:rsidR="00000000" w:rsidRPr="00000000">
                <w:rPr>
                  <w:rFonts w:ascii="Times New Roman" w:cs="Times New Roman" w:eastAsia="Times New Roman" w:hAnsi="Times New Roman"/>
                  <w:b w:val="1"/>
                  <w:bCs w:val="1"/>
                  <w:sz w:val="24"/>
                  <w:szCs w:val="24"/>
                  <w:rtl w:val="0"/>
                </w:rPr>
                <w:delText xml:space="preserve">Módulos requeridos</w:delText>
              </w:r>
            </w:del>
            <w:del w:id="1055" w:author="OpenAI" w:date="2026-08-31T02:40:04Z">
              <w:r w:rsidDel="00000000" w:rsidR="00000000" w:rsidRPr="00000000">
                <w:rPr>
                  <w:rtl w:val="0"/>
                </w:rPr>
              </w:r>
            </w:del>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del w:id="1056" w:author="OpenAI" w:date="2026-08-31T02:40:04Z">
              <w:r w:rsidDel="00000000" w:rsidR="00000000" w:rsidRPr="00000000">
                <w:rPr>
                  <w:rFonts w:ascii="Times New Roman" w:cs="Times New Roman" w:eastAsia="Times New Roman" w:hAnsi="Times New Roman"/>
                  <w:b w:val="1"/>
                  <w:bCs w:val="1"/>
                  <w:sz w:val="24"/>
                  <w:szCs w:val="24"/>
                  <w:rtl w:val="0"/>
                </w:rPr>
                <w:delText xml:space="preserve">Rol metodológico</w:delText>
              </w:r>
            </w:del>
            <w:del w:id="1057" w:author="OpenAI" w:date="2026-08-31T02:40:04Z">
              <w:r w:rsidDel="00000000" w:rsidR="00000000" w:rsidRPr="00000000">
                <w:rPr>
                  <w:rtl w:val="0"/>
                </w:rPr>
              </w:r>
            </w:del>
          </w:p>
        </w:tc>
      </w:tr>
      <w:tr>
        <w:trPr>
          <w:cantSplit w:val="0"/>
          <w:tblHeader w:val="0"/>
          <w:del w:id="1058"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del w:id="1059" w:author="OpenAI" w:date="2026-08-31T02:40:04Z">
              <w:r w:rsidDel="00000000" w:rsidR="00000000" w:rsidRPr="00000000">
                <w:rPr>
                  <w:rFonts w:ascii="Times New Roman" w:cs="Times New Roman" w:eastAsia="Times New Roman" w:hAnsi="Times New Roman"/>
                  <w:sz w:val="24"/>
                  <w:szCs w:val="24"/>
                  <w:rtl w:val="0"/>
                </w:rPr>
                <w:delText xml:space="preserve">CR-01 - Persona sin casco</w:delText>
              </w:r>
            </w:del>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del w:id="1060" w:author="OpenAI" w:date="2026-08-31T02:40:04Z">
              <w:r w:rsidDel="00000000" w:rsidR="00000000" w:rsidRPr="00000000">
                <w:rPr>
                  <w:rFonts w:ascii="Times New Roman" w:cs="Times New Roman" w:eastAsia="Times New Roman" w:hAnsi="Times New Roman"/>
                  <w:sz w:val="24"/>
                  <w:szCs w:val="24"/>
                  <w:rtl w:val="0"/>
                </w:rPr>
                <w:delText xml:space="preserve">1</w:delText>
              </w:r>
            </w:del>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del w:id="1061" w:author="OpenAI" w:date="2026-08-31T02:40:04Z">
              <w:r w:rsidDel="00000000" w:rsidR="00000000" w:rsidRPr="00000000">
                <w:rPr>
                  <w:rFonts w:ascii="Times New Roman" w:cs="Times New Roman" w:eastAsia="Times New Roman" w:hAnsi="Times New Roman"/>
                  <w:sz w:val="24"/>
                  <w:szCs w:val="24"/>
                  <w:rtl w:val="0"/>
                </w:rPr>
                <w:delText xml:space="preserve">Presencia o ausencia de casco en región cefálica.</w:delText>
              </w:r>
            </w:del>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del w:id="1062" w:author="OpenAI" w:date="2026-08-31T02:40:04Z">
              <w:r w:rsidDel="00000000" w:rsidR="00000000" w:rsidRPr="00000000">
                <w:rPr>
                  <w:rFonts w:ascii="Times New Roman" w:cs="Times New Roman" w:eastAsia="Times New Roman" w:hAnsi="Times New Roman"/>
                  <w:sz w:val="24"/>
                  <w:szCs w:val="24"/>
                  <w:rtl w:val="0"/>
                </w:rPr>
                <w:delText xml:space="preserve">OVD cuadro a cuadro; estrategia directa o indirecta.</w:delText>
              </w:r>
            </w:del>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del w:id="1063" w:author="OpenAI" w:date="2026-08-31T02:40:04Z">
              <w:r w:rsidDel="00000000" w:rsidR="00000000" w:rsidRPr="00000000">
                <w:rPr>
                  <w:rFonts w:ascii="Times New Roman" w:cs="Times New Roman" w:eastAsia="Times New Roman" w:hAnsi="Times New Roman"/>
                  <w:sz w:val="24"/>
                  <w:szCs w:val="24"/>
                  <w:rtl w:val="0"/>
                </w:rPr>
                <w:delText xml:space="preserve">Núcleo obligatorio del prototipo experimental; condición prioritaria para comparación y aceptación.</w:delText>
              </w:r>
            </w:del>
          </w:p>
        </w:tc>
      </w:tr>
      <w:tr>
        <w:trPr>
          <w:cantSplit w:val="0"/>
          <w:tblHeader w:val="0"/>
          <w:del w:id="1064" w:author="OpenAI" w:date="2026-08-31T02:40:04Z"/>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del w:id="1065" w:author="OpenAI" w:date="2026-08-31T02:40:04Z">
              <w:r w:rsidDel="00000000" w:rsidR="00000000" w:rsidRPr="00000000">
                <w:rPr>
                  <w:rFonts w:ascii="Times New Roman" w:cs="Times New Roman" w:eastAsia="Times New Roman" w:hAnsi="Times New Roman"/>
                  <w:sz w:val="24"/>
                  <w:szCs w:val="24"/>
                  <w:rtl w:val="0"/>
                </w:rPr>
                <w:delText xml:space="preserve">CR-02 - Persona sin chaleco reflectivo</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del w:id="1066" w:author="OpenAI" w:date="2026-08-31T02:40:04Z">
              <w:r w:rsidDel="00000000" w:rsidR="00000000" w:rsidRPr="00000000">
                <w:rPr>
                  <w:rFonts w:ascii="Times New Roman" w:cs="Times New Roman" w:eastAsia="Times New Roman" w:hAnsi="Times New Roman"/>
                  <w:sz w:val="24"/>
                  <w:szCs w:val="24"/>
                  <w:rtl w:val="0"/>
                </w:rPr>
                <w:delText xml:space="preserve">1</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del w:id="1067" w:author="OpenAI" w:date="2026-08-31T02:40:04Z">
              <w:r w:rsidDel="00000000" w:rsidR="00000000" w:rsidRPr="00000000">
                <w:rPr>
                  <w:rFonts w:ascii="Times New Roman" w:cs="Times New Roman" w:eastAsia="Times New Roman" w:hAnsi="Times New Roman"/>
                  <w:sz w:val="24"/>
                  <w:szCs w:val="24"/>
                  <w:rtl w:val="0"/>
                </w:rPr>
                <w:delText xml:space="preserve">Presencia o ausencia de prenda de alta visibilidad en torso.</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del w:id="1068" w:author="OpenAI" w:date="2026-08-31T02:40:04Z">
              <w:r w:rsidDel="00000000" w:rsidR="00000000" w:rsidRPr="00000000">
                <w:rPr>
                  <w:rFonts w:ascii="Times New Roman" w:cs="Times New Roman" w:eastAsia="Times New Roman" w:hAnsi="Times New Roman"/>
                  <w:sz w:val="24"/>
                  <w:szCs w:val="24"/>
                  <w:rtl w:val="0"/>
                </w:rPr>
                <w:delText xml:space="preserve">OVD cuadro a cuadro; estrategia directa o indirecta.</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del w:id="1069" w:author="OpenAI" w:date="2026-08-31T02:40:04Z">
              <w:r w:rsidDel="00000000" w:rsidR="00000000" w:rsidRPr="00000000">
                <w:rPr>
                  <w:rFonts w:ascii="Times New Roman" w:cs="Times New Roman" w:eastAsia="Times New Roman" w:hAnsi="Times New Roman"/>
                  <w:sz w:val="24"/>
                  <w:szCs w:val="24"/>
                  <w:rtl w:val="0"/>
                </w:rPr>
                <w:delText xml:space="preserve">Núcleo obligatorio del prototipo experimental; condición prioritaria para comparación y aceptación.</w:delText>
              </w:r>
            </w:del>
          </w:p>
        </w:tc>
      </w:tr>
      <w:tr>
        <w:trPr>
          <w:cantSplit w:val="0"/>
          <w:tblHeader w:val="0"/>
          <w:del w:id="1070" w:author="OpenAI" w:date="2026-08-31T02:40:04Z"/>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del w:id="1071" w:author="OpenAI" w:date="2026-08-31T02:40:04Z">
              <w:r w:rsidDel="00000000" w:rsidR="00000000" w:rsidRPr="00000000">
                <w:rPr>
                  <w:rFonts w:ascii="Times New Roman" w:cs="Times New Roman" w:eastAsia="Times New Roman" w:hAnsi="Times New Roman"/>
                  <w:sz w:val="24"/>
                  <w:szCs w:val="24"/>
                  <w:rtl w:val="0"/>
                </w:rPr>
                <w:delText xml:space="preserve">CR-03 - Persona en posición elevada sin sistema anticaídas visible</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del w:id="1072" w:author="OpenAI" w:date="2026-08-31T02:40:04Z">
              <w:r w:rsidDel="00000000" w:rsidR="00000000" w:rsidRPr="00000000">
                <w:rPr>
                  <w:rFonts w:ascii="Times New Roman" w:cs="Times New Roman" w:eastAsia="Times New Roman" w:hAnsi="Times New Roman"/>
                  <w:sz w:val="24"/>
                  <w:szCs w:val="24"/>
                  <w:rtl w:val="0"/>
                </w:rPr>
                <w:delText xml:space="preserve">2</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del w:id="1073" w:author="OpenAI" w:date="2026-08-31T02:40:04Z">
              <w:r w:rsidDel="00000000" w:rsidR="00000000" w:rsidRPr="00000000">
                <w:rPr>
                  <w:rFonts w:ascii="Times New Roman" w:cs="Times New Roman" w:eastAsia="Times New Roman" w:hAnsi="Times New Roman"/>
                  <w:sz w:val="24"/>
                  <w:szCs w:val="24"/>
                  <w:rtl w:val="0"/>
                </w:rPr>
                <w:delText xml:space="preserve">Persona sobre estructura elevada y ausencia visible de arnés o línea de vida.</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del w:id="1074" w:author="OpenAI" w:date="2026-08-31T02:40:04Z">
              <w:r w:rsidDel="00000000" w:rsidR="00000000" w:rsidRPr="00000000">
                <w:rPr>
                  <w:rFonts w:ascii="Times New Roman" w:cs="Times New Roman" w:eastAsia="Times New Roman" w:hAnsi="Times New Roman"/>
                  <w:sz w:val="24"/>
                  <w:szCs w:val="24"/>
                  <w:rtl w:val="0"/>
                </w:rPr>
                <w:delText xml:space="preserve">OVD + reglas espaciales intracuadro.</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del w:id="1075" w:author="OpenAI" w:date="2026-08-31T02:40:04Z">
              <w:r w:rsidDel="00000000" w:rsidR="00000000" w:rsidRPr="00000000">
                <w:rPr>
                  <w:rFonts w:ascii="Times New Roman" w:cs="Times New Roman" w:eastAsia="Times New Roman" w:hAnsi="Times New Roman"/>
                  <w:sz w:val="24"/>
                  <w:szCs w:val="24"/>
                  <w:rtl w:val="0"/>
                </w:rPr>
                <w:delText xml:space="preserve">Condición exploratoria y condicionada a datos complementarios y visibilidad suficiente.</w:delText>
              </w:r>
            </w:del>
          </w:p>
        </w:tc>
      </w:tr>
      <w:tr>
        <w:trPr>
          <w:cantSplit w:val="0"/>
          <w:tblHeader w:val="0"/>
          <w:del w:id="1076" w:author="OpenAI" w:date="2026-08-31T02:40:04Z"/>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del w:id="1077" w:author="OpenAI" w:date="2026-08-31T02:40:04Z">
              <w:r w:rsidDel="00000000" w:rsidR="00000000" w:rsidRPr="00000000">
                <w:rPr>
                  <w:rFonts w:ascii="Times New Roman" w:cs="Times New Roman" w:eastAsia="Times New Roman" w:hAnsi="Times New Roman"/>
                  <w:sz w:val="24"/>
                  <w:szCs w:val="24"/>
                  <w:rtl w:val="0"/>
                </w:rPr>
                <w:delText xml:space="preserve">CR-04 - Borde elevado desprotegido con personas próximas</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del w:id="1078" w:author="OpenAI" w:date="2026-08-31T02:40:04Z">
              <w:r w:rsidDel="00000000" w:rsidR="00000000" w:rsidRPr="00000000">
                <w:rPr>
                  <w:rFonts w:ascii="Times New Roman" w:cs="Times New Roman" w:eastAsia="Times New Roman" w:hAnsi="Times New Roman"/>
                  <w:sz w:val="24"/>
                  <w:szCs w:val="24"/>
                  <w:rtl w:val="0"/>
                </w:rPr>
                <w:delText xml:space="preserve">2</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del w:id="1079" w:author="OpenAI" w:date="2026-08-31T02:40:04Z">
              <w:r w:rsidDel="00000000" w:rsidR="00000000" w:rsidRPr="00000000">
                <w:rPr>
                  <w:rFonts w:ascii="Times New Roman" w:cs="Times New Roman" w:eastAsia="Times New Roman" w:hAnsi="Times New Roman"/>
                  <w:sz w:val="24"/>
                  <w:szCs w:val="24"/>
                  <w:rtl w:val="0"/>
                </w:rPr>
                <w:delText xml:space="preserve">Borde sin protección colectiva y proximidad humana.</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del w:id="1080" w:author="OpenAI" w:date="2026-08-31T02:40:04Z">
              <w:r w:rsidDel="00000000" w:rsidR="00000000" w:rsidRPr="00000000">
                <w:rPr>
                  <w:rFonts w:ascii="Times New Roman" w:cs="Times New Roman" w:eastAsia="Times New Roman" w:hAnsi="Times New Roman"/>
                  <w:sz w:val="24"/>
                  <w:szCs w:val="24"/>
                  <w:rtl w:val="0"/>
                </w:rPr>
                <w:delText xml:space="preserve">OVD + reglas espaciales intracuadro.</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del w:id="1081" w:author="OpenAI" w:date="2026-08-31T02:40:04Z">
              <w:r w:rsidDel="00000000" w:rsidR="00000000" w:rsidRPr="00000000">
                <w:rPr>
                  <w:rFonts w:ascii="Times New Roman" w:cs="Times New Roman" w:eastAsia="Times New Roman" w:hAnsi="Times New Roman"/>
                  <w:sz w:val="24"/>
                  <w:szCs w:val="24"/>
                  <w:rtl w:val="0"/>
                </w:rPr>
                <w:delText xml:space="preserve">Condición exploratoria y condicionada; no bloquea la aceptación del núcleo del prototipo.</w:delText>
              </w:r>
            </w:del>
          </w:p>
        </w:tc>
      </w:tr>
      <w:tr>
        <w:trPr>
          <w:cantSplit w:val="0"/>
          <w:tblHeader w:val="0"/>
          <w:del w:id="1082" w:author="OpenAI" w:date="2026-08-31T02:40:04Z"/>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3">
            <w:pPr>
              <w:spacing w:line="480" w:lineRule="auto"/>
              <w:rPr>
                <w:rFonts w:ascii="Times New Roman" w:cs="Times New Roman" w:eastAsia="Times New Roman" w:hAnsi="Times New Roman"/>
                <w:sz w:val="24"/>
                <w:szCs w:val="24"/>
              </w:rPr>
            </w:pPr>
            <w:del w:id="1083" w:author="OpenAI" w:date="2026-08-31T02:40:04Z">
              <w:r w:rsidDel="00000000" w:rsidR="00000000" w:rsidRPr="00000000">
                <w:rPr>
                  <w:rFonts w:ascii="Times New Roman" w:cs="Times New Roman" w:eastAsia="Times New Roman" w:hAnsi="Times New Roman"/>
                  <w:sz w:val="24"/>
                  <w:szCs w:val="24"/>
                  <w:rtl w:val="0"/>
                </w:rPr>
                <w:delText xml:space="preserve">CR-05 - Maquinaria en operación cerca de peatones</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del w:id="1084" w:author="OpenAI" w:date="2026-08-31T02:40:04Z">
              <w:r w:rsidDel="00000000" w:rsidR="00000000" w:rsidRPr="00000000">
                <w:rPr>
                  <w:rFonts w:ascii="Times New Roman" w:cs="Times New Roman" w:eastAsia="Times New Roman" w:hAnsi="Times New Roman"/>
                  <w:sz w:val="24"/>
                  <w:szCs w:val="24"/>
                  <w:rtl w:val="0"/>
                </w:rPr>
                <w:delText xml:space="preserve">3</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del w:id="1085" w:author="OpenAI" w:date="2026-08-31T02:40:04Z">
              <w:r w:rsidDel="00000000" w:rsidR="00000000" w:rsidRPr="00000000">
                <w:rPr>
                  <w:rFonts w:ascii="Times New Roman" w:cs="Times New Roman" w:eastAsia="Times New Roman" w:hAnsi="Times New Roman"/>
                  <w:sz w:val="24"/>
                  <w:szCs w:val="24"/>
                  <w:rtl w:val="0"/>
                </w:rPr>
                <w:delText xml:space="preserve">Co-ocurrencia de maquinaria y personas bajo distancia de seguridad.</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del w:id="1086" w:author="OpenAI" w:date="2026-08-31T02:40:04Z">
              <w:r w:rsidDel="00000000" w:rsidR="00000000" w:rsidRPr="00000000">
                <w:rPr>
                  <w:rFonts w:ascii="Times New Roman" w:cs="Times New Roman" w:eastAsia="Times New Roman" w:hAnsi="Times New Roman"/>
                  <w:sz w:val="24"/>
                  <w:szCs w:val="24"/>
                  <w:rtl w:val="0"/>
                </w:rPr>
                <w:delText xml:space="preserve">OVD + MOT + razonamiento contextual.</w:delText>
              </w:r>
            </w:del>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del w:id="1087" w:author="OpenAI" w:date="2026-08-31T02:40:04Z">
              <w:r w:rsidDel="00000000" w:rsidR="00000000" w:rsidRPr="00000000">
                <w:rPr>
                  <w:rFonts w:ascii="Times New Roman" w:cs="Times New Roman" w:eastAsia="Times New Roman" w:hAnsi="Times New Roman"/>
                  <w:sz w:val="24"/>
                  <w:szCs w:val="24"/>
                  <w:rtl w:val="0"/>
                </w:rPr>
                <w:delText xml:space="preserve">Extensión condicionada a módulo relacional y datos contextuales adecuados.</w:delText>
              </w:r>
            </w:del>
          </w:p>
        </w:tc>
      </w:tr>
      <w:tr>
        <w:trPr>
          <w:cantSplit w:val="0"/>
          <w:tblHeader w:val="0"/>
          <w:del w:id="1088" w:author="OpenAI" w:date="2026-08-31T02:40:04Z"/>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del w:id="1089" w:author="OpenAI" w:date="2026-08-31T02:40:04Z">
              <w:r w:rsidDel="00000000" w:rsidR="00000000" w:rsidRPr="00000000">
                <w:rPr>
                  <w:rFonts w:ascii="Times New Roman" w:cs="Times New Roman" w:eastAsia="Times New Roman" w:hAnsi="Times New Roman"/>
                  <w:sz w:val="24"/>
                  <w:szCs w:val="24"/>
                  <w:rtl w:val="0"/>
                </w:rPr>
                <w:delText xml:space="preserve">CR-06 - Persona dentro de zona restringida</w:delText>
              </w:r>
            </w:del>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del w:id="1090" w:author="OpenAI" w:date="2026-08-31T02:40:04Z">
              <w:r w:rsidDel="00000000" w:rsidR="00000000" w:rsidRPr="00000000">
                <w:rPr>
                  <w:rFonts w:ascii="Times New Roman" w:cs="Times New Roman" w:eastAsia="Times New Roman" w:hAnsi="Times New Roman"/>
                  <w:sz w:val="24"/>
                  <w:szCs w:val="24"/>
                  <w:rtl w:val="0"/>
                </w:rPr>
                <w:delText xml:space="preserve">3</w:delText>
              </w:r>
            </w:del>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del w:id="1091" w:author="OpenAI" w:date="2026-08-31T02:40:04Z">
              <w:r w:rsidDel="00000000" w:rsidR="00000000" w:rsidRPr="00000000">
                <w:rPr>
                  <w:rFonts w:ascii="Times New Roman" w:cs="Times New Roman" w:eastAsia="Times New Roman" w:hAnsi="Times New Roman"/>
                  <w:sz w:val="24"/>
                  <w:szCs w:val="24"/>
                  <w:rtl w:val="0"/>
                </w:rPr>
                <w:delText xml:space="preserve">Persona dentro de un área previamente parametrizada como restringida.</w:delText>
              </w:r>
            </w:del>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del w:id="1092" w:author="OpenAI" w:date="2026-08-31T02:40:04Z">
              <w:r w:rsidDel="00000000" w:rsidR="00000000" w:rsidRPr="00000000">
                <w:rPr>
                  <w:rFonts w:ascii="Times New Roman" w:cs="Times New Roman" w:eastAsia="Times New Roman" w:hAnsi="Times New Roman"/>
                  <w:sz w:val="24"/>
                  <w:szCs w:val="24"/>
                  <w:rtl w:val="0"/>
                </w:rPr>
                <w:delText xml:space="preserve">OVD + MOT + región de interés fija.</w:delText>
              </w:r>
            </w:del>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del w:id="1093" w:author="OpenAI" w:date="2026-08-31T02:40:04Z">
              <w:r w:rsidDel="00000000" w:rsidR="00000000" w:rsidRPr="00000000">
                <w:rPr>
                  <w:rFonts w:ascii="Times New Roman" w:cs="Times New Roman" w:eastAsia="Times New Roman" w:hAnsi="Times New Roman"/>
                  <w:sz w:val="24"/>
                  <w:szCs w:val="24"/>
                  <w:rtl w:val="0"/>
                </w:rPr>
                <w:delText xml:space="preserve">Extensión condicionada; requiere cámara fija o parametrización espacial externa al prompt.</w:delText>
              </w:r>
            </w:del>
          </w:p>
        </w:tc>
      </w:tr>
    </w:tbl>
    <w:p w:rsidR="00000000" w:rsidDel="00000000" w:rsidP="00000000" w:rsidRDefault="00000000" w:rsidRPr="00000000" w14:paraId="0000004D">
      <w:pPr>
        <w:spacing w:line="480" w:lineRule="auto"/>
        <w:rPr>
          <w:rFonts w:ascii="Times New Roman" w:cs="Times New Roman" w:eastAsia="Times New Roman" w:hAnsi="Times New Roman"/>
          <w:sz w:val="24"/>
          <w:szCs w:val="24"/>
          <w:del w:id="1094" w:author="OpenAI" w:date="2026-08-31T02:40:04Z"/>
        </w:rPr>
        <w:sectPr>
          <w:type w:val="nextPage"/>
          <w:pgSz w:h="11909" w:w="16834" w:orient="landscape"/>
          <w:pgMar w:bottom="1440" w:top="1440" w:left="1440" w:right="1440" w:header="720" w:footer="720"/>
        </w:sectPr>
      </w:pPr>
      <w:del w:id="1095" w:author="OpenAI" w:date="2026-08-31T02:40:04Z">
        <w:r w:rsidDel="00000000" w:rsidR="00000000" w:rsidRPr="00000000">
          <w:rPr>
            <w:rFonts w:ascii="Times New Roman" w:cs="Times New Roman" w:eastAsia="Times New Roman" w:hAnsi="Times New Roman"/>
            <w:i w:val="1"/>
            <w:iCs w:val="1"/>
            <w:sz w:val="24"/>
            <w:szCs w:val="24"/>
            <w:rtl w:val="0"/>
          </w:rPr>
          <w:delText xml:space="preserve">Nota. </w:delText>
        </w:r>
      </w:del>
      <w:del w:id="1096" w:author="OpenAI" w:date="2026-08-31T02:40:04Z">
        <w:r w:rsidDel="00000000" w:rsidR="00000000" w:rsidRPr="00000000">
          <w:rPr>
            <w:rFonts w:ascii="Times New Roman" w:cs="Times New Roman" w:eastAsia="Times New Roman" w:hAnsi="Times New Roman"/>
            <w:sz w:val="24"/>
            <w:szCs w:val="24"/>
            <w:rtl w:val="0"/>
          </w:rPr>
          <w:delText xml:space="preserve">La distinción entre núcleo obligatorio y extensión condicionada no elimina condiciones del catálogo. Explicita el nivel de compromiso que esta instancia puede sostener con los datos, la instrumentación y la complejidad disponible.</w:delText>
        </w:r>
      </w:del>
    </w:p>
    <w:p w:rsidR="00000000" w:rsidDel="00000000" w:rsidP="00000000" w:rsidRDefault="00000000" w:rsidRPr="00000000" w14:paraId="0000004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4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17.1.3.1. Patrón de riesgo como unidad de análisis</w:t>
      </w:r>
      <w:r w:rsidDel="00000000" w:rsidR="00000000" w:rsidRPr="00000000">
        <w:rPr>
          <w:rtl w:val="0"/>
        </w:rPr>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el patrón de riesgo incorpora severidad, persistencia y, cuando corresponde, relaciones espaciales o temporales; y la alerta constituye la salida operativa trazable del sistema. Esta distinción ordena la relación entre detector, tracker, lógica contextual y backend de eventos.</w:t>
      </w:r>
    </w:p>
    <w:p w:rsidR="00000000" w:rsidDel="00000000" w:rsidP="00000000" w:rsidRDefault="00000000" w:rsidRPr="00000000" w14:paraId="0000005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17.1.3.2. Cadena operativa mínima y motor de patrones</w:t>
      </w:r>
      <w:r w:rsidDel="00000000" w:rsidR="00000000" w:rsidRPr="00000000">
        <w:rPr>
          <w:rtl w:val="0"/>
        </w:rPr>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del w:id="1130" w:author="OpenAI" w:date="2026-08-31T02:40:04Z"/>
        </w:rPr>
      </w:pPr>
      <w:del w:id="1131" w:author="OpenAI" w:date="2026-08-31T02:40:04Z">
        <w:r w:rsidDel="00000000" w:rsidR="00000000" w:rsidRPr="00000000">
          <w:rPr>
            <w:rFonts w:ascii="Times New Roman" w:cs="Times New Roman" w:eastAsia="Times New Roman" w:hAnsi="Times New Roman"/>
            <w:sz w:val="24"/>
            <w:szCs w:val="24"/>
            <w:rtl w:val="0"/>
          </w:rPr>
          <w:delText xml:space="preserve">En términos operativos, esta evaluación corresponde al motor de patrones, entendido en esta instancia como una abstracción lógica del plano de control. Este componente recibe eventos de detección normalizados, información de seguimiento cuando exista, configuración de prompts y reglas de patrón; aplica criterios de persistencia, severidad, histéresis y lógica espacial o contextual; y emite cambios de estado del patrón. Sólo cuando un patrón alcanza el estado confirmado puede registrarse una alerta interna dentro del sistema.</w:delText>
        </w:r>
      </w:del>
    </w:p>
    <w:p w:rsidR="00000000" w:rsidDel="00000000" w:rsidP="00000000" w:rsidRDefault="00000000" w:rsidRPr="00000000" w14:paraId="00000423">
      <w:pPr>
        <w:spacing w:line="480" w:lineRule="auto"/>
        <w:ind w:firstLine="720"/>
        <w:rPr>
          <w:rFonts w:ascii="Times New Roman" w:cs="Times New Roman" w:eastAsia="Times New Roman" w:hAnsi="Times New Roman"/>
          <w:sz w:val="24"/>
          <w:szCs w:val="24"/>
          <w:ins w:id="1132" w:author="OpenAI" w:date="2026-08-31T02:40:04Z"/>
        </w:rPr>
      </w:pPr>
      <w:ins w:id="1133" w:author="OpenAI" w:date="2026-08-31T02:40:04Z">
        <w:r>
          <w:t>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17.1.5.3.4.</w:t>
        </w:r>
      </w:ins>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sintética, el flujo operativo se organiza como detección OVD, publicación de evento de detección, evaluación por el motor de patrones, confirmación del patrón, registro de alerta, disponibilidad de la alerta para consulta o notificación, e interpretación por parte del supervisor humano. Esta secuencia permite vincular la medición experimental con una lógica de ejecución trazable, sin atribuir al sistema una capacidad autónoma de decisión sobre el cumplimiento normativo o la gestión efectiva de la obra.</w:t>
      </w:r>
    </w:p>
    <w:p w:rsidR="00000000" w:rsidDel="00000000" w:rsidP="00000000" w:rsidRDefault="00000000" w:rsidRPr="00000000" w14:paraId="000000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17.1.3.3. Escenarios de evaluación</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funciona como ámbito primario de comparación controlada, repetible y cuantificable. El Escenario B, o Environment-Based Evaluation (EBE), añade una validación de plausibilidad operativa sobre captura continua en entorno simulado o controlado. La relación entre ambos no es de reemplazo: el DBE aporta comparabilidad metodológica, mientras que el EBE permite observar el comportamiento integrado del pipeline en condiciones más próximas al uso previsto.</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5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4"/>
          <w:szCs w:val="24"/>
          <w:del w:id="1366" w:author="OpenAI" w:date="2026-08-31T02:40:04Z"/>
        </w:rPr>
      </w:pPr>
      <w:del w:id="1367"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18</w:delText>
        </w:r>
      </w:del>
      <w:del w:id="1368" w:author="OpenAI" w:date="2026-08-31T02:40:04Z">
        <w:r w:rsidDel="00000000" w:rsidR="00000000" w:rsidRPr="00000000">
          <w:rPr>
            <w:rtl w:val="0"/>
          </w:rPr>
        </w:r>
      </w:del>
    </w:p>
    <w:p w:rsidR="00000000" w:rsidDel="00000000" w:rsidP="00000000" w:rsidRDefault="00000000" w:rsidRPr="00000000" w14:paraId="0000044B">
      <w:pPr>
        <w:spacing w:line="360" w:lineRule="auto"/>
        <w:rPr>
          <w:rFonts w:ascii="Times New Roman" w:cs="Times New Roman" w:eastAsia="Times New Roman" w:hAnsi="Times New Roman"/>
          <w:sz w:val="24"/>
          <w:szCs w:val="24"/>
          <w:ins w:id="1364" w:author="OpenAI" w:date="2026-08-31T02:40:04Z"/>
        </w:rPr>
      </w:pPr>
      <w:ins w:id="1365" w:author="OpenAI" w:date="2026-08-31T02:40:04Z">
        <w:r w:rsidDel="00000000" w:rsidR="00000000" w:rsidRPr="00000000">
          <w:rPr>
            <w:rFonts w:ascii="Times New Roman" w:cs="Times New Roman" w:eastAsia="Times New Roman" w:hAnsi="Times New Roman"/>
            <w:b w:val="1"/>
            <w:bCs w:val="1"/>
            <w:sz w:val="24"/>
            <w:szCs w:val="24"/>
            <w:rtl w:val="0"/>
          </w:rPr>
          <w:t xml:space="preserve">Tabla 17</w:t>
        </w:r>
      </w:ins>
      <w:ins w:id="1365" w:author="OpenAI" w:date="2026-08-31T02:40:04Z">
        <w:r w:rsidDel="00000000" w:rsidR="00000000" w:rsidRPr="00000000">
          <w:rPr>
            <w:rtl w:val="0"/>
          </w:rPr>
        </w:r>
      </w:ins>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3"/>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0"/>
        <w:gridCol w:w="5040"/>
        <w:gridCol w:w="3300"/>
        <w:tblGridChange w:id="0">
          <w:tblGrid>
            <w:gridCol w:w="2120"/>
            <w:gridCol w:w="5040"/>
            <w:gridCol w:w="330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7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7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p>
    <w:p w:rsidR="00000000" w:rsidDel="00000000" w:rsidP="00000000" w:rsidRDefault="00000000" w:rsidRPr="00000000" w14:paraId="0000007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17.1.4.1. Introducción y alcance</w:t>
      </w:r>
      <w:r w:rsidDel="00000000" w:rsidR="00000000" w:rsidRPr="00000000">
        <w:rPr>
          <w:rtl w:val="0"/>
        </w:rPr>
      </w:r>
    </w:p>
    <w:p w:rsidR="00000000" w:rsidDel="00000000" w:rsidP="00000000" w:rsidRDefault="00000000" w:rsidRPr="00000000" w14:paraId="000000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documenta el entorno experimental sobre el cual se desarrolla y evalúa la plataforma E-OVRT-VDP. Su función es caracterizar de manera integrada la infraestructura de cómputo disponible para inferencia y entrenamiento, el stack probable de software asociado, los escenarios de evaluación definidos para el proyecto y las condiciones operativas propias de cada escenario. La información aquí formalizada responde a la pregunta rectora P-E1-04 definida en la fundamentación teórica, que indaga por las restricciones del entorno de ejecución —capacidad computacional, protocolos de transmisión y presupuesto de procesamiento— que condicionan las decisiones arquitectónicas del prototipo. Asimismo, la definición de los escenarios de evaluación establece las condiciones concretas bajo las cuales se ejercitará el prototipo y delimita el referente experimental de la presente sección.</w:t>
      </w:r>
    </w:p>
    <w:p w:rsidR="00000000" w:rsidDel="00000000" w:rsidP="00000000" w:rsidRDefault="00000000" w:rsidRPr="00000000" w14:paraId="0000007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 Infraestructura de evaluación</w:t>
      </w:r>
      <w:r w:rsidDel="00000000" w:rsidR="00000000" w:rsidRPr="00000000">
        <w:rPr>
          <w:rtl w:val="0"/>
        </w:rPr>
      </w:r>
    </w:p>
    <w:p w:rsidR="00000000" w:rsidDel="00000000" w:rsidP="00000000" w:rsidRDefault="00000000" w:rsidRPr="00000000" w14:paraId="000000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evaluación se organiza a partir de nodos funcionales. En este trabajo, un nodo representa un rol dentro del entorno experimental: procesamiento central, captura en borde o entrenamiento/adaptación de modelos. Cada rol puede materializarse mediante uno o más dispositivos concretos según la disponibilidad, el escenario de evaluación y la configuración efectiva de la corrida.</w:t>
      </w:r>
    </w:p>
    <w:p w:rsidR="00000000" w:rsidDel="00000000" w:rsidP="00000000" w:rsidRDefault="00000000" w:rsidRPr="00000000" w14:paraId="000000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criterio, el Central Processing Node (CPN) concentra la ejecución del pipeline principal, la inferencia, la evaluación de patrones, la medición de latencia y la consolidación de resultados experimentales. El Edge Node (EN) se ubica próximo a la fuente visual y se orienta a captura, transmisión de video y eventual preprocesamiento liviano. El Training Node (TN), cuando corresponda, se reserva para tareas de ajuste o preparación de variantes de modelo, sin sustituir la evaluación operativa sobre el CPN.</w:t>
      </w:r>
      <w:ins w:id="1000" w:author="OpenAI" w:date="2026-08-31T02:40:04Z">
        <w:r>
          <w:rPr>
            <w:rFonts w:ascii="Times New Roman" w:cs="Times New Roman" w:eastAsia="Times New Roman" w:hAnsi="Times New Roman"/>
            <w:sz w:val="24"/>
            <w:szCs w:val="24"/>
            <w:rtl w:val="0"/>
          </w:rPr>
          <w:t xml:space="preserve"> Las conclusiones sobre viabilidad operativa —tiempo real, latencia y uso de recursos— se anclan en el CPN.</w:t>
        </w:r>
      </w:ins>
    </w:p>
    <w:p w:rsidR="00000000" w:rsidDel="00000000" w:rsidP="00000000" w:rsidRDefault="00000000" w:rsidRPr="00000000" w14:paraId="0000007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17.1.4.2.1. Central Processing Node (CPN)</w:t>
      </w:r>
      <w:r w:rsidDel="00000000" w:rsidR="00000000" w:rsidRPr="00000000">
        <w:rPr>
          <w:rtl w:val="0"/>
        </w:rPr>
      </w:r>
    </w:p>
    <w:p w:rsidR="00000000" w:rsidDel="00000000" w:rsidP="00000000" w:rsidRDefault="00000000" w:rsidRPr="00000000" w14:paraId="000000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CPN concentra la lectura o recepción de cuadros, la inferencia open-vocabulary, el postproceso, la evaluación de patrones, el registro de alertas internas y la instrumentación técnica y operativa.</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rol se materializa sobre una laptop HP Victus 15 Gaming 15-FB2024LA con GPU NVIDIA GeForce RTX 4060 Laptop y </w:t>
      </w:r>
      <w:r w:rsidDel="00000000" w:rsidR="00000000" w:rsidRPr="00000000">
        <w:rPr>
          <w:rFonts w:ascii="Times New Roman" w:cs="Times New Roman" w:eastAsia="Times New Roman" w:hAnsi="Times New Roman"/>
          <w:sz w:val="24"/>
          <w:szCs w:val="24"/>
          <w:rtl w:val="0"/>
        </w:rPr>
        <w:t xml:space="preserve">8 GB de VRAM</w:t>
      </w:r>
      <w:r w:rsidDel="00000000" w:rsidR="00000000" w:rsidRPr="00000000">
        <w:rPr>
          <w:rFonts w:ascii="Times New Roman" w:cs="Times New Roman" w:eastAsia="Times New Roman" w:hAnsi="Times New Roman"/>
          <w:sz w:val="24"/>
          <w:szCs w:val="24"/>
          <w:rtl w:val="0"/>
        </w:rPr>
        <w:t xml:space="preserve">, recurso que delimita el tamaño de modelo, la resolución de inferencia, la precisión numérica y el presupuesto de latencia. El entorno de ejecución adoptado es Linux mediante WSL2 sobre el equipo descrito y contenedores Linux, por compatibilidad con el stack de inferencia y el bus de datos (HP Inc., s. f.).</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completas del CPN y del entorno de software se presentan en las </w:t>
      </w:r>
      <w:sdt>
        <w:sdtPr>
          <w:id w:val="-1657863873"/>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Tablas B.1 y B.3 del Anexo B</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F">
      <w:pPr>
        <w:spacing w:line="480" w:lineRule="auto"/>
        <w:ind w:firstLine="720"/>
        <w:rPr>
          <w:rFonts w:ascii="Times New Roman" w:cs="Times New Roman" w:eastAsia="Times New Roman" w:hAnsi="Times New Roman"/>
          <w:sz w:val="24"/>
          <w:szCs w:val="24"/>
          <w:ins w:id="1211" w:author="OpenAI" w:date="2026-08-31T02:40:04Z"/>
        </w:rPr>
        <w:sectPr>
          <w:type w:val="nextPage"/>
          <w:pgSz w:h="16834" w:w="11909" w:orient="portrait"/>
          <w:pgMar w:bottom="1440" w:top="1440" w:left="1440" w:right="1440" w:header="720" w:footer="720"/>
        </w:sectPr>
      </w:pPr>
      <w:ins w:id="1212" w:author="OpenAI" w:date="2026-08-31T02:40:04Z">
        <w:r w:rsidDel="00000000" w:rsidR="00000000" w:rsidRPr="00000000">
          <w:rPr>
            <w:rFonts w:ascii="Times New Roman" w:cs="Times New Roman" w:eastAsia="Times New Roman" w:hAnsi="Times New Roman"/>
            <w:sz w:val="24"/>
            <w:szCs w:val="24"/>
            <w:rtl w:val="0"/>
          </w:rPr>
          <w:t xml:space="preserve">El stack del CPN debe ser compatible con los frameworks oficiales de Grounding DINO y YOLOE, con aceleración sobre GPU NVIDIA y con rutas reproducibles de inferencia. </w:t>
        </w:r>
      </w:ins>
      <w:sdt>
        <w:sdtPr>
          <w:id w:val="-1572146577"/>
          <w:tag w:val="goog_rdk_2"/>
        </w:sdtPr>
        <w:sdtContent/>
      </w:sdt>
      <w:ins w:id="1212" w:author="OpenAI" w:date="2026-08-31T02:40:04Z">
        <w:r w:rsidDel="00000000" w:rsidR="00000000" w:rsidRPr="00000000">
          <w:rPr>
            <w:rFonts w:ascii="Times New Roman" w:cs="Times New Roman" w:eastAsia="Times New Roman" w:hAnsi="Times New Roman"/>
            <w:sz w:val="24"/>
            <w:szCs w:val="24"/>
            <w:rtl w:val="0"/>
          </w:rPr>
          <w:t xml:space="preserve">Las librerías, versiones y runtimes candidatos se documentan en la Tabla B.3 del Anexo B (Liu et al., 2023; Wang et al., 2025).</w:t>
        </w:r>
      </w:ins>
      <w:ins w:id="1212" w:author="OpenAI" w:date="2026-08-31T02:40:04Z">
        <w:r w:rsidDel="00000000" w:rsidR="00000000" w:rsidRPr="00000000">
          <w:rPr>
            <w:rtl w:val="0"/>
          </w:rPr>
        </w:r>
      </w:ins>
    </w:p>
    <w:p w:rsidR="00000000" w:rsidDel="00000000" w:rsidP="00000000" w:rsidRDefault="00000000" w:rsidRPr="00000000" w14:paraId="0000008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17.1.4.2.2. Implicancias del NVDEC para el pipeline de medios</w:t>
      </w:r>
      <w:r w:rsidDel="00000000" w:rsidR="00000000" w:rsidRPr="00000000">
        <w:rPr>
          <w:rtl w:val="0"/>
        </w:rPr>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decodificación acelerada mediante NVDEC se conserva como alternativa del protocolo para flujos H.264 o H.265 del EBE. Su eventual uso debe declararse por corrida y contrastarse con la decodificación por software, porque modifica el reparto de carga entre CPU y GPU y, por lo tanto, la interpretación del presupuesto temporal (NVIDIA Corporation, s. f.-b).</w:t>
      </w:r>
    </w:p>
    <w:p w:rsidR="00000000" w:rsidDel="00000000" w:rsidP="00000000" w:rsidRDefault="00000000" w:rsidRPr="00000000" w14:paraId="0000008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17.1.4.2.3. Edge Node (EN) y dispositivo de captura candidato</w:t>
      </w:r>
      <w:r w:rsidDel="00000000" w:rsidR="00000000" w:rsidRPr="00000000">
        <w:rPr>
          <w:rtl w:val="0"/>
        </w:rPr>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 cumple la función de captura, recepción o transmisión de video hacia el CPN, según la topología definida para cada corrida. Dentro del núcleo experimental, su responsabilidad se limita a captura, transmisión y, eventualmente, preprocesamiento liviano. La inferencia open-vocabulary en borde no forma parte del flujo base; su eventual incorporación corresponde a una variante condicionada, sujeta a medición independiente.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contempla dos fuentes integrables para este rol: una cámara IP mediante RTSP y la cámara Luxonis OAK-D Pro PoE mediante su interfaz de captura. La vía RTSP se prioriza inicialmente por disponibilidad e interoperabilidad; la OAK-D se incorpora como fuente posterior para capturas controladas y capacidades sensoriales complementarias. Ninguna de las dos decisiones presupone inferencia OVD en el borde (Luxonis, s. f.-a, s. f.-b).</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fuentes deben producir unidades visuales comparables para el CPN y registrar su procedencia, resolución, tasa de captura y temporalidad. La elección entre ellas depende del escenario y no altera la unidad de evaluación del protocolo.</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especificaciones del dispositivo de captura y su conectividad se detallan en la </w:t>
      </w:r>
      <w:sdt>
        <w:sdtPr>
          <w:id w:val="157434616"/>
          <w:tag w:val="goog_rdk_1"/>
        </w:sdtPr>
        <w:sdtContent>
          <w:commentRangeStart w:id="1"/>
        </w:sdtContent>
      </w:sdt>
      <w:r w:rsidDel="00000000" w:rsidR="00000000" w:rsidRPr="00000000">
        <w:rPr>
          <w:rFonts w:ascii="Times New Roman" w:cs="Times New Roman" w:eastAsia="Times New Roman" w:hAnsi="Times New Roman"/>
          <w:sz w:val="24"/>
          <w:szCs w:val="24"/>
          <w:rtl w:val="0"/>
        </w:rPr>
        <w:t xml:space="preserve">Tabla B.2 del Anexo B.</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8">
      <w:pPr>
        <w:pStyle w:val="Heading5"/>
        <w:spacing w:after="0" w:before="0" w:line="480" w:lineRule="auto"/>
        <w:rPr>
          <w:rFonts w:ascii="Times New Roman" w:cs="Times New Roman" w:eastAsia="Times New Roman" w:hAnsi="Times New Roman"/>
          <w:b w:val="1"/>
          <w:bCs w:val="1"/>
          <w:i w:val="1"/>
          <w:iCs w:val="1"/>
          <w:color w:val="000000"/>
          <w:sz w:val="24"/>
          <w:szCs w:val="24"/>
          <w:del w:id="1217" w:author="OpenAI" w:date="2026-08-31T02:40:04Z"/>
        </w:rPr>
      </w:pPr>
      <w:del w:id="1218"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17.1.4.2.</w:delText>
        </w:r>
      </w:del>
      <w:del w:id="1219" w:author="OpenAI" w:date="2026-08-31T02:40:04Z">
        <w:r w:rsidDel="00000000" w:rsidR="00000000" w:rsidRPr="00000000">
          <w:rPr>
            <w:rFonts w:ascii="Times New Roman" w:cs="Times New Roman" w:eastAsia="Times New Roman" w:hAnsi="Times New Roman"/>
            <w:b w:val="1"/>
            <w:bCs w:val="1"/>
            <w:color w:val="000000"/>
            <w:sz w:val="24"/>
            <w:szCs w:val="24"/>
            <w:rtl w:val="0"/>
          </w:rPr>
          <w:delText xml:space="preserve">4</w:delText>
        </w:r>
      </w:del>
      <w:del w:id="1220"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 Stack de software de inferencia (CPN)</w:delText>
        </w:r>
      </w:del>
      <w:del w:id="1221" w:author="OpenAI" w:date="2026-08-31T02:40:04Z">
        <w:r w:rsidDel="00000000" w:rsidR="00000000" w:rsidRPr="00000000">
          <w:rPr>
            <w:rtl w:val="0"/>
          </w:rPr>
        </w:r>
      </w:del>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del w:id="1213" w:author="OpenAI" w:date="2026-08-31T02:40:04Z"/>
        </w:rPr>
        <w:sectPr>
          <w:type w:val="nextPage"/>
          <w:pgSz w:h="16834" w:w="11909" w:orient="portrait"/>
          <w:pgMar w:bottom="1440" w:top="1440" w:left="1440" w:right="1440" w:header="720" w:footer="720"/>
        </w:sectPr>
      </w:pPr>
      <w:del w:id="1214" w:author="OpenAI" w:date="2026-08-31T02:40:04Z">
        <w:r w:rsidDel="00000000" w:rsidR="00000000" w:rsidRPr="00000000">
          <w:rPr>
            <w:rFonts w:ascii="Times New Roman" w:cs="Times New Roman" w:eastAsia="Times New Roman" w:hAnsi="Times New Roman"/>
            <w:sz w:val="24"/>
            <w:szCs w:val="24"/>
            <w:rtl w:val="0"/>
          </w:rPr>
          <w:delText xml:space="preserve">El stack del CPN debe ser compatible con los frameworks oficiales de Grounding DINO y YOLOE, con aceleración sobre GPU NVIDIA y con rutas reproducibles de inferencia. </w:delText>
        </w:r>
      </w:del>
      <w:sdt>
        <w:sdtPr>
          <w:id w:val="-1572146577"/>
          <w:tag w:val="goog_rdk_2"/>
        </w:sdtPr>
        <w:sdtContent>
          <w:commentRangeStart w:id="2"/>
        </w:sdtContent>
      </w:sdt>
      <w:del w:id="1215" w:author="OpenAI" w:date="2026-08-31T02:40:04Z">
        <w:r w:rsidDel="00000000" w:rsidR="00000000" w:rsidRPr="00000000">
          <w:rPr>
            <w:rFonts w:ascii="Times New Roman" w:cs="Times New Roman" w:eastAsia="Times New Roman" w:hAnsi="Times New Roman"/>
            <w:sz w:val="24"/>
            <w:szCs w:val="24"/>
            <w:rtl w:val="0"/>
          </w:rPr>
          <w:delText xml:space="preserve">Las librerías, versiones y runtimes candidatos se documentan en la Tabla B.3 del Anexo B (Liu et al., 2023; Wang et al., 2025).</w:delText>
        </w:r>
      </w:del>
      <w:commentRangeEnd w:id="2"/>
      <w:r w:rsidDel="00000000" w:rsidR="00000000" w:rsidRPr="00000000">
        <w:commentReference w:id="2"/>
      </w:r>
      <w:del w:id="1216" w:author="OpenAI" w:date="2026-08-31T02:40:04Z">
        <w:r w:rsidDel="00000000" w:rsidR="00000000" w:rsidRPr="00000000">
          <w:rPr>
            <w:rtl w:val="0"/>
          </w:rPr>
        </w:r>
      </w:del>
    </w:p>
    <w:p w:rsidR="00000000" w:rsidDel="00000000" w:rsidP="00000000" w:rsidRDefault="00000000" w:rsidRPr="00000000" w14:paraId="0000008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17.1.4.3. Adaptación de modelos al dominio</w:t>
      </w:r>
      <w:r w:rsidDel="00000000" w:rsidR="00000000" w:rsidRPr="00000000">
        <w:rPr>
          <w:rtl w:val="0"/>
        </w:rPr>
      </w:r>
    </w:p>
    <w:p w:rsidR="00000000" w:rsidDel="00000000" w:rsidP="00000000" w:rsidRDefault="00000000" w:rsidRPr="00000000" w14:paraId="0000008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se evalúan tanto en su variante preentrenada (baseline zero-shot) como en una variante ajustada mediante fine-tuning supervisado sobre datos del dominio de construcción o similar. El fine-tuning es un proceso preparatorio previo a la ejecución de los escenarios de evaluación; los pesos resultantes se transfieren al CPN para su evaluación bajo las mismas condiciones de hardware, garantizando una comparación justa.</w:t>
      </w:r>
    </w:p>
    <w:p w:rsidR="00000000" w:rsidDel="00000000" w:rsidP="00000000" w:rsidRDefault="00000000" w:rsidRPr="00000000" w14:paraId="000000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del fine-tuning como experimento comparativo responde a la pregunta rectora P-E1-08. El alcance del prototipo experimental excluye el entrenamiento desde cero; el fine-tuning supervisado sobre un subconjunto acotado de datos del dominio es una forma de adaptación compatible con esta restricción.</w:t>
      </w:r>
    </w:p>
    <w:p w:rsidR="00000000" w:rsidDel="00000000" w:rsidP="00000000" w:rsidRDefault="00000000" w:rsidRPr="00000000" w14:paraId="0000008D">
      <w:pPr>
        <w:pStyle w:val="Heading5"/>
        <w:spacing w:after="0" w:before="0" w:line="480" w:lineRule="auto"/>
        <w:rPr>
          <w:rFonts w:ascii="Times New Roman" w:cs="Times New Roman" w:eastAsia="Times New Roman" w:hAnsi="Times New Roman"/>
          <w:b w:val="1"/>
          <w:bCs w:val="1"/>
          <w:i w:val="1"/>
          <w:iCs w:val="1"/>
          <w:color w:val="000000"/>
          <w:sz w:val="24"/>
          <w:szCs w:val="24"/>
          <w:del w:id="1222" w:author="OpenAI" w:date="2026-08-31T02:40:04Z"/>
        </w:rPr>
      </w:pPr>
      <w:del w:id="1223"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17.1.4.3.1. Training Node (TN)</w:delText>
        </w:r>
      </w:del>
      <w:del w:id="1224" w:author="OpenAI" w:date="2026-08-31T02:40:04Z">
        <w:r w:rsidDel="00000000" w:rsidR="00000000" w:rsidRPr="00000000">
          <w:rPr>
            <w:rtl w:val="0"/>
          </w:rPr>
        </w:r>
      </w:del>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TN se materializa mediante el clúster institucional Mendieta del CCAD-UNC, reservado para preparación y ajuste de variantes. Su capacidad no sustituye la evaluación operativa sobre el CPN;</w:t>
      </w:r>
      <w:sdt>
        <w:sdtPr>
          <w:id w:val="-1467180228"/>
          <w:tag w:val="goog_rdk_3"/>
        </w:sdtPr>
        <w:sdtContent>
          <w:commentRangeStart w:id="3"/>
        </w:sdtContent>
      </w:sdt>
      <w:r w:rsidDel="00000000" w:rsidR="00000000" w:rsidRPr="00000000">
        <w:rPr>
          <w:rFonts w:ascii="Times New Roman" w:cs="Times New Roman" w:eastAsia="Times New Roman" w:hAnsi="Times New Roman"/>
          <w:sz w:val="24"/>
          <w:szCs w:val="24"/>
          <w:rtl w:val="0"/>
        </w:rPr>
        <w:t xml:space="preserve"> las especificaciones del recurso se presentan en la Tabla B.4 del Anexo B (Centro de Computación de Alto Desempeño, 2026).</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F">
      <w:pPr>
        <w:pStyle w:val="Heading5"/>
        <w:spacing w:after="0" w:before="0" w:line="480" w:lineRule="auto"/>
        <w:rPr>
          <w:rFonts w:ascii="Times New Roman" w:cs="Times New Roman" w:eastAsia="Times New Roman" w:hAnsi="Times New Roman"/>
          <w:b w:val="1"/>
          <w:bCs w:val="1"/>
          <w:i w:val="1"/>
          <w:iCs w:val="1"/>
          <w:color w:val="000000"/>
          <w:sz w:val="24"/>
          <w:szCs w:val="24"/>
          <w:del w:id="1225" w:author="OpenAI" w:date="2026-08-31T02:40:04Z"/>
        </w:rPr>
      </w:pPr>
      <w:del w:id="1226"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17.1.4.3.2. Stack de software de entrenamiento (TN)</w:delText>
        </w:r>
      </w:del>
      <w:del w:id="1227" w:author="OpenAI" w:date="2026-08-31T02:40:04Z">
        <w:r w:rsidDel="00000000" w:rsidR="00000000" w:rsidRPr="00000000">
          <w:rPr>
            <w:rtl w:val="0"/>
          </w:rPr>
        </w:r>
      </w:del>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del TN debe permitir preparación de datos, entrenamiento reproducible, conservación de checkpoints y exportación hacia el runtime del CPN.</w:t>
      </w:r>
      <w:sdt>
        <w:sdtPr>
          <w:id w:val="214413342"/>
          <w:tag w:val="goog_rdk_4"/>
        </w:sdtPr>
        <w:sdtContent>
          <w:commentRangeStart w:id="4"/>
        </w:sdtContent>
      </w:sdt>
      <w:r w:rsidDel="00000000" w:rsidR="00000000" w:rsidRPr="00000000">
        <w:rPr>
          <w:rFonts w:ascii="Times New Roman" w:cs="Times New Roman" w:eastAsia="Times New Roman" w:hAnsi="Times New Roman"/>
          <w:sz w:val="24"/>
          <w:szCs w:val="24"/>
          <w:rtl w:val="0"/>
        </w:rPr>
        <w:t xml:space="preserve"> La configuración candidata se resume en la Tabla B.5 del Anexo B.</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1">
      <w:pPr>
        <w:pStyle w:val="Heading5"/>
        <w:spacing w:after="0" w:before="0" w:line="480" w:lineRule="auto"/>
        <w:rPr>
          <w:rFonts w:ascii="Times New Roman" w:cs="Times New Roman" w:eastAsia="Times New Roman" w:hAnsi="Times New Roman"/>
          <w:b w:val="1"/>
          <w:bCs w:val="1"/>
          <w:color w:val="000000"/>
          <w:sz w:val="24"/>
          <w:szCs w:val="24"/>
          <w:del w:id="1228" w:author="OpenAI" w:date="2026-08-31T02:40:04Z"/>
        </w:rPr>
      </w:pPr>
      <w:del w:id="1229"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17.1.4.3.3. Flujo de transferencia y evaluación</w:delText>
        </w:r>
      </w:del>
      <w:del w:id="1230" w:author="OpenAI" w:date="2026-08-31T02:40:04Z">
        <w:r w:rsidDel="00000000" w:rsidR="00000000" w:rsidRPr="00000000">
          <w:rPr>
            <w:rtl w:val="0"/>
          </w:rPr>
        </w:r>
      </w:del>
    </w:p>
    <w:p w:rsidR="00000000" w:rsidDel="00000000" w:rsidP="00000000" w:rsidRDefault="00000000" w:rsidRPr="00000000" w14:paraId="0000009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TN queda fuera del camino de inferencia evaluado. Prepara variantes sobre particiones previamente definidas, exporta los checkpoints en un formato compatible y entrega esos artefactos al CPN, donde deben compararse con la baseline bajo el mismo material y la misma configuración experimental, salvo la variable aislada.</w:t>
      </w:r>
    </w:p>
    <w:p w:rsidR="00000000" w:rsidDel="00000000" w:rsidP="00000000" w:rsidRDefault="00000000" w:rsidRPr="00000000" w14:paraId="0000009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 Escenarios de evaluación</w:t>
      </w:r>
      <w:r w:rsidDel="00000000" w:rsidR="00000000" w:rsidRPr="00000000">
        <w:rPr>
          <w:rtl w:val="0"/>
        </w:rPr>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del w:id="1275" w:author="OpenAI" w:date="2026-08-31T02:40:04Z"/>
        </w:rPr>
      </w:pPr>
      <w:del w:id="1276" w:author="OpenAI" w:date="2026-08-31T02:40:04Z">
        <w:r w:rsidDel="00000000" w:rsidR="00000000" w:rsidRPr="00000000">
          <w:rPr>
            <w:rFonts w:ascii="Times New Roman" w:cs="Times New Roman" w:eastAsia="Times New Roman" w:hAnsi="Times New Roman"/>
            <w:sz w:val="24"/>
            <w:szCs w:val="24"/>
            <w:rtl w:val="0"/>
          </w:rPr>
          <w:delTex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tanto de modelos preentrenados (baseline) como de modelos ajustados mediante fine-tuning en el TN (Sección 17.1.9), permitiendo una comparación directa del impacto de la adaptación al dominio.</w:delText>
        </w:r>
      </w:del>
    </w:p>
    <w:p w:rsidR="00000000" w:rsidDel="00000000" w:rsidP="00000000" w:rsidRDefault="00000000" w:rsidRPr="00000000" w14:paraId="0000043A">
      <w:pPr>
        <w:spacing w:line="480" w:lineRule="auto"/>
        <w:ind w:firstLine="720"/>
        <w:rPr>
          <w:rFonts w:ascii="Times New Roman" w:cs="Times New Roman" w:eastAsia="Times New Roman" w:hAnsi="Times New Roman"/>
          <w:sz w:val="24"/>
          <w:szCs w:val="24"/>
          <w:ins w:id="1273" w:author="OpenAI" w:date="2026-08-31T02:40:04Z"/>
        </w:rPr>
      </w:pPr>
      <w:ins w:id="1274" w:author="OpenAI" w:date="2026-08-31T02:40:04Z">
        <w:r w:rsidDel="00000000" w:rsidR="00000000" w:rsidRPr="00000000">
          <w:rPr>
            <w:rFonts w:ascii="Times New Roman" w:cs="Times New Roman" w:eastAsia="Times New Roman" w:hAnsi="Times New Roman"/>
            <w:sz w:val="24"/>
            <w:szCs w:val="24"/>
            <w:rtl w:val="0"/>
          </w:rPr>
          <w:t xml:space="preserve">Se definen dos escenarios de evaluación complementarios. El primero permite la evaluación controlada y reproducible del pipeline mediante datasets de referencia públicos; el segundo expone el sistema a condiciones visuales representativas del dominio real mediante video en tiempo real captado en un entorno físico. Ambos escenarios son necesarios dado que el primero habilita la comparación cuantitativa entre variantes de modelo y, cuando el dataset y el protocolo lo permitan, el contraste con métricas reportadas en la literatura, mientras que el segundo valida la viabilidad operativa bajo condiciones que ningún dataset puede replicar completamente. En ambos escenarios, la evaluación contempla la ejecución de los modelos preentrenados (baseline) y, cuando una variante ajustada haya sido adoptada conforme a las condiciones de la Sección 17.1.9, de los modelos ajustados mediante fine-tuning en el TN, permitiendo una comparación directa del impacto de la adaptación al dominio.</w:t>
        </w:r>
      </w:ins>
    </w:p>
    <w:p w:rsidR="00000000" w:rsidDel="00000000" w:rsidP="00000000" w:rsidRDefault="00000000" w:rsidRPr="00000000" w14:paraId="00000095">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17.1.4.4.1. Escenario A - Dataset-Based Evaluation (DBE)</w:t>
      </w:r>
      <w:r w:rsidDel="00000000" w:rsidR="00000000" w:rsidRPr="00000000">
        <w:rPr>
          <w:rtl w:val="0"/>
        </w:rPr>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este escenario el pipeline procesa material de imagen o video proveniente de datasets públicos de referencia. La ausencia de condiciones en tiempo real permite reproducibilidad exacta, aislamiento de variables y, cuando el dataset y el protocolo de evaluación coincidan con los de la fuente de referencia, contraste con métricas reportadas en la literatura. Constituye el escenario primario para la evaluación cuantitativa de los componentes OVD y MOT del pipeline, tanto en su variante preentrenada como en la variante ajustada por fine-tuning. Los datasets candidatos se documentan en la estrategia de datos, benchmarks y partición.</w:t>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4"/>
          <w:szCs w:val="24"/>
          <w:del w:id="1371" w:author="OpenAI" w:date="2026-08-31T02:40:04Z"/>
        </w:rPr>
      </w:pPr>
      <w:del w:id="1372"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19</w:delText>
        </w:r>
      </w:del>
    </w:p>
    <w:p w:rsidR="00000000" w:rsidDel="00000000" w:rsidP="00000000" w:rsidRDefault="00000000" w:rsidRPr="00000000" w14:paraId="0000044C">
      <w:pPr>
        <w:spacing w:line="360" w:lineRule="auto"/>
        <w:rPr>
          <w:rFonts w:ascii="Times New Roman" w:cs="Times New Roman" w:eastAsia="Times New Roman" w:hAnsi="Times New Roman"/>
          <w:b w:val="1"/>
          <w:bCs w:val="1"/>
          <w:sz w:val="24"/>
          <w:szCs w:val="24"/>
          <w:ins w:id="1369" w:author="OpenAI" w:date="2026-08-31T02:40:04Z"/>
        </w:rPr>
      </w:pPr>
      <w:ins w:id="1370" w:author="OpenAI" w:date="2026-08-31T02:40:04Z">
        <w:r w:rsidDel="00000000" w:rsidR="00000000" w:rsidRPr="00000000">
          <w:rPr>
            <w:rFonts w:ascii="Times New Roman" w:cs="Times New Roman" w:eastAsia="Times New Roman" w:hAnsi="Times New Roman"/>
            <w:b w:val="1"/>
            <w:bCs w:val="1"/>
            <w:sz w:val="24"/>
            <w:szCs w:val="24"/>
            <w:rtl w:val="0"/>
          </w:rPr>
          <w:t xml:space="preserve">Tabla 18</w:t>
        </w:r>
      </w:ins>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A - Dataset-Based Evaluation (DBE)</w:t>
      </w:r>
      <w:r w:rsidDel="00000000" w:rsidR="00000000" w:rsidRPr="00000000">
        <w:rPr>
          <w:rtl w:val="0"/>
        </w:rPr>
      </w:r>
    </w:p>
    <w:tbl>
      <w:tblPr>
        <w:tblStyle w:val="Table4"/>
        <w:tblW w:w="11670.0" w:type="dxa"/>
        <w:jc w:val="center"/>
        <w:tblLayout w:type="fixed"/>
        <w:tblLook w:val="0400"/>
      </w:tblPr>
      <w:tblGrid>
        <w:gridCol w:w="3015"/>
        <w:gridCol w:w="8655"/>
        <w:tblGridChange w:id="0">
          <w:tblGrid>
            <w:gridCol w:w="3015"/>
            <w:gridCol w:w="865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Colección de datasets candidatos (la estrategia de datos, benchmarks y partición)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toda la inferencia y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preentrenada (baseline) y variante fine-tuned, cuando aplique, para los modelos candidatos seleccionados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procesamiento off-line sobre archivos locales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exacta; comparación directa con benchmarks de la literatura; aislamiento del efecto del fine-tuning</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datasets públicos de construcción civil para detección, pero no benchmarks del dominio con seguimiento anotado; la evaluación MOT requiere benchmarks generales complementarios y un protocolo propio de transferencia al dominio.</w:t>
            </w:r>
          </w:p>
        </w:tc>
      </w:tr>
    </w:tbl>
    <w:p w:rsidR="00000000" w:rsidDel="00000000" w:rsidP="00000000" w:rsidRDefault="00000000" w:rsidRPr="00000000" w14:paraId="000000A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AA">
      <w:pPr>
        <w:pStyle w:val="Heading5"/>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17.1.4.4.2. Escenario B - Environment-Based Evaluation (EBE)</w:t>
      </w:r>
      <w:r w:rsidDel="00000000" w:rsidR="00000000" w:rsidRPr="00000000">
        <w:rPr>
          <w:rtl w:val="0"/>
        </w:rPr>
      </w:r>
    </w:p>
    <w:p w:rsidR="00000000" w:rsidDel="00000000" w:rsidP="00000000" w:rsidRDefault="00000000" w:rsidRPr="00000000" w14:paraId="000000AB">
      <w:pPr>
        <w:spacing w:line="480" w:lineRule="auto"/>
        <w:ind w:firstLine="720"/>
        <w:rPr>
          <w:rFonts w:ascii="Times New Roman" w:cs="Times New Roman" w:eastAsia="Times New Roman" w:hAnsi="Times New Roman"/>
          <w:sz w:val="24"/>
          <w:szCs w:val="24"/>
          <w:del w:id="1279" w:author="OpenAI" w:date="2026-08-31T02:40:04Z"/>
        </w:rPr>
        <w:sectPr>
          <w:type w:val="nextPage"/>
          <w:pgSz w:h="16834" w:w="11909" w:orient="portrait"/>
          <w:pgMar w:bottom="1440" w:top="1440" w:left="1440" w:right="1440" w:header="720" w:footer="720"/>
        </w:sectPr>
      </w:pPr>
      <w:del w:id="1280" w:author="OpenAI" w:date="2026-08-31T02:40:04Z">
        <w:r w:rsidDel="00000000" w:rsidR="00000000" w:rsidRPr="00000000">
          <w:rPr>
            <w:rFonts w:ascii="Times New Roman" w:cs="Times New Roman" w:eastAsia="Times New Roman" w:hAnsi="Times New Roman"/>
            <w:sz w:val="24"/>
            <w:szCs w:val="24"/>
            <w:rtl w:val="0"/>
          </w:rPr>
          <w:delTex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w:delText>
        </w:r>
      </w:del>
      <w:sdt>
        <w:sdtPr>
          <w:id w:val="-925149438"/>
          <w:tag w:val="goog_rdk_5"/>
        </w:sdtPr>
        <w:sdtContent>
          <w:commentRangeStart w:id="5"/>
        </w:sdtContent>
      </w:sdt>
      <w:del w:id="1281" w:author="OpenAI" w:date="2026-08-31T02:40:04Z">
        <w:r w:rsidDel="00000000" w:rsidR="00000000" w:rsidRPr="00000000">
          <w:rPr>
            <w:rFonts w:ascii="Times New Roman" w:cs="Times New Roman" w:eastAsia="Times New Roman" w:hAnsi="Times New Roman"/>
            <w:sz w:val="24"/>
            <w:szCs w:val="24"/>
            <w:rtl w:val="0"/>
          </w:rPr>
          <w:delText xml:space="preserve">Al igual que en el Escenario A, se ejecutan las variantes preentrenada y fine-tuned de cada modelo candidato seleccionado tras la evaluación del Escenario A.</w:delText>
        </w:r>
      </w:del>
      <w:commentRangeEnd w:id="5"/>
      <w:r w:rsidDel="00000000" w:rsidR="00000000" w:rsidRPr="00000000">
        <w:commentReference w:id="5"/>
      </w:r>
      <w:del w:id="1282" w:author="OpenAI" w:date="2026-08-31T02:40:04Z">
        <w:r w:rsidDel="00000000" w:rsidR="00000000" w:rsidRPr="00000000">
          <w:rPr>
            <w:rtl w:val="0"/>
          </w:rPr>
        </w:r>
      </w:del>
    </w:p>
    <w:p w:rsidR="00000000" w:rsidDel="00000000" w:rsidP="00000000" w:rsidRDefault="00000000" w:rsidRPr="00000000" w14:paraId="0000043B">
      <w:pPr>
        <w:spacing w:line="480" w:lineRule="auto"/>
        <w:ind w:firstLine="720"/>
        <w:rPr>
          <w:rFonts w:ascii="Times New Roman" w:cs="Times New Roman" w:eastAsia="Times New Roman" w:hAnsi="Times New Roman"/>
          <w:sz w:val="24"/>
          <w:szCs w:val="24"/>
          <w:ins w:id="1277" w:author="OpenAI" w:date="2026-08-31T02:40:04Z"/>
        </w:rPr>
        <w:sectPr>
          <w:type w:val="nextPage"/>
          <w:pgSz w:h="16834" w:w="11909" w:orient="portrait"/>
          <w:pgMar w:bottom="1440" w:top="1440" w:left="1440" w:right="1440" w:header="720" w:footer="720"/>
        </w:sectPr>
      </w:pPr>
      <w:ins w:id="1278" w:author="OpenAI" w:date="2026-08-31T02:40:04Z">
        <w:r w:rsidDel="00000000" w:rsidR="00000000" w:rsidRPr="00000000">
          <w:rPr>
            <w:rFonts w:ascii="Times New Roman" w:cs="Times New Roman" w:eastAsia="Times New Roman" w:hAnsi="Times New Roman"/>
            <w:sz w:val="24"/>
            <w:szCs w:val="24"/>
            <w:rtl w:val="0"/>
          </w:rPr>
          <w:t xml:space="preserve">En este escenario el pipeline opera sobre video en tiempo real captado en un espacio de obra simulado. Este escenario valida la viabilidad operativa del sistema bajo condiciones visuales y de conectividad representativas del dominio real, incluyendo variaciones de iluminación, oclusiones y densidad de personas en escena. A diferencia del Escenario A, el pipeline se ejercita de extremo a extremo, incluyendo las etapas de captura y transporte de video, y permite evaluar el comportamiento del motor de razonamiento temporal bajo condiciones de operación continua. </w:t>
        </w:r>
      </w:ins>
      <w:sdt>
        <w:sdtPr>
          <w:id w:val="-925149438"/>
          <w:tag w:val="goog_rdk_5"/>
        </w:sdtPr>
        <w:sdtContent/>
      </w:sdt>
      <w:ins w:id="1278" w:author="OpenAI" w:date="2026-08-31T02:40:04Z">
        <w:r w:rsidDel="00000000" w:rsidR="00000000" w:rsidRPr="00000000">
          <w:rPr>
            <w:rFonts w:ascii="Times New Roman" w:cs="Times New Roman" w:eastAsia="Times New Roman" w:hAnsi="Times New Roman"/>
            <w:sz w:val="24"/>
            <w:szCs w:val="24"/>
            <w:rtl w:val="0"/>
          </w:rPr>
          <w:t xml:space="preserve">Al igual que en el Escenario A, se ejecuta la variante preentrenada y, cuando haya sido adoptada conforme a la Sección 17.1.9, la variante fine-tuned del modelo candidato seleccionado tras la evaluación del Escenario A.</w:t>
        </w:r>
      </w:ins>
      <w:ins w:id="1278" w:author="OpenAI" w:date="2026-08-31T02:40:04Z">
        <w:r w:rsidDel="00000000" w:rsidR="00000000" w:rsidRPr="00000000">
          <w:rPr>
            <w:rtl w:val="0"/>
          </w:rPr>
        </w:r>
      </w:ins>
      <w:ins w:id="1327" w:author="OpenAI" w:date="2026-08-31T02:40:04Z">
        <w:r>
          <w:rPr>
            <w:rFonts w:ascii="Times New Roman" w:cs="Times New Roman" w:eastAsia="Times New Roman" w:hAnsi="Times New Roman"/>
            <w:sz w:val="24"/>
            <w:szCs w:val="24"/>
            <w:rtl w:val="0"/>
          </w:rPr>
          <w:t xml:space="preserve"> Las variables de sensibilidad candidatas para este escenario se catalogan en la Tabla C.2 del Anexo C.</w:t>
        </w:r>
      </w:ins>
    </w:p>
    <w:p w:rsidR="00000000" w:rsidDel="00000000" w:rsidP="00000000" w:rsidRDefault="00000000" w:rsidRPr="00000000" w14:paraId="000000AC">
      <w:pPr>
        <w:spacing w:line="360" w:lineRule="auto"/>
        <w:rPr>
          <w:rFonts w:ascii="Times New Roman" w:cs="Times New Roman" w:eastAsia="Times New Roman" w:hAnsi="Times New Roman"/>
          <w:b w:val="1"/>
          <w:bCs w:val="1"/>
          <w:sz w:val="24"/>
          <w:szCs w:val="24"/>
          <w:del w:id="1375" w:author="OpenAI" w:date="2026-08-31T02:40:04Z"/>
        </w:rPr>
      </w:pPr>
      <w:del w:id="1376"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20</w:delText>
        </w:r>
      </w:del>
    </w:p>
    <w:p w:rsidR="00000000" w:rsidDel="00000000" w:rsidP="00000000" w:rsidRDefault="00000000" w:rsidRPr="00000000" w14:paraId="0000044D">
      <w:pPr>
        <w:spacing w:line="360" w:lineRule="auto"/>
        <w:rPr>
          <w:rFonts w:ascii="Times New Roman" w:cs="Times New Roman" w:eastAsia="Times New Roman" w:hAnsi="Times New Roman"/>
          <w:b w:val="1"/>
          <w:bCs w:val="1"/>
          <w:sz w:val="24"/>
          <w:szCs w:val="24"/>
          <w:ins w:id="1373" w:author="OpenAI" w:date="2026-08-31T02:40:04Z"/>
        </w:rPr>
      </w:pPr>
      <w:ins w:id="1374" w:author="OpenAI" w:date="2026-08-31T02:40:04Z">
        <w:r w:rsidDel="00000000" w:rsidR="00000000" w:rsidRPr="00000000">
          <w:rPr>
            <w:rFonts w:ascii="Times New Roman" w:cs="Times New Roman" w:eastAsia="Times New Roman" w:hAnsi="Times New Roman"/>
            <w:b w:val="1"/>
            <w:bCs w:val="1"/>
            <w:sz w:val="24"/>
            <w:szCs w:val="24"/>
            <w:rtl w:val="0"/>
          </w:rPr>
          <w:t xml:space="preserve">Tabla 19</w:t>
        </w:r>
      </w:ins>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del Escenario B - Environment-Based Evaluation (EBE)</w:t>
      </w:r>
      <w:r w:rsidDel="00000000" w:rsidR="00000000" w:rsidRPr="00000000">
        <w:rPr>
          <w:rtl w:val="0"/>
        </w:rPr>
      </w:r>
    </w:p>
    <w:tbl>
      <w:tblPr>
        <w:tblStyle w:val="Table5"/>
        <w:tblW w:w="10460.0" w:type="dxa"/>
        <w:jc w:val="center"/>
        <w:tblLayout w:type="fixed"/>
        <w:tblLook w:val="0400"/>
      </w:tblPr>
      <w:tblGrid>
        <w:gridCol w:w="1980"/>
        <w:gridCol w:w="8480"/>
        <w:tblGridChange w:id="0">
          <w:tblGrid>
            <w:gridCol w:w="1980"/>
            <w:gridCol w:w="84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entrada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cámara IP por RTSP o captura directa con OAK-D Pro PoE. La fuente RTSP sintética se reserva para desarrollo y reproducibilidad.</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físico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de obra simulado.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reales portando EPP (casco, chaleco reflectante, entre otros); configuración de escenas con y sin infracción deliberada.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visuales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según la configuración de prueba prevista para la validación experimental, definidas en función del diseño experimental del escenario y de las condiciones operativas que se establezcan para su evaluación.</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Nodo de ejecución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central; EN para captura y, sólo como variante condicionada, preprocesamiento liviano.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evaluados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del w:id="1285" w:author="OpenAI" w:date="2026-08-31T02:40:04Z"/>
              </w:rPr>
            </w:pPr>
            <w:del w:id="1286" w:author="OpenAI" w:date="2026-08-31T02:40:04Z">
              <w:r w:rsidDel="00000000" w:rsidR="00000000" w:rsidRPr="00000000">
                <w:rPr>
                  <w:rFonts w:ascii="Times New Roman" w:cs="Times New Roman" w:eastAsia="Times New Roman" w:hAnsi="Times New Roman"/>
                  <w:sz w:val="24"/>
                  <w:szCs w:val="24"/>
                  <w:rtl w:val="0"/>
                </w:rPr>
                <w:delText xml:space="preserve">Variante preentrenada (baseline) y variante fine-tuned, sobre el modelo o combinación seleccionada tras el Escenario A.</w:delText>
              </w:r>
            </w:del>
          </w:p>
          <w:p w:rsidR="00000000" w:rsidDel="00000000" w:rsidP="00000000" w:rsidRDefault="00000000" w:rsidRPr="00000000" w14:paraId="0000043C">
            <w:pPr>
              <w:spacing w:line="480" w:lineRule="auto"/>
              <w:rPr>
                <w:rFonts w:ascii="Times New Roman" w:cs="Times New Roman" w:eastAsia="Times New Roman" w:hAnsi="Times New Roman"/>
                <w:sz w:val="24"/>
                <w:szCs w:val="24"/>
                <w:ins w:id="1283" w:author="OpenAI" w:date="2026-08-31T02:40:04Z"/>
              </w:rPr>
            </w:pPr>
            <w:ins w:id="1284" w:author="OpenAI" w:date="2026-08-31T02:40:04Z">
              <w:r w:rsidDel="00000000" w:rsidR="00000000" w:rsidRPr="00000000">
                <w:rPr>
                  <w:rFonts w:ascii="Times New Roman" w:cs="Times New Roman" w:eastAsia="Times New Roman" w:hAnsi="Times New Roman"/>
                  <w:sz w:val="24"/>
                  <w:szCs w:val="24"/>
                  <w:rtl w:val="0"/>
                </w:rPr>
                <w:t xml:space="preserve">Variante preentrenada (baseline) y, cuando corresponda conforme a la Sección 17.1.9, variante fine-tuned, sobre el modelo o combinación seleccionada tras el Escenario A.</w:t>
              </w:r>
            </w:ins>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LAN.</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Ventaja principal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operativa bajo condiciones del dominio; ejercita el pipeline completo de extremo a extremo incluyendo transporte de video y motor de razonamiento temporal.</w:t>
            </w:r>
          </w:p>
        </w:tc>
      </w:tr>
      <w:tr>
        <w:trPr>
          <w:cantSplit w:val="0"/>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reproducibilidad que el Escenario A; requiere gestión de consentimiento libre, expreso e informado e información previa a los participantes, conforme al régimen de protección de datos personales y videovigilancia aplicable (Argentina, 2000; Disposición 10/2015, 2015).</w:t>
            </w:r>
          </w:p>
        </w:tc>
      </w:tr>
    </w:tbl>
    <w:p w:rsidR="00000000" w:rsidDel="00000000" w:rsidP="00000000" w:rsidRDefault="00000000" w:rsidRPr="00000000" w14:paraId="000000C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C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17.1.4.5. Parámetros operativos de referencia</w:t>
      </w:r>
      <w:r w:rsidDel="00000000" w:rsidR="00000000" w:rsidRPr="00000000">
        <w:rPr>
          <w:rtl w:val="0"/>
        </w:rPr>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de referencia establecen una base inicial para orientar la evaluación del pipeline experimental. No constituyen valores definitivos de configuración, sino condiciones de partida que permiten delimitar resolución, tasa de cuadros, modalidad de transporte, procesamiento esperado y restricciones generales de ejecución. Su función es ofrecer un marco común para comparar pruebas posteriores y evitar que cada experimento se defina de manera aislada. </w:t>
      </w:r>
    </w:p>
    <w:p w:rsidR="00000000" w:rsidDel="00000000" w:rsidP="00000000" w:rsidRDefault="00000000" w:rsidRPr="00000000" w14:paraId="000000C5">
      <w:pPr>
        <w:pStyle w:val="Heading5"/>
        <w:spacing w:after="0" w:before="0" w:line="480" w:lineRule="auto"/>
        <w:rPr>
          <w:rFonts w:ascii="Times New Roman" w:cs="Times New Roman" w:eastAsia="Times New Roman" w:hAnsi="Times New Roman"/>
          <w:b w:val="1"/>
          <w:bCs w:val="1"/>
          <w:color w:val="000000"/>
          <w:sz w:val="24"/>
          <w:szCs w:val="24"/>
          <w:del w:id="1231" w:author="OpenAI" w:date="2026-08-31T02:40:04Z"/>
        </w:rPr>
      </w:pPr>
      <w:del w:id="1232"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17.1.4.5.1. Parámetros de referencia del pipeline</w:delText>
        </w:r>
      </w:del>
      <w:del w:id="1233" w:author="OpenAI" w:date="2026-08-31T02:40:04Z">
        <w:r w:rsidDel="00000000" w:rsidR="00000000" w:rsidRPr="00000000">
          <w:rPr>
            <w:rtl w:val="0"/>
          </w:rPr>
        </w:r>
      </w:del>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parámetros operativos se documentan por perfil. En particular, la resolución de inferencia es un parámetro del perfil de modelo y debe fijarse junto con los umbrales recalibrados para ese perfil; no se adopta una resolución única para todas las familias.</w:t>
      </w:r>
      <w:sdt>
        <w:sdtPr>
          <w:id w:val="1339383839"/>
          <w:tag w:val="goog_rdk_6"/>
        </w:sdtPr>
        <w:sdtContent>
          <w:commentRangeStart w:id="6"/>
        </w:sdtContent>
      </w:sdt>
      <w:r w:rsidDel="00000000" w:rsidR="00000000" w:rsidRPr="00000000">
        <w:rPr>
          <w:rFonts w:ascii="Times New Roman" w:cs="Times New Roman" w:eastAsia="Times New Roman" w:hAnsi="Times New Roman"/>
          <w:sz w:val="24"/>
          <w:szCs w:val="24"/>
          <w:rtl w:val="0"/>
        </w:rPr>
        <w:t xml:space="preserve"> Los restantes valores orientativos se presentan en la Tabla B.6 del Anexo B.</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7">
      <w:pPr>
        <w:pStyle w:val="Heading5"/>
        <w:spacing w:after="0" w:before="0" w:line="480" w:lineRule="auto"/>
        <w:rPr>
          <w:rFonts w:ascii="Times New Roman" w:cs="Times New Roman" w:eastAsia="Times New Roman" w:hAnsi="Times New Roman"/>
          <w:b w:val="1"/>
          <w:bCs w:val="1"/>
          <w:color w:val="000000"/>
          <w:sz w:val="24"/>
          <w:szCs w:val="24"/>
          <w:del w:id="1234" w:author="OpenAI" w:date="2026-08-31T02:40:04Z"/>
        </w:rPr>
      </w:pPr>
      <w:del w:id="1235"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17.1.4.5.2. Transporte de video en el escenario B</w:delText>
        </w:r>
      </w:del>
      <w:del w:id="1236" w:author="OpenAI" w:date="2026-08-31T02:40:04Z">
        <w:r w:rsidDel="00000000" w:rsidR="00000000" w:rsidRPr="00000000">
          <w:rPr>
            <w:rtl w:val="0"/>
          </w:rPr>
        </w:r>
      </w:del>
    </w:p>
    <w:p w:rsidR="00000000" w:rsidDel="00000000" w:rsidP="00000000" w:rsidRDefault="00000000" w:rsidRPr="00000000" w14:paraId="000000C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el EBE, la captura y el procesamiento pueden ubicarse en nodos distintos. El protocolo exige declarar fuente, transporte, buffering y anclas temporales para distinguir la latencia de adquisición de la latencia algorítmica. </w:t>
      </w:r>
      <w:sdt>
        <w:sdtPr>
          <w:id w:val="-1084105532"/>
          <w:tag w:val="goog_rdk_7"/>
        </w:sdtPr>
        <w:sdtContent>
          <w:commentRangeStart w:id="7"/>
        </w:sdtContent>
      </w:sdt>
      <w:sdt>
        <w:sdtPr>
          <w:id w:val="1748944837"/>
          <w:tag w:val="goog_rdk_8"/>
        </w:sdtPr>
        <w:sdtContent>
          <w:commentRangeStart w:id="8"/>
        </w:sdtContent>
      </w:sdt>
      <w:sdt>
        <w:sdtPr>
          <w:id w:val="-599940628"/>
          <w:tag w:val="goog_rdk_9"/>
        </w:sdtPr>
        <w:sdtContent>
          <w:commentRangeStart w:id="9"/>
        </w:sdtContent>
      </w:sdt>
      <w:r w:rsidDel="00000000" w:rsidR="00000000" w:rsidRPr="00000000">
        <w:rPr>
          <w:rFonts w:ascii="Times New Roman" w:cs="Times New Roman" w:eastAsia="Times New Roman" w:hAnsi="Times New Roman"/>
          <w:sz w:val="24"/>
          <w:szCs w:val="24"/>
          <w:rtl w:val="0"/>
        </w:rPr>
        <w:t xml:space="preserve">La topología de referencia se presenta en la Tabla B.7 del Anexo B.</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17.1.4.6. Restricciones y condicionantes del entorno experimental</w:t>
      </w:r>
      <w:r w:rsidDel="00000000" w:rsidR="00000000" w:rsidRPr="00000000">
        <w:rPr>
          <w:rtl w:val="0"/>
        </w:rPr>
      </w:r>
    </w:p>
    <w:p w:rsidR="00000000" w:rsidDel="00000000" w:rsidP="00000000" w:rsidRDefault="00000000" w:rsidRPr="00000000" w14:paraId="000000CA">
      <w:pPr>
        <w:spacing w:line="480" w:lineRule="auto"/>
        <w:ind w:firstLine="720"/>
        <w:rPr>
          <w:rFonts w:ascii="Times New Roman" w:cs="Times New Roman" w:eastAsia="Times New Roman" w:hAnsi="Times New Roman"/>
          <w:sz w:val="24"/>
          <w:szCs w:val="24"/>
          <w:del w:id="1334" w:author="OpenAI" w:date="2026-08-31T02:40:04Z"/>
        </w:rPr>
      </w:pPr>
      <w:del w:id="1335" w:author="OpenAI" w:date="2026-08-31T02:40:04Z">
        <w:r w:rsidDel="00000000" w:rsidR="00000000" w:rsidRPr="00000000">
          <w:rPr>
            <w:rFonts w:ascii="Times New Roman" w:cs="Times New Roman" w:eastAsia="Times New Roman" w:hAnsi="Times New Roman"/>
            <w:sz w:val="24"/>
            <w:szCs w:val="24"/>
            <w:rtl w:val="0"/>
          </w:rPr>
          <w:delText xml:space="preserve">Las restricciones detalladas en la Tabla 21 condicionan las decisiones de diseño de etapas posteriores y deben tenerse presentes al interpretar los resultados experimentales.</w:delText>
        </w:r>
      </w:del>
    </w:p>
    <w:p w:rsidR="00000000" w:rsidDel="00000000" w:rsidP="00000000" w:rsidRDefault="00000000" w:rsidRPr="00000000" w14:paraId="00000443">
      <w:pPr>
        <w:spacing w:line="480" w:lineRule="auto"/>
        <w:ind w:firstLine="720"/>
        <w:rPr>
          <w:rFonts w:ascii="Times New Roman" w:cs="Times New Roman" w:eastAsia="Times New Roman" w:hAnsi="Times New Roman"/>
          <w:sz w:val="24"/>
          <w:szCs w:val="24"/>
          <w:ins w:id="1332" w:author="OpenAI" w:date="2026-08-31T02:40:04Z"/>
        </w:rPr>
      </w:pPr>
      <w:ins w:id="1333" w:author="OpenAI" w:date="2026-08-31T02:40:04Z">
        <w:r w:rsidDel="00000000" w:rsidR="00000000" w:rsidRPr="00000000">
          <w:rPr>
            <w:rFonts w:ascii="Times New Roman" w:cs="Times New Roman" w:eastAsia="Times New Roman" w:hAnsi="Times New Roman"/>
            <w:sz w:val="24"/>
            <w:szCs w:val="24"/>
            <w:rtl w:val="0"/>
          </w:rPr>
          <w:t xml:space="preserve">Las restricciones detalladas en la Tabla 20 condicionan las decisiones del diseño arquitectónico y de la implementación, y deben tenerse presentes al interpretar los resultados experimentales.</w:t>
        </w:r>
      </w:ins>
    </w:p>
    <w:p w:rsidR="00000000" w:rsidDel="00000000" w:rsidP="00000000" w:rsidRDefault="00000000" w:rsidRPr="00000000" w14:paraId="000000CB">
      <w:pPr>
        <w:spacing w:line="360" w:lineRule="auto"/>
        <w:rPr>
          <w:rFonts w:ascii="Times New Roman" w:cs="Times New Roman" w:eastAsia="Times New Roman" w:hAnsi="Times New Roman"/>
          <w:b w:val="1"/>
          <w:bCs w:val="1"/>
          <w:i w:val="1"/>
          <w:iCs w:val="1"/>
          <w:sz w:val="24"/>
          <w:szCs w:val="24"/>
          <w:del w:id="1379" w:author="OpenAI" w:date="2026-08-31T02:40:04Z"/>
        </w:rPr>
      </w:pPr>
      <w:del w:id="1380"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21</w:delText>
        </w:r>
      </w:del>
      <w:del w:id="1381" w:author="OpenAI" w:date="2026-08-31T02:40:04Z">
        <w:r w:rsidDel="00000000" w:rsidR="00000000" w:rsidRPr="00000000">
          <w:rPr>
            <w:rtl w:val="0"/>
          </w:rPr>
        </w:r>
      </w:del>
    </w:p>
    <w:p w:rsidR="00000000" w:rsidDel="00000000" w:rsidP="00000000" w:rsidRDefault="00000000" w:rsidRPr="00000000" w14:paraId="0000044E">
      <w:pPr>
        <w:spacing w:line="360" w:lineRule="auto"/>
        <w:rPr>
          <w:rFonts w:ascii="Times New Roman" w:cs="Times New Roman" w:eastAsia="Times New Roman" w:hAnsi="Times New Roman"/>
          <w:b w:val="1"/>
          <w:bCs w:val="1"/>
          <w:i w:val="1"/>
          <w:iCs w:val="1"/>
          <w:sz w:val="24"/>
          <w:szCs w:val="24"/>
          <w:ins w:id="1377" w:author="OpenAI" w:date="2026-08-31T02:40:04Z"/>
        </w:rPr>
      </w:pPr>
      <w:ins w:id="1378" w:author="OpenAI" w:date="2026-08-31T02:40:04Z">
        <w:r w:rsidDel="00000000" w:rsidR="00000000" w:rsidRPr="00000000">
          <w:rPr>
            <w:rFonts w:ascii="Times New Roman" w:cs="Times New Roman" w:eastAsia="Times New Roman" w:hAnsi="Times New Roman"/>
            <w:b w:val="1"/>
            <w:bCs w:val="1"/>
            <w:sz w:val="24"/>
            <w:szCs w:val="24"/>
            <w:rtl w:val="0"/>
          </w:rPr>
          <w:t xml:space="preserve">Tabla 20</w:t>
        </w:r>
      </w:ins>
      <w:ins w:id="1378" w:author="OpenAI" w:date="2026-08-31T02:40:04Z">
        <w:r w:rsidDel="00000000" w:rsidR="00000000" w:rsidRPr="00000000">
          <w:rPr>
            <w:rtl w:val="0"/>
          </w:rPr>
        </w:r>
      </w:ins>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Restricciones y condicionantes del entorno experimental</w:t>
      </w:r>
      <w:r w:rsidDel="00000000" w:rsidR="00000000" w:rsidRPr="00000000">
        <w:rPr>
          <w:rtl w:val="0"/>
        </w:rPr>
      </w:r>
    </w:p>
    <w:tbl>
      <w:tblPr>
        <w:tblStyle w:val="Table6"/>
        <w:tblW w:w="10480.0" w:type="dxa"/>
        <w:jc w:val="center"/>
        <w:tblLayout w:type="fixed"/>
        <w:tblLook w:val="0400"/>
      </w:tblPr>
      <w:tblGrid>
        <w:gridCol w:w="3020"/>
        <w:gridCol w:w="2680"/>
        <w:gridCol w:w="4780"/>
        <w:tblGridChange w:id="0">
          <w:tblGrid>
            <w:gridCol w:w="3020"/>
            <w:gridCol w:w="2680"/>
            <w:gridCol w:w="478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Origen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VRAM de 8 GB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RTX 4060 Laptop (8 GB VRAM)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 el tamaño de los modelos ejecutables sin cuantización y condiciona la resolución de entrada, el batch efectivo y la elección de runtime en inferencia.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inferencia del EN limitada a 1.4 TOPS para 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 OAK-D Pro PoE / RVC2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Restringe la complejidad de los modelos que pueden ejecutarse localmente; el uso del EN debe considerarse, en principio, para captura inteligente, preprocesamiento o inferencia ligera en borde.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mediante WSL2 y contenedores Linux en el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ejecución — CPN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versiones de CUDA, bibliotecas, runtimes y bus deben ser compatibles con el entorno Linux adoptado y quedar congeladas por corrida.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limitada del dominio para evaluación de seguimiento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Datasets públicos analizados en la estrategia de datos, benchmarks y partición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requiere benchmarks generales complementarios y la formalización de un protocolo de transferencia al dominio, dado que la cobertura específica del dominio para seguimiento anotado es insuficiente.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480" w:lineRule="auto"/>
              <w:rPr>
                <w:rFonts w:ascii="Times New Roman" w:cs="Times New Roman" w:eastAsia="Times New Roman" w:hAnsi="Times New Roman"/>
                <w:sz w:val="24"/>
                <w:szCs w:val="24"/>
                <w:del w:id="1261" w:author="OpenAI" w:date="2026-08-31T02:40:04Z"/>
              </w:rPr>
            </w:pPr>
            <w:sdt>
              <w:sdtPr>
                <w:id w:val="-1029631465"/>
                <w:tag w:val="goog_rdk_10"/>
              </w:sdtPr>
              <w:sdtContent>
                <w:commentRangeStart w:id="10"/>
              </w:sdtContent>
            </w:sdt>
            <w:del w:id="1262" w:author="OpenAI" w:date="2026-08-31T02:40:04Z">
              <w:r w:rsidDel="00000000" w:rsidR="00000000" w:rsidRPr="00000000">
                <w:rPr>
                  <w:rFonts w:ascii="Times New Roman" w:cs="Times New Roman" w:eastAsia="Times New Roman" w:hAnsi="Times New Roman"/>
                  <w:sz w:val="24"/>
                  <w:szCs w:val="24"/>
                  <w:rtl w:val="0"/>
                </w:rPr>
                <w:delText xml:space="preserve">Presupuesto de latencia G2A de 50–250 ms</w:delText>
              </w:r>
            </w:del>
            <w:commentRangeEnd w:id="10"/>
            <w:r w:rsidDel="00000000" w:rsidR="00000000" w:rsidRPr="00000000">
              <w:commentReference w:id="10"/>
            </w:r>
            <w:del w:id="1263" w:author="OpenAI" w:date="2026-08-31T02:40:04Z">
              <w:r w:rsidDel="00000000" w:rsidR="00000000" w:rsidRPr="00000000">
                <w:rPr>
                  <w:rtl w:val="0"/>
                </w:rPr>
              </w:r>
            </w:del>
          </w:p>
          <w:p w:rsidR="00000000" w:rsidDel="00000000" w:rsidP="00000000" w:rsidRDefault="00000000" w:rsidRPr="00000000" w14:paraId="00000434">
            <w:pPr>
              <w:spacing w:line="480" w:lineRule="auto"/>
              <w:rPr>
                <w:rFonts w:ascii="Times New Roman" w:cs="Times New Roman" w:eastAsia="Times New Roman" w:hAnsi="Times New Roman"/>
                <w:sz w:val="24"/>
                <w:szCs w:val="24"/>
                <w:ins w:id="1259" w:author="OpenAI" w:date="2026-08-31T02:40:04Z"/>
              </w:rPr>
            </w:pPr>
            <w:sdt>
              <w:sdtPr>
                <w:id w:val="-1029631465"/>
                <w:tag w:val="goog_rdk_10"/>
              </w:sdtPr>
              <w:sdtContent/>
            </w:sdt>
            <w:ins w:id="1260" w:author="OpenAI" w:date="2026-08-31T02:40:04Z">
              <w:r w:rsidDel="00000000" w:rsidR="00000000" w:rsidRPr="00000000">
                <w:rPr>
                  <w:rFonts w:ascii="Times New Roman" w:cs="Times New Roman" w:eastAsia="Times New Roman" w:hAnsi="Times New Roman"/>
                  <w:sz w:val="24"/>
                  <w:szCs w:val="24"/>
                  <w:rtl w:val="0"/>
                </w:rPr>
                <w:t xml:space="preserve">Presupuesto de latencia por cuadro, desde la captura hasta la evidencia utilizable para alerta, del orden de 35–250 ms</w:t>
              </w:r>
            </w:ins>
            <w:ins w:id="1260" w:author="OpenAI" w:date="2026-08-31T02:40:04Z">
              <w:r w:rsidDel="00000000" w:rsidR="00000000" w:rsidRPr="00000000">
                <w:rPr>
                  <w:rtl w:val="0"/>
                </w:rPr>
              </w:r>
            </w:ins>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line="480" w:lineRule="auto"/>
              <w:rPr>
                <w:rFonts w:ascii="Times New Roman" w:cs="Times New Roman" w:eastAsia="Times New Roman" w:hAnsi="Times New Roman"/>
                <w:sz w:val="24"/>
                <w:szCs w:val="24"/>
                <w:del w:id="1266" w:author="OpenAI" w:date="2026-08-31T02:40:04Z"/>
              </w:rPr>
            </w:pPr>
            <w:del w:id="1267" w:author="OpenAI" w:date="2026-08-31T02:40:04Z">
              <w:r w:rsidDel="00000000" w:rsidR="00000000" w:rsidRPr="00000000">
                <w:rPr>
                  <w:rFonts w:ascii="Times New Roman" w:cs="Times New Roman" w:eastAsia="Times New Roman" w:hAnsi="Times New Roman"/>
                  <w:sz w:val="24"/>
                  <w:szCs w:val="24"/>
                  <w:rtl w:val="0"/>
                </w:rPr>
                <w:delText xml:space="preserve">el framework de métricas</w:delText>
              </w:r>
            </w:del>
          </w:p>
          <w:p w:rsidR="00000000" w:rsidDel="00000000" w:rsidP="00000000" w:rsidRDefault="00000000" w:rsidRPr="00000000" w14:paraId="00000435">
            <w:pPr>
              <w:spacing w:line="480" w:lineRule="auto"/>
              <w:rPr>
                <w:rFonts w:ascii="Times New Roman" w:cs="Times New Roman" w:eastAsia="Times New Roman" w:hAnsi="Times New Roman"/>
                <w:sz w:val="24"/>
                <w:szCs w:val="24"/>
                <w:ins w:id="1264" w:author="OpenAI" w:date="2026-08-31T02:40:04Z"/>
              </w:rPr>
            </w:pPr>
            <w:ins w:id="1265" w:author="OpenAI" w:date="2026-08-31T02:40:04Z">
              <w:r w:rsidDel="00000000" w:rsidR="00000000" w:rsidRPr="00000000">
                <w:rPr>
                  <w:rFonts w:ascii="Times New Roman" w:cs="Times New Roman" w:eastAsia="Times New Roman" w:hAnsi="Times New Roman"/>
                  <w:sz w:val="24"/>
                  <w:szCs w:val="24"/>
                  <w:rtl w:val="0"/>
                </w:rPr>
                <w:t xml:space="preserve">El framework de métricas (Sección 17.1.7.7)</w:t>
              </w:r>
            </w:ins>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 la selección de modelos, la resolución de entrada y la configuración de runtimes.</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al clúster sujeto a disponibilidad institucional del recurso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institucional — CCAD-UNC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ajuste debe contemplar la cola institucional, sin convertir la disponibilidad de cómputo en criterio metodológico de aceptación o descarte.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split train/eval disjunto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Principio metodológico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utilizados para fine-tuning no pueden formar parte del conjunto de evaluación. La partición debe documentarse explícitamente.</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Recaudos ético-legales en el Escenario B</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N.º 25.326 y Disposición 10/2015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con personas en el campo visual requieren consentimiento informado e información previa. El carácter académico y controlado del prototipo atenúa el perfil de riesgo, pero no elimina las obligaciones de resguardo y minimización.</w:t>
            </w:r>
          </w:p>
        </w:tc>
      </w:tr>
    </w:tbl>
    <w:p w:rsidR="00000000" w:rsidDel="00000000" w:rsidP="00000000" w:rsidRDefault="00000000" w:rsidRPr="00000000" w14:paraId="000000E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 basada en las especificaciones del hardware disponible, la caracterización del TN y del EN en la presente sección, los criterios metodológicos fijados en la estrategia de datos, benchmarks y partición y el marco normativo argentino aplicable a protección de datos personales y videovigilancia.</w:t>
      </w:r>
    </w:p>
    <w:p w:rsidR="00000000" w:rsidDel="00000000" w:rsidP="00000000" w:rsidRDefault="00000000" w:rsidRPr="00000000" w14:paraId="000000E9">
      <w:pPr>
        <w:pStyle w:val="Heading4"/>
        <w:spacing w:after="0" w:before="0" w:line="480" w:lineRule="auto"/>
        <w:rPr>
          <w:rFonts w:ascii="Times New Roman" w:cs="Times New Roman" w:eastAsia="Times New Roman" w:hAnsi="Times New Roman"/>
          <w:b w:val="1"/>
          <w:bCs w:val="1"/>
          <w:color w:val="000000"/>
          <w:del w:id="1001" w:author="OpenAI" w:date="2026-08-31T02:40:04Z"/>
        </w:rPr>
      </w:pPr>
      <w:sdt>
        <w:sdtPr>
          <w:id w:val="-1298542299"/>
          <w:tag w:val="goog_rdk_11"/>
        </w:sdtPr>
        <w:sdtContent>
          <w:commentRangeStart w:id="11"/>
        </w:sdtContent>
      </w:sdt>
      <w:del w:id="1002"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17.1.4.7. Lectura metodológica de la infraestructura operativa y sus restricciones</w:delText>
        </w:r>
      </w:del>
      <w:commentRangeEnd w:id="11"/>
      <w:r w:rsidDel="00000000" w:rsidR="00000000" w:rsidRPr="00000000">
        <w:commentReference w:id="11"/>
      </w:r>
      <w:del w:id="1003" w:author="OpenAI" w:date="2026-08-31T02:40:04Z">
        <w:r w:rsidDel="00000000" w:rsidR="00000000" w:rsidRPr="00000000">
          <w:rPr>
            <w:rtl w:val="0"/>
          </w:rPr>
        </w:r>
      </w:del>
    </w:p>
    <w:p w:rsidR="00000000" w:rsidDel="00000000" w:rsidP="00000000" w:rsidRDefault="00000000" w:rsidRPr="00000000" w14:paraId="000000EA">
      <w:pPr>
        <w:spacing w:line="480" w:lineRule="auto"/>
        <w:ind w:firstLine="720"/>
        <w:rPr>
          <w:rFonts w:ascii="Times New Roman" w:cs="Times New Roman" w:eastAsia="Times New Roman" w:hAnsi="Times New Roman"/>
          <w:sz w:val="24"/>
          <w:szCs w:val="24"/>
          <w:del w:id="1004" w:author="OpenAI" w:date="2026-08-31T02:40:04Z"/>
        </w:rPr>
      </w:pPr>
      <w:del w:id="1005" w:author="OpenAI" w:date="2026-08-31T02:40:04Z">
        <w:r w:rsidDel="00000000" w:rsidR="00000000" w:rsidRPr="00000000">
          <w:rPr>
            <w:rFonts w:ascii="Times New Roman" w:cs="Times New Roman" w:eastAsia="Times New Roman" w:hAnsi="Times New Roman"/>
            <w:sz w:val="24"/>
            <w:szCs w:val="24"/>
            <w:rtl w:val="0"/>
          </w:rPr>
          <w:delText xml:space="preserve">La infraestructura del proyecto se organiza en tres nodos con roles diferenciados. El Central Processing Node (CPN) es la plataforma donde debe probarse la viabilidad operativa. El Training Node (TN), correspondiente al clúster institucional Mendieta, cumple una función acotada de entrenamiento o exportación de variantes ajustadas. El Edge Node (EN) aporta captura continua para el EBE y, sólo si la arquitectura lo justifica, preprocesamiento o inferencia ligera.</w:delText>
        </w:r>
      </w:del>
    </w:p>
    <w:p w:rsidR="00000000" w:rsidDel="00000000" w:rsidP="00000000" w:rsidRDefault="00000000" w:rsidRPr="00000000" w14:paraId="000000EB">
      <w:pPr>
        <w:spacing w:line="480" w:lineRule="auto"/>
        <w:ind w:firstLine="720"/>
        <w:rPr>
          <w:rFonts w:ascii="Times New Roman" w:cs="Times New Roman" w:eastAsia="Times New Roman" w:hAnsi="Times New Roman"/>
          <w:sz w:val="24"/>
          <w:szCs w:val="24"/>
          <w:del w:id="1006" w:author="OpenAI" w:date="2026-08-31T02:40:04Z"/>
        </w:rPr>
        <w:sectPr>
          <w:type w:val="nextPage"/>
          <w:pgSz w:h="16834" w:w="11909" w:orient="portrait"/>
          <w:pgMar w:bottom="1440" w:top="1440" w:left="1440" w:right="1440" w:header="720" w:footer="720"/>
        </w:sectPr>
      </w:pPr>
      <w:del w:id="1007" w:author="OpenAI" w:date="2026-08-31T02:40:04Z">
        <w:r w:rsidDel="00000000" w:rsidR="00000000" w:rsidRPr="00000000">
          <w:rPr>
            <w:rFonts w:ascii="Times New Roman" w:cs="Times New Roman" w:eastAsia="Times New Roman" w:hAnsi="Times New Roman"/>
            <w:sz w:val="24"/>
            <w:szCs w:val="24"/>
            <w:rtl w:val="0"/>
          </w:rPr>
          <w:delText xml:space="preserve">La consecuencia metodológica es que las conclusiones sobre tiempo real, latencia, uso de recursos y sostenibilidad del pipeline deben anclarse en el CPN: una HP Victus 15 con RTX 4060 Laptop de 8 GB de VRAM y entorno Linux mediante WSL2 y contenedores Linux. Esta restricción orienta la selección de modelos, la resolución, la composición del vocabulario y el runtime de inferencia.</w:delText>
        </w:r>
      </w:del>
    </w:p>
    <w:p w:rsidR="00000000" w:rsidDel="00000000" w:rsidP="00000000" w:rsidRDefault="00000000" w:rsidRPr="00000000" w14:paraId="000000EC">
      <w:pPr>
        <w:spacing w:line="360" w:lineRule="auto"/>
        <w:rPr>
          <w:rFonts w:ascii="Times New Roman" w:cs="Times New Roman" w:eastAsia="Times New Roman" w:hAnsi="Times New Roman"/>
          <w:b w:val="1"/>
          <w:bCs w:val="1"/>
          <w:sz w:val="24"/>
          <w:szCs w:val="24"/>
          <w:del w:id="1008" w:author="OpenAI" w:date="2026-08-31T02:40:04Z"/>
        </w:rPr>
      </w:pPr>
      <w:del w:id="1009"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22</w:delText>
        </w:r>
      </w:del>
    </w:p>
    <w:p w:rsidR="00000000" w:rsidDel="00000000" w:rsidP="00000000" w:rsidRDefault="00000000" w:rsidRPr="00000000" w14:paraId="000000ED">
      <w:pPr>
        <w:spacing w:line="480" w:lineRule="auto"/>
        <w:rPr>
          <w:rFonts w:ascii="Times New Roman" w:cs="Times New Roman" w:eastAsia="Times New Roman" w:hAnsi="Times New Roman"/>
          <w:sz w:val="24"/>
          <w:szCs w:val="24"/>
          <w:del w:id="1010" w:author="OpenAI" w:date="2026-08-31T02:40:04Z"/>
        </w:rPr>
      </w:pPr>
      <w:del w:id="1011" w:author="OpenAI" w:date="2026-08-31T02:40:04Z">
        <w:r w:rsidDel="00000000" w:rsidR="00000000" w:rsidRPr="00000000">
          <w:rPr>
            <w:rFonts w:ascii="Times New Roman" w:cs="Times New Roman" w:eastAsia="Times New Roman" w:hAnsi="Times New Roman"/>
            <w:i w:val="1"/>
            <w:iCs w:val="1"/>
            <w:sz w:val="24"/>
            <w:szCs w:val="24"/>
            <w:rtl w:val="0"/>
          </w:rPr>
          <w:delText xml:space="preserve">Infraestructura experimental y función metodológica de cada nodo</w:delText>
        </w:r>
      </w:del>
      <w:del w:id="1012" w:author="OpenAI" w:date="2026-08-31T02:40:04Z">
        <w:r w:rsidDel="00000000" w:rsidR="00000000" w:rsidRPr="00000000">
          <w:rPr>
            <w:rtl w:val="0"/>
          </w:rPr>
        </w:r>
      </w:del>
    </w:p>
    <w:tbl>
      <w:tblPr>
        <w:tblStyle w:val="Table7"/>
        <w:tblW w:w="10460.0" w:type="dxa"/>
        <w:jc w:val="center"/>
        <w:tblLayout w:type="fixed"/>
        <w:tblLook w:val="0400"/>
      </w:tblPr>
      <w:tblGrid>
        <w:gridCol w:w="800"/>
        <w:gridCol w:w="3060"/>
        <w:gridCol w:w="3480"/>
        <w:gridCol w:w="3120"/>
        <w:tblGridChange w:id="0">
          <w:tblGrid>
            <w:gridCol w:w="800"/>
            <w:gridCol w:w="3060"/>
            <w:gridCol w:w="3480"/>
            <w:gridCol w:w="3120"/>
          </w:tblGrid>
        </w:tblGridChange>
      </w:tblGrid>
      <w:tr>
        <w:trPr>
          <w:cantSplit w:val="0"/>
          <w:tblHeader w:val="1"/>
          <w:del w:id="1013" w:author="OpenAI" w:date="2026-08-31T02:40:04Z"/>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del w:id="1014" w:author="OpenAI" w:date="2026-08-31T02:40:04Z">
              <w:r w:rsidDel="00000000" w:rsidR="00000000" w:rsidRPr="00000000">
                <w:rPr>
                  <w:rFonts w:ascii="Times New Roman" w:cs="Times New Roman" w:eastAsia="Times New Roman" w:hAnsi="Times New Roman"/>
                  <w:b w:val="1"/>
                  <w:bCs w:val="1"/>
                  <w:sz w:val="24"/>
                  <w:szCs w:val="24"/>
                  <w:rtl w:val="0"/>
                </w:rPr>
                <w:delText xml:space="preserve">Nodo</w:delText>
              </w:r>
            </w:del>
            <w:del w:id="1015" w:author="OpenAI" w:date="2026-08-31T02:40:04Z">
              <w:r w:rsidDel="00000000" w:rsidR="00000000" w:rsidRPr="00000000">
                <w:rPr>
                  <w:rtl w:val="0"/>
                </w:rPr>
              </w:r>
            </w:del>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del w:id="1016" w:author="OpenAI" w:date="2026-08-31T02:40:04Z">
              <w:r w:rsidDel="00000000" w:rsidR="00000000" w:rsidRPr="00000000">
                <w:rPr>
                  <w:rFonts w:ascii="Times New Roman" w:cs="Times New Roman" w:eastAsia="Times New Roman" w:hAnsi="Times New Roman"/>
                  <w:b w:val="1"/>
                  <w:bCs w:val="1"/>
                  <w:sz w:val="24"/>
                  <w:szCs w:val="24"/>
                  <w:rtl w:val="0"/>
                </w:rPr>
                <w:delText xml:space="preserve">Configuración relevante</w:delText>
              </w:r>
            </w:del>
            <w:del w:id="1017" w:author="OpenAI" w:date="2026-08-31T02:40:04Z">
              <w:r w:rsidDel="00000000" w:rsidR="00000000" w:rsidRPr="00000000">
                <w:rPr>
                  <w:rtl w:val="0"/>
                </w:rPr>
              </w:r>
            </w:del>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del w:id="1018" w:author="OpenAI" w:date="2026-08-31T02:40:04Z">
              <w:r w:rsidDel="00000000" w:rsidR="00000000" w:rsidRPr="00000000">
                <w:rPr>
                  <w:rFonts w:ascii="Times New Roman" w:cs="Times New Roman" w:eastAsia="Times New Roman" w:hAnsi="Times New Roman"/>
                  <w:b w:val="1"/>
                  <w:bCs w:val="1"/>
                  <w:sz w:val="24"/>
                  <w:szCs w:val="24"/>
                  <w:rtl w:val="0"/>
                </w:rPr>
                <w:delText xml:space="preserve">Función metodológica</w:delText>
              </w:r>
            </w:del>
            <w:del w:id="1019" w:author="OpenAI" w:date="2026-08-31T02:40:04Z">
              <w:r w:rsidDel="00000000" w:rsidR="00000000" w:rsidRPr="00000000">
                <w:rPr>
                  <w:rtl w:val="0"/>
                </w:rPr>
              </w:r>
            </w:del>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del w:id="1020" w:author="OpenAI" w:date="2026-08-31T02:40:04Z">
              <w:r w:rsidDel="00000000" w:rsidR="00000000" w:rsidRPr="00000000">
                <w:rPr>
                  <w:rFonts w:ascii="Times New Roman" w:cs="Times New Roman" w:eastAsia="Times New Roman" w:hAnsi="Times New Roman"/>
                  <w:b w:val="1"/>
                  <w:bCs w:val="1"/>
                  <w:sz w:val="24"/>
                  <w:szCs w:val="24"/>
                  <w:rtl w:val="0"/>
                </w:rPr>
                <w:delText xml:space="preserve">Lectura correcta dentro del protocolo</w:delText>
              </w:r>
            </w:del>
            <w:del w:id="1021" w:author="OpenAI" w:date="2026-08-31T02:40:04Z">
              <w:r w:rsidDel="00000000" w:rsidR="00000000" w:rsidRPr="00000000">
                <w:rPr>
                  <w:rtl w:val="0"/>
                </w:rPr>
              </w:r>
            </w:del>
          </w:p>
        </w:tc>
      </w:tr>
      <w:tr>
        <w:trPr>
          <w:cantSplit w:val="0"/>
          <w:tblHeader w:val="0"/>
          <w:del w:id="1022" w:author="OpenAI" w:date="2026-08-31T02:40:04Z"/>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del w:id="1023" w:author="OpenAI" w:date="2026-08-31T02:40:04Z">
              <w:r w:rsidDel="00000000" w:rsidR="00000000" w:rsidRPr="00000000">
                <w:rPr>
                  <w:rFonts w:ascii="Times New Roman" w:cs="Times New Roman" w:eastAsia="Times New Roman" w:hAnsi="Times New Roman"/>
                  <w:sz w:val="24"/>
                  <w:szCs w:val="24"/>
                  <w:rtl w:val="0"/>
                </w:rPr>
                <w:delText xml:space="preserve">CPN</w:delText>
              </w:r>
            </w:del>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del w:id="1024" w:author="OpenAI" w:date="2026-08-31T02:40:04Z">
              <w:r w:rsidDel="00000000" w:rsidR="00000000" w:rsidRPr="00000000">
                <w:rPr>
                  <w:rFonts w:ascii="Times New Roman" w:cs="Times New Roman" w:eastAsia="Times New Roman" w:hAnsi="Times New Roman"/>
                  <w:sz w:val="24"/>
                  <w:szCs w:val="24"/>
                  <w:rtl w:val="0"/>
                </w:rPr>
                <w:delText xml:space="preserve">HP Victus 15; RTX 4060 Laptop de 8 GB; 32 GB de RAM; Linux mediante WSL2 y contenedores Linux.</w:delText>
              </w:r>
            </w:del>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del w:id="1025" w:author="OpenAI" w:date="2026-08-31T02:40:04Z">
              <w:r w:rsidDel="00000000" w:rsidR="00000000" w:rsidRPr="00000000">
                <w:rPr>
                  <w:rFonts w:ascii="Times New Roman" w:cs="Times New Roman" w:eastAsia="Times New Roman" w:hAnsi="Times New Roman"/>
                  <w:sz w:val="24"/>
                  <w:szCs w:val="24"/>
                  <w:rtl w:val="0"/>
                </w:rPr>
                <w:delText xml:space="preserve">Inferencia, evaluación del pipeline y medición de recursos y latencia.</w:delText>
              </w:r>
            </w:del>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del w:id="1026" w:author="OpenAI" w:date="2026-08-31T02:40:04Z">
              <w:r w:rsidDel="00000000" w:rsidR="00000000" w:rsidRPr="00000000">
                <w:rPr>
                  <w:rFonts w:ascii="Times New Roman" w:cs="Times New Roman" w:eastAsia="Times New Roman" w:hAnsi="Times New Roman"/>
                  <w:sz w:val="24"/>
                  <w:szCs w:val="24"/>
                  <w:rtl w:val="0"/>
                </w:rPr>
                <w:delText xml:space="preserve">Es el punto donde debe defenderse la viabilidad operativa del prototipo experimental.</w:delText>
              </w:r>
            </w:del>
          </w:p>
        </w:tc>
      </w:tr>
      <w:tr>
        <w:trPr>
          <w:cantSplit w:val="0"/>
          <w:tblHeader w:val="0"/>
          <w:del w:id="1027" w:author="OpenAI" w:date="2026-08-31T02:40:04Z"/>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del w:id="1028" w:author="OpenAI" w:date="2026-08-31T02:40:04Z">
              <w:r w:rsidDel="00000000" w:rsidR="00000000" w:rsidRPr="00000000">
                <w:rPr>
                  <w:rFonts w:ascii="Times New Roman" w:cs="Times New Roman" w:eastAsia="Times New Roman" w:hAnsi="Times New Roman"/>
                  <w:sz w:val="24"/>
                  <w:szCs w:val="24"/>
                  <w:rtl w:val="0"/>
                </w:rPr>
                <w:delText xml:space="preserve">TN</w:delText>
              </w:r>
            </w:del>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del w:id="1029" w:author="OpenAI" w:date="2026-08-31T02:40:04Z">
              <w:r w:rsidDel="00000000" w:rsidR="00000000" w:rsidRPr="00000000">
                <w:rPr>
                  <w:rFonts w:ascii="Times New Roman" w:cs="Times New Roman" w:eastAsia="Times New Roman" w:hAnsi="Times New Roman"/>
                  <w:sz w:val="24"/>
                  <w:szCs w:val="24"/>
                  <w:rtl w:val="0"/>
                </w:rPr>
                <w:delText xml:space="preserve">Clúster Mendieta; nodos con 2 × NVIDIA A30; Linux institucional.</w:delText>
              </w:r>
            </w:del>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del w:id="1030" w:author="OpenAI" w:date="2026-08-31T02:40:04Z">
              <w:r w:rsidDel="00000000" w:rsidR="00000000" w:rsidRPr="00000000">
                <w:rPr>
                  <w:rFonts w:ascii="Times New Roman" w:cs="Times New Roman" w:eastAsia="Times New Roman" w:hAnsi="Times New Roman"/>
                  <w:sz w:val="24"/>
                  <w:szCs w:val="24"/>
                  <w:rtl w:val="0"/>
                </w:rPr>
                <w:delText xml:space="preserve">Entrenamiento supervisado o exportación de variantes ajustadas, si aplica.</w:delText>
              </w:r>
            </w:del>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del w:id="1031" w:author="OpenAI" w:date="2026-08-31T02:40:04Z">
              <w:r w:rsidDel="00000000" w:rsidR="00000000" w:rsidRPr="00000000">
                <w:rPr>
                  <w:rFonts w:ascii="Times New Roman" w:cs="Times New Roman" w:eastAsia="Times New Roman" w:hAnsi="Times New Roman"/>
                  <w:sz w:val="24"/>
                  <w:szCs w:val="24"/>
                  <w:rtl w:val="0"/>
                </w:rPr>
                <w:delText xml:space="preserve">No sustituye la prueba operativa sobre el CPN ni redefine el presupuesto real del sistema.</w:delText>
              </w:r>
            </w:del>
          </w:p>
        </w:tc>
      </w:tr>
      <w:tr>
        <w:trPr>
          <w:cantSplit w:val="0"/>
          <w:tblHeader w:val="0"/>
          <w:del w:id="1032" w:author="OpenAI" w:date="2026-08-31T02:40:04Z"/>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del w:id="1033" w:author="OpenAI" w:date="2026-08-31T02:40:04Z">
              <w:r w:rsidDel="00000000" w:rsidR="00000000" w:rsidRPr="00000000">
                <w:rPr>
                  <w:rFonts w:ascii="Times New Roman" w:cs="Times New Roman" w:eastAsia="Times New Roman" w:hAnsi="Times New Roman"/>
                  <w:sz w:val="24"/>
                  <w:szCs w:val="24"/>
                  <w:rtl w:val="0"/>
                </w:rPr>
                <w:delText xml:space="preserve">EN</w:delText>
              </w:r>
            </w:del>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del w:id="1034" w:author="OpenAI" w:date="2026-08-31T02:40:04Z">
              <w:r w:rsidDel="00000000" w:rsidR="00000000" w:rsidRPr="00000000">
                <w:rPr>
                  <w:rFonts w:ascii="Times New Roman" w:cs="Times New Roman" w:eastAsia="Times New Roman" w:hAnsi="Times New Roman"/>
                  <w:sz w:val="24"/>
                  <w:szCs w:val="24"/>
                  <w:rtl w:val="0"/>
                </w:rPr>
                <w:delText xml:space="preserve">Fuentes integrables para el EBE: cámara IP por RTSP y OAK-D Pro PoE.</w:delText>
              </w:r>
            </w:del>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del w:id="1035" w:author="OpenAI" w:date="2026-08-31T02:40:04Z">
              <w:r w:rsidDel="00000000" w:rsidR="00000000" w:rsidRPr="00000000">
                <w:rPr>
                  <w:rFonts w:ascii="Times New Roman" w:cs="Times New Roman" w:eastAsia="Times New Roman" w:hAnsi="Times New Roman"/>
                  <w:sz w:val="24"/>
                  <w:szCs w:val="24"/>
                  <w:rtl w:val="0"/>
                </w:rPr>
                <w:delText xml:space="preserve">Suministro de video continuo y eventual preprocesamiento o inferencia ligera.</w:delText>
              </w:r>
            </w:del>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del w:id="1036" w:author="OpenAI" w:date="2026-08-31T02:40:04Z">
              <w:r w:rsidDel="00000000" w:rsidR="00000000" w:rsidRPr="00000000">
                <w:rPr>
                  <w:rFonts w:ascii="Times New Roman" w:cs="Times New Roman" w:eastAsia="Times New Roman" w:hAnsi="Times New Roman"/>
                  <w:sz w:val="24"/>
                  <w:szCs w:val="24"/>
                  <w:rtl w:val="0"/>
                </w:rPr>
                <w:delText xml:space="preserve">Su función base es captura y transmisión; la inferencia liviana en borde requiere una evaluación independiente.</w:delText>
              </w:r>
            </w:del>
          </w:p>
        </w:tc>
      </w:tr>
    </w:tbl>
    <w:p w:rsidR="00000000" w:rsidDel="00000000" w:rsidP="00000000" w:rsidRDefault="00000000" w:rsidRPr="00000000" w14:paraId="000000FE">
      <w:pPr>
        <w:spacing w:line="480" w:lineRule="auto"/>
        <w:rPr>
          <w:rFonts w:ascii="Times New Roman" w:cs="Times New Roman" w:eastAsia="Times New Roman" w:hAnsi="Times New Roman"/>
          <w:sz w:val="24"/>
          <w:szCs w:val="24"/>
          <w:del w:id="1037" w:author="OpenAI" w:date="2026-08-31T02:40:04Z"/>
        </w:rPr>
        <w:sectPr>
          <w:type w:val="nextPage"/>
          <w:pgSz w:h="11909" w:w="16834" w:orient="landscape"/>
          <w:pgMar w:bottom="1440" w:top="1440" w:left="1440" w:right="1440" w:header="720" w:footer="720"/>
        </w:sectPr>
      </w:pPr>
      <w:del w:id="1038" w:author="OpenAI" w:date="2026-08-31T02:40:04Z">
        <w:r w:rsidDel="00000000" w:rsidR="00000000" w:rsidRPr="00000000">
          <w:rPr>
            <w:rFonts w:ascii="Times New Roman" w:cs="Times New Roman" w:eastAsia="Times New Roman" w:hAnsi="Times New Roman"/>
            <w:i w:val="1"/>
            <w:iCs w:val="1"/>
            <w:sz w:val="24"/>
            <w:szCs w:val="24"/>
            <w:rtl w:val="0"/>
          </w:rPr>
          <w:delText xml:space="preserve">Nota. </w:delText>
        </w:r>
      </w:del>
      <w:del w:id="1039" w:author="OpenAI" w:date="2026-08-31T02:40:04Z">
        <w:r w:rsidDel="00000000" w:rsidR="00000000" w:rsidRPr="00000000">
          <w:rPr>
            <w:rFonts w:ascii="Times New Roman" w:cs="Times New Roman" w:eastAsia="Times New Roman" w:hAnsi="Times New Roman"/>
            <w:sz w:val="24"/>
            <w:szCs w:val="24"/>
            <w:rtl w:val="0"/>
          </w:rPr>
          <w:delText xml:space="preserve">La separación entre CPN, TN y EN no es organizativa sino metodológica: define dónde se entrena, dónde se ejecuta y dónde debe interpretarse la capacidad real del prototipo.</w:delText>
        </w:r>
      </w:del>
    </w:p>
    <w:p w:rsidR="00000000" w:rsidDel="00000000" w:rsidP="00000000" w:rsidRDefault="00000000" w:rsidRPr="00000000" w14:paraId="000000FF">
      <w:pPr>
        <w:spacing w:line="480" w:lineRule="auto"/>
        <w:ind w:firstLine="720"/>
        <w:rPr>
          <w:rFonts w:ascii="Times New Roman" w:cs="Times New Roman" w:eastAsia="Times New Roman" w:hAnsi="Times New Roman"/>
          <w:sz w:val="24"/>
          <w:szCs w:val="24"/>
          <w:del w:id="1040" w:author="OpenAI" w:date="2026-08-31T02:40:04Z"/>
        </w:rPr>
      </w:pPr>
      <w:del w:id="1041" w:author="OpenAI" w:date="2026-08-31T02:40:04Z">
        <w:r w:rsidDel="00000000" w:rsidR="00000000" w:rsidRPr="00000000">
          <w:rPr>
            <w:rFonts w:ascii="Times New Roman" w:cs="Times New Roman" w:eastAsia="Times New Roman" w:hAnsi="Times New Roman"/>
            <w:sz w:val="24"/>
            <w:szCs w:val="24"/>
            <w:rtl w:val="0"/>
          </w:rPr>
          <w:delText xml:space="preserve">El entorno impone restricciones explícitas. La VRAM de 8 GB limita el tamaño de los modelos y el margen para lotes o vocabularios extensos; la capacidad del EN no permite suponer inferencia OVD principal sin simplificaciones; y la combinación de Linux mediante WSL2, CUDA, contenedores y runtimes acelerados introduce dependencias que deben quedar registradas en la bitácora experimental.</w:delText>
        </w:r>
      </w:del>
    </w:p>
    <w:p w:rsidR="00000000" w:rsidDel="00000000" w:rsidP="00000000" w:rsidRDefault="00000000" w:rsidRPr="00000000" w14:paraId="00000100">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10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17.1.5.1. Introducción y alcance</w:t>
      </w:r>
      <w:r w:rsidDel="00000000" w:rsidR="00000000" w:rsidRPr="00000000">
        <w:rPr>
          <w:rtl w:val="0"/>
        </w:rPr>
      </w:r>
    </w:p>
    <w:p w:rsidR="00000000" w:rsidDel="00000000" w:rsidP="00000000" w:rsidRDefault="00000000" w:rsidRPr="00000000" w14:paraId="00000102">
      <w:pPr>
        <w:spacing w:line="480" w:lineRule="auto"/>
        <w:ind w:firstLine="720"/>
        <w:rPr>
          <w:rFonts w:ascii="Times New Roman" w:cs="Times New Roman" w:eastAsia="Times New Roman" w:hAnsi="Times New Roman"/>
          <w:sz w:val="24"/>
          <w:szCs w:val="24"/>
          <w:del w:id="1205" w:author="OpenAI" w:date="2026-08-31T02:40:04Z"/>
        </w:rPr>
      </w:pPr>
      <w:sdt>
        <w:sdtPr>
          <w:id w:val="317302559"/>
          <w:tag w:val="goog_rdk_12"/>
        </w:sdtPr>
        <w:sdtContent>
          <w:commentRangeStart w:id="12"/>
        </w:sdtContent>
      </w:sdt>
      <w:del w:id="1206" w:author="OpenAI" w:date="2026-08-31T02:40:04Z">
        <w:r w:rsidDel="00000000" w:rsidR="00000000" w:rsidRPr="00000000">
          <w:rPr>
            <w:rFonts w:ascii="Times New Roman" w:cs="Times New Roman" w:eastAsia="Times New Roman" w:hAnsi="Times New Roman"/>
            <w:sz w:val="24"/>
            <w:szCs w:val="24"/>
            <w:rtl w:val="0"/>
          </w:rPr>
          <w:delText xml:space="preserve">La fundamentación teórica del proyecto E-OVRT-VDP dejó abierta una brecha metodológica entre la identificación normativa de condiciones de riesgo relevantes para seguridad laboral y su traducción en consultas textuales evaluables por modelos de detección open-vocabulary. Junto con esa brecha, el análisis previo señaló que la formulación del prompt no constituye un detalle accesorio, sino una variable que puede alterar de manera significativa el desempeño del detector en dominios especializados.</w:delText>
        </w:r>
      </w:del>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del w:id="1207" w:author="OpenAI" w:date="2026-08-31T02:40:04Z"/>
        </w:rPr>
      </w:pPr>
      <w:del w:id="1208" w:author="OpenAI" w:date="2026-08-31T02:40:04Z">
        <w:r w:rsidDel="00000000" w:rsidR="00000000" w:rsidRPr="00000000">
          <w:rPr>
            <w:rFonts w:ascii="Times New Roman" w:cs="Times New Roman" w:eastAsia="Times New Roman" w:hAnsi="Times New Roman"/>
            <w:sz w:val="24"/>
            <w:szCs w:val="24"/>
            <w:rtl w:val="0"/>
          </w:rPr>
          <w:delText xml:space="preserve">En ese marco, la presente sección responde a la pregunta rectora P-E1-02 definida en la fundamentación teórica. Define la taxonomía de condiciones de riesgo que integran el alcance del prototipo experimental, establece los patrones de riesgo asociados con severidad y persistencia orientativa, y fija un protocolo sistemático para el diseño y la evaluación de prompts OVD. En articulación con el framework de métricas, la sección delimita además cómo esas definiciones conceptuales deben leerse respecto de la latencia de alerta, las métricas operativas y los criterios de aplicación del framework evaluativo.</w:delText>
        </w:r>
      </w:del>
    </w:p>
    <w:p w:rsidR="00000000" w:rsidDel="00000000" w:rsidP="00000000" w:rsidRDefault="00000000" w:rsidRPr="00000000" w14:paraId="0000042E">
      <w:pPr>
        <w:spacing w:line="480" w:lineRule="auto"/>
        <w:ind w:firstLine="720"/>
        <w:rPr>
          <w:rFonts w:ascii="Times New Roman" w:cs="Times New Roman" w:eastAsia="Times New Roman" w:hAnsi="Times New Roman"/>
          <w:sz w:val="24"/>
          <w:szCs w:val="24"/>
          <w:ins w:id="1209" w:author="OpenAI" w:date="2026-08-31T02:40:04Z"/>
        </w:rPr>
      </w:pPr>
      <w:ins w:id="1210" w:author="OpenAI" w:date="2026-08-31T02:40:04Z">
        <w:r>
          <w:t>La presente sección responde a la pregunta rectora P-E1-02 definida en la fundamentación teórica, que dejó abierta la brecha entre la identificación normativa de condiciones de riesgo y su traducción en consultas textuales evaluables por modelos de detección open-vocabulary, y señaló que la formulación del prompt no es un detalle accesorio sino una variable capaz de alterar significativamente el desempeño del detector en dominios especializados. Sobre esa base, la sección define la taxonomía de condiciones de riesgo del prototipo experimental, establece los patrones de riesgo asociados con severidad y persistencia orientativa, y fija un protocolo sistemático para el diseño y la evaluación de prompts OVD. En articulación con el framework de métricas, delimita además cómo esas definiciones deben leerse respecto de la latencia de alerta, las métricas operativas y los criterios de aplicación del framework evaluativo.</w:t>
        </w:r>
      </w:ins>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Establece qué condiciones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 Taxonomía de condiciones de riesgo para el prototipo</w:t>
      </w:r>
      <w:r w:rsidDel="00000000" w:rsidR="00000000" w:rsidRPr="00000000">
        <w:rPr>
          <w:rtl w:val="0"/>
        </w:rPr>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10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17.1.5.2.1. Criterios de selección del subconjunto del prototipo experimental</w:t>
      </w:r>
      <w:r w:rsidDel="00000000" w:rsidR="00000000" w:rsidRPr="00000000">
        <w:rPr>
          <w:rtl w:val="0"/>
        </w:rPr>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universo de condiciones de riesgo identificado en el análisis normativo de la fundamentación teórica abarca categorías como uso de EPP (casco, chaleco, calzado), protección contra caídas en altura, delimitación de áreas de riesgo, control de circulación con maquinaria, orden y limpieza e instalaciones eléctricas provisorias. El prototipo experimental no pretende cubrir la totalidad de ese espacio,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La pertinencia de este criterio se ve reforzada por evidencia empírica reciente que muestra, por un lado, que los modelos OVD preentrenados pueden presentar limitaciones importantes para discriminar detalles finos y atributos visuales sutiles (Bianchi et al., 2024) y, por otro, que en tareas de dominio especializado en construcción su desempeño puede caer marcadamente frente a detectores ajustados al dominio (Abdalwhab et al., 2025).</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10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17.1.5.2.2. Clasificación por niveles de complejidad</w:t>
      </w:r>
      <w:r w:rsidDel="00000000" w:rsidR="00000000" w:rsidRPr="00000000">
        <w:rPr>
          <w:rtl w:val="0"/>
        </w:rPr>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1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sidDel="00000000" w:rsidR="00000000" w:rsidRPr="00000000">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 En consecuencia, las condiciones de Nivel 2 representan un escalón intermedio de complejidad, en el que la evaluabilidad depende tanto de la calidad de la detección de entidades como de la solidez de las reglas espaciales definidas para interpretar su relación contextual.</w:t>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11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17.1.5.2.3. Catálogo de condiciones de riesgo seleccionadas</w:t>
      </w:r>
      <w:r w:rsidDel="00000000" w:rsidR="00000000" w:rsidRPr="00000000">
        <w:rPr>
          <w:rtl w:val="0"/>
        </w:rPr>
      </w:r>
    </w:p>
    <w:p w:rsidR="00000000" w:rsidDel="00000000" w:rsidP="00000000" w:rsidRDefault="00000000" w:rsidRPr="00000000" w14:paraId="00000112">
      <w:pPr>
        <w:spacing w:line="480" w:lineRule="auto"/>
        <w:ind w:firstLine="720"/>
        <w:rPr>
          <w:rFonts w:ascii="Times New Roman" w:cs="Times New Roman" w:eastAsia="Times New Roman" w:hAnsi="Times New Roman"/>
          <w:sz w:val="24"/>
          <w:szCs w:val="24"/>
          <w:del w:id="1384" w:author="OpenAI" w:date="2026-08-31T02:40:04Z"/>
        </w:rPr>
        <w:sectPr>
          <w:type w:val="nextPage"/>
          <w:pgSz w:h="16834" w:w="11909" w:orient="portrait"/>
          <w:pgMar w:bottom="1440" w:top="1440" w:left="1440" w:right="1440" w:header="720" w:footer="720"/>
        </w:sectPr>
      </w:pPr>
      <w:del w:id="1385" w:author="OpenAI" w:date="2026-08-31T02:40:04Z">
        <w:r w:rsidDel="00000000" w:rsidR="00000000" w:rsidRPr="00000000">
          <w:rPr>
            <w:rFonts w:ascii="Times New Roman" w:cs="Times New Roman" w:eastAsia="Times New Roman" w:hAnsi="Times New Roman"/>
            <w:sz w:val="24"/>
            <w:szCs w:val="24"/>
            <w:rtl w:val="0"/>
          </w:rPr>
          <w:delText xml:space="preserve">La Tabla 23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delText>
        </w:r>
      </w:del>
    </w:p>
    <w:p w:rsidR="00000000" w:rsidDel="00000000" w:rsidP="00000000" w:rsidRDefault="00000000" w:rsidRPr="00000000" w14:paraId="0000044F">
      <w:pPr>
        <w:spacing w:line="480" w:lineRule="auto"/>
        <w:ind w:firstLine="720"/>
        <w:rPr>
          <w:rFonts w:ascii="Times New Roman" w:cs="Times New Roman" w:eastAsia="Times New Roman" w:hAnsi="Times New Roman"/>
          <w:sz w:val="24"/>
          <w:szCs w:val="24"/>
          <w:ins w:id="1382" w:author="OpenAI" w:date="2026-08-31T02:40:04Z"/>
        </w:rPr>
        <w:sectPr>
          <w:type w:val="nextPage"/>
          <w:pgSz w:h="16834" w:w="11909" w:orient="portrait"/>
          <w:pgMar w:bottom="1440" w:top="1440" w:left="1440" w:right="1440" w:header="720" w:footer="720"/>
        </w:sectPr>
      </w:pPr>
      <w:ins w:id="1383" w:author="OpenAI" w:date="2026-08-31T02:40:04Z">
        <w:r w:rsidDel="00000000" w:rsidR="00000000" w:rsidRPr="00000000">
          <w:rPr>
            <w:rFonts w:ascii="Times New Roman" w:cs="Times New Roman" w:eastAsia="Times New Roman" w:hAnsi="Times New Roman"/>
            <w:sz w:val="24"/>
            <w:szCs w:val="24"/>
            <w:rtl w:val="0"/>
          </w:rPr>
          <w:t xml:space="preserve">La Tabla 21 presenta las seis condiciones de riesgo seleccionadas para el prototipo experimental, organizadas por nivel de complejidad. Para cada condición se indica su código identificador, la categoría normativa de origen, la descripción operativa, el componente del sistema responsable de su evaluación y una estimación cualitativa de la dificultad de detección OVD.</w:t>
        </w:r>
      </w:ins>
    </w:p>
    <w:p w:rsidR="00000000" w:rsidDel="00000000" w:rsidP="00000000" w:rsidRDefault="00000000" w:rsidRPr="00000000" w14:paraId="00000113">
      <w:pPr>
        <w:spacing w:line="360" w:lineRule="auto"/>
        <w:rPr>
          <w:rFonts w:ascii="Times New Roman" w:cs="Times New Roman" w:eastAsia="Times New Roman" w:hAnsi="Times New Roman"/>
          <w:sz w:val="24"/>
          <w:szCs w:val="24"/>
          <w:del w:id="1388" w:author="OpenAI" w:date="2026-08-31T02:40:04Z"/>
        </w:rPr>
      </w:pPr>
      <w:del w:id="1389"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23</w:delText>
        </w:r>
      </w:del>
      <w:del w:id="1390" w:author="OpenAI" w:date="2026-08-31T02:40:04Z">
        <w:r w:rsidDel="00000000" w:rsidR="00000000" w:rsidRPr="00000000">
          <w:rPr>
            <w:rtl w:val="0"/>
          </w:rPr>
        </w:r>
      </w:del>
    </w:p>
    <w:p w:rsidR="00000000" w:rsidDel="00000000" w:rsidP="00000000" w:rsidRDefault="00000000" w:rsidRPr="00000000" w14:paraId="00000450">
      <w:pPr>
        <w:spacing w:line="360" w:lineRule="auto"/>
        <w:rPr>
          <w:rFonts w:ascii="Times New Roman" w:cs="Times New Roman" w:eastAsia="Times New Roman" w:hAnsi="Times New Roman"/>
          <w:sz w:val="24"/>
          <w:szCs w:val="24"/>
          <w:ins w:id="1386" w:author="OpenAI" w:date="2026-08-31T02:40:04Z"/>
        </w:rPr>
      </w:pPr>
      <w:ins w:id="1387" w:author="OpenAI" w:date="2026-08-31T02:40:04Z">
        <w:r w:rsidDel="00000000" w:rsidR="00000000" w:rsidRPr="00000000">
          <w:rPr>
            <w:rFonts w:ascii="Times New Roman" w:cs="Times New Roman" w:eastAsia="Times New Roman" w:hAnsi="Times New Roman"/>
            <w:b w:val="1"/>
            <w:bCs w:val="1"/>
            <w:sz w:val="24"/>
            <w:szCs w:val="24"/>
            <w:rtl w:val="0"/>
          </w:rPr>
          <w:t xml:space="preserve">Tabla 21</w:t>
        </w:r>
      </w:ins>
      <w:ins w:id="1387" w:author="OpenAI" w:date="2026-08-31T02:40:04Z">
        <w:r w:rsidDel="00000000" w:rsidR="00000000" w:rsidRPr="00000000">
          <w:rPr>
            <w:rtl w:val="0"/>
          </w:rPr>
        </w:r>
      </w:ins>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8"/>
        <w:tblW w:w="10460.0" w:type="dxa"/>
        <w:jc w:val="center"/>
        <w:tblLayout w:type="fixed"/>
        <w:tblLook w:val="0400"/>
      </w:tblPr>
      <w:tblGrid>
        <w:gridCol w:w="820"/>
        <w:gridCol w:w="640"/>
        <w:gridCol w:w="1700"/>
        <w:gridCol w:w="2380"/>
        <w:gridCol w:w="2240"/>
        <w:gridCol w:w="1620"/>
        <w:gridCol w:w="1060"/>
        <w:tblGridChange w:id="0">
          <w:tblGrid>
            <w:gridCol w:w="820"/>
            <w:gridCol w:w="640"/>
            <w:gridCol w:w="1700"/>
            <w:gridCol w:w="2380"/>
            <w:gridCol w:w="2240"/>
            <w:gridCol w:w="1620"/>
            <w:gridCol w:w="1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 normativa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1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“Componente evaluador” indica qué módulos del sistema participan en la evaluación de cada condición. “OVD cuadro a cuadro” significa que la condición es resoluble con una o más consultas al detector por cuadro. “OVD + contexto espacial intracuadro” indica que se requiere evaluar relaciones geométricas entre detecciones dentro del mismo cuadro (por ejemplo, superposición vertical de bounding boxes entre persona y andamio en CR-03, o proximidad entre persona y borde desprotegido en CR-04). “OVD + MOT + razonamiento contextual” indica que la evaluación requiere persistencia temporal de trayectorias y lógica de evaluación relacional cuyo diseño corresponde a la instancia de análisis y diseño arquitectónico. La columna “Dificultad OVD estimada” refleja una valoración cualitativa basada en la degradación documentada de modelos OVD ante atributos de granularidad fina (Bianchi et al., 2024), en las dificultades asociadas a la discrepancia de distribución y vocabulario cuando detectores de gran vocabulario se trasladan a dominios downstream o especializados (Jiang et al., 2024), y en evidencia reciente sobre el menor desempeño de modelos vision-language/open-vocabulary preentrenados frente a detectores ajustados al dominio en entornos de construcción (Abdalwhab et al., 2025). De manera únicamente conceptual, se considera además la asimetría entre juicios de presencia y ausencia observada en la percepción visual humana, invocada aquí como analogía metodológica y no como propiedad demostrada de los detectores OVD (Mazor et al., 2021). No se pondera en esta columna la dificultad propia del razonamiento contextual.</w:t>
      </w:r>
      <w:ins w:id="1098" w:author="OpenAI" w:date="2026-08-31T02:40:04Z">
        <w:r>
          <w:rPr>
            <w:rFonts w:ascii="Times New Roman" w:cs="Times New Roman" w:eastAsia="Times New Roman" w:hAnsi="Times New Roman"/>
            <w:sz w:val="24"/>
            <w:szCs w:val="24"/>
            <w:rtl w:val="0"/>
          </w:rPr>
          <w:t xml:space="preserve"> CR-01 y CR-02 constituyen el núcleo obligatorio del prototipo experimental; las restantes condiciones operan como extensiones condicionadas que no bloquean la aceptación del núcleo.</w:t>
        </w:r>
      </w:ins>
    </w:p>
    <w:p w:rsidR="00000000" w:rsidDel="00000000" w:rsidP="00000000" w:rsidRDefault="00000000" w:rsidRPr="00000000" w14:paraId="000001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17.1.5.2.4. Consideraciones sobre evaluabilidad y limitaciones</w:t>
      </w:r>
      <w:r w:rsidDel="00000000" w:rsidR="00000000" w:rsidRPr="00000000">
        <w:rPr>
          <w:rtl w:val="0"/>
        </w:rPr>
      </w:r>
    </w:p>
    <w:p w:rsidR="00000000" w:rsidDel="00000000" w:rsidP="00000000" w:rsidRDefault="00000000" w:rsidRPr="00000000" w14:paraId="000001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1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1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1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1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14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 Definición conceptual de patrones de riesgo</w:t>
      </w:r>
      <w:r w:rsidDel="00000000" w:rsidR="00000000" w:rsidRPr="00000000">
        <w:rPr>
          <w:rtl w:val="0"/>
        </w:rPr>
      </w:r>
    </w:p>
    <w:p w:rsidR="00000000" w:rsidDel="00000000" w:rsidP="00000000" w:rsidRDefault="00000000" w:rsidRPr="00000000" w14:paraId="000001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define conceptualmente los patrones de riesgo que constituyen la unidad operativa de análisis del sistema E-OVRT-VDP. Para ello articula tres componentes: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14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17.1.5.3.1. El patrón de riesgo como unidad de análisis</w:t>
      </w:r>
      <w:r w:rsidDel="00000000" w:rsidR="00000000" w:rsidRPr="00000000">
        <w:rPr>
          <w:rtl w:val="0"/>
        </w:rPr>
      </w:r>
    </w:p>
    <w:p w:rsidR="00000000" w:rsidDel="00000000" w:rsidP="00000000" w:rsidRDefault="00000000" w:rsidRPr="00000000" w14:paraId="000001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1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15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17.1.5.3.2. Niveles de severidad</w:t>
      </w:r>
      <w:r w:rsidDel="00000000" w:rsidR="00000000" w:rsidRPr="00000000">
        <w:rPr>
          <w:rtl w:val="0"/>
        </w:rPr>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del riesgo,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La fundamentación de cada nivel se apoya en la normativa argentina aplicable y en el perfil temporal de consecuencias asociado a cada tipo de exposición.</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del w:id="1134" w:author="OpenAI" w:date="2026-08-31T02:40:04Z"/>
        </w:rPr>
      </w:pPr>
      <w:del w:id="1135" w:author="OpenAI" w:date="2026-08-31T02:40:04Z">
        <w:r w:rsidDel="00000000" w:rsidR="00000000" w:rsidRPr="00000000">
          <w:rPr>
            <w:rFonts w:ascii="Times New Roman" w:cs="Times New Roman" w:eastAsia="Times New Roman" w:hAnsi="Times New Roman"/>
            <w:sz w:val="24"/>
            <w:szCs w:val="24"/>
            <w:rtl w:val="0"/>
          </w:rPr>
          <w:delText xml:space="preserve">El </w:delText>
        </w:r>
      </w:del>
      <w:del w:id="1136" w:author="OpenAI" w:date="2026-08-31T02:40:04Z">
        <w:r w:rsidDel="00000000" w:rsidR="00000000" w:rsidRPr="00000000">
          <w:rPr>
            <w:rFonts w:ascii="Times New Roman" w:cs="Times New Roman" w:eastAsia="Times New Roman" w:hAnsi="Times New Roman"/>
            <w:b w:val="1"/>
            <w:bCs w:val="1"/>
            <w:sz w:val="24"/>
            <w:szCs w:val="24"/>
            <w:rtl w:val="0"/>
          </w:rPr>
          <w:delText xml:space="preserve">nivel crítico</w:delText>
        </w:r>
      </w:del>
      <w:del w:id="1137" w:author="OpenAI" w:date="2026-08-31T02:40:04Z">
        <w:r w:rsidDel="00000000" w:rsidR="00000000" w:rsidRPr="00000000">
          <w:rPr>
            <w:rFonts w:ascii="Times New Roman" w:cs="Times New Roman" w:eastAsia="Times New Roman" w:hAnsi="Times New Roman"/>
            <w:sz w:val="24"/>
            <w:szCs w:val="24"/>
            <w:rtl w:val="0"/>
          </w:rPr>
          <w:delText xml:space="preserve"> corresponde a condiciones con potencial de escalada rápida hacia daño grave o fatal. Los artículos 52 a 57 del Decreto 911/96 establecen medidas de prevención frente al riesgo de caída de personas y trabajos con riesgo de caída a distinto nivel, incluyendo protecciones colectivas, provisión de EPP acorde al riesgo y medidas mínimas para tareas de corta duración. Asimismo, para riesgos asociados a la interacción entre personas, vehículos y maquinaria, el Decreto 911/96 regula la operación de vehículos y maquinaria automotriz en los artículos 246 a 249, y prevé medidas de protección frente a la circulación vehicular en contextos específicos, como la señalización, vallado o cercado de áreas de trabajo en vía pública, la provisión de equipos de alta visibilidad y la protección mediante vallados, señales, luces, vigías u otras medidas eficaces. En ambos casos, la exposición observada puede transformarse con rapidez en un incidente severo, lo que justifica asociar estos patrones con ventanas de persistencia más cortas y objetivos más exigentes de TTFD y dentro del framework evaluativo.</w:delText>
        </w:r>
      </w:del>
    </w:p>
    <w:p w:rsidR="00000000" w:rsidDel="00000000" w:rsidP="00000000" w:rsidRDefault="00000000" w:rsidRPr="00000000" w14:paraId="00000424">
      <w:pPr>
        <w:spacing w:line="480" w:lineRule="auto"/>
        <w:ind w:firstLine="720"/>
        <w:rPr>
          <w:rFonts w:ascii="Times New Roman" w:cs="Times New Roman" w:eastAsia="Times New Roman" w:hAnsi="Times New Roman"/>
          <w:sz w:val="24"/>
          <w:szCs w:val="24"/>
          <w:ins w:id="1138" w:author="OpenAI" w:date="2026-08-31T02:40:04Z"/>
        </w:rPr>
      </w:pPr>
      <w:ins w:id="1139" w:author="OpenAI" w:date="2026-08-31T02:40:04Z">
        <w:r>
          <w:t xml:space="preserve">El </w:t>
        </w:r>
        <w:r>
          <w:t>nivel crítico</w:t>
        </w:r>
        <w:r>
          <w:t xml:space="preserve"> corresponde a condiciones con potencial de escalada rápida hacia daño grave o fatal. El Decreto 911/96 establece las medidas de prevención frente al riesgo de caída de personas y los trabajos con riesgo de caída a distinto nivel (arts. 52 a 57), y regula la operación de vehículos y maquinaria automotriz junto con la protección frente a la circulación vehicular —señalización, vallado, equipos de alta visibilidad, vigías— (arts. 246 a 249). En ambos casos, la exposición observada puede transformarse con rapidez en un incidente severo, lo que justifica asociar estos patrones con ventanas de persistencia más cortas y objetivos más exigentes de TTFD y dentro del framework evaluativo.</w:t>
        </w:r>
      </w:ins>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del w:id="1140" w:author="OpenAI" w:date="2026-08-31T02:40:04Z"/>
        </w:rPr>
      </w:pPr>
      <w:del w:id="1141" w:author="OpenAI" w:date="2026-08-31T02:40:04Z">
        <w:r w:rsidDel="00000000" w:rsidR="00000000" w:rsidRPr="00000000">
          <w:rPr>
            <w:rFonts w:ascii="Times New Roman" w:cs="Times New Roman" w:eastAsia="Times New Roman" w:hAnsi="Times New Roman"/>
            <w:sz w:val="24"/>
            <w:szCs w:val="24"/>
            <w:rtl w:val="0"/>
          </w:rPr>
          <w:delText xml:space="preserve">El </w:delText>
        </w:r>
      </w:del>
      <w:del w:id="1142" w:author="OpenAI" w:date="2026-08-31T02:40:04Z">
        <w:r w:rsidDel="00000000" w:rsidR="00000000" w:rsidRPr="00000000">
          <w:rPr>
            <w:rFonts w:ascii="Times New Roman" w:cs="Times New Roman" w:eastAsia="Times New Roman" w:hAnsi="Times New Roman"/>
            <w:b w:val="1"/>
            <w:bCs w:val="1"/>
            <w:sz w:val="24"/>
            <w:szCs w:val="24"/>
            <w:rtl w:val="0"/>
          </w:rPr>
          <w:delText xml:space="preserve">nivel alto</w:delText>
        </w:r>
      </w:del>
      <w:del w:id="1143" w:author="OpenAI" w:date="2026-08-31T02:40:04Z">
        <w:r w:rsidDel="00000000" w:rsidR="00000000" w:rsidRPr="00000000">
          <w:rPr>
            <w:rFonts w:ascii="Times New Roman" w:cs="Times New Roman" w:eastAsia="Times New Roman" w:hAnsi="Times New Roman"/>
            <w:sz w:val="24"/>
            <w:szCs w:val="24"/>
            <w:rtl w:val="0"/>
          </w:rPr>
          <w:delText xml:space="preserve"> corresponde a condiciones cuya exposición sostenida incrementa de forma significativa el riesgo, aunque con mayor margen de intervención que en el nivel crítico. El Decreto 911/96 regula en los artículos 98 a 102 la provisión, uso, condiciones y vida útil de los equipos y elementos de protección personal; en los artículos 103 a 106, las características generales de la vestimenta de trabajo; y en el artículo 107, la provisión de casco de seguridad para trabajadores que desarrollen tareas en obras de construcción o dependencias con riesgos específicos de accidentes.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delText>
        </w:r>
      </w:del>
    </w:p>
    <w:p w:rsidR="00000000" w:rsidDel="00000000" w:rsidP="00000000" w:rsidRDefault="00000000" w:rsidRPr="00000000" w14:paraId="00000425">
      <w:pPr>
        <w:spacing w:line="480" w:lineRule="auto"/>
        <w:ind w:firstLine="720"/>
        <w:rPr>
          <w:rFonts w:ascii="Times New Roman" w:cs="Times New Roman" w:eastAsia="Times New Roman" w:hAnsi="Times New Roman"/>
          <w:sz w:val="24"/>
          <w:szCs w:val="24"/>
          <w:ins w:id="1144" w:author="OpenAI" w:date="2026-08-31T02:40:04Z"/>
        </w:rPr>
      </w:pPr>
      <w:ins w:id="1145" w:author="OpenAI" w:date="2026-08-31T02:40:04Z">
        <w:r>
          <w:t xml:space="preserve">El </w:t>
        </w:r>
        <w:r>
          <w:t>nivel alto</w:t>
        </w:r>
        <w:r>
          <w:t xml:space="preserve"> corresponde a condiciones cuya exposición sostenida incrementa de forma significativa el riesgo, aunque con mayor margen de intervención que en el nivel crítico. El Decreto 911/96 regula la provisión, uso, condiciones y vida útil de los equipos de protección personal y la vestimenta de trabajo (arts. 98 a 106), y la provisión de casco de seguridad para tareas con riesgos específicos (art. 107).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ins>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del w:id="1146" w:author="OpenAI" w:date="2026-08-31T02:40:04Z"/>
        </w:rPr>
      </w:pPr>
      <w:del w:id="1147" w:author="OpenAI" w:date="2026-08-31T02:40:04Z">
        <w:r w:rsidDel="00000000" w:rsidR="00000000" w:rsidRPr="00000000">
          <w:rPr>
            <w:rFonts w:ascii="Times New Roman" w:cs="Times New Roman" w:eastAsia="Times New Roman" w:hAnsi="Times New Roman"/>
            <w:sz w:val="24"/>
            <w:szCs w:val="24"/>
            <w:rtl w:val="0"/>
          </w:rPr>
          <w:delText xml:space="preserve">El </w:delText>
        </w:r>
      </w:del>
      <w:del w:id="1148" w:author="OpenAI" w:date="2026-08-31T02:40:04Z">
        <w:r w:rsidDel="00000000" w:rsidR="00000000" w:rsidRPr="00000000">
          <w:rPr>
            <w:rFonts w:ascii="Times New Roman" w:cs="Times New Roman" w:eastAsia="Times New Roman" w:hAnsi="Times New Roman"/>
            <w:b w:val="1"/>
            <w:bCs w:val="1"/>
            <w:sz w:val="24"/>
            <w:szCs w:val="24"/>
            <w:rtl w:val="0"/>
          </w:rPr>
          <w:delText xml:space="preserve">nivel medio</w:delText>
        </w:r>
      </w:del>
      <w:del w:id="1149" w:author="OpenAI" w:date="2026-08-31T02:40:04Z">
        <w:r w:rsidDel="00000000" w:rsidR="00000000" w:rsidRPr="00000000">
          <w:rPr>
            <w:rFonts w:ascii="Times New Roman" w:cs="Times New Roman" w:eastAsia="Times New Roman" w:hAnsi="Times New Roman"/>
            <w:sz w:val="24"/>
            <w:szCs w:val="24"/>
            <w:rtl w:val="0"/>
          </w:rPr>
          <w:delText xml:space="preserve"> corresponde a condiciones con riesgo latente o de escalada relativamente más lenta, donde puede exigirse mayor evidencia antes de confirmar la alerta. La obligación de emplear elementos reflectivos o de alta visibilidad en contextos de circulación vehicular se vincula en el Decreto 911/96 con los artículos 63 y 70, referidos respectivamente a trabajos nocturnos y a trabajadores ocupados en la construcción de carreteras en uso. Esta obligación puede complementarse con la Resolución SRT 299/2011, que establece criterios de registración y constancia de entrega de ropa de trabajo y elementos de protección personal.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delText>
        </w:r>
      </w:del>
    </w:p>
    <w:p w:rsidR="00000000" w:rsidDel="00000000" w:rsidP="00000000" w:rsidRDefault="00000000" w:rsidRPr="00000000" w14:paraId="00000426">
      <w:pPr>
        <w:spacing w:line="480" w:lineRule="auto"/>
        <w:ind w:firstLine="720"/>
        <w:rPr>
          <w:rFonts w:ascii="Times New Roman" w:cs="Times New Roman" w:eastAsia="Times New Roman" w:hAnsi="Times New Roman"/>
          <w:sz w:val="24"/>
          <w:szCs w:val="24"/>
          <w:ins w:id="1150" w:author="OpenAI" w:date="2026-08-31T02:40:04Z"/>
        </w:rPr>
      </w:pPr>
      <w:ins w:id="1151" w:author="OpenAI" w:date="2026-08-31T02:40:04Z">
        <w:r>
          <w:t xml:space="preserve">El </w:t>
        </w:r>
        <w:r>
          <w:t>nivel medio</w:t>
        </w:r>
        <w:r>
          <w:t xml:space="preserve"> corresponde a condiciones con riesgo latente o de escalada relativamente más lenta, donde puede exigirse mayor evidencia antes de confirmar la alerta. La obligación de emplear elementos reflectivos o de alta visibilidad se vincula con los trabajos nocturnos y con la construcción de carreteras en uso (Decreto 911/96, arts. 63 y 70), y puede complementarse con la Resolución SRT 299/2011 sobre registración y constancia de entrega de ropa de trabajo y EPP.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ins>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159">
      <w:pPr>
        <w:pStyle w:val="Heading5"/>
        <w:spacing w:after="0" w:before="0" w:line="480" w:lineRule="auto"/>
        <w:rPr>
          <w:rFonts w:ascii="Times New Roman" w:cs="Times New Roman" w:eastAsia="Times New Roman" w:hAnsi="Times New Roman"/>
          <w:b w:val="1"/>
          <w:bCs w:val="1"/>
          <w:color w:val="000000"/>
          <w:sz w:val="24"/>
          <w:szCs w:val="24"/>
        </w:rPr>
      </w:pPr>
      <w:sdt>
        <w:sdtPr>
          <w:id w:val="1800442358"/>
          <w:tag w:val="goog_rdk_13"/>
        </w:sdtPr>
        <w:sdtContent>
          <w:commentRangeStart w:id="13"/>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17.1.5.3.3. Criterios de persistencia temporal</w:t>
      </w:r>
      <w:r w:rsidDel="00000000" w:rsidR="00000000" w:rsidRPr="00000000">
        <w:rPr>
          <w:rtl w:val="0"/>
        </w:rPr>
      </w:r>
    </w:p>
    <w:p w:rsidR="00000000" w:rsidDel="00000000" w:rsidP="00000000" w:rsidRDefault="00000000" w:rsidRPr="00000000" w14:paraId="000001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15B">
      <w:pPr>
        <w:spacing w:line="480" w:lineRule="auto"/>
        <w:ind w:firstLine="720"/>
        <w:rPr>
          <w:rFonts w:ascii="Times New Roman" w:cs="Times New Roman" w:eastAsia="Times New Roman" w:hAnsi="Times New Roman"/>
          <w:sz w:val="24"/>
          <w:szCs w:val="24"/>
          <w:del w:id="1239" w:author="OpenAI" w:date="2026-08-31T02:40:04Z"/>
        </w:rPr>
      </w:pPr>
      <w:del w:id="1240" w:author="OpenAI" w:date="2026-08-31T02:40:04Z">
        <w:r w:rsidDel="00000000" w:rsidR="00000000" w:rsidRPr="00000000">
          <w:rPr>
            <w:rFonts w:ascii="Times New Roman" w:cs="Times New Roman" w:eastAsia="Times New Roman" w:hAnsi="Times New Roman"/>
            <w:sz w:val="24"/>
            <w:szCs w:val="24"/>
            <w:rtl w:val="0"/>
          </w:rPr>
          <w:delTex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La presente sección define estos criterios en términos de duración temporal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conocido el tasa de cuadros real del sistema. En congruencia con el framework de métricas, esta ventana expresa y no debe confundirse ni con —subtramo computacional por cuadro— ni con, que integra además la confirmación operativa del patrón.</w:delText>
        </w:r>
      </w:del>
    </w:p>
    <w:p w:rsidR="00000000" w:rsidDel="00000000" w:rsidP="00000000" w:rsidRDefault="00000000" w:rsidRPr="00000000" w14:paraId="00000430">
      <w:pPr>
        <w:spacing w:line="480" w:lineRule="auto"/>
        <w:ind w:firstLine="720"/>
        <w:rPr>
          <w:rFonts w:ascii="Times New Roman" w:cs="Times New Roman" w:eastAsia="Times New Roman" w:hAnsi="Times New Roman"/>
          <w:sz w:val="24"/>
          <w:szCs w:val="24"/>
          <w:ins w:id="1237" w:author="OpenAI" w:date="2026-08-31T02:40:04Z"/>
        </w:rPr>
      </w:pPr>
      <w:ins w:id="1238" w:author="OpenAI" w:date="2026-08-31T02:40:04Z">
        <w:r w:rsidDel="00000000" w:rsidR="00000000" w:rsidRPr="00000000">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La presente sección define estos criterios en términos de duración temporal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conocida la tasa de cuadros real del sistema. En congruencia con el framework de métricas, esta ventana expresa y no debe confundirse ni con —subtramo computacional por cuadro— ni con, que integra además la confirmación operativa del patrón.</w:t>
        </w:r>
      </w:ins>
    </w:p>
    <w:p w:rsidR="00000000" w:rsidDel="00000000" w:rsidP="00000000" w:rsidRDefault="00000000" w:rsidRPr="00000000" w14:paraId="000001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15D">
      <w:pPr>
        <w:spacing w:line="480" w:lineRule="auto"/>
        <w:ind w:firstLine="720"/>
        <w:rPr>
          <w:rFonts w:ascii="Times New Roman" w:cs="Times New Roman" w:eastAsia="Times New Roman" w:hAnsi="Times New Roman"/>
          <w:sz w:val="24"/>
          <w:szCs w:val="24"/>
          <w:del w:id="1189" w:author="OpenAI" w:date="2026-08-31T02:40:04Z"/>
        </w:rPr>
      </w:pPr>
      <w:del w:id="1190" w:author="OpenAI" w:date="2026-08-31T02:40:04Z">
        <w:r w:rsidDel="00000000" w:rsidR="00000000" w:rsidRPr="00000000">
          <w:rPr>
            <w:rFonts w:ascii="Times New Roman" w:cs="Times New Roman" w:eastAsia="Times New Roman" w:hAnsi="Times New Roman"/>
            <w:sz w:val="24"/>
            <w:szCs w:val="24"/>
            <w:rtl w:val="0"/>
          </w:rPr>
          <w:delText xml:space="preserve">Conviene precisar que estos rangos tienen carácter analítico y orientativo. Los valores definitivos se calibrarán empíricamente durante la validación experimental, una vez que el pipeline completo esté operativo y se conozca el throughput efectivo. La instancia de análisis y diseño arquitectónico tomará estos rangos como referencia para diseñar los mecanismos computacionales de evaluación de persistencia.</w:delText>
        </w:r>
      </w:del>
    </w:p>
    <w:p w:rsidR="00000000" w:rsidDel="00000000" w:rsidP="00000000" w:rsidRDefault="00000000" w:rsidRPr="00000000" w14:paraId="0000042A">
      <w:pPr>
        <w:spacing w:line="480" w:lineRule="auto"/>
        <w:ind w:firstLine="720"/>
        <w:rPr>
          <w:rFonts w:ascii="Times New Roman" w:cs="Times New Roman" w:eastAsia="Times New Roman" w:hAnsi="Times New Roman"/>
          <w:sz w:val="24"/>
          <w:szCs w:val="24"/>
          <w:ins w:id="1191" w:author="OpenAI" w:date="2026-08-31T02:40:04Z"/>
        </w:rPr>
      </w:pPr>
      <w:ins w:id="1192" w:author="OpenAI" w:date="2026-08-31T02:40:04Z">
        <w:r>
          <w:t>Estos rangos tienen carácter analítico; los valores definitivos se calibran empíricamente durante la validación experimental, una vez conocido el throughput efectivo.</w:t>
        </w:r>
      </w:ins>
    </w:p>
    <w:p w:rsidR="00000000" w:rsidDel="00000000" w:rsidP="00000000" w:rsidRDefault="00000000" w:rsidRPr="00000000" w14:paraId="0000015E">
      <w:pPr>
        <w:spacing w:line="480" w:lineRule="auto"/>
        <w:ind w:firstLine="720"/>
        <w:rPr>
          <w:rFonts w:ascii="Times New Roman" w:cs="Times New Roman" w:eastAsia="Times New Roman" w:hAnsi="Times New Roman"/>
          <w:sz w:val="24"/>
          <w:szCs w:val="24"/>
          <w:del w:id="1338" w:author="OpenAI" w:date="2026-08-31T02:40:04Z"/>
        </w:rPr>
      </w:pPr>
      <w:del w:id="1339" w:author="OpenAI" w:date="2026-08-31T02:40:04Z">
        <w:r w:rsidDel="00000000" w:rsidR="00000000" w:rsidRPr="00000000">
          <w:rPr>
            <w:rFonts w:ascii="Times New Roman" w:cs="Times New Roman" w:eastAsia="Times New Roman" w:hAnsi="Times New Roman"/>
            <w:sz w:val="24"/>
            <w:szCs w:val="24"/>
            <w:rtl w:val="0"/>
          </w:rPr>
          <w:delText xml:space="preserve">Un aspecto adicional que la instancia de análisis y diseño arquitectónico deberá considerar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delText>
        </w:r>
      </w:del>
    </w:p>
    <w:p w:rsidR="00000000" w:rsidDel="00000000" w:rsidP="00000000" w:rsidRDefault="00000000" w:rsidRPr="00000000" w14:paraId="00000444">
      <w:pPr>
        <w:spacing w:line="480" w:lineRule="auto"/>
        <w:ind w:firstLine="720"/>
        <w:rPr>
          <w:rFonts w:ascii="Times New Roman" w:cs="Times New Roman" w:eastAsia="Times New Roman" w:hAnsi="Times New Roman"/>
          <w:sz w:val="24"/>
          <w:szCs w:val="24"/>
          <w:ins w:id="1336" w:author="OpenAI" w:date="2026-08-31T02:40:04Z"/>
        </w:rPr>
      </w:pPr>
      <w:ins w:id="1337" w:author="OpenAI" w:date="2026-08-31T02:40:04Z">
        <w:r w:rsidDel="00000000" w:rsidR="00000000" w:rsidRPr="00000000">
          <w:rPr>
            <w:rFonts w:ascii="Times New Roman" w:cs="Times New Roman" w:eastAsia="Times New Roman" w:hAnsi="Times New Roman"/>
            <w:sz w:val="24"/>
            <w:szCs w:val="24"/>
            <w:rtl w:val="0"/>
          </w:rPr>
          <w:t xml:space="preserve">Un aspecto adicional, que se retoma en la instancia de análisis y diseño arquitectónico,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ins>
    </w:p>
    <w:p w:rsidR="00000000" w:rsidDel="00000000" w:rsidP="00000000" w:rsidRDefault="00000000" w:rsidRPr="00000000" w14:paraId="000001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1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6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17.1.5.3.4. Operacionalización preliminar del motor de patrones</w:t>
      </w:r>
      <w:r w:rsidDel="00000000" w:rsidR="00000000" w:rsidRPr="00000000">
        <w:rPr>
          <w:rtl w:val="0"/>
        </w:rPr>
      </w:r>
    </w:p>
    <w:p w:rsidR="00000000" w:rsidDel="00000000" w:rsidP="00000000" w:rsidRDefault="00000000" w:rsidRPr="00000000" w14:paraId="000001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1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1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1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1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167">
      <w:pPr>
        <w:spacing w:line="480" w:lineRule="auto"/>
        <w:ind w:firstLine="720"/>
        <w:rPr>
          <w:rFonts w:ascii="Times New Roman" w:cs="Times New Roman" w:eastAsia="Times New Roman" w:hAnsi="Times New Roman"/>
          <w:sz w:val="24"/>
          <w:szCs w:val="24"/>
          <w:del w:id="1195" w:author="OpenAI" w:date="2026-08-31T02:40:04Z"/>
        </w:rPr>
      </w:pPr>
      <w:del w:id="1196" w:author="OpenAI" w:date="2026-08-31T02:40:04Z">
        <w:r w:rsidDel="00000000" w:rsidR="00000000" w:rsidRPr="00000000">
          <w:rPr>
            <w:rFonts w:ascii="Times New Roman" w:cs="Times New Roman" w:eastAsia="Times New Roman" w:hAnsi="Times New Roman"/>
            <w:sz w:val="24"/>
            <w:szCs w:val="24"/>
            <w:rtl w:val="0"/>
          </w:rPr>
          <w:delText xml:space="preserve">En esta etapa, el motor de patrones queda definido como una estructura lógica preliminar y no como una implementación cerrada. La instancia de análisis y diseño arquitectónico deberá traducir esta definición en componentes, contratos, eventos y configuraciones concretas; la implementación del prototipo deberá materializarla; y la validación experimental deberá calibrar empíricamente sus umbrales, ventanas e histéresis. Con esta delimitación, se busca cerrar la brecha entre patrón conceptual y evaluación en runtime, hasta que queden completamente definidas en el diseño arquitectónico.</w:delText>
        </w:r>
      </w:del>
    </w:p>
    <w:p w:rsidR="00000000" w:rsidDel="00000000" w:rsidP="00000000" w:rsidRDefault="00000000" w:rsidRPr="00000000" w14:paraId="0000042B">
      <w:pPr>
        <w:spacing w:line="480" w:lineRule="auto"/>
        <w:ind w:firstLine="720"/>
        <w:rPr>
          <w:rFonts w:ascii="Times New Roman" w:cs="Times New Roman" w:eastAsia="Times New Roman" w:hAnsi="Times New Roman"/>
          <w:sz w:val="24"/>
          <w:szCs w:val="24"/>
          <w:ins w:id="1193" w:author="OpenAI" w:date="2026-08-31T02:40:04Z"/>
        </w:rPr>
      </w:pPr>
      <w:ins w:id="1194" w:author="OpenAI" w:date="2026-08-31T02:40:04Z">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traduce esta definición en componentes, contratos, eventos y configuraciones concretas; la implementación del prototipo la materializa; y la validación experimental calibra empíricamente sus umbrales, ventanas e histéresis. Con esta delimitación se cierra la brecha entre el patrón conceptual y su evaluación en runtime.</w:t>
        </w:r>
      </w:ins>
    </w:p>
    <w:p w:rsidR="00000000" w:rsidDel="00000000" w:rsidP="00000000" w:rsidRDefault="00000000" w:rsidRPr="00000000" w14:paraId="0000016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17.1.5.3.5. Catálogo de patrones de riesgo</w:t>
      </w:r>
      <w:r w:rsidDel="00000000" w:rsidR="00000000" w:rsidRPr="00000000">
        <w:rPr>
          <w:rtl w:val="0"/>
        </w:rPr>
      </w:r>
    </w:p>
    <w:p w:rsidR="00000000" w:rsidDel="00000000" w:rsidP="00000000" w:rsidRDefault="00000000" w:rsidRPr="00000000" w14:paraId="00000169">
      <w:pPr>
        <w:spacing w:line="480" w:lineRule="auto"/>
        <w:ind w:firstLine="720"/>
        <w:rPr>
          <w:rFonts w:ascii="Times New Roman" w:cs="Times New Roman" w:eastAsia="Times New Roman" w:hAnsi="Times New Roman"/>
          <w:sz w:val="24"/>
          <w:szCs w:val="24"/>
          <w:del w:id="1393" w:author="OpenAI" w:date="2026-08-31T02:40:04Z"/>
        </w:rPr>
        <w:sectPr>
          <w:type w:val="nextPage"/>
          <w:pgSz w:h="16834" w:w="11909" w:orient="portrait"/>
          <w:pgMar w:bottom="1440" w:top="1440" w:left="1440" w:right="1440" w:header="720" w:footer="720"/>
        </w:sectPr>
      </w:pPr>
      <w:del w:id="1394" w:author="OpenAI" w:date="2026-08-31T02:40:04Z">
        <w:r w:rsidDel="00000000" w:rsidR="00000000" w:rsidRPr="00000000">
          <w:rPr>
            <w:rFonts w:ascii="Times New Roman" w:cs="Times New Roman" w:eastAsia="Times New Roman" w:hAnsi="Times New Roman"/>
            <w:sz w:val="24"/>
            <w:szCs w:val="24"/>
            <w:rtl w:val="0"/>
          </w:rPr>
          <w:delText xml:space="preserve">La Tabla 24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delText>
        </w:r>
      </w:del>
    </w:p>
    <w:p w:rsidR="00000000" w:rsidDel="00000000" w:rsidP="00000000" w:rsidRDefault="00000000" w:rsidRPr="00000000" w14:paraId="00000451">
      <w:pPr>
        <w:spacing w:line="480" w:lineRule="auto"/>
        <w:ind w:firstLine="720"/>
        <w:rPr>
          <w:rFonts w:ascii="Times New Roman" w:cs="Times New Roman" w:eastAsia="Times New Roman" w:hAnsi="Times New Roman"/>
          <w:sz w:val="24"/>
          <w:szCs w:val="24"/>
          <w:ins w:id="1391" w:author="OpenAI" w:date="2026-08-31T02:40:04Z"/>
        </w:rPr>
        <w:sectPr>
          <w:type w:val="nextPage"/>
          <w:pgSz w:h="16834" w:w="11909" w:orient="portrait"/>
          <w:pgMar w:bottom="1440" w:top="1440" w:left="1440" w:right="1440" w:header="720" w:footer="720"/>
        </w:sectPr>
      </w:pPr>
      <w:ins w:id="1392" w:author="OpenAI" w:date="2026-08-31T02:40:04Z">
        <w:r w:rsidDel="00000000" w:rsidR="00000000" w:rsidRPr="00000000">
          <w:rPr>
            <w:rFonts w:ascii="Times New Roman" w:cs="Times New Roman" w:eastAsia="Times New Roman" w:hAnsi="Times New Roman"/>
            <w:sz w:val="24"/>
            <w:szCs w:val="24"/>
            <w:rtl w:val="0"/>
          </w:rPr>
          <w:t xml:space="preserve">La Tabla 22 presenta el catálogo de patrones de riesgo asociados a las condiciones seleccionadas. Para cada patrón se especifica la condición o condiciones de activación, el nivel de severidad, el rango de persistencia temporal orientativo, el perfil temporal del riesgo que fundamenta la asignación de severidad y el trade-off de falsos positivos asociado.</w:t>
        </w:r>
      </w:ins>
    </w:p>
    <w:p w:rsidR="00000000" w:rsidDel="00000000" w:rsidP="00000000" w:rsidRDefault="00000000" w:rsidRPr="00000000" w14:paraId="0000016A">
      <w:pPr>
        <w:spacing w:line="360" w:lineRule="auto"/>
        <w:rPr>
          <w:rFonts w:ascii="Times New Roman" w:cs="Times New Roman" w:eastAsia="Times New Roman" w:hAnsi="Times New Roman"/>
          <w:sz w:val="24"/>
          <w:szCs w:val="24"/>
          <w:del w:id="1397" w:author="OpenAI" w:date="2026-08-31T02:40:04Z"/>
        </w:rPr>
      </w:pPr>
      <w:del w:id="1398"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24</w:delText>
        </w:r>
      </w:del>
      <w:del w:id="1399" w:author="OpenAI" w:date="2026-08-31T02:40:04Z">
        <w:r w:rsidDel="00000000" w:rsidR="00000000" w:rsidRPr="00000000">
          <w:rPr>
            <w:rtl w:val="0"/>
          </w:rPr>
        </w:r>
      </w:del>
    </w:p>
    <w:p w:rsidR="00000000" w:rsidDel="00000000" w:rsidP="00000000" w:rsidRDefault="00000000" w:rsidRPr="00000000" w14:paraId="00000452">
      <w:pPr>
        <w:spacing w:line="360" w:lineRule="auto"/>
        <w:rPr>
          <w:rFonts w:ascii="Times New Roman" w:cs="Times New Roman" w:eastAsia="Times New Roman" w:hAnsi="Times New Roman"/>
          <w:sz w:val="24"/>
          <w:szCs w:val="24"/>
          <w:ins w:id="1395" w:author="OpenAI" w:date="2026-08-31T02:40:04Z"/>
        </w:rPr>
      </w:pPr>
      <w:ins w:id="1396" w:author="OpenAI" w:date="2026-08-31T02:40:04Z">
        <w:r w:rsidDel="00000000" w:rsidR="00000000" w:rsidRPr="00000000">
          <w:rPr>
            <w:rFonts w:ascii="Times New Roman" w:cs="Times New Roman" w:eastAsia="Times New Roman" w:hAnsi="Times New Roman"/>
            <w:b w:val="1"/>
            <w:bCs w:val="1"/>
            <w:sz w:val="24"/>
            <w:szCs w:val="24"/>
            <w:rtl w:val="0"/>
          </w:rPr>
          <w:t xml:space="preserve">Tabla 22</w:t>
        </w:r>
      </w:ins>
      <w:ins w:id="1396" w:author="OpenAI" w:date="2026-08-31T02:40:04Z">
        <w:r w:rsidDel="00000000" w:rsidR="00000000" w:rsidRPr="00000000">
          <w:rPr>
            <w:rtl w:val="0"/>
          </w:rPr>
        </w:r>
      </w:ins>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9"/>
        <w:tblW w:w="10440.0" w:type="dxa"/>
        <w:jc w:val="center"/>
        <w:tblLayout w:type="fixed"/>
        <w:tblLook w:val="0400"/>
      </w:tblPr>
      <w:tblGrid>
        <w:gridCol w:w="1060"/>
        <w:gridCol w:w="840"/>
        <w:gridCol w:w="1040"/>
        <w:gridCol w:w="1200"/>
        <w:gridCol w:w="2140"/>
        <w:gridCol w:w="2840"/>
        <w:gridCol w:w="1320"/>
        <w:tblGridChange w:id="0">
          <w:tblGrid>
            <w:gridCol w:w="1060"/>
            <w:gridCol w:w="840"/>
            <w:gridCol w:w="1040"/>
            <w:gridCol w:w="1200"/>
            <w:gridCol w:w="2140"/>
            <w:gridCol w:w="2840"/>
            <w:gridCol w:w="132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del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 (Decreto 911/96, arts. 50, 98–102 y 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 (Decreto 911/96, arts. 47, 63 y 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 (Decreto 911/96, arts. 52, 54–56 y 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 (Decreto 911/96, arts. 52 y 54–56).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 (Decreto 911/96, arts. 47, 61, 70, 71 y 246–249; Ley 19.587, arts. 8 y 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 (Decreto 911/96, arts. 66–69, 95(a), 139, 140(e)–(f), 156 y 176).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19D">
      <w:pPr>
        <w:spacing w:line="480" w:lineRule="auto"/>
        <w:rPr>
          <w:rFonts w:ascii="Times New Roman" w:cs="Times New Roman" w:eastAsia="Times New Roman" w:hAnsi="Times New Roman"/>
          <w:sz w:val="24"/>
          <w:szCs w:val="24"/>
          <w:del w:id="1243" w:author="OpenAI" w:date="2026-08-31T02:40:04Z"/>
        </w:rPr>
        <w:sectPr>
          <w:type w:val="nextPage"/>
          <w:pgSz w:h="11909" w:w="16834" w:orient="landscape"/>
          <w:pgMar w:bottom="1440" w:top="1440" w:left="1440" w:right="1440" w:header="720" w:footer="720"/>
        </w:sectPr>
      </w:pPr>
      <w:del w:id="1244" w:author="OpenAI" w:date="2026-08-31T02:40:04Z">
        <w:r w:rsidDel="00000000" w:rsidR="00000000" w:rsidRPr="00000000">
          <w:rPr>
            <w:rFonts w:ascii="Times New Roman" w:cs="Times New Roman" w:eastAsia="Times New Roman" w:hAnsi="Times New Roman"/>
            <w:i w:val="1"/>
            <w:iCs w:val="1"/>
            <w:sz w:val="24"/>
            <w:szCs w:val="24"/>
            <w:rtl w:val="0"/>
          </w:rPr>
          <w:delText xml:space="preserve">Nota. </w:delText>
        </w:r>
      </w:del>
      <w:del w:id="1245" w:author="OpenAI" w:date="2026-08-31T02:40:04Z">
        <w:r w:rsidDel="00000000" w:rsidR="00000000" w:rsidRPr="00000000">
          <w:rPr>
            <w:rFonts w:ascii="Times New Roman" w:cs="Times New Roman" w:eastAsia="Times New Roman" w:hAnsi="Times New Roman"/>
            <w:sz w:val="24"/>
            <w:szCs w:val="24"/>
            <w:rtl w:val="0"/>
          </w:rPr>
          <w:delTex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 la el Decreto 911/96 y la Ley 19.587.</w:delText>
        </w:r>
      </w:del>
    </w:p>
    <w:p w:rsidR="00000000" w:rsidDel="00000000" w:rsidP="00000000" w:rsidRDefault="00000000" w:rsidRPr="00000000" w14:paraId="00000431">
      <w:pPr>
        <w:spacing w:line="480" w:lineRule="auto"/>
        <w:rPr>
          <w:rFonts w:ascii="Times New Roman" w:cs="Times New Roman" w:eastAsia="Times New Roman" w:hAnsi="Times New Roman"/>
          <w:sz w:val="24"/>
          <w:szCs w:val="24"/>
          <w:ins w:id="1241" w:author="OpenAI" w:date="2026-08-31T02:40:04Z"/>
        </w:rPr>
        <w:sectPr>
          <w:type w:val="nextPage"/>
          <w:pgSz w:h="11909" w:w="16834" w:orient="landscape"/>
          <w:pgMar w:bottom="1440" w:top="1440" w:left="1440" w:right="1440" w:header="720" w:footer="720"/>
        </w:sectPr>
      </w:pPr>
      <w:ins w:id="1242" w:author="OpenAI" w:date="2026-08-31T02:40:04Z">
        <w:r w:rsidDel="00000000" w:rsidR="00000000" w:rsidRPr="00000000">
          <w:rPr>
            <w:rFonts w:ascii="Times New Roman" w:cs="Times New Roman" w:eastAsia="Times New Roman" w:hAnsi="Times New Roman"/>
            <w:i w:val="1"/>
            <w:iCs w:val="1"/>
            <w:sz w:val="24"/>
            <w:szCs w:val="24"/>
            <w:rtl w:val="0"/>
          </w:rPr>
          <w:t xml:space="preserve">Nota. </w:t>
        </w:r>
      </w:ins>
      <w:ins w:id="1242" w:author="OpenAI" w:date="2026-08-31T02:40:04Z">
        <w:r w:rsidDel="00000000" w:rsidR="00000000" w:rsidRPr="00000000">
          <w:rPr>
            <w:rFonts w:ascii="Times New Roman" w:cs="Times New Roman" w:eastAsia="Times New Roman" w:hAnsi="Times New Roman"/>
            <w:sz w:val="24"/>
            <w:szCs w:val="24"/>
            <w:rtl w:val="0"/>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Los artículos normativos referenciados en la columna “Perfil temporal del riesgo” fundamentan la severidad asignada a cada patrón a partir del tipo de exposición, la barrera preventiva omitida y la potencialidad de daño; no definen por sí mismos los umbrales computacionales de activación, distancia, persistencia o latencia del sistema. Fuente: Elaboración propia basada en el análisis normativo del Decreto 911/96 y la Ley 19.587.</w:t>
        </w:r>
      </w:ins>
    </w:p>
    <w:p w:rsidR="00000000" w:rsidDel="00000000" w:rsidP="00000000" w:rsidRDefault="00000000" w:rsidRPr="00000000" w14:paraId="0000019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17.1.5.3.6. Criterios de activación combinada para condiciones de nivel 3</w:t>
      </w:r>
      <w:r w:rsidDel="00000000" w:rsidR="00000000" w:rsidRPr="00000000">
        <w:rPr>
          <w:rtl w:val="0"/>
        </w:rPr>
      </w:r>
    </w:p>
    <w:p w:rsidR="00000000" w:rsidDel="00000000" w:rsidP="00000000" w:rsidRDefault="00000000" w:rsidRPr="00000000" w14:paraId="000001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1A0">
      <w:pPr>
        <w:spacing w:line="480" w:lineRule="auto"/>
        <w:ind w:firstLine="720"/>
        <w:rPr>
          <w:rFonts w:ascii="Times New Roman" w:cs="Times New Roman" w:eastAsia="Times New Roman" w:hAnsi="Times New Roman"/>
          <w:sz w:val="24"/>
          <w:szCs w:val="24"/>
          <w:del w:id="1197" w:author="OpenAI" w:date="2026-08-31T02:40:04Z"/>
        </w:rPr>
      </w:pPr>
      <w:del w:id="1198" w:author="OpenAI" w:date="2026-08-31T02:40:04Z">
        <w:r w:rsidDel="00000000" w:rsidR="00000000" w:rsidRPr="00000000">
          <w:rPr>
            <w:rFonts w:ascii="Times New Roman" w:cs="Times New Roman" w:eastAsia="Times New Roman" w:hAnsi="Times New Roman"/>
            <w:sz w:val="24"/>
            <w:szCs w:val="24"/>
            <w:rtl w:val="0"/>
          </w:rPr>
          <w:delText xml:space="preserve">PR-05 — maquinaria en proximidad a peatones. La activación requiere la detección simultánea de al menos una entidad clasificable como maquinaria de obra —por ejemplo, excavadora, retroexcavadora, camión volquete, grúa u otra maquinaria pesada— y al menos una persona, cuyas detecciones presenten una relación de proximidad inferior a un umbral configurable. Como aproximación inicial para el prototipo, puede evaluarse la distancia euclidiana entre puntos representativos de las detecciones en coordenadas de imagen, tales como centroides de bounding boxes o puntos medios inferiores. Sin embargo, esta métrica debe interpretarse como una medida geométrica 2D aproximada y no como una distancia física real, dado que la perspectiva de cámara altera las distancias aparentes en la imagen. Durante la implementación podrán evaluarse métricas alternativas, como la distancia mínima entre bordes de bounding boxes, la distancia entre puntos de apoyo proyectados al plano de suelo o, cuando la cámara lo permita, una distancia corregida mediante calibración u homografía. La evaluación debe sostenerse durante el intervalo de persistencia definido para el patrón, lo que implica que el módulo MOT mantenga trayectorias suficientemente estables de las entidades involucradas a lo largo de los cuadros consecutivos.</w:delText>
        </w:r>
      </w:del>
    </w:p>
    <w:p w:rsidR="00000000" w:rsidDel="00000000" w:rsidP="00000000" w:rsidRDefault="00000000" w:rsidRPr="00000000" w14:paraId="0000042C">
      <w:pPr>
        <w:spacing w:line="480" w:lineRule="auto"/>
        <w:ind w:firstLine="720"/>
        <w:rPr>
          <w:rFonts w:ascii="Times New Roman" w:cs="Times New Roman" w:eastAsia="Times New Roman" w:hAnsi="Times New Roman"/>
          <w:sz w:val="24"/>
          <w:szCs w:val="24"/>
          <w:ins w:id="1199" w:author="OpenAI" w:date="2026-08-31T02:40:04Z"/>
        </w:rPr>
      </w:pPr>
      <w:ins w:id="1200" w:author="OpenAI" w:date="2026-08-31T02:40:04Z">
        <w:r>
          <w:t>PR-05 — maquinaria en proximidad a peatones. La activación requiere la detección simultánea de al menos una entidad clasificable como maquinaria de obra —por ejemplo, excavadora, retroexcavadora, camión volquete o grúa— y al menos una persona, cuyas detecciones presenten una relación de proximidad inferior a un umbral configurable. Toda métrica de proximidad calculada en coordenadas de imagen debe interpretarse como una medida geométrica 2D aproximada y no como una distancia física real, dado que la perspectiva de cámara altera las distancias aparentes. La evaluación debe sostenerse durante el intervalo de persistencia definido para el patrón, lo que exige trayectorias suficientemente estables de las entidades involucradas. La selección de puntos representativos de las detecciones y de la métrica geométrica concreta corresponde a la instancia de análisis y diseño arquitectónico.</w:t>
        </w:r>
      </w:ins>
    </w:p>
    <w:p w:rsidR="00000000" w:rsidDel="00000000" w:rsidP="00000000" w:rsidRDefault="00000000" w:rsidRPr="00000000" w14:paraId="000001A1">
      <w:pPr>
        <w:spacing w:line="480" w:lineRule="auto"/>
        <w:ind w:firstLine="720"/>
        <w:rPr>
          <w:rFonts w:ascii="Times New Roman" w:cs="Times New Roman" w:eastAsia="Times New Roman" w:hAnsi="Times New Roman"/>
          <w:sz w:val="24"/>
          <w:szCs w:val="24"/>
          <w:del w:id="1201" w:author="OpenAI" w:date="2026-08-31T02:40:04Z"/>
        </w:rPr>
      </w:pPr>
      <w:del w:id="1202" w:author="OpenAI" w:date="2026-08-31T02:40:04Z">
        <w:r w:rsidDel="00000000" w:rsidR="00000000" w:rsidRPr="00000000">
          <w:rPr>
            <w:rFonts w:ascii="Times New Roman" w:cs="Times New Roman" w:eastAsia="Times New Roman" w:hAnsi="Times New Roman"/>
            <w:sz w:val="24"/>
            <w:szCs w:val="24"/>
            <w:rtl w:val="0"/>
          </w:rPr>
          <w:delText xml:space="preserve">PR-06 — persona en zona restringida. La activación requiere la detección de al menos una persona cuya posición representativa se encuentre contenida dentro de un polígono predefinido que represente la zona restringida. Para zonas definidas sobre el plano del suelo, resulta preferible utilizar el punto medio inferior del bounding box como aproximación del punto de apoyo de la persona, en lugar del centroide de la caja, aunque ambas alternativas podrán compararse durante la implementación. El polígono debe ser configurable por el operador como parte de la parametrización del sistema, no como parte del prompt OVD. La definición de zonas restringidas mediante polígonos en coordenadas de imagen presupone una cámara fija o, en su defecto, algún mecanismo de recalibración o compensación de movimiento de cámara. Para el alcance del prototipo experimental, se asume el uso de cámaras fijas. La condición requiere que la permanencia dentro del polígono se sostenga durante el intervalo de persistencia, lo cual implica seguimiento temporal mediante el módulo MOT cuando la persistencia se compute por entidad individual. La instancia de análisis y diseño arquitectónico debe diseñar tanto el mecanismo de definición de polígonos como la lógica de evaluación de contención punto-en-polígono.</w:delText>
        </w:r>
      </w:del>
    </w:p>
    <w:p w:rsidR="00000000" w:rsidDel="00000000" w:rsidP="00000000" w:rsidRDefault="00000000" w:rsidRPr="00000000" w14:paraId="0000042D">
      <w:pPr>
        <w:spacing w:line="480" w:lineRule="auto"/>
        <w:ind w:firstLine="720"/>
        <w:rPr>
          <w:rFonts w:ascii="Times New Roman" w:cs="Times New Roman" w:eastAsia="Times New Roman" w:hAnsi="Times New Roman"/>
          <w:sz w:val="24"/>
          <w:szCs w:val="24"/>
          <w:ins w:id="1203" w:author="OpenAI" w:date="2026-08-31T02:40:04Z"/>
        </w:rPr>
      </w:pPr>
      <w:ins w:id="1204" w:author="OpenAI" w:date="2026-08-31T02:40:04Z">
        <w:r>
          <w:t>PR-06 — persona en zona restringida. La activación requiere la detección de al menos una persona cuya posición representativa se encuentre contenida dentro de un polígono predefinido que representa la zona restringida. El polígono forma parte de la parametrización del sistema —configurable por el operador, externo al prompt OVD— y presupone una cámara fija, supuesto adoptado para el alcance del prototipo experimental. La permanencia debe sostenerse durante el intervalo de persistencia, lo que implica seguimiento temporal cuando la persistencia se compute por entidad individual. El mecanismo de definición de polígonos y la lógica de contención corresponden a la instancia de análisis y diseño arquitectónico.</w:t>
        </w:r>
      </w:ins>
    </w:p>
    <w:p w:rsidR="00000000" w:rsidDel="00000000" w:rsidP="00000000" w:rsidRDefault="00000000" w:rsidRPr="00000000" w14:paraId="000001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1A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17.1.5.3.7. Frontera explícita con la instancia de análisis y diseño arquitectónico</w:t>
      </w:r>
      <w:r w:rsidDel="00000000" w:rsidR="00000000" w:rsidRPr="00000000">
        <w:rPr>
          <w:rtl w:val="0"/>
        </w:rPr>
      </w:r>
    </w:p>
    <w:p w:rsidR="00000000" w:rsidDel="00000000" w:rsidP="00000000" w:rsidRDefault="00000000" w:rsidRPr="00000000" w14:paraId="000001A4">
      <w:pPr>
        <w:spacing w:line="480" w:lineRule="auto"/>
        <w:ind w:firstLine="720"/>
        <w:rPr>
          <w:rFonts w:ascii="Times New Roman" w:cs="Times New Roman" w:eastAsia="Times New Roman" w:hAnsi="Times New Roman"/>
          <w:sz w:val="24"/>
          <w:szCs w:val="24"/>
          <w:del w:id="1402" w:author="OpenAI" w:date="2026-08-31T02:40:04Z"/>
        </w:rPr>
      </w:pPr>
      <w:del w:id="1403" w:author="OpenAI" w:date="2026-08-31T02:40:04Z">
        <w:r w:rsidDel="00000000" w:rsidR="00000000" w:rsidRPr="00000000">
          <w:rPr>
            <w:rFonts w:ascii="Times New Roman" w:cs="Times New Roman" w:eastAsia="Times New Roman" w:hAnsi="Times New Roman"/>
            <w:sz w:val="24"/>
            <w:szCs w:val="24"/>
            <w:rtl w:val="0"/>
          </w:rPr>
          <w:delText xml:space="preserve">El desarrollo de esta sección deja tres insumos directos para la instancia de análisis y diseño arquitectónico: el catálogo de condiciones de riesgo clasificado por niveles de complejidad (Tabla 23), el catálogo de patrones con severidad y persistencia temporal orientativa (Tabla 24),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delText>
        </w:r>
      </w:del>
    </w:p>
    <w:p w:rsidR="00000000" w:rsidDel="00000000" w:rsidP="00000000" w:rsidRDefault="00000000" w:rsidRPr="00000000" w14:paraId="00000453">
      <w:pPr>
        <w:spacing w:line="480" w:lineRule="auto"/>
        <w:ind w:firstLine="720"/>
        <w:rPr>
          <w:rFonts w:ascii="Times New Roman" w:cs="Times New Roman" w:eastAsia="Times New Roman" w:hAnsi="Times New Roman"/>
          <w:sz w:val="24"/>
          <w:szCs w:val="24"/>
          <w:ins w:id="1400" w:author="OpenAI" w:date="2026-08-31T02:40:04Z"/>
        </w:rPr>
      </w:pPr>
      <w:ins w:id="1401" w:author="OpenAI" w:date="2026-08-31T02:40:04Z">
        <w:r w:rsidDel="00000000" w:rsidR="00000000" w:rsidRPr="00000000">
          <w:rPr>
            <w:rFonts w:ascii="Times New Roman" w:cs="Times New Roman" w:eastAsia="Times New Roman" w:hAnsi="Times New Roman"/>
            <w:sz w:val="24"/>
            <w:szCs w:val="24"/>
            <w:rtl w:val="0"/>
          </w:rPr>
          <w:t xml:space="preserve">El desarrollo de esta sección deja tres insumos directos para la instancia de análisis y diseño arquitectónico: el catálogo de condiciones de riesgo clasificado por niveles de complejidad (Tabla 21), el catálogo de patrones con severidad y persistencia temporal orientativa (Tabla 22), y los criterios conceptuales de activación combinada para PR-05 y PR-06. Estos últimos incluyen el supuesto de cámara fija para la evaluación de zonas restringidas, la necesidad de definir métricas de proximidad y contención espacial, y la conveniencia de incorporar mecanismos de histéresis para evitar activaciones o desactivaciones espurias ante detecciones intermitentes.</w:t>
        </w:r>
      </w:ins>
    </w:p>
    <w:p w:rsidR="00000000" w:rsidDel="00000000" w:rsidP="00000000" w:rsidRDefault="00000000" w:rsidRPr="00000000" w14:paraId="000001A5">
      <w:pPr>
        <w:spacing w:line="480" w:lineRule="auto"/>
        <w:ind w:firstLine="720"/>
        <w:rPr>
          <w:rFonts w:ascii="Times New Roman" w:cs="Times New Roman" w:eastAsia="Times New Roman" w:hAnsi="Times New Roman"/>
          <w:sz w:val="24"/>
          <w:szCs w:val="24"/>
          <w:del w:id="1342" w:author="OpenAI" w:date="2026-08-31T02:40:04Z"/>
        </w:rPr>
      </w:pPr>
      <w:del w:id="1343" w:author="OpenAI" w:date="2026-08-31T02:40:04Z">
        <w:r w:rsidDel="00000000" w:rsidR="00000000" w:rsidRPr="00000000">
          <w:rPr>
            <w:rFonts w:ascii="Times New Roman" w:cs="Times New Roman" w:eastAsia="Times New Roman" w:hAnsi="Times New Roman"/>
            <w:sz w:val="24"/>
            <w:szCs w:val="24"/>
            <w:rtl w:val="0"/>
          </w:rPr>
          <w:delText xml:space="preserve">Sobre esa base, la instancia de análisis y diseño arquitectónico deberá materializar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deberá definir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delText>
        </w:r>
      </w:del>
    </w:p>
    <w:p w:rsidR="00000000" w:rsidDel="00000000" w:rsidP="00000000" w:rsidRDefault="00000000" w:rsidRPr="00000000" w14:paraId="00000445">
      <w:pPr>
        <w:spacing w:line="480" w:lineRule="auto"/>
        <w:ind w:firstLine="720"/>
        <w:rPr>
          <w:rFonts w:ascii="Times New Roman" w:cs="Times New Roman" w:eastAsia="Times New Roman" w:hAnsi="Times New Roman"/>
          <w:sz w:val="24"/>
          <w:szCs w:val="24"/>
          <w:ins w:id="1340" w:author="OpenAI" w:date="2026-08-31T02:40:04Z"/>
        </w:rPr>
      </w:pPr>
      <w:ins w:id="1341" w:author="OpenAI" w:date="2026-08-31T02:40:04Z">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materializa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allí se define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ins>
    </w:p>
    <w:p w:rsidR="00000000" w:rsidDel="00000000" w:rsidP="00000000" w:rsidRDefault="00000000" w:rsidRPr="00000000" w14:paraId="000001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1A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 Protocolo de diseño y evaluación de prompts OVD</w:t>
      </w:r>
      <w:r w:rsidDel="00000000" w:rsidR="00000000" w:rsidRPr="00000000">
        <w:rPr>
          <w:rtl w:val="0"/>
        </w:rPr>
      </w:r>
    </w:p>
    <w:p w:rsidR="00000000" w:rsidDel="00000000" w:rsidP="00000000" w:rsidRDefault="00000000" w:rsidRPr="00000000" w14:paraId="000001A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establece el marco metodológico para el diseño, la variación sistemática y la evaluación empírica de los prompts textuales que operan como interfaz de consulta del modelo OVD.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El protocolo se articula con el framework definido en el framework de métricas, de la cual toma las métricas de evaluación y los criterios operativos aplicables al componente OVD.</w:t>
      </w:r>
    </w:p>
    <w:p w:rsidR="00000000" w:rsidDel="00000000" w:rsidP="00000000" w:rsidRDefault="00000000" w:rsidRPr="00000000" w14:paraId="000001A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17.1.5.4.1. Sensibilidad a la formulación del prompt como variable del sistema</w:t>
      </w:r>
      <w:r w:rsidDel="00000000" w:rsidR="00000000" w:rsidRPr="00000000">
        <w:rPr>
          <w:rtl w:val="0"/>
        </w:rPr>
      </w:r>
    </w:p>
    <w:p w:rsidR="00000000" w:rsidDel="00000000" w:rsidP="00000000" w:rsidRDefault="00000000" w:rsidRPr="00000000" w14:paraId="000001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modelos OVD documentó que los modelos de detección open-vocabulary presentan sensibilidad a variaciones en la formulación de las consultas textuales. Esta observación es consistente con antecedentes de la literatura sobre modelos visión-lenguaje, que muestran que cambios leves en la redacción del prompt pueden producir variaciones importantes en el desempeño, especialmente en modelos que operan mediante alineación entre representaciones visuales y textuales (Zhou et al., 2022). En OVD, esta sensibilidad se vincula con el hecho de que las categorías pueden consultarse mediante embeddings textuales generados por el encoder de un modelo visión-lenguaje preentrenado, que luego se alinean o comparan con representaciones visuales de regiones o propuestas de objetos (Gu et al., 2021). En este marco, la formulación del prompt no constituye un detalle accesorio: se ha mostrado que el class text embedding puede generarse a partir de prompts ingresados al encoder textual, que el diseño del prompt requiere ajuste cuidadoso, y que estrategias de prompt learning desarrolladas para clasificación de imágenes pueden resultar subóptimas cuando se trasladan directamente a la detección de objetos, por lo que la optimización de prompts requiere evaluación específica para la tarea de detección (Du et al., 2022).</w:t>
      </w:r>
    </w:p>
    <w:p w:rsidR="00000000" w:rsidDel="00000000" w:rsidP="00000000" w:rsidRDefault="00000000" w:rsidRPr="00000000" w14:paraId="000001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recientes muestran además que la evaluación de detectores OVD se vuelve especialmente exigente cuando intervienen atributos de granularidad fina, vocabularios dinámicos y clases negativas semánticamente cercanas. El benchmark FG-OVD evalúa la capacidad de los detectores para detectar, distinguir y asignar descripciones finas a objetos en presencia de hard-negative classes, considerando propiedades como color, patrón y material, y evidencia que muchos modelos OVD presentan dificultades para capturar y diferenciar detalles finos (Bianchi et al., 2024). Por su parte, OVDEval documenta limitaciones en comprensión de atributos, posición y relaciones entre objetos, y propone NMS-AP como métrica complementaria para evitar resultados engañosos del AP tradicional en evaluaciones con etiquetas de granularidad fina (Yao et al., 2024). De manera complementaria, trabajos recientes muestran que la incorporación de clases negativas semánticamente relacionadas durante el entrenamiento puede mejorar la discriminación del detector; aunque esta técnica excede el alcance del presente proyecto —que trabaja con modelos preentrenados y sin reentrenamiento específico—, su hallazgo refuerza indirectamente la hipótesis de que la composición semántica del vocabulario considerado por el modelo puede influir sobre su desempeño (Kim et al., 2024).</w:t>
      </w:r>
    </w:p>
    <w:p w:rsidR="00000000" w:rsidDel="00000000" w:rsidP="00000000" w:rsidRDefault="00000000" w:rsidRPr="00000000" w14:paraId="000001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evidencias justifican tratar el diseño de prompts como una variable de ingeniería del sistema, que debe gestionarse con un rigor comparable al de las decisiones de arquitectura, selección de modelos o definición de métricas. El protocolo que se presenta a continuación busca ordenar ese proceso para el dominio específico de detección de condiciones de riesgo en construcción civil.</w:t>
      </w:r>
    </w:p>
    <w:p w:rsidR="00000000" w:rsidDel="00000000" w:rsidP="00000000" w:rsidRDefault="00000000" w:rsidRPr="00000000" w14:paraId="000001A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17.1.5.4.2. Estrategia de variación sistemática</w:t>
      </w:r>
      <w:r w:rsidDel="00000000" w:rsidR="00000000" w:rsidRPr="00000000">
        <w:rPr>
          <w:rtl w:val="0"/>
        </w:rPr>
      </w:r>
    </w:p>
    <w:p w:rsidR="00000000" w:rsidDel="00000000" w:rsidP="00000000" w:rsidRDefault="00000000" w:rsidRPr="00000000" w14:paraId="000001AE">
      <w:pPr>
        <w:spacing w:line="480" w:lineRule="auto"/>
        <w:ind w:firstLine="720"/>
        <w:rPr>
          <w:rFonts w:ascii="Times New Roman" w:cs="Times New Roman" w:eastAsia="Times New Roman" w:hAnsi="Times New Roman"/>
          <w:sz w:val="24"/>
          <w:szCs w:val="24"/>
          <w:del w:id="1406" w:author="OpenAI" w:date="2026-08-31T02:40:04Z"/>
        </w:rPr>
      </w:pPr>
      <w:del w:id="1407" w:author="OpenAI" w:date="2026-08-31T02:40:04Z">
        <w:r w:rsidDel="00000000" w:rsidR="00000000" w:rsidRPr="00000000">
          <w:rPr>
            <w:rFonts w:ascii="Times New Roman" w:cs="Times New Roman" w:eastAsia="Times New Roman" w:hAnsi="Times New Roman"/>
            <w:sz w:val="24"/>
            <w:szCs w:val="24"/>
            <w:rtl w:val="0"/>
          </w:rPr>
          <w:delText xml:space="preserve">Para cada condición de riesgo del catálogo (Tabla 23)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delText>
        </w:r>
      </w:del>
    </w:p>
    <w:p w:rsidR="00000000" w:rsidDel="00000000" w:rsidP="00000000" w:rsidRDefault="00000000" w:rsidRPr="00000000" w14:paraId="00000454">
      <w:pPr>
        <w:spacing w:line="480" w:lineRule="auto"/>
        <w:ind w:firstLine="720"/>
        <w:rPr>
          <w:rFonts w:ascii="Times New Roman" w:cs="Times New Roman" w:eastAsia="Times New Roman" w:hAnsi="Times New Roman"/>
          <w:sz w:val="24"/>
          <w:szCs w:val="24"/>
          <w:ins w:id="1404" w:author="OpenAI" w:date="2026-08-31T02:40:04Z"/>
        </w:rPr>
      </w:pPr>
      <w:ins w:id="1405" w:author="OpenAI" w:date="2026-08-31T02:40:04Z">
        <w:r w:rsidDel="00000000" w:rsidR="00000000" w:rsidRPr="00000000">
          <w:rPr>
            <w:rFonts w:ascii="Times New Roman" w:cs="Times New Roman" w:eastAsia="Times New Roman" w:hAnsi="Times New Roman"/>
            <w:sz w:val="24"/>
            <w:szCs w:val="24"/>
            <w:rtl w:val="0"/>
          </w:rPr>
          <w:t xml:space="preserve">Para cada condición de riesgo del catálogo (Tabla 21)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ins>
    </w:p>
    <w:p w:rsidR="00000000" w:rsidDel="00000000" w:rsidP="00000000" w:rsidRDefault="00000000" w:rsidRPr="00000000" w14:paraId="000001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sidDel="00000000" w:rsidR="00000000" w:rsidRPr="00000000">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Los encoders textuales utilizados por modelos visión-lenguaje y detectores OVD pueden producir representaciones distintas ante formulaciones diferentes, incluso cuando estas remiten a una misma categoría o atributo visual. Esta sensibilidad ha sido documentada en modelos visión-lenguaje, donde cambios leves en la redacción del prompt pueden impactar significativamente el desempeño (Zhou et al., 2022), y también en el contexto de OVD, donde el embedding textual de clase depende de los prompts ingresados al encoder textual y requiere ajuste específico para la tarea de detección (Du et al., 2022).</w:t>
      </w:r>
    </w:p>
    <w:p w:rsidR="00000000" w:rsidDel="00000000" w:rsidP="00000000" w:rsidRDefault="00000000" w:rsidRPr="00000000" w14:paraId="000001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sidDel="00000000" w:rsidR="00000000" w:rsidRPr="00000000">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Esta expectativa se fundamenta en que, en los modelos OVD, las categorías consultadas dependen de representaciones textuales generadas a partir del prompt y alineadas con representaciones visuales del detector (Gu et al., 2021). Asimismo, la literatura sobre prompt learning para OVD muestra que la formulación textual de las clases requiere ajuste específico para la tarea de detección, por lo que variaciones léxicas aparentemente menores pueden afectar el desempeño y deben evaluarse empíricamente (Du et al., 2022).</w:t>
      </w:r>
    </w:p>
    <w:p w:rsidR="00000000" w:rsidDel="00000000" w:rsidP="00000000" w:rsidRDefault="00000000" w:rsidRPr="00000000" w14:paraId="000001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detección.</w:t>
      </w:r>
      <w:r w:rsidDel="00000000" w:rsidR="00000000" w:rsidRPr="00000000">
        <w:rPr>
          <w:rFonts w:ascii="Times New Roman" w:cs="Times New Roman" w:eastAsia="Times New Roman" w:hAnsi="Times New Roman"/>
          <w:sz w:val="24"/>
          <w:szCs w:val="24"/>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1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estas familias se identifican con un código: estrategia directa (</w:t>
      </w:r>
      <w:r w:rsidDel="00000000" w:rsidR="00000000" w:rsidRPr="00000000">
        <w:rPr>
          <w:rFonts w:ascii="Courier New" w:cs="Courier New" w:eastAsia="Courier New" w:hAnsi="Courier New"/>
          <w:sz w:val="24"/>
          <w:szCs w:val="24"/>
          <w:rtl w:val="0"/>
        </w:rPr>
        <w:t xml:space="preserve">E-DIR</w:t>
      </w:r>
      <w:r w:rsidDel="00000000" w:rsidR="00000000" w:rsidRPr="00000000">
        <w:rPr>
          <w:rFonts w:ascii="Times New Roman" w:cs="Times New Roman" w:eastAsia="Times New Roman" w:hAnsi="Times New Roman"/>
          <w:sz w:val="24"/>
          <w:szCs w:val="24"/>
          <w:rtl w:val="0"/>
        </w:rPr>
        <w:t xml:space="preserve">), cuando el prompt intenta describir la condición de riesgo completa; estrategia indirecta (</w:t>
      </w:r>
      <w:r w:rsidDel="00000000" w:rsidR="00000000" w:rsidRPr="00000000">
        <w:rPr>
          <w:rFonts w:ascii="Courier New" w:cs="Courier New" w:eastAsia="Courier New" w:hAnsi="Courier New"/>
          <w:sz w:val="24"/>
          <w:szCs w:val="24"/>
          <w:rtl w:val="0"/>
        </w:rPr>
        <w:t xml:space="preserve">E-IND</w:t>
      </w:r>
      <w:r w:rsidDel="00000000" w:rsidR="00000000" w:rsidRPr="00000000">
        <w:rPr>
          <w:rFonts w:ascii="Times New Roman" w:cs="Times New Roman" w:eastAsia="Times New Roman" w:hAnsi="Times New Roman"/>
          <w:sz w:val="24"/>
          <w:szCs w:val="24"/>
          <w:rtl w:val="0"/>
        </w:rPr>
        <w:t xml:space="preserve">), cuando el detector identifica entidades visibles por separado y la condición se reconstruye mediante lógica externa al modelo; y estrategia híbrida (</w:t>
      </w:r>
      <w:r w:rsidDel="00000000" w:rsidR="00000000" w:rsidRPr="00000000">
        <w:rPr>
          <w:rFonts w:ascii="Courier New" w:cs="Courier New" w:eastAsia="Courier New" w:hAnsi="Courier New"/>
          <w:sz w:val="24"/>
          <w:szCs w:val="24"/>
          <w:rtl w:val="0"/>
        </w:rPr>
        <w:t xml:space="preserve">E-HYB</w:t>
      </w:r>
      <w:r w:rsidDel="00000000" w:rsidR="00000000" w:rsidRPr="00000000">
        <w:rPr>
          <w:rFonts w:ascii="Times New Roman" w:cs="Times New Roman" w:eastAsia="Times New Roman" w:hAnsi="Times New Roman"/>
          <w:sz w:val="24"/>
          <w:szCs w:val="24"/>
          <w:rtl w:val="0"/>
        </w:rPr>
        <w:t xml:space="preserve">),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1B5">
      <w:pPr>
        <w:spacing w:line="480" w:lineRule="auto"/>
        <w:ind w:firstLine="720"/>
        <w:rPr>
          <w:rFonts w:ascii="Times New Roman" w:cs="Times New Roman" w:eastAsia="Times New Roman" w:hAnsi="Times New Roman"/>
          <w:sz w:val="24"/>
          <w:szCs w:val="24"/>
          <w:del w:id="1346" w:author="OpenAI" w:date="2026-08-31T02:40:04Z"/>
        </w:rPr>
      </w:pPr>
      <w:del w:id="1347" w:author="OpenAI" w:date="2026-08-31T02:40:04Z">
        <w:r w:rsidDel="00000000" w:rsidR="00000000" w:rsidRPr="00000000">
          <w:rPr>
            <w:rFonts w:ascii="Times New Roman" w:cs="Times New Roman" w:eastAsia="Times New Roman" w:hAnsi="Times New Roman"/>
            <w:sz w:val="24"/>
            <w:szCs w:val="24"/>
            <w:rtl w:val="0"/>
          </w:rPr>
          <w:delText xml:space="preserve">El protocolo de evaluación de la Sección 17.1.5.4.5 compara empíricamente ambas estrategias para todas las condiciones en que sean aplicables, sin presuponer la superioridad de ninguna. La instancia de análisis y diseño arquitectónico deberá materializar la lógica de asociación espacial requerida por la estrategia indirecta y determinar si su costo computacional adicional es compatible con las restricciones operativas del sistema.</w:delText>
        </w:r>
      </w:del>
    </w:p>
    <w:p w:rsidR="00000000" w:rsidDel="00000000" w:rsidP="00000000" w:rsidRDefault="00000000" w:rsidRPr="00000000" w14:paraId="00000446">
      <w:pPr>
        <w:spacing w:line="480" w:lineRule="auto"/>
        <w:ind w:firstLine="720"/>
        <w:rPr>
          <w:rFonts w:ascii="Times New Roman" w:cs="Times New Roman" w:eastAsia="Times New Roman" w:hAnsi="Times New Roman"/>
          <w:sz w:val="24"/>
          <w:szCs w:val="24"/>
          <w:ins w:id="1344" w:author="OpenAI" w:date="2026-08-31T02:40:04Z"/>
        </w:rPr>
      </w:pPr>
      <w:ins w:id="1345" w:author="OpenAI" w:date="2026-08-31T02:40:04Z">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materializa la lógica de asociación espacial requerida por la estrategia indirecta y determina si su costo computacional adicional es compatible con las restricciones operativas del sistema.</w:t>
        </w:r>
      </w:ins>
    </w:p>
    <w:p w:rsidR="00000000" w:rsidDel="00000000" w:rsidP="00000000" w:rsidRDefault="00000000" w:rsidRPr="00000000" w14:paraId="000001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del vocabulario activo.</w:t>
      </w:r>
      <w:r w:rsidDel="00000000" w:rsidR="00000000" w:rsidRPr="00000000">
        <w:rPr>
          <w:rFonts w:ascii="Times New Roman" w:cs="Times New Roman" w:eastAsia="Times New Roman" w:hAnsi="Times New Roman"/>
          <w:sz w:val="24"/>
          <w:szCs w:val="24"/>
          <w:rtl w:val="0"/>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Implicancias del tamaño del vocabulario activo.</w:t>
      </w:r>
      <w:r w:rsidDel="00000000" w:rsidR="00000000" w:rsidRPr="00000000">
        <w:rPr>
          <w:rFonts w:ascii="Times New Roman" w:cs="Times New Roman" w:eastAsia="Times New Roman" w:hAnsi="Times New Roman"/>
          <w:sz w:val="24"/>
          <w:szCs w:val="24"/>
          <w:rtl w:val="0"/>
        </w:rPr>
        <w:t xml:space="preserve"> El número total de prompts simultáneamente activos en el vocabulario del detector puede tener consecuencias tanto sobre la latencia de inferencia como sobre la precisión de la detección. Desde la perspectiva computacional, los modelos difieren en la forma en que procesan el vocabulario textual, por lo que el impacto del tamaño del vocabulario no debe asumirse uniforme entre arquitecturas. Esto puede observarse con dos ejemplos: por un lado, los modelos de la familia YOLO orientados a detección open-vocabulary adoptan estrategias de precomputación o reparametrización de embeddings textuales para favorecer una inferencia eficiente. YOLO-World utiliza un paradigma prompt-then-detect, en el que los prompts definidos por el usuario pueden codificarse previamente como un vocabulario offline y luego reparametrizarse como pesos del modelo para el despliegue (Cheng et al., 2024). En una línea similar, YOLOE propone una estrategia de alineación región-texto reparametrizable —RepRTA— que refina embeddings textuales preentrenados mediante una red auxiliar liviana y permite reparametrizar esa información en la cabeza de clasificación durante la inferencia, reduciendo el costo asociado al procesamiento textual en tiempo de ejecución (Wang et al., 2025). Esto no implica necesariamente que el costo total de inferencia sea completamente independiente del tamaño del vocabulario, ya que pueden existir efectos residuales asociados a la cabeza de predicción, el número de categorías activas, el postprocesamiento o la implementación concreta. Sin embargo, estas arquitecturas desplazan una parte relevante del costo textual fuera del ciclo de inferencia por imagen o cuadro, lo que resulta particularmente pertinente para un sistema orientado a tiempo real. Por otro lado, Grounding DINO recibe como entrada un par imagen-texto y, para tareas de detección de objetos, concatena los nombres de categorías como texto de entrada. Su arquitectura incluye un backbone textual —por ejemplo, BERT—, módulos de fusión imagen-texto, selección de consultas guiada por lenguaje y decodificación cross-modal. En consecuencia, cuando el vocabulario activo crece, aumenta también la longitud/tokenización de la entrada textual y el costo asociado al procesamiento y fusión de esas representaciones, salvo que se implementen mecanismos específicos de precomputación o caché de embeddings (Liu et al., 2024).</w:t>
      </w:r>
    </w:p>
    <w:p w:rsidR="00000000" w:rsidDel="00000000" w:rsidP="00000000" w:rsidRDefault="00000000" w:rsidRPr="00000000" w14:paraId="000001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diferencias arquitectónicas tienen consecuencias directas sobre cuántos prompts pueden mantenerse activos simultáneamente dentro del presupuesto de latencia del sistema. Por ello, la selección del vocabulario activo deberá evaluarse junto con el modelo OVD elegido, la sintaxis concreta de los prompts, la resolución de entrada y el hardware de inferencia disponible.</w:t>
      </w:r>
    </w:p>
    <w:p w:rsidR="00000000" w:rsidDel="00000000" w:rsidP="00000000" w:rsidRDefault="00000000" w:rsidRPr="00000000" w14:paraId="000001B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17.1.5.4.3. Consideraciones sobre el idioma de los prompts</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analizados en el análisis de modelos OVD —Grounding DINO, YOLO-World, YOLOE, Florence-2 y OWL-ViT— se apoyan en arquitecturas visión-lenguaje donde la entrada textual cumple un rol central. Grounding DINO procesa pares imagen-texto y utiliza un backbone textual basado en BERT; YOLO-World emplea un encoder textual tipo CLIP; YOLOE utiliza MobileCLIP-B(LT) para codificar prompts textuales; OWL-ViT transfiere modelos imagen-texto preentrenados a detección open-vocabulary; y Florence-2 opera mediante una representación unificada basada en prompts para múltiples tareas de visión y visión-lenguaje (Liu et al., 2024; Cheng et al., 2024; Wang et al., 2025; Minderer et al., 2022; Xiao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CLIP fue entrenado sobre pares imagen-texto recolectados de la web y se utiliza ampliamente mediante prompts textuales en inglés; Conceptual Captions se construyó a partir de páginas web en inglés y filtros lingüísticos basados en vocabulario de Wikipedia en inglés; y CC12M amplía la escala de esa línea de recolección para preentrenamiento visión-lenguaje (Radford et al., 2021; Sharma et al., 2018; Changpinyo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17.1.5.4.4. Catálogo de prompts candidatos</w:t>
      </w:r>
      <w:r w:rsidDel="00000000" w:rsidR="00000000" w:rsidRPr="00000000">
        <w:rPr>
          <w:rtl w:val="0"/>
        </w:rPr>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w:t>
      </w:r>
      <w:sdt>
        <w:sdtPr>
          <w:id w:val="-960675388"/>
          <w:tag w:val="goog_rdk_14"/>
        </w:sdtPr>
        <w:sdtContent>
          <w:commentRangeStart w:id="14"/>
        </w:sdtContent>
      </w:sdt>
      <w:r w:rsidDel="00000000" w:rsidR="00000000" w:rsidRPr="00000000">
        <w:rPr>
          <w:rFonts w:ascii="Times New Roman" w:cs="Times New Roman" w:eastAsia="Times New Roman" w:hAnsi="Times New Roman"/>
          <w:sz w:val="24"/>
          <w:szCs w:val="24"/>
          <w:rtl w:val="0"/>
        </w:rPr>
        <w:t xml:space="preserve">Anexo C (Tabla C.1)</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 y las formulaciones finalistas deben quedar seleccionadas y congeladas mediante un acta previa a la evaluación comparativa.</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C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17.1.5.4.5. Protocolo de evaluación de prompts</w:t>
      </w:r>
      <w:r w:rsidDel="00000000" w:rsidR="00000000" w:rsidRPr="00000000">
        <w:rPr>
          <w:rtl w:val="0"/>
        </w:rPr>
      </w:r>
    </w:p>
    <w:p w:rsidR="00000000" w:rsidDel="00000000" w:rsidP="00000000" w:rsidRDefault="00000000" w:rsidRPr="00000000" w14:paraId="000001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del dataset de evaluación.</w:t>
      </w:r>
      <w:r w:rsidDel="00000000" w:rsidR="00000000" w:rsidRPr="00000000">
        <w:rPr>
          <w:rFonts w:ascii="Times New Roman" w:cs="Times New Roman" w:eastAsia="Times New Roman" w:hAnsi="Times New Roman"/>
          <w:sz w:val="24"/>
          <w:szCs w:val="24"/>
          <w:rtl w:val="0"/>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Definición de la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 Ejecución sistemática.</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sobre el dataset de evaluación correspondiente, registrando para cada imagen las detecciones producidas con sus coordenadas de bounding box, puntaje de confianza y etiqueta asignada por el modelo. La ejecución se realiza en condiciones controladas, manteniendo constantes el hardware, la resolución de entrada y la configuración de preprocesamiento. Los resultados se almacenan en formato estructurado que permita el cálculo posterior de métricas y la reproducción de los experimentos.</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 Cálculo de métricas.</w:t>
      </w:r>
      <w:r w:rsidDel="00000000" w:rsidR="00000000" w:rsidRPr="00000000">
        <w:rPr>
          <w:rFonts w:ascii="Times New Roman" w:cs="Times New Roman" w:eastAsia="Times New Roman" w:hAnsi="Times New Roman"/>
          <w:sz w:val="24"/>
          <w:szCs w:val="24"/>
          <w:rtl w:val="0"/>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 Análisis comparativo y selección.</w:t>
      </w:r>
      <w:r w:rsidDel="00000000" w:rsidR="00000000" w:rsidRPr="00000000">
        <w:rPr>
          <w:rFonts w:ascii="Times New Roman" w:cs="Times New Roman" w:eastAsia="Times New Roman" w:hAnsi="Times New Roman"/>
          <w:sz w:val="24"/>
          <w:szCs w:val="24"/>
          <w:rtl w:val="0"/>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C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17.1.5.5. Síntesis parcial de condiciones, prompts y variantes de prueba</w:t>
      </w:r>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del w:id="1350" w:author="OpenAI" w:date="2026-08-31T02:40:04Z"/>
        </w:rPr>
      </w:pPr>
      <w:del w:id="1351" w:author="OpenAI" w:date="2026-08-31T02:40:04Z">
        <w:r w:rsidDel="00000000" w:rsidR="00000000" w:rsidRPr="00000000">
          <w:rPr>
            <w:rFonts w:ascii="Times New Roman" w:cs="Times New Roman" w:eastAsia="Times New Roman" w:hAnsi="Times New Roman"/>
            <w:sz w:val="24"/>
            <w:szCs w:val="24"/>
            <w:rtl w:val="0"/>
          </w:rPr>
          <w:delTex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la instancia de análisis y diseño arquitectónico deberá contrastar familias de prompts antes de congelar la configuración comparativa final.</w:delText>
        </w:r>
      </w:del>
    </w:p>
    <w:p w:rsidR="00000000" w:rsidDel="00000000" w:rsidP="00000000" w:rsidRDefault="00000000" w:rsidRPr="00000000" w14:paraId="00000447">
      <w:pPr>
        <w:spacing w:line="480" w:lineRule="auto"/>
        <w:ind w:firstLine="720"/>
        <w:rPr>
          <w:rFonts w:ascii="Times New Roman" w:cs="Times New Roman" w:eastAsia="Times New Roman" w:hAnsi="Times New Roman"/>
          <w:sz w:val="24"/>
          <w:szCs w:val="24"/>
          <w:ins w:id="1348" w:author="OpenAI" w:date="2026-08-31T02:40:04Z"/>
        </w:rPr>
      </w:pPr>
      <w:ins w:id="1349" w:author="OpenAI" w:date="2026-08-31T02:40:04Z">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el contraste entre familias de prompts precede al congelamiento de la configuración comparativa final en la instancia de análisis y diseño arquitectónico.</w:t>
        </w:r>
      </w:ins>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del w:id="1270" w:author="OpenAI" w:date="2026-08-31T02:40:04Z"/>
        </w:rPr>
      </w:pPr>
      <w:del w:id="1271" w:author="OpenAI" w:date="2026-08-31T02:40:04Z">
        <w:r w:rsidDel="00000000" w:rsidR="00000000" w:rsidRPr="00000000">
          <w:rPr>
            <w:rFonts w:ascii="Times New Roman" w:cs="Times New Roman" w:eastAsia="Times New Roman" w:hAnsi="Times New Roman"/>
            <w:sz w:val="24"/>
            <w:szCs w:val="24"/>
            <w:rtl w:val="0"/>
          </w:rPr>
          <w:delText xml:space="preserve">Para evitar ambigüedades terminológicas, esta sección adopta dos definiciones operativas.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reemplaza formulaciones más difusas de la versión anterior y deja explícito qué variable se está midiendo cuando se habla del “tamaño” o de la “composición” del vocabulario.</w:delText>
        </w:r>
      </w:del>
    </w:p>
    <w:p w:rsidR="00000000" w:rsidDel="00000000" w:rsidP="00000000" w:rsidRDefault="00000000" w:rsidRPr="00000000" w14:paraId="00000436">
      <w:pPr>
        <w:spacing w:line="480" w:lineRule="auto"/>
        <w:ind w:firstLine="720"/>
        <w:rPr>
          <w:rFonts w:ascii="Times New Roman" w:cs="Times New Roman" w:eastAsia="Times New Roman" w:hAnsi="Times New Roman"/>
          <w:sz w:val="24"/>
          <w:szCs w:val="24"/>
          <w:ins w:id="1268" w:author="OpenAI" w:date="2026-08-31T02:40:04Z"/>
        </w:rPr>
      </w:pPr>
      <w:ins w:id="1269" w:author="OpenAI" w:date="2026-08-31T02:40:04Z">
        <w:r w:rsidDel="00000000" w:rsidR="00000000" w:rsidRPr="00000000">
          <w:rPr>
            <w:rFonts w:ascii="Times New Roman" w:cs="Times New Roman" w:eastAsia="Times New Roman" w:hAnsi="Times New Roman"/>
            <w:sz w:val="24"/>
            <w:szCs w:val="24"/>
            <w:rtl w:val="0"/>
          </w:rPr>
          <w:t xml:space="preserve">Para evitar ambigüedades terminológicas, esta sección adopta dos definiciones operativas.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deja explícito qué variable se mide cuando se habla del “tamaño” o de la “composición” del vocabulario.</w:t>
        </w:r>
      </w:ins>
    </w:p>
    <w:p w:rsidR="00000000" w:rsidDel="00000000" w:rsidP="00000000" w:rsidRDefault="00000000" w:rsidRPr="00000000" w14:paraId="000001D1">
      <w:pPr>
        <w:spacing w:line="480" w:lineRule="auto"/>
        <w:ind w:firstLine="720"/>
        <w:rPr>
          <w:rFonts w:ascii="Times New Roman" w:cs="Times New Roman" w:eastAsia="Times New Roman" w:hAnsi="Times New Roman"/>
          <w:sz w:val="24"/>
          <w:szCs w:val="24"/>
        </w:rPr>
      </w:pPr>
      <w:sdt>
        <w:sdtPr>
          <w:id w:val="-1787055459"/>
          <w:tag w:val="goog_rdk_15"/>
        </w:sdtPr>
        <w:sdtContent>
          <w:commentRangeStart w:id="15"/>
        </w:sdtContent>
      </w:sdt>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w:t>
      </w:r>
      <w:r w:rsidDel="00000000" w:rsidR="00000000" w:rsidRPr="00000000">
        <w:rPr>
          <w:rFonts w:ascii="Times New Roman" w:cs="Times New Roman" w:eastAsia="Times New Roman" w:hAnsi="Times New Roman"/>
          <w:sz w:val="24"/>
          <w:szCs w:val="24"/>
          <w:rtl w:val="0"/>
        </w:rPr>
        <w:t xml:space="preserve"> Anexo C.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D2">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D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 Introducción y alcance</w:t>
      </w:r>
      <w:r w:rsidDel="00000000" w:rsidR="00000000" w:rsidRPr="00000000">
        <w:rPr>
          <w:rtl w:val="0"/>
        </w:rPr>
      </w:r>
    </w:p>
    <w:p w:rsidR="00000000" w:rsidDel="00000000" w:rsidP="00000000" w:rsidRDefault="00000000" w:rsidRPr="00000000" w14:paraId="000001D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17.1.6.1.1. Propósito y preguntas rectoras</w:t>
      </w:r>
      <w:r w:rsidDel="00000000" w:rsidR="00000000" w:rsidRPr="00000000">
        <w:rPr>
          <w:rtl w:val="0"/>
        </w:rPr>
      </w:r>
    </w:p>
    <w:p w:rsidR="00000000" w:rsidDel="00000000" w:rsidP="00000000" w:rsidRDefault="00000000" w:rsidRPr="00000000" w14:paraId="000001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responde a las preguntas rectoras P-E1-03 y P-E1-08 formuladas en la sección 16.7.3 de la fundamentación teórica. En relación con P-E1-03, construye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operativo de esta sección es cuádruple. Primero, construir un inventario sistematizado de datasets públicos relevantes para detección open-vocabulary en entornos de construcción civil, documentando para cada uno los atributos técnicos, de acceso y de licencia que condicionan su viabilidad. Segundo, establecer un mapeo explícito entre cada dataset candidato y las condiciones de riesgo CR-01 a CR-06 definidas en la taxonomía de condiciones de riesgo, patrones y prompts. Tercero, evaluar la aptitud de cada colección para su eventual uso en experimentos comparativos de ajuste de dominio, si ello resulta metodológicamente viable. Cuarto, fijar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Elabora un inventario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D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17.1.6.1.2. Criterios de categorización y exclusión</w:t>
      </w:r>
      <w:r w:rsidDel="00000000" w:rsidR="00000000" w:rsidRPr="00000000">
        <w:rPr>
          <w:rtl w:val="0"/>
        </w:rPr>
      </w:r>
    </w:p>
    <w:p w:rsidR="00000000" w:rsidDel="00000000" w:rsidP="00000000" w:rsidRDefault="00000000" w:rsidRPr="00000000" w14:paraId="000001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de esta sección se organiza en dos categorías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w:t>
      </w:r>
      <w:r w:rsidDel="00000000" w:rsidR="00000000" w:rsidRPr="00000000">
        <w:rPr>
          <w:rFonts w:ascii="Times New Roman" w:cs="Times New Roman" w:eastAsia="Times New Roman" w:hAnsi="Times New Roman"/>
          <w:sz w:val="24"/>
          <w:szCs w:val="24"/>
          <w:rtl w:val="0"/>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1DD">
      <w:pPr>
        <w:spacing w:line="480" w:lineRule="auto"/>
        <w:ind w:firstLine="720"/>
        <w:rPr>
          <w:rFonts w:ascii="Times New Roman" w:cs="Times New Roman" w:eastAsia="Times New Roman" w:hAnsi="Times New Roman"/>
          <w:sz w:val="24"/>
          <w:szCs w:val="24"/>
          <w:del w:id="1248" w:author="OpenAI" w:date="2026-08-31T02:40:04Z"/>
        </w:rPr>
      </w:pPr>
      <w:del w:id="1249" w:author="OpenAI" w:date="2026-08-31T02:40:04Z">
        <w:r w:rsidDel="00000000" w:rsidR="00000000" w:rsidRPr="00000000">
          <w:rPr>
            <w:rFonts w:ascii="Times New Roman" w:cs="Times New Roman" w:eastAsia="Times New Roman" w:hAnsi="Times New Roman"/>
            <w:b w:val="1"/>
            <w:bCs w:val="1"/>
            <w:sz w:val="24"/>
            <w:szCs w:val="24"/>
            <w:rtl w:val="0"/>
          </w:rPr>
          <w:delText xml:space="preserve">Alcance y exclusiones explícitas.</w:delText>
        </w:r>
      </w:del>
      <w:del w:id="1250" w:author="OpenAI" w:date="2026-08-31T02:40:04Z">
        <w:r w:rsidDel="00000000" w:rsidR="00000000" w:rsidRPr="00000000">
          <w:rPr>
            <w:rFonts w:ascii="Times New Roman" w:cs="Times New Roman" w:eastAsia="Times New Roman" w:hAnsi="Times New Roman"/>
            <w:sz w:val="24"/>
            <w:szCs w:val="24"/>
            <w:rtl w:val="0"/>
          </w:rPr>
          <w:delText xml:space="preserve"> Quedan fuera del alcance de la presente sección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el análisis de modelos OVD, donde se describe la procedencia de las capacidades open-vocabulary de cada modelo y las restricciones de licencia asociadas.</w:delText>
        </w:r>
      </w:del>
    </w:p>
    <w:p w:rsidR="00000000" w:rsidDel="00000000" w:rsidP="00000000" w:rsidRDefault="00000000" w:rsidRPr="00000000" w14:paraId="00000432">
      <w:pPr>
        <w:spacing w:line="480" w:lineRule="auto"/>
        <w:ind w:firstLine="720"/>
        <w:rPr>
          <w:rFonts w:ascii="Times New Roman" w:cs="Times New Roman" w:eastAsia="Times New Roman" w:hAnsi="Times New Roman"/>
          <w:sz w:val="24"/>
          <w:szCs w:val="24"/>
          <w:ins w:id="1246" w:author="OpenAI" w:date="2026-08-31T02:40:04Z"/>
        </w:rPr>
      </w:pPr>
      <w:ins w:id="1247" w:author="OpenAI" w:date="2026-08-31T02:40:04Z">
        <w:r w:rsidDel="00000000" w:rsidR="00000000" w:rsidRPr="00000000">
          <w:rPr>
            <w:rFonts w:ascii="Times New Roman" w:cs="Times New Roman" w:eastAsia="Times New Roman" w:hAnsi="Times New Roman"/>
            <w:b w:val="1"/>
            <w:bCs w:val="1"/>
            <w:sz w:val="24"/>
            <w:szCs w:val="24"/>
            <w:rtl w:val="0"/>
          </w:rPr>
          <w:t xml:space="preserve">Alcance y exclusiones explícitas.</w:t>
        </w:r>
      </w:ins>
      <w:ins w:id="1247" w:author="OpenAI" w:date="2026-08-31T02:40:04Z">
        <w:r w:rsidDel="00000000" w:rsidR="00000000" w:rsidRPr="00000000">
          <w:rPr>
            <w:rFonts w:ascii="Times New Roman" w:cs="Times New Roman" w:eastAsia="Times New Roman" w:hAnsi="Times New Roman"/>
            <w:sz w:val="24"/>
            <w:szCs w:val="24"/>
            <w:rtl w:val="0"/>
          </w:rPr>
          <w:t xml:space="preserve"> Quedan fuera del alcance de la presente sección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modelos OVD, donde se describe la procedencia de las capacidades open-vocabulary de cada modelo y las restricciones de licencia asociadas.</w:t>
        </w:r>
      </w:ins>
    </w:p>
    <w:p w:rsidR="00000000" w:rsidDel="00000000" w:rsidP="00000000" w:rsidRDefault="00000000" w:rsidRPr="00000000" w14:paraId="000001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1DF">
      <w:pPr>
        <w:spacing w:line="480" w:lineRule="auto"/>
        <w:ind w:firstLine="720"/>
        <w:rPr>
          <w:rFonts w:ascii="Times New Roman" w:cs="Times New Roman" w:eastAsia="Times New Roman" w:hAnsi="Times New Roman"/>
          <w:sz w:val="24"/>
          <w:szCs w:val="24"/>
          <w:del w:id="1354" w:author="OpenAI" w:date="2026-08-31T02:40:04Z"/>
        </w:rPr>
      </w:pPr>
      <w:del w:id="1355" w:author="OpenAI" w:date="2026-08-31T02:40:04Z">
        <w:r w:rsidDel="00000000" w:rsidR="00000000" w:rsidRPr="00000000">
          <w:rPr>
            <w:rFonts w:ascii="Times New Roman" w:cs="Times New Roman" w:eastAsia="Times New Roman" w:hAnsi="Times New Roman"/>
            <w:sz w:val="24"/>
            <w:szCs w:val="24"/>
            <w:rtl w:val="0"/>
          </w:rPr>
          <w:delTex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diferido a etapas posteriores, en caso de que se decida ampliar el conjunto de condiciones evaluadas.</w:delText>
        </w:r>
      </w:del>
    </w:p>
    <w:p w:rsidR="00000000" w:rsidDel="00000000" w:rsidP="00000000" w:rsidRDefault="00000000" w:rsidRPr="00000000" w14:paraId="00000448">
      <w:pPr>
        <w:spacing w:line="480" w:lineRule="auto"/>
        <w:ind w:firstLine="720"/>
        <w:rPr>
          <w:rFonts w:ascii="Times New Roman" w:cs="Times New Roman" w:eastAsia="Times New Roman" w:hAnsi="Times New Roman"/>
          <w:sz w:val="24"/>
          <w:szCs w:val="24"/>
          <w:ins w:id="1352" w:author="OpenAI" w:date="2026-08-31T02:40:04Z"/>
        </w:rPr>
      </w:pPr>
      <w:ins w:id="1353" w:author="OpenAI" w:date="2026-08-31T02:40:04Z">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presentes en la taxonomía normativa de la fundamentación teórica, no integran el alcance experimental definido en la taxonomía de condiciones de riesgo, patrones y prompts para la Etapa 2. Su análisis de cobertura queda fuera del alcance de esta instancia y sólo correspondería si se ampliara el conjunto de condiciones evaluadas.</w:t>
        </w:r>
      </w:ins>
    </w:p>
    <w:p w:rsidR="00000000" w:rsidDel="00000000" w:rsidP="00000000" w:rsidRDefault="00000000" w:rsidRPr="00000000" w14:paraId="000001E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17.1.6.1.3. Criterios metodológicos de selección y evaluación</w:t>
      </w:r>
      <w:r w:rsidDel="00000000" w:rsidR="00000000" w:rsidRPr="00000000">
        <w:rPr>
          <w:rtl w:val="0"/>
        </w:rPr>
      </w:r>
    </w:p>
    <w:p w:rsidR="00000000" w:rsidDel="00000000" w:rsidP="00000000" w:rsidRDefault="00000000" w:rsidRPr="00000000" w14:paraId="000001E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normativa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1E2">
      <w:pPr>
        <w:spacing w:line="360" w:lineRule="auto"/>
        <w:rPr>
          <w:rFonts w:ascii="Times New Roman" w:cs="Times New Roman" w:eastAsia="Times New Roman" w:hAnsi="Times New Roman"/>
          <w:sz w:val="24"/>
          <w:szCs w:val="24"/>
          <w:del w:id="1410" w:author="OpenAI" w:date="2026-08-31T02:40:04Z"/>
        </w:rPr>
      </w:pPr>
      <w:del w:id="1411"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25</w:delText>
        </w:r>
      </w:del>
      <w:del w:id="1412" w:author="OpenAI" w:date="2026-08-31T02:40:04Z">
        <w:r w:rsidDel="00000000" w:rsidR="00000000" w:rsidRPr="00000000">
          <w:rPr>
            <w:rtl w:val="0"/>
          </w:rPr>
        </w:r>
      </w:del>
    </w:p>
    <w:p w:rsidR="00000000" w:rsidDel="00000000" w:rsidP="00000000" w:rsidRDefault="00000000" w:rsidRPr="00000000" w14:paraId="00000455">
      <w:pPr>
        <w:spacing w:line="360" w:lineRule="auto"/>
        <w:rPr>
          <w:rFonts w:ascii="Times New Roman" w:cs="Times New Roman" w:eastAsia="Times New Roman" w:hAnsi="Times New Roman"/>
          <w:sz w:val="24"/>
          <w:szCs w:val="24"/>
          <w:ins w:id="1408" w:author="OpenAI" w:date="2026-08-31T02:40:04Z"/>
        </w:rPr>
      </w:pPr>
      <w:ins w:id="1409" w:author="OpenAI" w:date="2026-08-31T02:40:04Z">
        <w:r w:rsidDel="00000000" w:rsidR="00000000" w:rsidRPr="00000000">
          <w:rPr>
            <w:rFonts w:ascii="Times New Roman" w:cs="Times New Roman" w:eastAsia="Times New Roman" w:hAnsi="Times New Roman"/>
            <w:b w:val="1"/>
            <w:bCs w:val="1"/>
            <w:sz w:val="24"/>
            <w:szCs w:val="24"/>
            <w:rtl w:val="0"/>
          </w:rPr>
          <w:t xml:space="preserve">Tabla 23</w:t>
        </w:r>
      </w:ins>
      <w:ins w:id="1409" w:author="OpenAI" w:date="2026-08-31T02:40:04Z">
        <w:r w:rsidDel="00000000" w:rsidR="00000000" w:rsidRPr="00000000">
          <w:rPr>
            <w:rtl w:val="0"/>
          </w:rPr>
        </w:r>
      </w:ins>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10"/>
        <w:tblW w:w="10460.0" w:type="dxa"/>
        <w:jc w:val="center"/>
        <w:tblLayout w:type="fixed"/>
        <w:tblLook w:val="0400"/>
      </w:tblPr>
      <w:tblGrid>
        <w:gridCol w:w="900"/>
        <w:gridCol w:w="2420"/>
        <w:gridCol w:w="7140"/>
        <w:tblGridChange w:id="0">
          <w:tblGrid>
            <w:gridCol w:w="900"/>
            <w:gridCol w:w="2420"/>
            <w:gridCol w:w="71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normativa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 la taxonomía operacionalizada en la taxonomía de condiciones de riesgo, patrones y prompts, derivada del marco normativo argentino.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F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FD">
      <w:pPr>
        <w:pStyle w:val="Heading4"/>
        <w:spacing w:after="0" w:before="0" w:line="480" w:lineRule="auto"/>
        <w:rPr>
          <w:rFonts w:ascii="Times New Roman" w:cs="Times New Roman" w:eastAsia="Times New Roman" w:hAnsi="Times New Roman"/>
          <w:b w:val="1"/>
          <w:bCs w:val="1"/>
          <w:color w:val="000000"/>
        </w:rPr>
      </w:pPr>
      <w:sdt>
        <w:sdtPr>
          <w:id w:val="284795292"/>
          <w:tag w:val="goog_rdk_16"/>
        </w:sdtPr>
        <w:sdtContent>
          <w:commentRangeStart w:id="16"/>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 Datasets de gestión directa (categoría 1)</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F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17.1.6.2.1. Datasets retenidos como candidatos</w:t>
      </w:r>
      <w:r w:rsidDel="00000000" w:rsidR="00000000" w:rsidRPr="00000000">
        <w:rPr>
          <w:rtl w:val="0"/>
        </w:rPr>
      </w:r>
    </w:p>
    <w:p w:rsidR="00000000" w:rsidDel="00000000" w:rsidP="00000000" w:rsidRDefault="00000000" w:rsidRPr="00000000" w14:paraId="00000200">
      <w:pPr>
        <w:spacing w:line="360" w:lineRule="auto"/>
        <w:rPr>
          <w:rFonts w:ascii="Times New Roman" w:cs="Times New Roman" w:eastAsia="Times New Roman" w:hAnsi="Times New Roman"/>
          <w:i w:val="1"/>
          <w:iCs w:val="1"/>
          <w:sz w:val="24"/>
          <w:szCs w:val="24"/>
          <w:del w:id="1415" w:author="OpenAI" w:date="2026-08-31T02:40:04Z"/>
        </w:rPr>
      </w:pPr>
      <w:del w:id="1416"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26</w:delText>
        </w:r>
      </w:del>
      <w:del w:id="1417" w:author="OpenAI" w:date="2026-08-31T02:40:04Z">
        <w:r w:rsidDel="00000000" w:rsidR="00000000" w:rsidRPr="00000000">
          <w:rPr>
            <w:rtl w:val="0"/>
          </w:rPr>
        </w:r>
      </w:del>
    </w:p>
    <w:p w:rsidR="00000000" w:rsidDel="00000000" w:rsidP="00000000" w:rsidRDefault="00000000" w:rsidRPr="00000000" w14:paraId="00000456">
      <w:pPr>
        <w:spacing w:line="360" w:lineRule="auto"/>
        <w:rPr>
          <w:rFonts w:ascii="Times New Roman" w:cs="Times New Roman" w:eastAsia="Times New Roman" w:hAnsi="Times New Roman"/>
          <w:i w:val="1"/>
          <w:iCs w:val="1"/>
          <w:sz w:val="24"/>
          <w:szCs w:val="24"/>
          <w:ins w:id="1413" w:author="OpenAI" w:date="2026-08-31T02:40:04Z"/>
        </w:rPr>
      </w:pPr>
      <w:ins w:id="1414" w:author="OpenAI" w:date="2026-08-31T02:40:04Z">
        <w:r w:rsidDel="00000000" w:rsidR="00000000" w:rsidRPr="00000000">
          <w:rPr>
            <w:rFonts w:ascii="Times New Roman" w:cs="Times New Roman" w:eastAsia="Times New Roman" w:hAnsi="Times New Roman"/>
            <w:b w:val="1"/>
            <w:bCs w:val="1"/>
            <w:sz w:val="24"/>
            <w:szCs w:val="24"/>
            <w:rtl w:val="0"/>
          </w:rPr>
          <w:t xml:space="preserve">Tabla 24</w:t>
        </w:r>
      </w:ins>
      <w:ins w:id="1414" w:author="OpenAI" w:date="2026-08-31T02:40:04Z">
        <w:r w:rsidDel="00000000" w:rsidR="00000000" w:rsidRPr="00000000">
          <w:rPr>
            <w:rtl w:val="0"/>
          </w:rPr>
        </w:r>
      </w:ins>
    </w:p>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retenidos como candidatos de gestión directa</w:t>
      </w:r>
      <w:r w:rsidDel="00000000" w:rsidR="00000000" w:rsidRPr="00000000">
        <w:rPr>
          <w:rtl w:val="0"/>
        </w:rPr>
      </w:r>
    </w:p>
    <w:tbl>
      <w:tblPr>
        <w:tblStyle w:val="Table11"/>
        <w:tblW w:w="13920.0" w:type="dxa"/>
        <w:jc w:val="center"/>
        <w:tblLayout w:type="fixed"/>
        <w:tblLook w:val="0400"/>
      </w:tblPr>
      <w:tblGrid>
        <w:gridCol w:w="2500"/>
        <w:gridCol w:w="1400"/>
        <w:gridCol w:w="2500"/>
        <w:gridCol w:w="1600"/>
        <w:gridCol w:w="1650"/>
        <w:gridCol w:w="1550"/>
        <w:gridCol w:w="2720"/>
        <w:tblGridChange w:id="0">
          <w:tblGrid>
            <w:gridCol w:w="2500"/>
            <w:gridCol w:w="1400"/>
            <w:gridCol w:w="2500"/>
            <w:gridCol w:w="1600"/>
            <w:gridCol w:w="1650"/>
            <w:gridCol w:w="1550"/>
            <w:gridCol w:w="27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metodológica</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imágenes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Casco, cabeza y persona con o sin casco</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sólida para evaluar presencia y ausencia de casco; no cubre chaleco ni relaciones contextuales.</w:t>
            </w:r>
          </w:p>
        </w:tc>
      </w:tr>
      <w:tr>
        <w:trPr>
          <w:cantSplit w:val="0"/>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imágenes</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chaleco y cascos por color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licencia formal; cita obligatoria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Condicionado a verificar términos de uso y redistribución.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de dominio; exige separar linajes de entrenamiento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E">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para adaptación; aptitud sujeta a curación y partición.</w:t>
            </w:r>
          </w:p>
        </w:tc>
      </w:tr>
    </w:tbl>
    <w:p w:rsidR="00000000" w:rsidDel="00000000" w:rsidP="00000000" w:rsidRDefault="00000000" w:rsidRPr="00000000" w14:paraId="000002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226">
      <w:pPr>
        <w:pStyle w:val="Heading5"/>
        <w:spacing w:after="0" w:before="0" w:line="480" w:lineRule="auto"/>
        <w:rPr>
          <w:rFonts w:ascii="Times New Roman" w:cs="Times New Roman" w:eastAsia="Times New Roman" w:hAnsi="Times New Roman"/>
          <w:b w:val="1"/>
          <w:bCs w:val="1"/>
          <w:color w:val="000000"/>
          <w:sz w:val="24"/>
          <w:szCs w:val="24"/>
        </w:rPr>
      </w:pPr>
      <w:sdt>
        <w:sdtPr>
          <w:id w:val="622771075"/>
          <w:tag w:val="goog_rdk_17"/>
        </w:sdtPr>
        <w:sdtContent>
          <w:commentRangeStart w:id="17"/>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17.1.6.2.2. Datasets descartados y causa metodológica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228">
      <w:pPr>
        <w:spacing w:line="360" w:lineRule="auto"/>
        <w:rPr>
          <w:rFonts w:ascii="Times New Roman" w:cs="Times New Roman" w:eastAsia="Times New Roman" w:hAnsi="Times New Roman"/>
          <w:i w:val="1"/>
          <w:iCs w:val="1"/>
          <w:sz w:val="24"/>
          <w:szCs w:val="24"/>
          <w:del w:id="1420" w:author="OpenAI" w:date="2026-08-31T02:40:04Z"/>
        </w:rPr>
      </w:pPr>
      <w:del w:id="1421"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27</w:delText>
        </w:r>
      </w:del>
      <w:del w:id="1422" w:author="OpenAI" w:date="2026-08-31T02:40:04Z">
        <w:r w:rsidDel="00000000" w:rsidR="00000000" w:rsidRPr="00000000">
          <w:rPr>
            <w:rtl w:val="0"/>
          </w:rPr>
        </w:r>
      </w:del>
    </w:p>
    <w:p w:rsidR="00000000" w:rsidDel="00000000" w:rsidP="00000000" w:rsidRDefault="00000000" w:rsidRPr="00000000" w14:paraId="00000457">
      <w:pPr>
        <w:spacing w:line="360" w:lineRule="auto"/>
        <w:rPr>
          <w:rFonts w:ascii="Times New Roman" w:cs="Times New Roman" w:eastAsia="Times New Roman" w:hAnsi="Times New Roman"/>
          <w:i w:val="1"/>
          <w:iCs w:val="1"/>
          <w:sz w:val="24"/>
          <w:szCs w:val="24"/>
          <w:ins w:id="1418" w:author="OpenAI" w:date="2026-08-31T02:40:04Z"/>
        </w:rPr>
      </w:pPr>
      <w:ins w:id="1419" w:author="OpenAI" w:date="2026-08-31T02:40:04Z">
        <w:r w:rsidDel="00000000" w:rsidR="00000000" w:rsidRPr="00000000">
          <w:rPr>
            <w:rFonts w:ascii="Times New Roman" w:cs="Times New Roman" w:eastAsia="Times New Roman" w:hAnsi="Times New Roman"/>
            <w:b w:val="1"/>
            <w:bCs w:val="1"/>
            <w:sz w:val="24"/>
            <w:szCs w:val="24"/>
            <w:rtl w:val="0"/>
          </w:rPr>
          <w:t xml:space="preserve">Tabla 25</w:t>
        </w:r>
      </w:ins>
      <w:ins w:id="1419" w:author="OpenAI" w:date="2026-08-31T02:40:04Z">
        <w:r w:rsidDel="00000000" w:rsidR="00000000" w:rsidRPr="00000000">
          <w:rPr>
            <w:rtl w:val="0"/>
          </w:rPr>
        </w:r>
      </w:ins>
    </w:p>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descartados y causa metodológica</w:t>
      </w:r>
      <w:r w:rsidDel="00000000" w:rsidR="00000000" w:rsidRPr="00000000">
        <w:rPr>
          <w:rtl w:val="0"/>
        </w:rPr>
      </w:r>
    </w:p>
    <w:tbl>
      <w:tblPr>
        <w:tblStyle w:val="Table12"/>
        <w:tblW w:w="10460.0" w:type="dxa"/>
        <w:jc w:val="center"/>
        <w:tblLayout w:type="fixed"/>
        <w:tblLook w:val="0400"/>
      </w:tblPr>
      <w:tblGrid>
        <w:gridCol w:w="2500"/>
        <w:gridCol w:w="2540"/>
        <w:gridCol w:w="2260"/>
        <w:gridCol w:w="3160"/>
        <w:tblGridChange w:id="0">
          <w:tblGrid>
            <w:gridCol w:w="2500"/>
            <w:gridCol w:w="2540"/>
            <w:gridCol w:w="2260"/>
            <w:gridCol w:w="3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para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Estatuto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del núcleo.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exploratorio solamente.</w:t>
            </w:r>
          </w:p>
        </w:tc>
      </w:tr>
    </w:tbl>
    <w:p w:rsidR="00000000" w:rsidDel="00000000" w:rsidP="00000000" w:rsidRDefault="00000000" w:rsidRPr="00000000" w14:paraId="00000246">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24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17.1.6.2.3. Síntesis de cobertura conjunta y brechas</w:t>
      </w:r>
      <w:r w:rsidDel="00000000" w:rsidR="00000000" w:rsidRPr="00000000">
        <w:rPr>
          <w:rtl w:val="0"/>
        </w:rPr>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17.1.6.2.4. Viabilidad para el ajuste fino</w:t>
      </w:r>
      <w:r w:rsidDel="00000000" w:rsidR="00000000" w:rsidRPr="00000000">
        <w:rPr>
          <w:rtl w:val="0"/>
        </w:rPr>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24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17.1.6.2.5. Transferibilidad y límites de interpretación</w:t>
      </w:r>
      <w:r w:rsidDel="00000000" w:rsidR="00000000" w:rsidRPr="00000000">
        <w:rPr>
          <w:rtl w:val="0"/>
        </w:rPr>
      </w:r>
    </w:p>
    <w:p w:rsidR="00000000" w:rsidDel="00000000" w:rsidP="00000000" w:rsidRDefault="00000000" w:rsidRPr="00000000" w14:paraId="000002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24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17.1.6.2.6. Datos complementarios para condiciones brechadas</w:t>
      </w:r>
      <w:r w:rsidDel="00000000" w:rsidR="00000000" w:rsidRPr="00000000">
        <w:rPr>
          <w:rtl w:val="0"/>
        </w:rPr>
      </w:r>
    </w:p>
    <w:p w:rsidR="00000000" w:rsidDel="00000000" w:rsidP="00000000" w:rsidRDefault="00000000" w:rsidRPr="00000000" w14:paraId="000002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el orden de preferencia es: curación de fuentes públicas con licencia compatible; anotación complementaria acotada con control de calidad; y producción de material controlado en el EBE bajo consentimiento y minimización. La ampliación sólo se justifica si aporta evidencia interpretable sin desplazar la evaluación del núcleo.</w:t>
      </w:r>
    </w:p>
    <w:p w:rsidR="00000000" w:rsidDel="00000000" w:rsidP="00000000" w:rsidRDefault="00000000" w:rsidRPr="00000000" w14:paraId="0000025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17.1.6.2.7. Condiciones para la partición de datos</w:t>
      </w:r>
      <w:r w:rsidDel="00000000" w:rsidR="00000000" w:rsidRPr="00000000">
        <w:rPr>
          <w:rtl w:val="0"/>
        </w:rPr>
      </w:r>
    </w:p>
    <w:p w:rsidR="00000000" w:rsidDel="00000000" w:rsidP="00000000" w:rsidRDefault="00000000" w:rsidRPr="00000000" w14:paraId="00000251">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La presente sección documenta sólo las condiciones metodológicas que cualquier esquema de partición deberá satisfacer.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252">
      <w:pPr>
        <w:spacing w:line="360" w:lineRule="auto"/>
        <w:rPr>
          <w:rFonts w:ascii="Times New Roman" w:cs="Times New Roman" w:eastAsia="Times New Roman" w:hAnsi="Times New Roman"/>
          <w:sz w:val="24"/>
          <w:szCs w:val="24"/>
          <w:del w:id="1425" w:author="OpenAI" w:date="2026-08-31T02:40:04Z"/>
        </w:rPr>
      </w:pPr>
      <w:del w:id="1426"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28</w:delText>
        </w:r>
      </w:del>
      <w:del w:id="1427" w:author="OpenAI" w:date="2026-08-31T02:40:04Z">
        <w:r w:rsidDel="00000000" w:rsidR="00000000" w:rsidRPr="00000000">
          <w:rPr>
            <w:rtl w:val="0"/>
          </w:rPr>
        </w:r>
      </w:del>
    </w:p>
    <w:p w:rsidR="00000000" w:rsidDel="00000000" w:rsidP="00000000" w:rsidRDefault="00000000" w:rsidRPr="00000000" w14:paraId="00000458">
      <w:pPr>
        <w:spacing w:line="360" w:lineRule="auto"/>
        <w:rPr>
          <w:rFonts w:ascii="Times New Roman" w:cs="Times New Roman" w:eastAsia="Times New Roman" w:hAnsi="Times New Roman"/>
          <w:sz w:val="24"/>
          <w:szCs w:val="24"/>
          <w:ins w:id="1423" w:author="OpenAI" w:date="2026-08-31T02:40:04Z"/>
        </w:rPr>
      </w:pPr>
      <w:ins w:id="1424" w:author="OpenAI" w:date="2026-08-31T02:40:04Z">
        <w:r w:rsidDel="00000000" w:rsidR="00000000" w:rsidRPr="00000000">
          <w:rPr>
            <w:rFonts w:ascii="Times New Roman" w:cs="Times New Roman" w:eastAsia="Times New Roman" w:hAnsi="Times New Roman"/>
            <w:b w:val="1"/>
            <w:bCs w:val="1"/>
            <w:sz w:val="24"/>
            <w:szCs w:val="24"/>
            <w:rtl w:val="0"/>
          </w:rPr>
          <w:t xml:space="preserve">Tabla 26</w:t>
        </w:r>
      </w:ins>
      <w:ins w:id="1424" w:author="OpenAI" w:date="2026-08-31T02:40:04Z">
        <w:r w:rsidDel="00000000" w:rsidR="00000000" w:rsidRPr="00000000">
          <w:rPr>
            <w:rtl w:val="0"/>
          </w:rPr>
        </w:r>
      </w:ins>
    </w:p>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13"/>
        <w:tblW w:w="10460.0" w:type="dxa"/>
        <w:jc w:val="center"/>
        <w:tblLayout w:type="fixed"/>
        <w:tblLook w:val="0400"/>
      </w:tblPr>
      <w:tblGrid>
        <w:gridCol w:w="2060"/>
        <w:gridCol w:w="8400"/>
        <w:tblGridChange w:id="0">
          <w:tblGrid>
            <w:gridCol w:w="2060"/>
            <w:gridCol w:w="840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26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26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17.1.6.2.8. Evaluación de aptitud por propósito</w:t>
      </w:r>
      <w:r w:rsidDel="00000000" w:rsidR="00000000" w:rsidRPr="00000000">
        <w:rPr>
          <w:rtl w:val="0"/>
        </w:rPr>
      </w:r>
    </w:p>
    <w:p w:rsidR="00000000" w:rsidDel="00000000" w:rsidP="00000000" w:rsidRDefault="00000000" w:rsidRPr="00000000" w14:paraId="00000266">
      <w:pPr>
        <w:spacing w:line="480" w:lineRule="auto"/>
        <w:ind w:firstLine="720"/>
        <w:rPr>
          <w:rFonts w:ascii="Times New Roman" w:cs="Times New Roman" w:eastAsia="Times New Roman" w:hAnsi="Times New Roman"/>
          <w:sz w:val="24"/>
          <w:szCs w:val="24"/>
          <w:del w:id="1430" w:author="OpenAI" w:date="2026-08-31T02:40:04Z"/>
        </w:rPr>
      </w:pPr>
      <w:del w:id="1431" w:author="OpenAI" w:date="2026-08-31T02:40:04Z">
        <w:r w:rsidDel="00000000" w:rsidR="00000000" w:rsidRPr="00000000">
          <w:rPr>
            <w:rFonts w:ascii="Times New Roman" w:cs="Times New Roman" w:eastAsia="Times New Roman" w:hAnsi="Times New Roman"/>
            <w:sz w:val="24"/>
            <w:szCs w:val="24"/>
            <w:rtl w:val="0"/>
          </w:rPr>
          <w:delText xml:space="preserve">La Tabla 29 sintetiza la aptitud metodológica de las cuatro fuentes retenidas para ajuste y evaluación, sin asignar todavía un rol efectivo.</w:delText>
        </w:r>
      </w:del>
    </w:p>
    <w:p w:rsidR="00000000" w:rsidDel="00000000" w:rsidP="00000000" w:rsidRDefault="00000000" w:rsidRPr="00000000" w14:paraId="00000459">
      <w:pPr>
        <w:spacing w:line="480" w:lineRule="auto"/>
        <w:ind w:firstLine="720"/>
        <w:rPr>
          <w:rFonts w:ascii="Times New Roman" w:cs="Times New Roman" w:eastAsia="Times New Roman" w:hAnsi="Times New Roman"/>
          <w:sz w:val="24"/>
          <w:szCs w:val="24"/>
          <w:ins w:id="1428" w:author="OpenAI" w:date="2026-08-31T02:40:04Z"/>
        </w:rPr>
      </w:pPr>
      <w:ins w:id="1429" w:author="OpenAI" w:date="2026-08-31T02:40:04Z">
        <w:r w:rsidDel="00000000" w:rsidR="00000000" w:rsidRPr="00000000">
          <w:rPr>
            <w:rFonts w:ascii="Times New Roman" w:cs="Times New Roman" w:eastAsia="Times New Roman" w:hAnsi="Times New Roman"/>
            <w:sz w:val="24"/>
            <w:szCs w:val="24"/>
            <w:rtl w:val="0"/>
          </w:rPr>
          <w:t xml:space="preserve">La Tabla 27 sintetiza la aptitud metodológica de las cuatro fuentes retenidas para ajuste y evaluación, sin asignar todavía un rol efectivo.</w:t>
        </w:r>
      </w:ins>
    </w:p>
    <w:p w:rsidR="00000000" w:rsidDel="00000000" w:rsidP="00000000" w:rsidRDefault="00000000" w:rsidRPr="00000000" w14:paraId="0000026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valoración considera cobertura, proximidad de dominio, formato, licencia y necesidad de mantener fuentes independientes para el test.</w:t>
      </w:r>
    </w:p>
    <w:p w:rsidR="00000000" w:rsidDel="00000000" w:rsidP="00000000" w:rsidRDefault="00000000" w:rsidRPr="00000000" w14:paraId="00000268">
      <w:pPr>
        <w:spacing w:line="360" w:lineRule="auto"/>
        <w:rPr>
          <w:rFonts w:ascii="Times New Roman" w:cs="Times New Roman" w:eastAsia="Times New Roman" w:hAnsi="Times New Roman"/>
          <w:sz w:val="24"/>
          <w:szCs w:val="24"/>
          <w:del w:id="1434" w:author="OpenAI" w:date="2026-08-31T02:40:04Z"/>
        </w:rPr>
      </w:pPr>
      <w:del w:id="1435"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29</w:delText>
        </w:r>
      </w:del>
      <w:del w:id="1436" w:author="OpenAI" w:date="2026-08-31T02:40:04Z">
        <w:r w:rsidDel="00000000" w:rsidR="00000000" w:rsidRPr="00000000">
          <w:rPr>
            <w:rtl w:val="0"/>
          </w:rPr>
        </w:r>
      </w:del>
    </w:p>
    <w:p w:rsidR="00000000" w:rsidDel="00000000" w:rsidP="00000000" w:rsidRDefault="00000000" w:rsidRPr="00000000" w14:paraId="0000045A">
      <w:pPr>
        <w:spacing w:line="360" w:lineRule="auto"/>
        <w:rPr>
          <w:rFonts w:ascii="Times New Roman" w:cs="Times New Roman" w:eastAsia="Times New Roman" w:hAnsi="Times New Roman"/>
          <w:sz w:val="24"/>
          <w:szCs w:val="24"/>
          <w:ins w:id="1432" w:author="OpenAI" w:date="2026-08-31T02:40:04Z"/>
        </w:rPr>
      </w:pPr>
      <w:ins w:id="1433" w:author="OpenAI" w:date="2026-08-31T02:40:04Z">
        <w:r w:rsidDel="00000000" w:rsidR="00000000" w:rsidRPr="00000000">
          <w:rPr>
            <w:rFonts w:ascii="Times New Roman" w:cs="Times New Roman" w:eastAsia="Times New Roman" w:hAnsi="Times New Roman"/>
            <w:b w:val="1"/>
            <w:bCs w:val="1"/>
            <w:sz w:val="24"/>
            <w:szCs w:val="24"/>
            <w:rtl w:val="0"/>
          </w:rPr>
          <w:t xml:space="preserve">Tabla 27</w:t>
        </w:r>
      </w:ins>
      <w:ins w:id="1433" w:author="OpenAI" w:date="2026-08-31T02:40:04Z">
        <w:r w:rsidDel="00000000" w:rsidR="00000000" w:rsidRPr="00000000">
          <w:rPr>
            <w:rtl w:val="0"/>
          </w:rPr>
        </w:r>
      </w:ins>
    </w:p>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14"/>
        <w:tblW w:w="12960.0" w:type="dxa"/>
        <w:jc w:val="center"/>
        <w:tblLayout w:type="fixed"/>
        <w:tblLook w:val="0400"/>
      </w:tblPr>
      <w:tblGrid>
        <w:gridCol w:w="3312"/>
        <w:gridCol w:w="1872"/>
        <w:gridCol w:w="2160"/>
        <w:gridCol w:w="5616"/>
        <w:tblGridChange w:id="0">
          <w:tblGrid>
            <w:gridCol w:w="3312"/>
            <w:gridCol w:w="1872"/>
            <w:gridCol w:w="2160"/>
            <w:gridCol w:w="5616"/>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de casco y ausencia de casco; alcance limitado fuera de CR-01.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de dominio, con términos de uso del dataset que deben verificarse.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y anotaciones de EPP; exige disyunción por linaje entre ajuste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A">
            <w:pPr>
              <w:spacing w:line="48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ppe_siabar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EPP en dominio afín; requiere una fuente independiente para evaluar generalización.</w:t>
            </w:r>
          </w:p>
        </w:tc>
      </w:tr>
    </w:tbl>
    <w:p w:rsidR="00000000" w:rsidDel="00000000" w:rsidP="00000000" w:rsidRDefault="00000000" w:rsidRPr="00000000" w14:paraId="0000027E">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“Condicionada” indica que el rol depende de la verificación de términos, de la curación y de una partición estrictamente disjunta.</w:t>
      </w:r>
    </w:p>
    <w:p w:rsidR="00000000" w:rsidDel="00000000" w:rsidP="00000000" w:rsidRDefault="00000000" w:rsidRPr="00000000" w14:paraId="0000027F">
      <w:pPr>
        <w:pStyle w:val="Heading4"/>
        <w:spacing w:after="0" w:before="0" w:line="480" w:lineRule="auto"/>
        <w:rPr>
          <w:rFonts w:ascii="Times New Roman" w:cs="Times New Roman" w:eastAsia="Times New Roman" w:hAnsi="Times New Roman"/>
          <w:b w:val="1"/>
          <w:bCs w:val="1"/>
          <w:color w:val="000000"/>
        </w:rPr>
      </w:pPr>
      <w:sdt>
        <w:sdtPr>
          <w:id w:val="-206209159"/>
          <w:tag w:val="goog_rdk_18"/>
        </w:sdtPr>
        <w:sdtContent>
          <w:commentRangeStart w:id="18"/>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17.1.6.3. Benchmarks de evaluación de referencia (categoría 2)</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281">
      <w:pPr>
        <w:spacing w:line="360" w:lineRule="auto"/>
        <w:rPr>
          <w:rFonts w:ascii="Times New Roman" w:cs="Times New Roman" w:eastAsia="Times New Roman" w:hAnsi="Times New Roman"/>
          <w:sz w:val="24"/>
          <w:szCs w:val="24"/>
          <w:del w:id="1439" w:author="OpenAI" w:date="2026-08-31T02:40:04Z"/>
        </w:rPr>
      </w:pPr>
      <w:del w:id="1440"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30</w:delText>
        </w:r>
      </w:del>
      <w:del w:id="1441" w:author="OpenAI" w:date="2026-08-31T02:40:04Z">
        <w:r w:rsidDel="00000000" w:rsidR="00000000" w:rsidRPr="00000000">
          <w:rPr>
            <w:rtl w:val="0"/>
          </w:rPr>
        </w:r>
      </w:del>
    </w:p>
    <w:p w:rsidR="00000000" w:rsidDel="00000000" w:rsidP="00000000" w:rsidRDefault="00000000" w:rsidRPr="00000000" w14:paraId="0000045B">
      <w:pPr>
        <w:spacing w:line="360" w:lineRule="auto"/>
        <w:rPr>
          <w:rFonts w:ascii="Times New Roman" w:cs="Times New Roman" w:eastAsia="Times New Roman" w:hAnsi="Times New Roman"/>
          <w:sz w:val="24"/>
          <w:szCs w:val="24"/>
          <w:ins w:id="1437" w:author="OpenAI" w:date="2026-08-31T02:40:04Z"/>
        </w:rPr>
      </w:pPr>
      <w:ins w:id="1438" w:author="OpenAI" w:date="2026-08-31T02:40:04Z">
        <w:r w:rsidDel="00000000" w:rsidR="00000000" w:rsidRPr="00000000">
          <w:rPr>
            <w:rFonts w:ascii="Times New Roman" w:cs="Times New Roman" w:eastAsia="Times New Roman" w:hAnsi="Times New Roman"/>
            <w:b w:val="1"/>
            <w:bCs w:val="1"/>
            <w:sz w:val="24"/>
            <w:szCs w:val="24"/>
            <w:rtl w:val="0"/>
          </w:rPr>
          <w:t xml:space="preserve">Tabla 28</w:t>
        </w:r>
      </w:ins>
      <w:ins w:id="1438" w:author="OpenAI" w:date="2026-08-31T02:40:04Z">
        <w:r w:rsidDel="00000000" w:rsidR="00000000" w:rsidRPr="00000000">
          <w:rPr>
            <w:rtl w:val="0"/>
          </w:rPr>
        </w:r>
      </w:ins>
    </w:p>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5"/>
        <w:tblW w:w="10480.0" w:type="dxa"/>
        <w:jc w:val="center"/>
        <w:tblLayout w:type="fixed"/>
        <w:tblLook w:val="0400"/>
      </w:tblPr>
      <w:tblGrid>
        <w:gridCol w:w="1180"/>
        <w:gridCol w:w="3340"/>
        <w:gridCol w:w="1160"/>
        <w:gridCol w:w="1060"/>
        <w:gridCol w:w="2060"/>
        <w:gridCol w:w="1680"/>
        <w:tblGridChange w:id="0">
          <w:tblGrid>
            <w:gridCol w:w="1180"/>
            <w:gridCol w:w="3340"/>
            <w:gridCol w:w="1160"/>
            <w:gridCol w:w="1060"/>
            <w:gridCol w:w="2060"/>
            <w:gridCol w:w="16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29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29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17.1.6.3.1. MOT17 — justificación de uso</w:t>
      </w:r>
      <w:r w:rsidDel="00000000" w:rsidR="00000000" w:rsidRPr="00000000">
        <w:rPr>
          <w:rtl w:val="0"/>
        </w:rPr>
      </w:r>
    </w:p>
    <w:p w:rsidR="00000000" w:rsidDel="00000000" w:rsidP="00000000" w:rsidRDefault="00000000" w:rsidRPr="00000000" w14:paraId="000002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29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17.1.6.3.2. OVT-B — justificación de uso</w:t>
      </w:r>
      <w:r w:rsidDel="00000000" w:rsidR="00000000" w:rsidRPr="00000000">
        <w:rPr>
          <w:rtl w:val="0"/>
        </w:rPr>
      </w:r>
    </w:p>
    <w:p w:rsidR="00000000" w:rsidDel="00000000" w:rsidP="00000000" w:rsidRDefault="00000000" w:rsidRPr="00000000" w14:paraId="000002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deberá realizarse sobre los datos del proyecto o sobre el escenario complementario que se defina en la instancia de análisis y diseño arquitectónico.</w:t>
      </w:r>
    </w:p>
    <w:p w:rsidR="00000000" w:rsidDel="00000000" w:rsidP="00000000" w:rsidRDefault="00000000" w:rsidRPr="00000000" w14:paraId="0000029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 Consideraciones transversales</w:t>
      </w:r>
      <w:r w:rsidDel="00000000" w:rsidR="00000000" w:rsidRPr="00000000">
        <w:rPr>
          <w:rtl w:val="0"/>
        </w:rPr>
      </w:r>
    </w:p>
    <w:p w:rsidR="00000000" w:rsidDel="00000000" w:rsidP="00000000" w:rsidRDefault="00000000" w:rsidRPr="00000000" w14:paraId="0000029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precedentes analizaron los datasets desde una perspectiva técnica y metodológica. La presente sección documenta dos dimensiones que atraviesan el inventario completo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29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17.1.6.4.1. Consideraciones éticas sobre los datos</w:t>
      </w:r>
      <w:r w:rsidDel="00000000" w:rsidR="00000000" w:rsidRPr="00000000">
        <w:rPr>
          <w:rtl w:val="0"/>
        </w:rPr>
      </w:r>
    </w:p>
    <w:p w:rsidR="00000000" w:rsidDel="00000000" w:rsidP="00000000" w:rsidRDefault="00000000" w:rsidRPr="00000000" w14:paraId="000002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2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cualquier dato generado ad hoc conforme a las alternativas de la Sección 17.1.6.2.6, se aplicará un protocolo específico de consentimiento informado, anonimización de rostros y minimización de datos personales, sin retención de identificadores biométricos. Este criterio se adopta en consonancia con la normativa argentina vigente de protección de datos personales, en particular la Ley 25.326.</w:t>
      </w:r>
    </w:p>
    <w:p w:rsidR="00000000" w:rsidDel="00000000" w:rsidP="00000000" w:rsidRDefault="00000000" w:rsidRPr="00000000" w14:paraId="0000029F">
      <w:pPr>
        <w:spacing w:line="480" w:lineRule="auto"/>
        <w:ind w:firstLine="720"/>
        <w:rPr>
          <w:rFonts w:ascii="Times New Roman" w:cs="Times New Roman" w:eastAsia="Times New Roman" w:hAnsi="Times New Roman"/>
          <w:sz w:val="24"/>
          <w:szCs w:val="24"/>
          <w:del w:id="1444" w:author="OpenAI" w:date="2026-08-31T02:40:04Z"/>
        </w:rPr>
      </w:pPr>
      <w:del w:id="1445" w:author="OpenAI" w:date="2026-08-31T02:40:04Z">
        <w:r w:rsidDel="00000000" w:rsidR="00000000" w:rsidRPr="00000000">
          <w:rPr>
            <w:rFonts w:ascii="Times New Roman" w:cs="Times New Roman" w:eastAsia="Times New Roman" w:hAnsi="Times New Roman"/>
            <w:sz w:val="24"/>
            <w:szCs w:val="24"/>
            <w:rtl w:val="0"/>
          </w:rPr>
          <w:delTex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Tabla 27, sin atribuirles licencias no verificadas.</w:delText>
        </w:r>
      </w:del>
    </w:p>
    <w:p w:rsidR="00000000" w:rsidDel="00000000" w:rsidP="00000000" w:rsidRDefault="00000000" w:rsidRPr="00000000" w14:paraId="0000045C">
      <w:pPr>
        <w:spacing w:line="480" w:lineRule="auto"/>
        <w:ind w:firstLine="720"/>
        <w:rPr>
          <w:rFonts w:ascii="Times New Roman" w:cs="Times New Roman" w:eastAsia="Times New Roman" w:hAnsi="Times New Roman"/>
          <w:sz w:val="24"/>
          <w:szCs w:val="24"/>
          <w:ins w:id="1442" w:author="OpenAI" w:date="2026-08-31T02:40:04Z"/>
        </w:rPr>
      </w:pPr>
      <w:ins w:id="1443" w:author="OpenAI" w:date="2026-08-31T02:40:04Z">
        <w:r w:rsidDel="00000000" w:rsidR="00000000" w:rsidRPr="00000000">
          <w:rPr>
            <w:rFonts w:ascii="Times New Roman" w:cs="Times New Roman" w:eastAsia="Times New Roman" w:hAnsi="Times New Roman"/>
            <w:sz w:val="24"/>
            <w:szCs w:val="24"/>
            <w:rtl w:val="0"/>
          </w:rPr>
          <w: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Tabla 25, sin atribuirles licencias no verificadas.</w:t>
        </w:r>
      </w:ins>
    </w:p>
    <w:p w:rsidR="00000000" w:rsidDel="00000000" w:rsidP="00000000" w:rsidRDefault="00000000" w:rsidRPr="00000000" w14:paraId="000002A0">
      <w:pPr>
        <w:spacing w:line="480" w:lineRule="auto"/>
        <w:ind w:firstLine="720"/>
        <w:rPr>
          <w:rFonts w:ascii="Times New Roman" w:cs="Times New Roman" w:eastAsia="Times New Roman" w:hAnsi="Times New Roman"/>
          <w:sz w:val="24"/>
          <w:szCs w:val="24"/>
          <w:del w:id="1358" w:author="OpenAI" w:date="2026-08-31T02:40:04Z"/>
        </w:rPr>
      </w:pPr>
      <w:del w:id="1359" w:author="OpenAI" w:date="2026-08-31T02:40:04Z">
        <w:r w:rsidDel="00000000" w:rsidR="00000000" w:rsidRPr="00000000">
          <w:rPr>
            <w:rFonts w:ascii="Times New Roman" w:cs="Times New Roman" w:eastAsia="Times New Roman" w:hAnsi="Times New Roman"/>
            <w:sz w:val="24"/>
            <w:szCs w:val="24"/>
            <w:rtl w:val="0"/>
          </w:rPr>
          <w:delText xml:space="preserve">En consecuencia, la instancia de análisis y diseño arquitectónico deberá verificar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delText>
        </w:r>
      </w:del>
    </w:p>
    <w:p w:rsidR="00000000" w:rsidDel="00000000" w:rsidP="00000000" w:rsidRDefault="00000000" w:rsidRPr="00000000" w14:paraId="00000449">
      <w:pPr>
        <w:spacing w:line="480" w:lineRule="auto"/>
        <w:ind w:firstLine="720"/>
        <w:rPr>
          <w:rFonts w:ascii="Times New Roman" w:cs="Times New Roman" w:eastAsia="Times New Roman" w:hAnsi="Times New Roman"/>
          <w:sz w:val="24"/>
          <w:szCs w:val="24"/>
          <w:ins w:id="1356" w:author="OpenAI" w:date="2026-08-31T02:40:04Z"/>
        </w:rPr>
      </w:pPr>
      <w:ins w:id="1357" w:author="OpenAI" w:date="2026-08-31T02:40:04Z">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verifica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ins>
    </w:p>
    <w:p w:rsidR="00000000" w:rsidDel="00000000" w:rsidP="00000000" w:rsidRDefault="00000000" w:rsidRPr="00000000" w14:paraId="000002A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17.1.6.4.2. Logística de datos</w:t>
      </w:r>
      <w:r w:rsidDel="00000000" w:rsidR="00000000" w:rsidRPr="00000000">
        <w:rPr>
          <w:rtl w:val="0"/>
        </w:rPr>
      </w:r>
    </w:p>
    <w:p w:rsidR="00000000" w:rsidDel="00000000" w:rsidP="00000000" w:rsidRDefault="00000000" w:rsidRPr="00000000" w14:paraId="000002A2">
      <w:pPr>
        <w:spacing w:line="480" w:lineRule="auto"/>
        <w:ind w:firstLine="720"/>
        <w:rPr>
          <w:rFonts w:ascii="Times New Roman" w:cs="Times New Roman" w:eastAsia="Times New Roman" w:hAnsi="Times New Roman"/>
          <w:sz w:val="24"/>
          <w:szCs w:val="24"/>
          <w:del w:id="1322" w:author="OpenAI" w:date="2026-08-31T02:40:04Z"/>
        </w:rPr>
      </w:pPr>
      <w:del w:id="1323" w:author="OpenAI" w:date="2026-08-31T02:40:04Z">
        <w:r w:rsidDel="00000000" w:rsidR="00000000" w:rsidRPr="00000000">
          <w:rPr>
            <w:rFonts w:ascii="Times New Roman" w:cs="Times New Roman" w:eastAsia="Times New Roman" w:hAnsi="Times New Roman"/>
            <w:sz w:val="24"/>
            <w:szCs w:val="24"/>
            <w:rtl w:val="0"/>
          </w:rPr>
          <w:delTex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Esto puede verse en detalle en la </w:delText>
        </w:r>
      </w:del>
      <w:sdt>
        <w:sdtPr>
          <w:id w:val="-1708085815"/>
          <w:tag w:val="goog_rdk_19"/>
        </w:sdtPr>
        <w:sdtContent>
          <w:commentRangeStart w:id="19"/>
        </w:sdtContent>
      </w:sdt>
      <w:del w:id="1324" w:author="OpenAI" w:date="2026-08-31T02:40:04Z">
        <w:r w:rsidDel="00000000" w:rsidR="00000000" w:rsidRPr="00000000">
          <w:rPr>
            <w:rFonts w:ascii="Times New Roman" w:cs="Times New Roman" w:eastAsia="Times New Roman" w:hAnsi="Times New Roman"/>
            <w:sz w:val="24"/>
            <w:szCs w:val="24"/>
            <w:rtl w:val="0"/>
          </w:rPr>
          <w:delText xml:space="preserve">Tabla C.5 del </w:delText>
        </w:r>
      </w:del>
      <w:del w:id="1325" w:author="OpenAI" w:date="2026-08-31T02:40:04Z">
        <w:r w:rsidDel="00000000" w:rsidR="00000000" w:rsidRPr="00000000">
          <w:rPr>
            <w:rFonts w:ascii="Times New Roman" w:cs="Times New Roman" w:eastAsia="Times New Roman" w:hAnsi="Times New Roman"/>
            <w:sz w:val="24"/>
            <w:szCs w:val="24"/>
            <w:rtl w:val="0"/>
          </w:rPr>
          <w:delText xml:space="preserve">Anexo C.</w:delText>
        </w:r>
      </w:del>
      <w:commentRangeEnd w:id="19"/>
      <w:r w:rsidDel="00000000" w:rsidR="00000000" w:rsidRPr="00000000">
        <w:commentReference w:id="19"/>
      </w:r>
      <w:del w:id="1326" w:author="OpenAI" w:date="2026-08-31T02:40:04Z">
        <w:r w:rsidDel="00000000" w:rsidR="00000000" w:rsidRPr="00000000">
          <w:rPr>
            <w:rtl w:val="0"/>
          </w:rPr>
        </w:r>
      </w:del>
    </w:p>
    <w:p w:rsidR="00000000" w:rsidDel="00000000" w:rsidP="00000000" w:rsidRDefault="00000000" w:rsidRPr="00000000" w14:paraId="00000441">
      <w:pPr>
        <w:spacing w:line="480" w:lineRule="auto"/>
        <w:ind w:firstLine="720"/>
        <w:rPr>
          <w:rFonts w:ascii="Times New Roman" w:cs="Times New Roman" w:eastAsia="Times New Roman" w:hAnsi="Times New Roman"/>
          <w:sz w:val="24"/>
          <w:szCs w:val="24"/>
          <w:ins w:id="1320" w:author="OpenAI" w:date="2026-08-31T02:40:04Z"/>
        </w:rPr>
      </w:pPr>
      <w:ins w:id="1321" w:author="OpenAI" w:date="2026-08-31T02:40:04Z">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La logística de conversión y acceso por fuente se detalla en la Tabla C.3 del Anexo C.</w:t>
        </w:r>
      </w:ins>
      <w:sdt>
        <w:sdtPr>
          <w:id w:val="-1708085815"/>
          <w:tag w:val="goog_rdk_19"/>
        </w:sdtPr>
        <w:sdtContent/>
      </w:sdt>
      <w:ins w:id="1321" w:author="OpenAI" w:date="2026-08-31T02:40:04Z">
        <w:r w:rsidDel="00000000" w:rsidR="00000000" w:rsidRPr="00000000">
          <w:rPr>
            <w:rFonts w:ascii="Times New Roman" w:cs="Times New Roman" w:eastAsia="Times New Roman" w:hAnsi="Times New Roman"/>
            <w:sz w:val="24"/>
            <w:szCs w:val="24"/>
            <w:rtl w:val="0"/>
          </w:rPr>
          <w:t xml:space="preserve"/>
        </w:r>
      </w:ins>
      <w:ins w:id="1321" w:author="OpenAI" w:date="2026-08-31T02:40:04Z">
        <w:r w:rsidDel="00000000" w:rsidR="00000000" w:rsidRPr="00000000">
          <w:rPr>
            <w:rFonts w:ascii="Times New Roman" w:cs="Times New Roman" w:eastAsia="Times New Roman" w:hAnsi="Times New Roman"/>
            <w:sz w:val="24"/>
            <w:szCs w:val="24"/>
            <w:rtl w:val="0"/>
          </w:rPr>
          <w:t xml:space="preserve"/>
        </w:r>
      </w:ins>
      <w:ins w:id="1321" w:author="OpenAI" w:date="2026-08-31T02:40:04Z">
        <w:r w:rsidDel="00000000" w:rsidR="00000000" w:rsidRPr="00000000">
          <w:rPr>
            <w:rtl w:val="0"/>
          </w:rPr>
        </w:r>
      </w:ins>
    </w:p>
    <w:p w:rsidR="00000000" w:rsidDel="00000000" w:rsidP="00000000" w:rsidRDefault="00000000" w:rsidRPr="00000000" w14:paraId="000002A3">
      <w:pPr>
        <w:pStyle w:val="Heading4"/>
        <w:spacing w:after="0" w:before="0" w:line="480" w:lineRule="auto"/>
        <w:rPr>
          <w:rFonts w:ascii="Times New Roman" w:cs="Times New Roman" w:eastAsia="Times New Roman" w:hAnsi="Times New Roman"/>
          <w:b w:val="1"/>
          <w:bCs w:val="1"/>
          <w:color w:val="000000"/>
        </w:rPr>
      </w:pPr>
      <w:sdt>
        <w:sdtPr>
          <w:id w:val="775464907"/>
          <w:tag w:val="goog_rdk_20"/>
        </w:sdtPr>
        <w:sdtContent>
          <w:commentRangeStart w:id="20"/>
        </w:sdtContent>
      </w:sdt>
      <w:r w:rsidDel="00000000" w:rsidR="00000000" w:rsidRPr="00000000">
        <w:rPr>
          <w:rFonts w:ascii="Times New Roman" w:cs="Times New Roman" w:eastAsia="Times New Roman" w:hAnsi="Times New Roman"/>
          <w:b w:val="1"/>
          <w:bCs w:val="1"/>
          <w:i w:val="0"/>
          <w:iCs w:val="0"/>
          <w:color w:val="000000"/>
          <w:sz w:val="24"/>
          <w:szCs w:val="24"/>
          <w:rtl w:val="0"/>
        </w:rPr>
        <w:t xml:space="preserve">17.1.6.5. Síntesis parcial de la estrategia de datos, benchmarks y partición</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2A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2A5">
      <w:pPr>
        <w:spacing w:line="360" w:lineRule="auto"/>
        <w:rPr>
          <w:rFonts w:ascii="Times New Roman" w:cs="Times New Roman" w:eastAsia="Times New Roman" w:hAnsi="Times New Roman"/>
          <w:b w:val="1"/>
          <w:bCs w:val="1"/>
          <w:i w:val="1"/>
          <w:iCs w:val="1"/>
          <w:sz w:val="24"/>
          <w:szCs w:val="24"/>
          <w:del w:id="1448" w:author="OpenAI" w:date="2026-08-31T02:40:04Z"/>
        </w:rPr>
      </w:pPr>
      <w:del w:id="1449"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31</w:delText>
        </w:r>
      </w:del>
      <w:del w:id="1450" w:author="OpenAI" w:date="2026-08-31T02:40:04Z">
        <w:r w:rsidDel="00000000" w:rsidR="00000000" w:rsidRPr="00000000">
          <w:rPr>
            <w:rtl w:val="0"/>
          </w:rPr>
        </w:r>
      </w:del>
    </w:p>
    <w:p w:rsidR="00000000" w:rsidDel="00000000" w:rsidP="00000000" w:rsidRDefault="00000000" w:rsidRPr="00000000" w14:paraId="0000045D">
      <w:pPr>
        <w:spacing w:line="360" w:lineRule="auto"/>
        <w:rPr>
          <w:rFonts w:ascii="Times New Roman" w:cs="Times New Roman" w:eastAsia="Times New Roman" w:hAnsi="Times New Roman"/>
          <w:b w:val="1"/>
          <w:bCs w:val="1"/>
          <w:i w:val="1"/>
          <w:iCs w:val="1"/>
          <w:sz w:val="24"/>
          <w:szCs w:val="24"/>
          <w:ins w:id="1446" w:author="OpenAI" w:date="2026-08-31T02:40:04Z"/>
        </w:rPr>
      </w:pPr>
      <w:ins w:id="1447" w:author="OpenAI" w:date="2026-08-31T02:40:04Z">
        <w:r w:rsidDel="00000000" w:rsidR="00000000" w:rsidRPr="00000000">
          <w:rPr>
            <w:rFonts w:ascii="Times New Roman" w:cs="Times New Roman" w:eastAsia="Times New Roman" w:hAnsi="Times New Roman"/>
            <w:b w:val="1"/>
            <w:bCs w:val="1"/>
            <w:sz w:val="24"/>
            <w:szCs w:val="24"/>
            <w:rtl w:val="0"/>
          </w:rPr>
          <w:t xml:space="preserve">Tabla 29</w:t>
        </w:r>
      </w:ins>
      <w:ins w:id="1447" w:author="OpenAI" w:date="2026-08-31T02:40:04Z">
        <w:r w:rsidDel="00000000" w:rsidR="00000000" w:rsidRPr="00000000">
          <w:rPr>
            <w:rtl w:val="0"/>
          </w:rPr>
        </w:r>
      </w:ins>
    </w:p>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16"/>
        <w:tblW w:w="10480.0" w:type="dxa"/>
        <w:jc w:val="center"/>
        <w:tblLayout w:type="fixed"/>
        <w:tblLook w:val="0400"/>
      </w:tblPr>
      <w:tblGrid>
        <w:gridCol w:w="2920"/>
        <w:gridCol w:w="1600"/>
        <w:gridCol w:w="2620"/>
        <w:gridCol w:w="3340"/>
        <w:tblGridChange w:id="0">
          <w:tblGrid>
            <w:gridCol w:w="2920"/>
            <w:gridCol w:w="1600"/>
            <w:gridCol w:w="2620"/>
            <w:gridCol w:w="33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y admite evaluación directa o composición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t>
            </w:r>
            <w:r w:rsidDel="00000000" w:rsidR="00000000" w:rsidRPr="00000000">
              <w:rPr>
                <w:rFonts w:ascii="Courier New" w:cs="Courier New" w:eastAsia="Courier New" w:hAnsi="Courier New"/>
                <w:sz w:val="24"/>
                <w:szCs w:val="24"/>
                <w:rtl w:val="0"/>
              </w:rPr>
              <w:t xml:space="preserve">construction_site_safety</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Courier New" w:cs="Courier New" w:eastAsia="Courier New" w:hAnsi="Courier New"/>
                <w:sz w:val="24"/>
                <w:szCs w:val="24"/>
                <w:rtl w:val="0"/>
              </w:rPr>
              <w:t xml:space="preserve">ppe_siabar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admite evidencia exploratoria sobre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parametrización espacial externa al prompt.</w:t>
            </w:r>
          </w:p>
        </w:tc>
      </w:tr>
    </w:tbl>
    <w:p w:rsidR="00000000" w:rsidDel="00000000" w:rsidP="00000000" w:rsidRDefault="00000000" w:rsidRPr="00000000" w14:paraId="000002C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2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2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2C6">
      <w:pPr>
        <w:spacing w:line="480" w:lineRule="auto"/>
        <w:ind w:firstLine="720"/>
        <w:rPr>
          <w:rFonts w:ascii="Times New Roman" w:cs="Times New Roman" w:eastAsia="Times New Roman" w:hAnsi="Times New Roman"/>
          <w:sz w:val="24"/>
          <w:szCs w:val="24"/>
          <w:del w:id="1173" w:author="OpenAI" w:date="2026-08-31T02:40:04Z"/>
        </w:rPr>
      </w:pPr>
      <w:del w:id="1174" w:author="OpenAI" w:date="2026-08-31T02:40:04Z">
        <w:r w:rsidDel="00000000" w:rsidR="00000000" w:rsidRPr="00000000">
          <w:rPr>
            <w:rFonts w:ascii="Times New Roman" w:cs="Times New Roman" w:eastAsia="Times New Roman" w:hAnsi="Times New Roman"/>
            <w:sz w:val="24"/>
            <w:szCs w:val="24"/>
            <w:rtl w:val="0"/>
          </w:rPr>
          <w:delText xml:space="preserve">La partición de datos se rige por cinco reglas obligatorias: el test set debe congelarse antes de cualquier entrenamiento o augmentation; la baseline zero-shot y toda variante fine-tuned deben evaluarse sobre el mismo conjunto de test; los splits deben ser estrictamente disjuntos; la semilla y el procedimiento de partición deben registrarse; y toda anotación complementaria debe separar material de desarrollo y material de evaluación. Estas reglas sostienen la comparabilidad del protocolo.</w:delText>
        </w:r>
      </w:del>
    </w:p>
    <w:p w:rsidR="00000000" w:rsidDel="00000000" w:rsidP="00000000" w:rsidRDefault="00000000" w:rsidRPr="00000000" w14:paraId="00000428">
      <w:pPr>
        <w:spacing w:line="480" w:lineRule="auto"/>
        <w:ind w:firstLine="720"/>
        <w:rPr>
          <w:rFonts w:ascii="Times New Roman" w:cs="Times New Roman" w:eastAsia="Times New Roman" w:hAnsi="Times New Roman"/>
          <w:sz w:val="24"/>
          <w:szCs w:val="24"/>
          <w:ins w:id="1175" w:author="OpenAI" w:date="2026-08-31T02:40:04Z"/>
        </w:rPr>
      </w:pPr>
      <w:ins w:id="1176" w:author="OpenAI" w:date="2026-08-31T02:40:04Z">
        <w:r>
          <w:t>La partición de datos se rige por las condiciones metodológicas obligatorias de la Tabla 26.</w:t>
        </w:r>
      </w:ins>
    </w:p>
    <w:p w:rsidR="00000000" w:rsidDel="00000000" w:rsidP="00000000" w:rsidRDefault="00000000" w:rsidRPr="00000000" w14:paraId="000002C7">
      <w:pPr>
        <w:spacing w:line="480" w:lineRule="auto"/>
        <w:ind w:firstLine="720"/>
        <w:rPr>
          <w:rFonts w:ascii="Times New Roman" w:cs="Times New Roman" w:eastAsia="Times New Roman" w:hAnsi="Times New Roman"/>
          <w:sz w:val="24"/>
          <w:szCs w:val="24"/>
          <w:del w:id="1177" w:author="OpenAI" w:date="2026-08-31T02:40:04Z"/>
        </w:rPr>
      </w:pPr>
      <w:del w:id="1178" w:author="OpenAI" w:date="2026-08-31T02:40:04Z">
        <w:r w:rsidDel="00000000" w:rsidR="00000000" w:rsidRPr="00000000">
          <w:rPr>
            <w:rFonts w:ascii="Times New Roman" w:cs="Times New Roman" w:eastAsia="Times New Roman" w:hAnsi="Times New Roman"/>
            <w:sz w:val="24"/>
            <w:szCs w:val="24"/>
            <w:rtl w:val="0"/>
          </w:rPr>
          <w:delText xml:space="preserve">Para las condiciones brechadas, la política de datos complementarios sigue un orden de preferencia conservador: primero curación y conversión de fuentes públicas compatibles; después anotación complementaria acotada sobre material estrictamente necesario; y sólo en último término producción específica de material controlado en el EBE. El objetivo es evitar que la expansión del corpus consuma el tiempo y la capacidad que el proyecto necesita reservar para integración, instrumentación y validación del sistema.</w:delText>
        </w:r>
      </w:del>
    </w:p>
    <w:p w:rsidR="00000000" w:rsidDel="00000000" w:rsidP="00000000" w:rsidRDefault="00000000" w:rsidRPr="00000000" w14:paraId="000002C8">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2C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 Introducción y alcance</w:t>
      </w:r>
      <w:r w:rsidDel="00000000" w:rsidR="00000000" w:rsidRPr="00000000">
        <w:rPr>
          <w:rtl w:val="0"/>
        </w:rPr>
      </w:r>
    </w:p>
    <w:p w:rsidR="00000000" w:rsidDel="00000000" w:rsidP="00000000" w:rsidRDefault="00000000" w:rsidRPr="00000000" w14:paraId="000002C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17.1.7.1.1. Propósito y preguntas rectoras</w:t>
      </w:r>
      <w:r w:rsidDel="00000000" w:rsidR="00000000" w:rsidRPr="00000000">
        <w:rPr>
          <w:rtl w:val="0"/>
        </w:rPr>
      </w:r>
    </w:p>
    <w:p w:rsidR="00000000" w:rsidDel="00000000" w:rsidP="00000000" w:rsidRDefault="00000000" w:rsidRPr="00000000" w14:paraId="000002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2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la presente sección responde a dos de las preguntas rectoras formuladas en la fundamentación teórica. En relación con P-E1-06, define el framework de métricas para evaluar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2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de la sección es metodológico. Define métricas,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2C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17.1.7.2. Alcance evaluativo y definición operativa de la latencia de alerta</w:t>
      </w:r>
      <w:r w:rsidDel="00000000" w:rsidR="00000000" w:rsidRPr="00000000">
        <w:rPr>
          <w:rtl w:val="0"/>
        </w:rPr>
      </w:r>
    </w:p>
    <w:p w:rsidR="00000000" w:rsidDel="00000000" w:rsidP="00000000" w:rsidRDefault="00000000" w:rsidRPr="00000000" w14:paraId="000002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2D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2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2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la latencia interna hasta el registro de la alerta se identifica como </w:t>
      </w:r>
      <w:r w:rsidDel="00000000" w:rsidR="00000000" w:rsidRPr="00000000">
        <w:rPr>
          <w:rFonts w:ascii="Courier New" w:cs="Courier New" w:eastAsia="Courier New" w:hAnsi="Courier New"/>
          <w:sz w:val="24"/>
          <w:szCs w:val="24"/>
          <w:rtl w:val="0"/>
        </w:rPr>
        <w:t xml:space="preserve">t_alert-system</w:t>
      </w:r>
      <w:r w:rsidDel="00000000" w:rsidR="00000000" w:rsidRPr="00000000">
        <w:rPr>
          <w:rFonts w:ascii="Times New Roman" w:cs="Times New Roman" w:eastAsia="Times New Roman" w:hAnsi="Times New Roman"/>
          <w:sz w:val="24"/>
          <w:szCs w:val="24"/>
          <w:rtl w:val="0"/>
        </w:rPr>
        <w:t xml:space="preserve">; la extensión hasta un canal instrumentado se identifica como </w:t>
      </w:r>
      <w:r w:rsidDel="00000000" w:rsidR="00000000" w:rsidRPr="00000000">
        <w:rPr>
          <w:rFonts w:ascii="Courier New" w:cs="Courier New" w:eastAsia="Courier New" w:hAnsi="Courier New"/>
          <w:sz w:val="24"/>
          <w:szCs w:val="24"/>
          <w:rtl w:val="0"/>
        </w:rPr>
        <w:t xml:space="preserve">t_alert-notification</w:t>
      </w:r>
      <w:r w:rsidDel="00000000" w:rsidR="00000000" w:rsidRPr="00000000">
        <w:rPr>
          <w:rFonts w:ascii="Times New Roman" w:cs="Times New Roman" w:eastAsia="Times New Roman" w:hAnsi="Times New Roman"/>
          <w:sz w:val="24"/>
          <w:szCs w:val="24"/>
          <w:rtl w:val="0"/>
        </w:rPr>
        <w:t xml:space="preserve">. Ambas denominaciones deben conservarse sin intercambiar sus hitos de inicio y cierre.</w:t>
      </w:r>
    </w:p>
    <w:p w:rsidR="00000000" w:rsidDel="00000000" w:rsidP="00000000" w:rsidRDefault="00000000" w:rsidRPr="00000000" w14:paraId="000002D4">
      <w:pPr>
        <w:spacing w:line="480" w:lineRule="auto"/>
        <w:ind w:firstLine="720"/>
        <w:rPr>
          <w:rFonts w:ascii="Times New Roman" w:cs="Times New Roman" w:eastAsia="Times New Roman" w:hAnsi="Times New Roman"/>
          <w:sz w:val="24"/>
          <w:szCs w:val="24"/>
          <w:del w:id="1126" w:author="OpenAI" w:date="2026-08-31T02:40:04Z"/>
        </w:rPr>
      </w:pPr>
      <w:del w:id="1127" w:author="OpenAI" w:date="2026-08-31T02:40:04Z">
        <w:r w:rsidDel="00000000" w:rsidR="00000000" w:rsidRPr="00000000">
          <w:rPr>
            <w:rFonts w:ascii="Times New Roman" w:cs="Times New Roman" w:eastAsia="Times New Roman" w:hAnsi="Times New Roman"/>
            <w:sz w:val="24"/>
            <w:szCs w:val="24"/>
            <w:rtl w:val="0"/>
          </w:rPr>
          <w:delText xml:space="preserve">Bajo esta convención, G2A se entiende como el subtramo instrumental del pipeline que va desde la captura o lectura del cuadro hasta la disponibilidad del resultado algorítmico. El tramo Glass-to-Alert integra, además de ese subtramo, los módulos de seguimiento y razonamiento que correspondan y, sobre todo, la ventana funcional de persistencia requerida para confirmar el patrón de riesgo. Esta delimitación permite separar con claridad la latencia estrictamente computacional de las demoras asociadas al trayecto de consulta, notificación, distribución o interpretación humana.</w:delText>
        </w:r>
      </w:del>
    </w:p>
    <w:p w:rsidR="00000000" w:rsidDel="00000000" w:rsidP="00000000" w:rsidRDefault="00000000" w:rsidRPr="00000000" w14:paraId="000002D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 Estructura del framework y criterios de viabilidad</w:t>
      </w:r>
      <w:r w:rsidDel="00000000" w:rsidR="00000000" w:rsidRPr="00000000">
        <w:rPr>
          <w:rtl w:val="0"/>
        </w:rPr>
      </w:r>
    </w:p>
    <w:p w:rsidR="00000000" w:rsidDel="00000000" w:rsidP="00000000" w:rsidRDefault="00000000" w:rsidRPr="00000000" w14:paraId="000002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2D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17.1.7.3.1. Jerarquía de métricas</w:t>
      </w:r>
      <w:r w:rsidDel="00000000" w:rsidR="00000000" w:rsidRPr="00000000">
        <w:rPr>
          <w:rtl w:val="0"/>
        </w:rPr>
      </w:r>
    </w:p>
    <w:p w:rsidR="00000000" w:rsidDel="00000000" w:rsidP="00000000" w:rsidRDefault="00000000" w:rsidRPr="00000000" w14:paraId="000002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2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2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2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2D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17.1.7.3.2. Niveles de compromiso</w:t>
      </w:r>
      <w:r w:rsidDel="00000000" w:rsidR="00000000" w:rsidRPr="00000000">
        <w:rPr>
          <w:rtl w:val="0"/>
        </w:rPr>
      </w:r>
    </w:p>
    <w:p w:rsidR="00000000" w:rsidDel="00000000" w:rsidP="00000000" w:rsidRDefault="00000000" w:rsidRPr="00000000" w14:paraId="000002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todas las métricas definidas en esta sección asumen el mismo nivel de compromiso.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2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2D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17.1.7.3.3. Criterios de factibilidad experimental</w:t>
      </w:r>
      <w:r w:rsidDel="00000000" w:rsidR="00000000" w:rsidRPr="00000000">
        <w:rPr>
          <w:rtl w:val="0"/>
        </w:rPr>
      </w:r>
    </w:p>
    <w:p w:rsidR="00000000" w:rsidDel="00000000" w:rsidP="00000000" w:rsidRDefault="00000000" w:rsidRPr="00000000" w14:paraId="000002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2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 Métricas adoptadas</w:t>
      </w:r>
      <w:r w:rsidDel="00000000" w:rsidR="00000000" w:rsidRPr="00000000">
        <w:rPr>
          <w:rtl w:val="0"/>
        </w:rPr>
      </w:r>
    </w:p>
    <w:p w:rsidR="00000000" w:rsidDel="00000000" w:rsidP="00000000" w:rsidRDefault="00000000" w:rsidRPr="00000000" w14:paraId="000002E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secciones siguientes presentan las familias de métricas seleccionadas para los tres planos del sistema evaluable: detección OVD, seguimiento multiobjeto (MOT) y rendimiento del pipeline.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2E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17.1.7.4.1. Métricas de detección OVD</w:t>
      </w:r>
      <w:r w:rsidDel="00000000" w:rsidR="00000000" w:rsidRPr="00000000">
        <w:rPr>
          <w:rtl w:val="0"/>
        </w:rPr>
      </w:r>
    </w:p>
    <w:p w:rsidR="00000000" w:rsidDel="00000000" w:rsidP="00000000" w:rsidRDefault="00000000" w:rsidRPr="00000000" w14:paraId="000002E4">
      <w:pPr>
        <w:spacing w:line="480" w:lineRule="auto"/>
        <w:ind w:firstLine="720"/>
        <w:rPr>
          <w:rFonts w:ascii="Times New Roman" w:cs="Times New Roman" w:eastAsia="Times New Roman" w:hAnsi="Times New Roman"/>
          <w:sz w:val="24"/>
          <w:szCs w:val="24"/>
          <w:del w:id="1289" w:author="OpenAI" w:date="2026-08-31T02:40:04Z"/>
        </w:rPr>
        <w:sectPr>
          <w:type w:val="nextPage"/>
          <w:pgSz w:h="16834" w:w="11909" w:orient="portrait"/>
          <w:pgMar w:bottom="1440" w:top="1440" w:left="1440" w:right="1440" w:header="720" w:footer="720"/>
        </w:sectPr>
      </w:pPr>
      <w:del w:id="1290" w:author="OpenAI" w:date="2026-08-31T02:40:04Z">
        <w:r w:rsidDel="00000000" w:rsidR="00000000" w:rsidRPr="00000000">
          <w:rPr>
            <w:rFonts w:ascii="Times New Roman" w:cs="Times New Roman" w:eastAsia="Times New Roman" w:hAnsi="Times New Roman"/>
            <w:sz w:val="24"/>
            <w:szCs w:val="24"/>
            <w:rtl w:val="0"/>
          </w:rPr>
          <w:delTex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 Pueden verse estas métricas en la</w:delText>
        </w:r>
      </w:del>
      <w:sdt>
        <w:sdtPr>
          <w:id w:val="-1309936628"/>
          <w:tag w:val="goog_rdk_21"/>
        </w:sdtPr>
        <w:sdtContent>
          <w:commentRangeStart w:id="21"/>
        </w:sdtContent>
      </w:sdt>
      <w:del w:id="1291" w:author="OpenAI" w:date="2026-08-31T02:40:04Z">
        <w:r w:rsidDel="00000000" w:rsidR="00000000" w:rsidRPr="00000000">
          <w:rPr>
            <w:rFonts w:ascii="Times New Roman" w:cs="Times New Roman" w:eastAsia="Times New Roman" w:hAnsi="Times New Roman"/>
            <w:sz w:val="24"/>
            <w:szCs w:val="24"/>
            <w:rtl w:val="0"/>
          </w:rPr>
          <w:delText xml:space="preserve"> Tabla D.1 del </w:delText>
        </w:r>
      </w:del>
      <w:del w:id="1292" w:author="OpenAI" w:date="2026-08-31T02:40:04Z">
        <w:r w:rsidDel="00000000" w:rsidR="00000000" w:rsidRPr="00000000">
          <w:rPr>
            <w:rFonts w:ascii="Times New Roman" w:cs="Times New Roman" w:eastAsia="Times New Roman" w:hAnsi="Times New Roman"/>
            <w:sz w:val="24"/>
            <w:szCs w:val="24"/>
            <w:rtl w:val="0"/>
          </w:rPr>
          <w:delText xml:space="preserve">Anexo D.</w:delText>
        </w:r>
      </w:del>
      <w:commentRangeEnd w:id="21"/>
      <w:r w:rsidDel="00000000" w:rsidR="00000000" w:rsidRPr="00000000">
        <w:commentReference w:id="21"/>
      </w:r>
      <w:del w:id="1293" w:author="OpenAI" w:date="2026-08-31T02:40:04Z">
        <w:r w:rsidDel="00000000" w:rsidR="00000000" w:rsidRPr="00000000">
          <w:rPr>
            <w:rtl w:val="0"/>
          </w:rPr>
        </w:r>
      </w:del>
    </w:p>
    <w:p w:rsidR="00000000" w:rsidDel="00000000" w:rsidP="00000000" w:rsidRDefault="00000000" w:rsidRPr="00000000" w14:paraId="0000043D">
      <w:pPr>
        <w:spacing w:line="480" w:lineRule="auto"/>
        <w:ind w:firstLine="720"/>
        <w:rPr>
          <w:rFonts w:ascii="Times New Roman" w:cs="Times New Roman" w:eastAsia="Times New Roman" w:hAnsi="Times New Roman"/>
          <w:sz w:val="24"/>
          <w:szCs w:val="24"/>
          <w:ins w:id="1287" w:author="OpenAI" w:date="2026-08-31T02:40:04Z"/>
        </w:rPr>
        <w:sectPr>
          <w:type w:val="nextPage"/>
          <w:pgSz w:h="16834" w:w="11909" w:orient="portrait"/>
          <w:pgMar w:bottom="1440" w:top="1440" w:left="1440" w:right="1440" w:header="720" w:footer="720"/>
        </w:sectPr>
      </w:pPr>
      <w:ins w:id="1288" w:author="OpenAI" w:date="2026-08-31T02:40:04Z">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w:t>
        </w:r>
      </w:ins>
      <w:sdt>
        <w:sdtPr>
          <w:id w:val="-1309936628"/>
          <w:tag w:val="goog_rdk_21"/>
        </w:sdtPr>
        <w:sdtContent/>
      </w:sdt>
      <w:ins w:id="1288" w:author="OpenAI" w:date="2026-08-31T02:40:04Z">
        <w:r w:rsidDel="00000000" w:rsidR="00000000" w:rsidRPr="00000000">
          <w:rPr>
            <w:rFonts w:ascii="Times New Roman" w:cs="Times New Roman" w:eastAsia="Times New Roman" w:hAnsi="Times New Roman"/>
            <w:sz w:val="24"/>
            <w:szCs w:val="24"/>
            <w:rtl w:val="0"/>
          </w:rPr>
          <w:t xml:space="preserve"/>
        </w:r>
      </w:ins>
      <w:ins w:id="1288" w:author="OpenAI" w:date="2026-08-31T02:40:04Z">
        <w:r w:rsidDel="00000000" w:rsidR="00000000" w:rsidRPr="00000000">
          <w:rPr>
            <w:rFonts w:ascii="Times New Roman" w:cs="Times New Roman" w:eastAsia="Times New Roman" w:hAnsi="Times New Roman"/>
            <w:sz w:val="24"/>
            <w:szCs w:val="24"/>
            <w:rtl w:val="0"/>
          </w:rPr>
          <w:t xml:space="preserve"/>
        </w:r>
      </w:ins>
      <w:ins w:id="1288" w:author="OpenAI" w:date="2026-08-31T02:40:04Z">
        <w:r w:rsidDel="00000000" w:rsidR="00000000" w:rsidRPr="00000000">
          <w:rPr>
            <w:rtl w:val="0"/>
          </w:rPr>
        </w:r>
      </w:ins>
    </w:p>
    <w:p w:rsidR="00000000" w:rsidDel="00000000" w:rsidP="00000000" w:rsidRDefault="00000000" w:rsidRPr="00000000" w14:paraId="000002E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17.1.7.4.2. Métricas de seguimiento multiobjeto</w:t>
      </w:r>
      <w:r w:rsidDel="00000000" w:rsidR="00000000" w:rsidRPr="00000000">
        <w:rPr>
          <w:rtl w:val="0"/>
        </w:rPr>
      </w:r>
    </w:p>
    <w:p w:rsidR="00000000" w:rsidDel="00000000" w:rsidP="00000000" w:rsidRDefault="00000000" w:rsidRPr="00000000" w14:paraId="000002E6">
      <w:pPr>
        <w:spacing w:line="480" w:lineRule="auto"/>
        <w:ind w:firstLine="720"/>
        <w:rPr>
          <w:rFonts w:ascii="Times New Roman" w:cs="Times New Roman" w:eastAsia="Times New Roman" w:hAnsi="Times New Roman"/>
          <w:sz w:val="24"/>
          <w:szCs w:val="24"/>
          <w:del w:id="1253" w:author="OpenAI" w:date="2026-08-31T02:40:04Z"/>
        </w:rPr>
      </w:pPr>
      <w:del w:id="1254" w:author="OpenAI" w:date="2026-08-31T02:40:04Z">
        <w:r w:rsidDel="00000000" w:rsidR="00000000" w:rsidRPr="00000000">
          <w:rPr>
            <w:rFonts w:ascii="Times New Roman" w:cs="Times New Roman" w:eastAsia="Times New Roman" w:hAnsi="Times New Roman"/>
            <w:sz w:val="24"/>
            <w:szCs w:val="24"/>
            <w:rtl w:val="0"/>
          </w:rPr>
          <w:delText xml:space="preserve">La evaluación MOT recupera como base las métricas estándar desarrolladas en la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delText>
        </w:r>
      </w:del>
    </w:p>
    <w:p w:rsidR="00000000" w:rsidDel="00000000" w:rsidP="00000000" w:rsidRDefault="00000000" w:rsidRPr="00000000" w14:paraId="00000433">
      <w:pPr>
        <w:spacing w:line="480" w:lineRule="auto"/>
        <w:ind w:firstLine="720"/>
        <w:rPr>
          <w:rFonts w:ascii="Times New Roman" w:cs="Times New Roman" w:eastAsia="Times New Roman" w:hAnsi="Times New Roman"/>
          <w:sz w:val="24"/>
          <w:szCs w:val="24"/>
          <w:ins w:id="1251" w:author="OpenAI" w:date="2026-08-31T02:40:04Z"/>
        </w:rPr>
      </w:pPr>
      <w:ins w:id="1252" w:author="OpenAI" w:date="2026-08-31T02:40:04Z">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ins>
    </w:p>
    <w:p w:rsidR="00000000" w:rsidDel="00000000" w:rsidP="00000000" w:rsidRDefault="00000000" w:rsidRPr="00000000" w14:paraId="000002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p>
    <w:p w:rsidR="00000000" w:rsidDel="00000000" w:rsidP="00000000" w:rsidRDefault="00000000" w:rsidRPr="00000000" w14:paraId="000002E8">
      <w:pPr>
        <w:spacing w:line="480" w:lineRule="auto"/>
        <w:ind w:firstLine="720"/>
        <w:rPr>
          <w:rFonts w:ascii="Times New Roman" w:cs="Times New Roman" w:eastAsia="Times New Roman" w:hAnsi="Times New Roman"/>
          <w:sz w:val="24"/>
          <w:szCs w:val="24"/>
          <w:del w:id="1294" w:author="OpenAI" w:date="2026-08-31T02:40:04Z"/>
        </w:rPr>
      </w:pPr>
      <w:del w:id="1295" w:author="OpenAI" w:date="2026-08-31T02:40:04Z">
        <w:r w:rsidDel="00000000" w:rsidR="00000000" w:rsidRPr="00000000">
          <w:rPr>
            <w:rFonts w:ascii="Times New Roman" w:cs="Times New Roman" w:eastAsia="Times New Roman" w:hAnsi="Times New Roman"/>
            <w:sz w:val="24"/>
            <w:szCs w:val="24"/>
            <w:rtl w:val="0"/>
          </w:rPr>
          <w:delText xml:space="preserve">El análisis de las métricas de seguimiento multiobjeto puede verse en la </w:delText>
        </w:r>
      </w:del>
      <w:sdt>
        <w:sdtPr>
          <w:id w:val="-1214226104"/>
          <w:tag w:val="goog_rdk_22"/>
        </w:sdtPr>
        <w:sdtContent>
          <w:commentRangeStart w:id="22"/>
        </w:sdtContent>
      </w:sdt>
      <w:del w:id="1296" w:author="OpenAI" w:date="2026-08-31T02:40:04Z">
        <w:r w:rsidDel="00000000" w:rsidR="00000000" w:rsidRPr="00000000">
          <w:rPr>
            <w:rFonts w:ascii="Times New Roman" w:cs="Times New Roman" w:eastAsia="Times New Roman" w:hAnsi="Times New Roman"/>
            <w:sz w:val="24"/>
            <w:szCs w:val="24"/>
            <w:rtl w:val="0"/>
          </w:rPr>
          <w:delText xml:space="preserve">Tabla D.2 del </w:delText>
        </w:r>
      </w:del>
      <w:del w:id="1297" w:author="OpenAI" w:date="2026-08-31T02:40:04Z">
        <w:r w:rsidDel="00000000" w:rsidR="00000000" w:rsidRPr="00000000">
          <w:rPr>
            <w:rFonts w:ascii="Times New Roman" w:cs="Times New Roman" w:eastAsia="Times New Roman" w:hAnsi="Times New Roman"/>
            <w:sz w:val="24"/>
            <w:szCs w:val="24"/>
            <w:rtl w:val="0"/>
          </w:rPr>
          <w:delText xml:space="preserve">Anexo D.</w:delText>
        </w:r>
      </w:del>
      <w:commentRangeEnd w:id="22"/>
      <w:r w:rsidDel="00000000" w:rsidR="00000000" w:rsidRPr="00000000">
        <w:commentReference w:id="22"/>
      </w:r>
      <w:del w:id="1298" w:author="OpenAI" w:date="2026-08-31T02:40:04Z">
        <w:r w:rsidDel="00000000" w:rsidR="00000000" w:rsidRPr="00000000">
          <w:rPr>
            <w:rtl w:val="0"/>
          </w:rPr>
        </w:r>
      </w:del>
    </w:p>
    <w:p w:rsidR="00000000" w:rsidDel="00000000" w:rsidP="00000000" w:rsidRDefault="00000000" w:rsidRPr="00000000" w14:paraId="000002E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17.1.7.4.3. Métricas de rendimiento del pipeline</w:t>
      </w:r>
      <w:r w:rsidDel="00000000" w:rsidR="00000000" w:rsidRPr="00000000">
        <w:rPr>
          <w:rtl w:val="0"/>
        </w:rPr>
      </w:r>
    </w:p>
    <w:p w:rsidR="00000000" w:rsidDel="00000000" w:rsidP="00000000" w:rsidRDefault="00000000" w:rsidRPr="00000000" w14:paraId="000002EA">
      <w:pPr>
        <w:spacing w:line="480" w:lineRule="auto"/>
        <w:ind w:firstLine="720"/>
        <w:rPr>
          <w:rFonts w:ascii="Times New Roman" w:cs="Times New Roman" w:eastAsia="Times New Roman" w:hAnsi="Times New Roman"/>
          <w:sz w:val="24"/>
          <w:szCs w:val="24"/>
          <w:del w:id="1301" w:author="OpenAI" w:date="2026-08-31T02:40:04Z"/>
        </w:rPr>
      </w:pPr>
      <w:del w:id="1302" w:author="OpenAI" w:date="2026-08-31T02:40:04Z">
        <w:r w:rsidDel="00000000" w:rsidR="00000000" w:rsidRPr="00000000">
          <w:rPr>
            <w:rFonts w:ascii="Times New Roman" w:cs="Times New Roman" w:eastAsia="Times New Roman" w:hAnsi="Times New Roman"/>
            <w:sz w:val="24"/>
            <w:szCs w:val="24"/>
            <w:rtl w:val="0"/>
          </w:rPr>
          <w:delTex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w:delText>
        </w:r>
      </w:del>
      <w:sdt>
        <w:sdtPr>
          <w:id w:val="1571767557"/>
          <w:tag w:val="goog_rdk_23"/>
        </w:sdtPr>
        <w:sdtContent>
          <w:commentRangeStart w:id="23"/>
        </w:sdtContent>
      </w:sdt>
      <w:del w:id="1303" w:author="OpenAI" w:date="2026-08-31T02:40:04Z">
        <w:r w:rsidDel="00000000" w:rsidR="00000000" w:rsidRPr="00000000">
          <w:rPr>
            <w:rFonts w:ascii="Times New Roman" w:cs="Times New Roman" w:eastAsia="Times New Roman" w:hAnsi="Times New Roman"/>
            <w:sz w:val="24"/>
            <w:szCs w:val="24"/>
            <w:rtl w:val="0"/>
          </w:rPr>
          <w:delText xml:space="preserve">n la Tabla D.3 </w:delText>
        </w:r>
      </w:del>
      <w:del w:id="1304" w:author="OpenAI" w:date="2026-08-31T02:40:04Z">
        <w:r w:rsidDel="00000000" w:rsidR="00000000" w:rsidRPr="00000000">
          <w:rPr>
            <w:rFonts w:ascii="Times New Roman" w:cs="Times New Roman" w:eastAsia="Times New Roman" w:hAnsi="Times New Roman"/>
            <w:sz w:val="24"/>
            <w:szCs w:val="24"/>
            <w:rtl w:val="0"/>
          </w:rPr>
          <w:delText xml:space="preserve">del Anexo D.</w:delText>
        </w:r>
      </w:del>
      <w:commentRangeEnd w:id="23"/>
      <w:r w:rsidDel="00000000" w:rsidR="00000000" w:rsidRPr="00000000">
        <w:commentReference w:id="23"/>
      </w:r>
      <w:del w:id="1305" w:author="OpenAI" w:date="2026-08-31T02:40:04Z">
        <w:r w:rsidDel="00000000" w:rsidR="00000000" w:rsidRPr="00000000">
          <w:rPr>
            <w:rtl w:val="0"/>
          </w:rPr>
        </w:r>
      </w:del>
    </w:p>
    <w:p w:rsidR="00000000" w:rsidDel="00000000" w:rsidP="00000000" w:rsidRDefault="00000000" w:rsidRPr="00000000" w14:paraId="0000043E">
      <w:pPr>
        <w:spacing w:line="480" w:lineRule="auto"/>
        <w:ind w:firstLine="720"/>
        <w:rPr>
          <w:rFonts w:ascii="Times New Roman" w:cs="Times New Roman" w:eastAsia="Times New Roman" w:hAnsi="Times New Roman"/>
          <w:sz w:val="24"/>
          <w:szCs w:val="24"/>
          <w:ins w:id="1299" w:author="OpenAI" w:date="2026-08-31T02:40:04Z"/>
        </w:rPr>
      </w:pPr>
      <w:ins w:id="1300" w:author="OpenAI" w:date="2026-08-31T02:40:04Z">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D.1 del Anexo D.</w:t>
        </w:r>
      </w:ins>
      <w:sdt>
        <w:sdtPr>
          <w:id w:val="1571767557"/>
          <w:tag w:val="goog_rdk_23"/>
        </w:sdtPr>
        <w:sdtContent/>
      </w:sdt>
      <w:ins w:id="1300" w:author="OpenAI" w:date="2026-08-31T02:40:04Z">
        <w:r w:rsidDel="00000000" w:rsidR="00000000" w:rsidRPr="00000000">
          <w:rPr>
            <w:rFonts w:ascii="Times New Roman" w:cs="Times New Roman" w:eastAsia="Times New Roman" w:hAnsi="Times New Roman"/>
            <w:sz w:val="24"/>
            <w:szCs w:val="24"/>
            <w:rtl w:val="0"/>
          </w:rPr>
          <w:t xml:space="preserve"/>
        </w:r>
      </w:ins>
      <w:ins w:id="1300" w:author="OpenAI" w:date="2026-08-31T02:40:04Z">
        <w:r w:rsidDel="00000000" w:rsidR="00000000" w:rsidRPr="00000000">
          <w:rPr>
            <w:rFonts w:ascii="Times New Roman" w:cs="Times New Roman" w:eastAsia="Times New Roman" w:hAnsi="Times New Roman"/>
            <w:sz w:val="24"/>
            <w:szCs w:val="24"/>
            <w:rtl w:val="0"/>
          </w:rPr>
          <w:t xml:space="preserve"/>
        </w:r>
      </w:ins>
      <w:ins w:id="1300" w:author="OpenAI" w:date="2026-08-31T02:40:04Z">
        <w:r w:rsidDel="00000000" w:rsidR="00000000" w:rsidRPr="00000000">
          <w:rPr>
            <w:rtl w:val="0"/>
          </w:rPr>
        </w:r>
      </w:ins>
    </w:p>
    <w:p w:rsidR="00000000" w:rsidDel="00000000" w:rsidP="00000000" w:rsidRDefault="00000000" w:rsidRPr="00000000" w14:paraId="000002E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 Métricas operativas específicas del dominio</w:t>
      </w:r>
      <w:r w:rsidDel="00000000" w:rsidR="00000000" w:rsidRPr="00000000">
        <w:rPr>
          <w:rtl w:val="0"/>
        </w:rPr>
      </w:r>
    </w:p>
    <w:p w:rsidR="00000000" w:rsidDel="00000000" w:rsidP="00000000" w:rsidRDefault="00000000" w:rsidRPr="00000000" w14:paraId="000002E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2E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esta sección incorpora métricas operativas específicas del dominio: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2EE">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eading=h.ngt8sd1n1lm" w:id="0"/>
      <w:bookmarkEnd w:id="0"/>
      <w:r w:rsidDel="00000000" w:rsidR="00000000" w:rsidRPr="00000000">
        <w:rPr>
          <w:rFonts w:ascii="Times New Roman" w:cs="Times New Roman" w:eastAsia="Times New Roman" w:hAnsi="Times New Roman"/>
          <w:b w:val="1"/>
          <w:bCs w:val="1"/>
          <w:i w:val="0"/>
          <w:iCs w:val="0"/>
          <w:color w:val="000000"/>
          <w:sz w:val="24"/>
          <w:szCs w:val="24"/>
          <w:rtl w:val="0"/>
        </w:rPr>
        <w:t xml:space="preserve">17.1.7.5.1. Latencia de alerta (</w:t>
      </w:r>
      <m:oMath>
        <m:sSub>
          <m:sSubPr>
            <m:ctrlPr>
              <w:rPr>
                <w:rFonts w:ascii="Cambria Math" w:cs="Cambria Math" w:eastAsia="Cambria Math" w:hAnsi="Cambria Math"/>
                <w:b w:val="1"/>
                <w:bCs w:val="1"/>
                <w:color w:val="000000"/>
                <w:sz w:val="24"/>
                <w:szCs w:val="24"/>
              </w:rPr>
            </m:ctrlPr>
          </m:sSubPr>
          <m:e>
            <m:r>
              <w:rPr>
                <w:rFonts w:ascii="Cambria Math" w:cs="Cambria Math" w:eastAsia="Cambria Math" w:hAnsi="Cambria Math"/>
                <w:b w:val="1"/>
                <w:bCs w:val="1"/>
                <w:color w:val="000000"/>
                <w:sz w:val="24"/>
                <w:szCs w:val="24"/>
              </w:rPr>
              <m:t xml:space="preserve">t</m:t>
            </m:r>
          </m:e>
          <m:sub>
            <m:r>
              <w:rPr>
                <w:rFonts w:ascii="Cambria Math" w:cs="Cambria Math" w:eastAsia="Cambria Math" w:hAnsi="Cambria Math"/>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2F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2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pruebas puramente cuadro a cuadro, donde sólo se evalúa la salida del detector OVD sin evaluación de patrón ni alerta registrada,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 esos casos, el análisis debe limitarse a métricas de detección, rendimiento del pipeline o latencia Glass-to-Algorithm (G2A), declarando explícitamente la no aplicación de métricas de alerta.</w:t>
      </w:r>
    </w:p>
    <w:p w:rsidR="00000000" w:rsidDel="00000000" w:rsidP="00000000" w:rsidRDefault="00000000" w:rsidRPr="00000000" w14:paraId="000002F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2F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17.1.7.5.2. Tiempo a la primera detección (TTFD)</w:t>
      </w:r>
      <w:r w:rsidDel="00000000" w:rsidR="00000000" w:rsidRPr="00000000">
        <w:rPr>
          <w:rtl w:val="0"/>
        </w:rPr>
      </w:r>
    </w:p>
    <w:p w:rsidR="00000000" w:rsidDel="00000000" w:rsidP="00000000" w:rsidRDefault="00000000" w:rsidRPr="00000000" w14:paraId="000002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2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2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métrica resulta especialmente informativa en eventos de severidad crítica o alta, donde interesa conocer cuánto tarda el sistema en producir la primera señal visual relevante. Sin embargo, su aplicación requiere que el evento tenga un inicio temporal anotado y que el criterio de detección positiva esté definido previamente. En datasets estáticos de imágenes, o en evaluaciones sin secuencia temporal ni inicio de evento identificable, TTFD no corresponde como métrica operativa y debe declararse como no aplicable.</w:t>
      </w:r>
    </w:p>
    <w:p w:rsidR="00000000" w:rsidDel="00000000" w:rsidP="00000000" w:rsidRDefault="00000000" w:rsidRPr="00000000" w14:paraId="000002F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17.1.7.5.3. Tasa de detección sostenida (SDR)</w:t>
      </w:r>
      <w:r w:rsidDel="00000000" w:rsidR="00000000" w:rsidRPr="00000000">
        <w:rPr>
          <w:rtl w:val="0"/>
        </w:rPr>
      </w:r>
    </w:p>
    <w:p w:rsidR="00000000" w:rsidDel="00000000" w:rsidP="00000000" w:rsidRDefault="00000000" w:rsidRPr="00000000" w14:paraId="000002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2F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2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 sólo corresponde cuando existe una secuencia temporal con inicio y duración anotados de la condición evaluada. En datasets estáticos de imágenes, o en evaluaciones sin ventana temporal identificable, la métrica no resulta aplicable y debe declararse como tal.</w:t>
      </w:r>
    </w:p>
    <w:p w:rsidR="00000000" w:rsidDel="00000000" w:rsidP="00000000" w:rsidRDefault="00000000" w:rsidRPr="00000000" w14:paraId="000002F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17.1.7.5.4. Condición de aplicación de métricas temporales</w:t>
      </w:r>
      <w:r w:rsidDel="00000000" w:rsidR="00000000" w:rsidRPr="00000000">
        <w:rPr>
          <w:rtl w:val="0"/>
        </w:rPr>
      </w:r>
    </w:p>
    <w:p w:rsidR="00000000" w:rsidDel="00000000" w:rsidP="00000000" w:rsidRDefault="00000000" w:rsidRPr="00000000" w14:paraId="000002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y SDR sólo son ejecutables sobre secuencias temporales donde pueda identificarse el inicio de la condición de riesgo, su duración efectiva y la respuesta temporal del sistema. No corresponde calcularlas sobre datasets compuestos únicamente por imágenes estáticas no ordenadas temporalmente.</w:t>
      </w:r>
    </w:p>
    <w:p w:rsidR="00000000" w:rsidDel="00000000" w:rsidP="00000000" w:rsidRDefault="00000000" w:rsidRPr="00000000" w14:paraId="000002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esos casos, la evaluación debe limitarse a métricas de detección por imagen o por cuadro, como AP@0.5 y Precision/Recall, además de métricas de rendimiento del pipeline cuando exista instrumentación suficiente. Las métricas temporales quedan reservadas para clips, secuencias anotadas o corridas EBE con eventos definidos.</w:t>
      </w:r>
    </w:p>
    <w:p w:rsidR="00000000" w:rsidDel="00000000" w:rsidP="00000000" w:rsidRDefault="00000000" w:rsidRPr="00000000" w14:paraId="000002F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17.1.7.5.5. Evaluación diferenciada por severidad</w:t>
      </w:r>
      <w:r w:rsidDel="00000000" w:rsidR="00000000" w:rsidRPr="00000000">
        <w:rPr>
          <w:rtl w:val="0"/>
        </w:rPr>
      </w:r>
    </w:p>
    <w:p w:rsidR="00000000" w:rsidDel="00000000" w:rsidP="00000000" w:rsidRDefault="00000000" w:rsidRPr="00000000" w14:paraId="000002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3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3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3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17.1.7.6. Protocolo comparativo entre variantes preentrenada y ajustada al dominio</w:t>
      </w:r>
      <w:r w:rsidDel="00000000" w:rsidR="00000000" w:rsidRPr="00000000">
        <w:rPr>
          <w:rtl w:val="0"/>
        </w:rPr>
      </w:r>
    </w:p>
    <w:p w:rsidR="00000000" w:rsidDel="00000000" w:rsidP="00000000" w:rsidRDefault="00000000" w:rsidRPr="00000000" w14:paraId="000003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Cuando exista una variante ajustada y soporte de datos suficiente para una condición de riesgo determinada, se reportarán los deltas ΔAP, ΔRecall, ΔPrecision y ΔSDR respecto de la baseline zero-shot. Los deltas sobre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30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305">
      <w:pPr>
        <w:spacing w:line="360" w:lineRule="auto"/>
        <w:rPr>
          <w:rFonts w:ascii="Times New Roman" w:cs="Times New Roman" w:eastAsia="Times New Roman" w:hAnsi="Times New Roman"/>
          <w:sz w:val="24"/>
          <w:szCs w:val="24"/>
          <w:del w:id="1453" w:author="OpenAI" w:date="2026-08-31T02:40:04Z"/>
        </w:rPr>
      </w:pPr>
      <w:del w:id="1454"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32</w:delText>
        </w:r>
      </w:del>
      <w:del w:id="1455" w:author="OpenAI" w:date="2026-08-31T02:40:04Z">
        <w:r w:rsidDel="00000000" w:rsidR="00000000" w:rsidRPr="00000000">
          <w:rPr>
            <w:rtl w:val="0"/>
          </w:rPr>
        </w:r>
      </w:del>
    </w:p>
    <w:p w:rsidR="00000000" w:rsidDel="00000000" w:rsidP="00000000" w:rsidRDefault="00000000" w:rsidRPr="00000000" w14:paraId="0000045E">
      <w:pPr>
        <w:spacing w:line="360" w:lineRule="auto"/>
        <w:rPr>
          <w:rFonts w:ascii="Times New Roman" w:cs="Times New Roman" w:eastAsia="Times New Roman" w:hAnsi="Times New Roman"/>
          <w:sz w:val="24"/>
          <w:szCs w:val="24"/>
          <w:ins w:id="1451" w:author="OpenAI" w:date="2026-08-31T02:40:04Z"/>
        </w:rPr>
      </w:pPr>
      <w:ins w:id="1452" w:author="OpenAI" w:date="2026-08-31T02:40:04Z">
        <w:r w:rsidDel="00000000" w:rsidR="00000000" w:rsidRPr="00000000">
          <w:rPr>
            <w:rFonts w:ascii="Times New Roman" w:cs="Times New Roman" w:eastAsia="Times New Roman" w:hAnsi="Times New Roman"/>
            <w:b w:val="1"/>
            <w:bCs w:val="1"/>
            <w:sz w:val="24"/>
            <w:szCs w:val="24"/>
            <w:rtl w:val="0"/>
          </w:rPr>
          <w:t xml:space="preserve">Tabla 30</w:t>
        </w:r>
      </w:ins>
      <w:ins w:id="1452" w:author="OpenAI" w:date="2026-08-31T02:40:04Z">
        <w:r w:rsidDel="00000000" w:rsidR="00000000" w:rsidRPr="00000000">
          <w:rPr>
            <w:rtl w:val="0"/>
          </w:rPr>
        </w:r>
      </w:ins>
    </w:p>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7"/>
        <w:tblW w:w="10480.0" w:type="dxa"/>
        <w:jc w:val="center"/>
        <w:tblLayout w:type="fixed"/>
        <w:tblLook w:val="0400"/>
      </w:tblPr>
      <w:tblGrid>
        <w:gridCol w:w="2520"/>
        <w:gridCol w:w="3560"/>
        <w:gridCol w:w="1760"/>
        <w:gridCol w:w="1320"/>
        <w:gridCol w:w="1320"/>
        <w:tblGridChange w:id="0">
          <w:tblGrid>
            <w:gridCol w:w="2520"/>
            <w:gridCol w:w="3560"/>
            <w:gridCol w:w="1760"/>
            <w:gridCol w:w="132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32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32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 Presupuesto de latencia y componentes medibles</w:t>
      </w:r>
      <w:r w:rsidDel="00000000" w:rsidR="00000000" w:rsidRPr="00000000">
        <w:rPr>
          <w:rtl w:val="0"/>
        </w:rPr>
      </w:r>
    </w:p>
    <w:p w:rsidR="00000000" w:rsidDel="00000000" w:rsidP="00000000" w:rsidRDefault="00000000" w:rsidRPr="00000000" w14:paraId="000003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17.1.7.7.1. Descomposición operativa</w:t>
      </w:r>
      <w:r w:rsidDel="00000000" w:rsidR="00000000" w:rsidRPr="00000000">
        <w:rPr>
          <w:rtl w:val="0"/>
        </w:rPr>
      </w:r>
    </w:p>
    <w:p w:rsidR="00000000" w:rsidDel="00000000" w:rsidP="00000000" w:rsidRDefault="00000000" w:rsidRPr="00000000" w14:paraId="000003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32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p w:rsidR="00000000" w:rsidDel="00000000" w:rsidP="00000000" w:rsidRDefault="00000000" w:rsidRPr="00000000" w14:paraId="0000032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p w:rsidR="00000000" w:rsidDel="00000000" w:rsidP="00000000" w:rsidRDefault="00000000" w:rsidRPr="00000000" w14:paraId="0000032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r>
          <w:rPr>
            <w:rFonts w:ascii="Cambria Math" w:cs="Cambria Math" w:eastAsia="Cambria Math" w:hAnsi="Cambria Math"/>
            <w:sz w:val="24"/>
            <w:szCs w:val="24"/>
          </w:rPr>
          <m:t xml:space="preserve"> +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p w:rsidR="00000000" w:rsidDel="00000000" w:rsidP="00000000" w:rsidRDefault="00000000" w:rsidRPr="00000000" w14:paraId="000003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32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17.1.7.7.2. Componentes medibles y adscripción por tramo</w:t>
      </w:r>
      <w:r w:rsidDel="00000000" w:rsidR="00000000" w:rsidRPr="00000000">
        <w:rPr>
          <w:rtl w:val="0"/>
        </w:rPr>
      </w:r>
    </w:p>
    <w:p w:rsidR="00000000" w:rsidDel="00000000" w:rsidP="00000000" w:rsidRDefault="00000000" w:rsidRPr="00000000" w14:paraId="0000032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32B">
      <w:pPr>
        <w:spacing w:line="360" w:lineRule="auto"/>
        <w:rPr>
          <w:rFonts w:ascii="Times New Roman" w:cs="Times New Roman" w:eastAsia="Times New Roman" w:hAnsi="Times New Roman"/>
          <w:sz w:val="24"/>
          <w:szCs w:val="24"/>
          <w:del w:id="1458" w:author="OpenAI" w:date="2026-08-31T02:40:04Z"/>
        </w:rPr>
      </w:pPr>
      <w:del w:id="1459"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33</w:delText>
        </w:r>
      </w:del>
      <w:del w:id="1460" w:author="OpenAI" w:date="2026-08-31T02:40:04Z">
        <w:r w:rsidDel="00000000" w:rsidR="00000000" w:rsidRPr="00000000">
          <w:rPr>
            <w:rtl w:val="0"/>
          </w:rPr>
        </w:r>
      </w:del>
    </w:p>
    <w:p w:rsidR="00000000" w:rsidDel="00000000" w:rsidP="00000000" w:rsidRDefault="00000000" w:rsidRPr="00000000" w14:paraId="0000045F">
      <w:pPr>
        <w:spacing w:line="360" w:lineRule="auto"/>
        <w:rPr>
          <w:rFonts w:ascii="Times New Roman" w:cs="Times New Roman" w:eastAsia="Times New Roman" w:hAnsi="Times New Roman"/>
          <w:sz w:val="24"/>
          <w:szCs w:val="24"/>
          <w:ins w:id="1456" w:author="OpenAI" w:date="2026-08-31T02:40:04Z"/>
        </w:rPr>
      </w:pPr>
      <w:ins w:id="1457" w:author="OpenAI" w:date="2026-08-31T02:40:04Z">
        <w:r w:rsidDel="00000000" w:rsidR="00000000" w:rsidRPr="00000000">
          <w:rPr>
            <w:rFonts w:ascii="Times New Roman" w:cs="Times New Roman" w:eastAsia="Times New Roman" w:hAnsi="Times New Roman"/>
            <w:b w:val="1"/>
            <w:bCs w:val="1"/>
            <w:sz w:val="24"/>
            <w:szCs w:val="24"/>
            <w:rtl w:val="0"/>
          </w:rPr>
          <w:t xml:space="preserve">Tabla 31</w:t>
        </w:r>
      </w:ins>
      <w:ins w:id="1457" w:author="OpenAI" w:date="2026-08-31T02:40:04Z">
        <w:r w:rsidDel="00000000" w:rsidR="00000000" w:rsidRPr="00000000">
          <w:rPr>
            <w:rtl w:val="0"/>
          </w:rPr>
        </w:r>
      </w:ins>
    </w:p>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bl>
      <w:tblPr>
        <w:tblStyle w:val="Table18"/>
        <w:tblW w:w="10460.0" w:type="dxa"/>
        <w:jc w:val="center"/>
        <w:tblLayout w:type="fixed"/>
        <w:tblLook w:val="0400"/>
      </w:tblPr>
      <w:tblGrid>
        <w:gridCol w:w="1440"/>
        <w:gridCol w:w="4320"/>
        <w:gridCol w:w="2600"/>
        <w:gridCol w:w="780"/>
        <w:gridCol w:w="1320"/>
        <w:tblGridChange w:id="0">
          <w:tblGrid>
            <w:gridCol w:w="1440"/>
            <w:gridCol w:w="4320"/>
            <w:gridCol w:w="2600"/>
            <w:gridCol w:w="78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C">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5">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8">
            <w:pPr>
              <w:spacing w:line="48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35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w:t>
      </w:r>
      <w:del w:id="1128" w:author="OpenAI" w:date="2026-08-31T02:40:04Z">
        <w:r>
          <w:rPr>
            <w:rFonts w:ascii="Times New Roman" w:cs="Times New Roman" w:eastAsia="Times New Roman" w:hAnsi="Times New Roman"/>
            <w:sz w:val="24"/>
            <w:szCs w:val="24"/>
            <w:rtl w:val="0"/>
          </w:rPr>
          <w:delText xml:space="preserve">La inclusión explícita de </w:delText>
        </w:r>
      </w:del>
      <w:del w:id="1129" w:author="OpenAI" w:date="2026-08-31T02:40:04Z">
        <w:r>
          <w:rPr>
            <w:rFonts w:ascii="Times New Roman" w:cs="Times New Roman" w:eastAsia="Times New Roman" w:hAnsi="Times New Roman"/>
            <w:sz w:val="24"/>
            <w:szCs w:val="24"/>
            <w:rtl w:val="0"/>
          </w:rPr>
          <w:delText xml:space="preserve"> responde a que la latencia de alerta confirmada no se reduce al costo computacional del pipeline, sino que incorpora además la ventana funcional necesaria para acumular evidencia suficiente antes de registrar una alerta interna.</w:delText>
        </w:r>
      </w:del>
    </w:p>
    <w:p w:rsidR="00000000" w:rsidDel="00000000" w:rsidP="00000000" w:rsidRDefault="00000000" w:rsidRPr="00000000" w14:paraId="0000035B">
      <w:pPr>
        <w:pStyle w:val="Heading5"/>
        <w:spacing w:after="0" w:before="0" w:line="480" w:lineRule="auto"/>
        <w:rPr>
          <w:rFonts w:ascii="Times New Roman" w:cs="Times New Roman" w:eastAsia="Times New Roman" w:hAnsi="Times New Roman"/>
          <w:b w:val="1"/>
          <w:bCs w:val="1"/>
          <w:color w:val="000000"/>
          <w:sz w:val="24"/>
          <w:szCs w:val="24"/>
          <w:del w:id="1099" w:author="OpenAI" w:date="2026-08-31T02:40:04Z"/>
        </w:rPr>
      </w:pPr>
      <w:del w:id="1100"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17.1.7.7.3. Consideración sobre el razonamiento temporal</w:delText>
        </w:r>
      </w:del>
      <w:del w:id="1101" w:author="OpenAI" w:date="2026-08-31T02:40:04Z">
        <w:r w:rsidDel="00000000" w:rsidR="00000000" w:rsidRPr="00000000">
          <w:rPr>
            <w:rtl w:val="0"/>
          </w:rPr>
        </w:r>
      </w:del>
    </w:p>
    <w:p w:rsidR="00000000" w:rsidDel="00000000" w:rsidP="00000000" w:rsidRDefault="00000000" w:rsidRPr="00000000" w14:paraId="0000035C">
      <w:pPr>
        <w:spacing w:line="480" w:lineRule="auto"/>
        <w:ind w:firstLine="720"/>
        <w:rPr>
          <w:rFonts w:ascii="Times New Roman" w:cs="Times New Roman" w:eastAsia="Times New Roman" w:hAnsi="Times New Roman"/>
          <w:sz w:val="24"/>
          <w:szCs w:val="24"/>
          <w:del w:id="1102" w:author="OpenAI" w:date="2026-08-31T02:40:04Z"/>
        </w:rPr>
      </w:pPr>
      <w:del w:id="1103" w:author="OpenAI" w:date="2026-08-31T02:40:04Z">
        <w:r w:rsidDel="00000000" w:rsidR="00000000" w:rsidRPr="00000000">
          <w:rPr>
            <w:rFonts w:ascii="Times New Roman" w:cs="Times New Roman" w:eastAsia="Times New Roman" w:hAnsi="Times New Roman"/>
            <w:sz w:val="24"/>
            <w:szCs w:val="24"/>
            <w:rtl w:val="0"/>
          </w:rPr>
          <w:delText xml:space="preserve">El componente </w:delText>
        </w:r>
      </w:del>
      <w:del w:id="1104" w:author="OpenAI" w:date="2026-08-31T02:40:04Z">
        <w:r w:rsidDel="00000000" w:rsidR="00000000" w:rsidRPr="00000000">
          <w:rPr>
            <w:rFonts w:ascii="Times New Roman" w:cs="Times New Roman" w:eastAsia="Times New Roman" w:hAnsi="Times New Roman"/>
            <w:sz w:val="24"/>
            <w:szCs w:val="24"/>
            <w:rtl w:val="0"/>
          </w:rPr>
          <w:delText xml:space="preserve"> debe distinguirse explícitamente de </w:delText>
        </w:r>
      </w:del>
      <w:del w:id="1105" w:author="OpenAI" w:date="2026-08-31T02:40:04Z">
        <w:r w:rsidDel="00000000" w:rsidR="00000000" w:rsidRPr="00000000">
          <w:rPr>
            <w:rFonts w:ascii="Times New Roman" w:cs="Times New Roman" w:eastAsia="Times New Roman" w:hAnsi="Times New Roman"/>
            <w:sz w:val="24"/>
            <w:szCs w:val="24"/>
            <w:rtl w:val="0"/>
          </w:rPr>
          <w:delText xml:space="preserve">. El primero corresponde al costo computacional asociado a la evaluación de reglas de persistencia, asociaciones espaciales y patrones activos una vez disponibles las detecciones. El segundo corresponde al tiempo funcional que el sistema requiere para acumular evidencia suficiente antes de confirmar una alerta. Esta distinción es metodológicamente central, porque evita interpretar la latencia de alerta confirmada como si fuera únicamente un problema de rendimiento computacional: </w:delText>
        </w:r>
      </w:del>
      <w:del w:id="1106" w:author="OpenAI" w:date="2026-08-31T02:40:04Z">
        <w:r w:rsidDel="00000000" w:rsidR="00000000" w:rsidRPr="00000000">
          <w:rPr>
            <w:rFonts w:ascii="Times New Roman" w:cs="Times New Roman" w:eastAsia="Times New Roman" w:hAnsi="Times New Roman"/>
            <w:sz w:val="24"/>
            <w:szCs w:val="24"/>
            <w:rtl w:val="0"/>
          </w:rPr>
          <w:delText xml:space="preserve"> integra el presupuesto computacional del sistema, mientras que </w:delText>
        </w:r>
      </w:del>
      <w:del w:id="1107" w:author="OpenAI" w:date="2026-08-31T02:40:04Z">
        <w:r w:rsidDel="00000000" w:rsidR="00000000" w:rsidRPr="00000000">
          <w:rPr>
            <w:rFonts w:ascii="Times New Roman" w:cs="Times New Roman" w:eastAsia="Times New Roman" w:hAnsi="Times New Roman"/>
            <w:sz w:val="24"/>
            <w:szCs w:val="24"/>
            <w:rtl w:val="0"/>
          </w:rPr>
          <w:delText xml:space="preserve"> integra el presupuesto operativo de confirmación que queda absorbido por </w:delText>
        </w:r>
      </w:del>
      <w:del w:id="1108" w:author="OpenAI" w:date="2026-08-31T02:40:04Z">
        <w:r w:rsidDel="00000000" w:rsidR="00000000" w:rsidRPr="00000000">
          <w:rPr>
            <w:rFonts w:ascii="Times New Roman" w:cs="Times New Roman" w:eastAsia="Times New Roman" w:hAnsi="Times New Roman"/>
            <w:sz w:val="24"/>
            <w:szCs w:val="24"/>
            <w:rtl w:val="0"/>
          </w:rPr>
          <w:delText xml:space="preserve">.</w:delText>
        </w:r>
      </w:del>
    </w:p>
    <w:p w:rsidR="00000000" w:rsidDel="00000000" w:rsidP="00000000" w:rsidRDefault="00000000" w:rsidRPr="00000000" w14:paraId="0000035D">
      <w:pPr>
        <w:pStyle w:val="Heading5"/>
        <w:spacing w:after="0" w:before="0" w:line="480" w:lineRule="auto"/>
        <w:rPr>
          <w:rFonts w:ascii="Times New Roman" w:cs="Times New Roman" w:eastAsia="Times New Roman" w:hAnsi="Times New Roman"/>
          <w:b w:val="1"/>
          <w:bCs w:val="1"/>
          <w:color w:val="000000"/>
          <w:sz w:val="24"/>
          <w:szCs w:val="24"/>
          <w:del w:id="1111" w:author="OpenAI" w:date="2026-08-31T02:40:04Z"/>
        </w:rPr>
      </w:pPr>
      <w:del w:id="1112"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17.1.7.7.4. Cierre operativo del presupuesto</w:delText>
        </w:r>
      </w:del>
      <w:del w:id="1113" w:author="OpenAI" w:date="2026-08-31T02:40:04Z">
        <w:r w:rsidDel="00000000" w:rsidR="00000000" w:rsidRPr="00000000">
          <w:rPr>
            <w:rtl w:val="0"/>
          </w:rPr>
        </w:r>
      </w:del>
    </w:p>
    <w:p w:rsidR="00000000" w:rsidDel="00000000" w:rsidP="00000000" w:rsidRDefault="00000000" w:rsidRPr="00000000" w14:paraId="00000420">
      <w:pPr>
        <w:pStyle w:val="Heading5"/>
        <w:spacing w:after="0" w:before="0" w:line="480" w:lineRule="auto"/>
        <w:rPr>
          <w:rFonts w:ascii="Times New Roman" w:cs="Times New Roman" w:eastAsia="Times New Roman" w:hAnsi="Times New Roman"/>
          <w:b w:val="1"/>
          <w:bCs w:val="1"/>
          <w:color w:val="000000"/>
          <w:sz w:val="24"/>
          <w:szCs w:val="24"/>
          <w:ins w:id="1109" w:author="OpenAI" w:date="2026-08-31T02:40:04Z"/>
        </w:rPr>
      </w:pPr>
      <w:ins w:id="1110"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t xml:space="preserve">17.1.7.7.3. Cierre operativo del presupuesto</w:t>
        </w:r>
      </w:ins>
      <w:ins w:id="1110" w:author="OpenAI" w:date="2026-08-31T02:40:04Z">
        <w:r w:rsidDel="00000000" w:rsidR="00000000" w:rsidRPr="00000000">
          <w:rPr>
            <w:rtl w:val="0"/>
          </w:rPr>
        </w:r>
      </w:ins>
    </w:p>
    <w:p w:rsidR="00000000" w:rsidDel="00000000" w:rsidP="00000000" w:rsidRDefault="00000000" w:rsidRPr="00000000" w14:paraId="000003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p>
    <w:p w:rsidR="00000000" w:rsidDel="00000000" w:rsidP="00000000" w:rsidRDefault="00000000" w:rsidRPr="00000000" w14:paraId="0000035F">
      <w:pPr>
        <w:pStyle w:val="Heading5"/>
        <w:spacing w:after="0" w:before="0" w:line="480" w:lineRule="auto"/>
        <w:rPr>
          <w:rFonts w:ascii="Times New Roman" w:cs="Times New Roman" w:eastAsia="Times New Roman" w:hAnsi="Times New Roman"/>
          <w:b w:val="1"/>
          <w:bCs w:val="1"/>
          <w:color w:val="000000"/>
          <w:sz w:val="24"/>
          <w:szCs w:val="24"/>
          <w:del w:id="1116" w:author="OpenAI" w:date="2026-08-31T02:40:04Z"/>
        </w:rPr>
      </w:pPr>
      <w:sdt>
        <w:sdtPr>
          <w:id w:val="58883949"/>
          <w:tag w:val="goog_rdk_24"/>
        </w:sdtPr>
        <w:sdtContent>
          <w:commentRangeStart w:id="24"/>
        </w:sdtContent>
      </w:sdt>
      <w:del w:id="1117"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17.1.7.7.5. Estimación orientativa del presupuesto de latencia</w:delText>
        </w:r>
      </w:del>
      <w:commentRangeEnd w:id="24"/>
      <w:r w:rsidDel="00000000" w:rsidR="00000000" w:rsidRPr="00000000">
        <w:commentReference w:id="24"/>
      </w:r>
      <w:del w:id="1118" w:author="OpenAI" w:date="2026-08-31T02:40:04Z">
        <w:r w:rsidDel="00000000" w:rsidR="00000000" w:rsidRPr="00000000">
          <w:rPr>
            <w:rtl w:val="0"/>
          </w:rPr>
        </w:r>
      </w:del>
    </w:p>
    <w:p w:rsidR="00000000" w:rsidDel="00000000" w:rsidP="00000000" w:rsidRDefault="00000000" w:rsidRPr="00000000" w14:paraId="00000421">
      <w:pPr>
        <w:pStyle w:val="Heading5"/>
        <w:spacing w:after="0" w:before="0" w:line="480" w:lineRule="auto"/>
        <w:rPr>
          <w:rFonts w:ascii="Times New Roman" w:cs="Times New Roman" w:eastAsia="Times New Roman" w:hAnsi="Times New Roman"/>
          <w:b w:val="1"/>
          <w:bCs w:val="1"/>
          <w:color w:val="000000"/>
          <w:sz w:val="24"/>
          <w:szCs w:val="24"/>
          <w:ins w:id="1114" w:author="OpenAI" w:date="2026-08-31T02:40:04Z"/>
        </w:rPr>
      </w:pPr>
      <w:sdt>
        <w:sdtPr>
          <w:id w:val="58883949"/>
          <w:tag w:val="goog_rdk_24"/>
        </w:sdtPr>
        <w:sdtContent/>
      </w:sdt>
      <w:ins w:id="1115"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t xml:space="preserve">17.1.7.7.4. Estimación orientativa del presupuesto de latencia</w:t>
        </w:r>
      </w:ins>
      <w:ins w:id="1115" w:author="OpenAI" w:date="2026-08-31T02:40:04Z">
        <w:r w:rsidDel="00000000" w:rsidR="00000000" w:rsidRPr="00000000">
          <w:rPr>
            <w:rtl w:val="0"/>
          </w:rPr>
        </w:r>
      </w:ins>
    </w:p>
    <w:p w:rsidR="00000000" w:rsidDel="00000000" w:rsidP="00000000" w:rsidRDefault="00000000" w:rsidRPr="00000000" w14:paraId="000003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w:t>
      </w:r>
      <w:del w:id="1124" w:author="OpenAI" w:date="2026-08-31T02:40:04Z">
        <w:r>
          <w:rPr>
            <w:rFonts w:ascii="Times New Roman" w:cs="Times New Roman" w:eastAsia="Times New Roman" w:hAnsi="Times New Roman"/>
            <w:sz w:val="24"/>
            <w:szCs w:val="24"/>
            <w:rtl w:val="0"/>
          </w:rPr>
          <w:delText>interpretar los umbrales de la Sección 17.1.7.7.6</w:delText>
        </w:r>
      </w:del>
      <w:ins w:id="1125" w:author="OpenAI" w:date="2026-08-31T02:40:04Z">
        <w:r>
          <w:rPr>
            <w:rFonts w:ascii="Times New Roman" w:cs="Times New Roman" w:eastAsia="Times New Roman" w:hAnsi="Times New Roman"/>
            <w:sz w:val="24"/>
            <w:szCs w:val="24"/>
            <w:rtl w:val="0"/>
          </w:rPr>
          <w:t>interpretar los umbrales de la Sección 17.1.7.7.5</w:t>
        </w:r>
      </w:ins>
      <w:r>
        <w:rPr>
          <w:rFonts w:ascii="Times New Roman" w:cs="Times New Roman" w:eastAsia="Times New Roman" w:hAnsi="Times New Roman"/>
          <w:sz w:val="24"/>
          <w:szCs w:val="24"/>
          <w:rtl w:val="0"/>
        </w:rPr>
        <w:t xml:space="preserve"> y verificar que las metas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3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w:t>
      </w:r>
    </w:p>
    <w:p w:rsidR="00000000" w:rsidDel="00000000" w:rsidP="00000000" w:rsidRDefault="00000000" w:rsidRPr="00000000" w14:paraId="00000437">
      <w:pPr>
        <w:spacing w:line="480" w:lineRule="auto"/>
        <w:ind w:firstLine="720"/>
        <w:rPr>
          <w:rFonts w:ascii="Times New Roman" w:cs="Times New Roman" w:eastAsia="Times New Roman" w:hAnsi="Times New Roman"/>
          <w:sz w:val="24"/>
          <w:szCs w:val="24"/>
          <w:ins w:id="1272" w:author="OpenAI" w:date="2026-08-31T02:40:04Z"/>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w:t>
      </w:r>
    </w:p>
    <w:p w:rsidR="00000000" w:rsidDel="00000000" w:rsidP="00000000" w:rsidRDefault="00000000" w:rsidRPr="00000000" w14:paraId="00000438">
      <w:pPr>
        <w:spacing w:line="480" w:lineRule="auto"/>
        <w:ind w:firstLine="720"/>
        <w:rPr>
          <w:rFonts w:ascii="Times New Roman" w:cs="Times New Roman" w:eastAsia="Times New Roman" w:hAnsi="Times New Roman"/>
          <w:sz w:val="24"/>
          <w:szCs w:val="24"/>
          <w:ins w:id="1272" w:author="OpenAI" w:date="2026-08-31T02:40:04Z"/>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inferencia</m:t>
            </m:r>
          </m:sub>
        </m:sSub>
      </m:oMath>
      <w:r>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w:t>
      </w:r>
      <w:del w:id="1255" w:author="OpenAI" w:date="2026-08-31T02:40:04Z">
        <w:r>
          <w:rPr>
            <w:rFonts w:ascii="Times New Roman" w:cs="Times New Roman" w:eastAsia="Times New Roman" w:hAnsi="Times New Roman"/>
            <w:sz w:val="24"/>
            <w:szCs w:val="24"/>
            <w:rtl w:val="0"/>
          </w:rPr>
          <w:delText>Por un lado, la el análisis de operación en tiempo real identifica</w:delText>
        </w:r>
      </w:del>
      <w:ins w:id="1256" w:author="OpenAI" w:date="2026-08-31T02:40:04Z">
        <w:r>
          <w:rPr>
            <w:rFonts w:ascii="Times New Roman" w:cs="Times New Roman" w:eastAsia="Times New Roman" w:hAnsi="Times New Roman"/>
            <w:sz w:val="24"/>
            <w:szCs w:val="24"/>
            <w:rtl w:val="0"/>
          </w:rPr>
          <w:t>Por un lado, el análisis de operación en tiempo real identifica</w:t>
        </w:r>
      </w:ins>
      <w:r>
        <w:rPr>
          <w:rFonts w:ascii="Times New Roman" w:cs="Times New Roman" w:eastAsia="Times New Roman" w:hAnsi="Times New Roman"/>
          <w:sz w:val="24"/>
          <w:szCs w:val="24"/>
          <w:rtl w:val="0"/>
        </w:rPr>
        <w:t xml:space="preserve"> un rango de 10–30 ms por cuadro asociado a modelos ligeros optimizados y otro de 50–150 ms característico de arquitecturas transformer sin optimización específica para edge; </w:t>
      </w:r>
      <w:del w:id="1257" w:author="OpenAI" w:date="2026-08-31T02:40:04Z">
        <w:r>
          <w:rPr>
            <w:rFonts w:ascii="Times New Roman" w:cs="Times New Roman" w:eastAsia="Times New Roman" w:hAnsi="Times New Roman"/>
            <w:sz w:val="24"/>
            <w:szCs w:val="24"/>
            <w:rtl w:val="0"/>
          </w:rPr>
          <w:delText>por otro, la el análisis de modelos OVD documenta</w:delText>
        </w:r>
      </w:del>
      <w:ins w:id="1258" w:author="OpenAI" w:date="2026-08-31T02:40:04Z">
        <w:r>
          <w:rPr>
            <w:rFonts w:ascii="Times New Roman" w:cs="Times New Roman" w:eastAsia="Times New Roman" w:hAnsi="Times New Roman"/>
            <w:sz w:val="24"/>
            <w:szCs w:val="24"/>
            <w:rtl w:val="0"/>
          </w:rPr>
          <w:t>por otro, el análisis de modelos OVD documenta</w:t>
        </w:r>
      </w:ins>
      <w:r>
        <w:rPr>
          <w:rFonts w:ascii="Times New Roman" w:cs="Times New Roman" w:eastAsia="Times New Roman" w:hAnsi="Times New Roman"/>
          <w:sz w:val="24"/>
          <w:szCs w:val="24"/>
          <w:rtl w:val="0"/>
        </w:rPr>
        <w:t xml:space="preserve">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En este punto, la mención de YOLO-World debe leerse únicamente como referencia comparativa dentro de la subfamilia eficiente de detectores OVD, no como modelo priorizado del protocolo experimental de E2, cuyos candidatos de trabajo siguen siendo YOLOE y Grounding DINO. </w:t>
      </w:r>
    </w:p>
    <w:p w:rsidR="00000000" w:rsidDel="00000000" w:rsidP="00000000" w:rsidRDefault="00000000" w:rsidRPr="00000000" w14:paraId="00000439">
      <w:pPr>
        <w:spacing w:line="480" w:lineRule="auto"/>
        <w:ind w:firstLine="720"/>
        <w:rPr>
          <w:rFonts w:ascii="Times New Roman" w:cs="Times New Roman" w:eastAsia="Times New Roman" w:hAnsi="Times New Roman"/>
          <w:sz w:val="24"/>
          <w:szCs w:val="24"/>
          <w:ins w:id="1272" w:author="OpenAI" w:date="2026-08-31T02:40:04Z"/>
        </w:rPr>
      </w:pPr>
      <w:r>
        <w:rPr>
          <w:rFonts w:ascii="Times New Roman" w:cs="Times New Roman" w:eastAsia="Times New Roman" w:hAnsi="Times New Roman"/>
          <w:sz w:val="24"/>
          <w:szCs w:val="24"/>
          <w:rtl w:val="0"/>
        </w:rPr>
        <w:t xml:space="preserve">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3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3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364">
      <w:pPr>
        <w:pStyle w:val="Heading5"/>
        <w:spacing w:after="0" w:before="0" w:line="480" w:lineRule="auto"/>
        <w:rPr>
          <w:rFonts w:ascii="Times New Roman" w:cs="Times New Roman" w:eastAsia="Times New Roman" w:hAnsi="Times New Roman"/>
          <w:b w:val="1"/>
          <w:bCs w:val="1"/>
          <w:color w:val="000000"/>
          <w:sz w:val="24"/>
          <w:szCs w:val="24"/>
          <w:del w:id="1121" w:author="OpenAI" w:date="2026-08-31T02:40:04Z"/>
        </w:rPr>
      </w:pPr>
      <w:del w:id="1122"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delText xml:space="preserve">17.1.7.7.6. Umbrales orientativos por nivel de severidad</w:delText>
        </w:r>
      </w:del>
      <w:del w:id="1123" w:author="OpenAI" w:date="2026-08-31T02:40:04Z">
        <w:r w:rsidDel="00000000" w:rsidR="00000000" w:rsidRPr="00000000">
          <w:rPr>
            <w:rtl w:val="0"/>
          </w:rPr>
        </w:r>
      </w:del>
    </w:p>
    <w:p w:rsidR="00000000" w:rsidDel="00000000" w:rsidP="00000000" w:rsidRDefault="00000000" w:rsidRPr="00000000" w14:paraId="00000422">
      <w:pPr>
        <w:pStyle w:val="Heading5"/>
        <w:spacing w:after="0" w:before="0" w:line="480" w:lineRule="auto"/>
        <w:rPr>
          <w:rFonts w:ascii="Times New Roman" w:cs="Times New Roman" w:eastAsia="Times New Roman" w:hAnsi="Times New Roman"/>
          <w:b w:val="1"/>
          <w:bCs w:val="1"/>
          <w:color w:val="000000"/>
          <w:sz w:val="24"/>
          <w:szCs w:val="24"/>
          <w:ins w:id="1119" w:author="OpenAI" w:date="2026-08-31T02:40:04Z"/>
        </w:rPr>
      </w:pPr>
      <w:ins w:id="1120" w:author="OpenAI" w:date="2026-08-31T02:40:04Z">
        <w:r w:rsidDel="00000000" w:rsidR="00000000" w:rsidRPr="00000000">
          <w:rPr>
            <w:rFonts w:ascii="Times New Roman" w:cs="Times New Roman" w:eastAsia="Times New Roman" w:hAnsi="Times New Roman"/>
            <w:b w:val="1"/>
            <w:bCs w:val="1"/>
            <w:i w:val="0"/>
            <w:iCs w:val="0"/>
            <w:color w:val="000000"/>
            <w:sz w:val="24"/>
            <w:szCs w:val="24"/>
            <w:rtl w:val="0"/>
          </w:rPr>
          <w:t xml:space="preserve">17.1.7.7.5. Umbrales orientativos por nivel de severidad</w:t>
        </w:r>
      </w:ins>
      <w:ins w:id="1120" w:author="OpenAI" w:date="2026-08-31T02:40:04Z">
        <w:r w:rsidDel="00000000" w:rsidR="00000000" w:rsidRPr="00000000">
          <w:rPr>
            <w:rtl w:val="0"/>
          </w:rPr>
        </w:r>
      </w:ins>
    </w:p>
    <w:p w:rsidR="00000000" w:rsidDel="00000000" w:rsidP="00000000" w:rsidRDefault="00000000" w:rsidRPr="00000000" w14:paraId="000003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taxonomía de severidad definida en la taxonomía de condiciones de riesgo, patrones y prompts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36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3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p>
    <w:p w:rsidR="00000000" w:rsidDel="00000000" w:rsidP="00000000" w:rsidRDefault="00000000" w:rsidRPr="00000000" w14:paraId="00000369">
      <w:pPr>
        <w:spacing w:line="480" w:lineRule="auto"/>
        <w:ind w:firstLine="720"/>
        <w:rPr>
          <w:rFonts w:ascii="Times New Roman" w:cs="Times New Roman" w:eastAsia="Times New Roman" w:hAnsi="Times New Roman"/>
          <w:sz w:val="24"/>
          <w:szCs w:val="24"/>
          <w:del w:id="1306" w:author="OpenAI" w:date="2026-08-31T02:40:04Z"/>
        </w:rPr>
      </w:pPr>
      <w:del w:id="1307" w:author="OpenAI" w:date="2026-08-31T02:40:04Z">
        <w:r w:rsidDel="00000000" w:rsidR="00000000" w:rsidRPr="00000000">
          <w:rPr>
            <w:rFonts w:ascii="Times New Roman" w:cs="Times New Roman" w:eastAsia="Times New Roman" w:hAnsi="Times New Roman"/>
            <w:sz w:val="24"/>
            <w:szCs w:val="24"/>
            <w:rtl w:val="0"/>
          </w:rPr>
          <w:delText xml:space="preserve">Una lista de los umbrales orientativos por severidad puede verse en l</w:delText>
        </w:r>
      </w:del>
      <w:sdt>
        <w:sdtPr>
          <w:id w:val="-568164419"/>
          <w:tag w:val="goog_rdk_25"/>
        </w:sdtPr>
        <w:sdtContent>
          <w:commentRangeStart w:id="25"/>
        </w:sdtContent>
      </w:sdt>
      <w:del w:id="1308" w:author="OpenAI" w:date="2026-08-31T02:40:04Z">
        <w:r w:rsidDel="00000000" w:rsidR="00000000" w:rsidRPr="00000000">
          <w:rPr>
            <w:rFonts w:ascii="Times New Roman" w:cs="Times New Roman" w:eastAsia="Times New Roman" w:hAnsi="Times New Roman"/>
            <w:sz w:val="24"/>
            <w:szCs w:val="24"/>
            <w:rtl w:val="0"/>
          </w:rPr>
          <w:delText xml:space="preserve">a Tabla D.4 del </w:delText>
        </w:r>
      </w:del>
      <w:del w:id="1309" w:author="OpenAI" w:date="2026-08-31T02:40:04Z">
        <w:r w:rsidDel="00000000" w:rsidR="00000000" w:rsidRPr="00000000">
          <w:rPr>
            <w:rFonts w:ascii="Times New Roman" w:cs="Times New Roman" w:eastAsia="Times New Roman" w:hAnsi="Times New Roman"/>
            <w:sz w:val="24"/>
            <w:szCs w:val="24"/>
            <w:rtl w:val="0"/>
          </w:rPr>
          <w:delText xml:space="preserve">Anexo D.</w:delText>
        </w:r>
      </w:del>
      <w:commentRangeEnd w:id="25"/>
      <w:r w:rsidDel="00000000" w:rsidR="00000000" w:rsidRPr="00000000">
        <w:commentReference w:id="25"/>
      </w:r>
      <w:del w:id="1310" w:author="OpenAI" w:date="2026-08-31T02:40:04Z">
        <w:r w:rsidDel="00000000" w:rsidR="00000000" w:rsidRPr="00000000">
          <w:rPr>
            <w:rtl w:val="0"/>
          </w:rPr>
        </w:r>
      </w:del>
    </w:p>
    <w:p w:rsidR="00000000" w:rsidDel="00000000" w:rsidP="00000000" w:rsidRDefault="00000000" w:rsidRPr="00000000" w14:paraId="0000043F">
      <w:pPr>
        <w:spacing w:line="480" w:lineRule="auto"/>
        <w:ind w:firstLine="720"/>
        <w:rPr>
          <w:rFonts w:ascii="Times New Roman" w:cs="Times New Roman" w:eastAsia="Times New Roman" w:hAnsi="Times New Roman"/>
          <w:sz w:val="24"/>
          <w:szCs w:val="24"/>
          <w:ins w:id="1311" w:author="OpenAI" w:date="2026-08-31T02:40:04Z"/>
        </w:rPr>
      </w:pPr>
      <w:ins w:id="1312" w:author="OpenAI" w:date="2026-08-31T02:40:04Z">
        <w:r>
          <w:t>Los umbrales orientativos consolidados se presentan en la Tabla 33 (Sección 17.1.7.9).</w:t>
        </w:r>
      </w:ins>
    </w:p>
    <w:p w:rsidR="00000000" w:rsidDel="00000000" w:rsidP="00000000" w:rsidRDefault="00000000" w:rsidRPr="00000000" w14:paraId="0000036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 Operacionalización de la medición y condiciones de no aplicación</w:t>
      </w:r>
      <w:r w:rsidDel="00000000" w:rsidR="00000000" w:rsidRPr="00000000">
        <w:rPr>
          <w:rtl w:val="0"/>
        </w:rPr>
      </w:r>
    </w:p>
    <w:p w:rsidR="00000000" w:rsidDel="00000000" w:rsidP="00000000" w:rsidRDefault="00000000" w:rsidRPr="00000000" w14:paraId="000003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framework sea ejecutable y no meramente declarativo, la presente sección traduce las métricas anteriores a requisitos mínimos de instrumentación, preparación y registro. Su propósito no es redefinir las métricas, sino fijar las condiciones bajo las cuales su medición resulta metodológicamente defendible.</w:t>
      </w:r>
    </w:p>
    <w:p w:rsidR="00000000" w:rsidDel="00000000" w:rsidP="00000000" w:rsidRDefault="00000000" w:rsidRPr="00000000" w14:paraId="0000036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17.1.7.8.1. Reglas generales de instrumentación</w:t>
      </w:r>
      <w:r w:rsidDel="00000000" w:rsidR="00000000" w:rsidRPr="00000000">
        <w:rPr>
          <w:rtl w:val="0"/>
        </w:rPr>
      </w:r>
    </w:p>
    <w:p w:rsidR="00000000" w:rsidDel="00000000" w:rsidP="00000000" w:rsidRDefault="00000000" w:rsidRPr="00000000" w14:paraId="000003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3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p>
    <w:p w:rsidR="00000000" w:rsidDel="00000000" w:rsidP="00000000" w:rsidRDefault="00000000" w:rsidRPr="00000000" w14:paraId="0000036F">
      <w:pPr>
        <w:spacing w:line="480" w:lineRule="auto"/>
        <w:ind w:firstLine="720"/>
        <w:rPr>
          <w:rFonts w:ascii="Times New Roman" w:cs="Times New Roman" w:eastAsia="Times New Roman" w:hAnsi="Times New Roman"/>
          <w:sz w:val="24"/>
          <w:szCs w:val="24"/>
          <w:del w:id="1315" w:author="OpenAI" w:date="2026-08-31T02:40:04Z"/>
        </w:rPr>
      </w:pPr>
      <w:del w:id="1316" w:author="OpenAI" w:date="2026-08-31T02:40:04Z">
        <w:r w:rsidDel="00000000" w:rsidR="00000000" w:rsidRPr="00000000">
          <w:rPr>
            <w:rFonts w:ascii="Times New Roman" w:cs="Times New Roman" w:eastAsia="Times New Roman" w:hAnsi="Times New Roman"/>
            <w:sz w:val="24"/>
            <w:szCs w:val="24"/>
            <w:rtl w:val="0"/>
          </w:rPr>
          <w:delTex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Esto se desarrolla de manera más sintética en la </w:delText>
        </w:r>
      </w:del>
      <w:sdt>
        <w:sdtPr>
          <w:id w:val="-433862958"/>
          <w:tag w:val="goog_rdk_26"/>
        </w:sdtPr>
        <w:sdtContent>
          <w:commentRangeStart w:id="26"/>
        </w:sdtContent>
      </w:sdt>
      <w:del w:id="1317" w:author="OpenAI" w:date="2026-08-31T02:40:04Z">
        <w:r w:rsidDel="00000000" w:rsidR="00000000" w:rsidRPr="00000000">
          <w:rPr>
            <w:rFonts w:ascii="Times New Roman" w:cs="Times New Roman" w:eastAsia="Times New Roman" w:hAnsi="Times New Roman"/>
            <w:sz w:val="24"/>
            <w:szCs w:val="24"/>
            <w:rtl w:val="0"/>
          </w:rPr>
          <w:delText xml:space="preserve">Tabla D.5 del Anexo D.</w:delText>
        </w:r>
      </w:del>
      <w:commentRangeEnd w:id="26"/>
      <w:r w:rsidDel="00000000" w:rsidR="00000000" w:rsidRPr="00000000">
        <w:commentReference w:id="26"/>
      </w:r>
      <w:del w:id="1318" w:author="OpenAI" w:date="2026-08-31T02:40:04Z">
        <w:r w:rsidDel="00000000" w:rsidR="00000000" w:rsidRPr="00000000">
          <w:rPr>
            <w:rtl w:val="0"/>
          </w:rPr>
        </w:r>
      </w:del>
    </w:p>
    <w:p w:rsidR="00000000" w:rsidDel="00000000" w:rsidP="00000000" w:rsidRDefault="00000000" w:rsidRPr="00000000" w14:paraId="00000440">
      <w:pPr>
        <w:spacing w:line="480" w:lineRule="auto"/>
        <w:ind w:firstLine="720"/>
        <w:rPr>
          <w:rFonts w:ascii="Times New Roman" w:cs="Times New Roman" w:eastAsia="Times New Roman" w:hAnsi="Times New Roman"/>
          <w:sz w:val="24"/>
          <w:szCs w:val="24"/>
          <w:ins w:id="1313" w:author="OpenAI" w:date="2026-08-31T02:40:04Z"/>
        </w:rPr>
      </w:pPr>
      <w:ins w:id="1314" w:author="OpenAI" w:date="2026-08-31T02:40:04Z">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Los insumos mínimos por familia de métricas se consolidan en la Tabla D.2 del Anexo D.</w:t>
        </w:r>
      </w:ins>
      <w:sdt>
        <w:sdtPr>
          <w:id w:val="-433862958"/>
          <w:tag w:val="goog_rdk_26"/>
        </w:sdtPr>
        <w:sdtContent/>
      </w:sdt>
      <w:ins w:id="1314" w:author="OpenAI" w:date="2026-08-31T02:40:04Z">
        <w:r w:rsidDel="00000000" w:rsidR="00000000" w:rsidRPr="00000000">
          <w:rPr>
            <w:rFonts w:ascii="Times New Roman" w:cs="Times New Roman" w:eastAsia="Times New Roman" w:hAnsi="Times New Roman"/>
            <w:sz w:val="24"/>
            <w:szCs w:val="24"/>
            <w:rtl w:val="0"/>
          </w:rPr>
          <w:t xml:space="preserve"/>
        </w:r>
      </w:ins>
      <w:ins w:id="1314" w:author="OpenAI" w:date="2026-08-31T02:40:04Z">
        <w:r w:rsidDel="00000000" w:rsidR="00000000" w:rsidRPr="00000000">
          <w:rPr>
            <w:rtl w:val="0"/>
          </w:rPr>
        </w:r>
      </w:ins>
    </w:p>
    <w:p w:rsidR="00000000" w:rsidDel="00000000" w:rsidP="00000000" w:rsidRDefault="00000000" w:rsidRPr="00000000" w14:paraId="0000037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17.1.7.8.2. Alcance efectivo y casos en los que no corresponde medir</w:t>
      </w:r>
      <w:r w:rsidDel="00000000" w:rsidR="00000000" w:rsidRPr="00000000">
        <w:rPr>
          <w:rtl w:val="0"/>
        </w:rPr>
      </w:r>
    </w:p>
    <w:p w:rsidR="00000000" w:rsidDel="00000000" w:rsidP="00000000" w:rsidRDefault="00000000" w:rsidRPr="00000000" w14:paraId="000003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3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3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3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3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37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37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17.1.7.8.3. Precisiones operativas sobre métricas críticas</w:t>
      </w:r>
      <w:r w:rsidDel="00000000" w:rsidR="00000000" w:rsidRPr="00000000">
        <w:rPr>
          <w:rtl w:val="0"/>
        </w:rPr>
      </w:r>
    </w:p>
    <w:p w:rsidR="00000000" w:rsidDel="00000000" w:rsidP="00000000" w:rsidRDefault="00000000" w:rsidRPr="00000000" w14:paraId="000003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37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3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3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37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37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37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37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17.1.7.8.4. Registro mínimo por corrida y reporte</w:t>
      </w:r>
      <w:r w:rsidDel="00000000" w:rsidR="00000000" w:rsidRPr="00000000">
        <w:rPr>
          <w:rtl w:val="0"/>
        </w:rPr>
      </w:r>
    </w:p>
    <w:p w:rsidR="00000000" w:rsidDel="00000000" w:rsidP="00000000" w:rsidRDefault="00000000" w:rsidRPr="00000000" w14:paraId="000003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w:t>
      </w:r>
      <w:ins w:id="1319" w:author="OpenAI" w:date="2026-08-31T02:40:04Z">
        <w:r>
          <w:rPr>
            <w:rFonts w:ascii="Times New Roman" w:cs="Times New Roman" w:eastAsia="Times New Roman" w:hAnsi="Times New Roman"/>
            <w:sz w:val="24"/>
            <w:szCs w:val="24"/>
            <w:rtl w:val="0"/>
          </w:rPr>
          <w:t xml:space="preserve"> El detalle de campos recomendados se consolida en la Tabla D.3 del Anexo D.</w:t>
        </w:r>
      </w:ins>
    </w:p>
    <w:p w:rsidR="00000000" w:rsidDel="00000000" w:rsidP="00000000" w:rsidRDefault="00000000" w:rsidRPr="00000000" w14:paraId="000003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38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17.1.7.9. Síntesis parcial del framework de métricas</w:t>
      </w:r>
      <w:r w:rsidDel="00000000" w:rsidR="00000000" w:rsidRPr="00000000">
        <w:rPr>
          <w:rtl w:val="0"/>
        </w:rPr>
      </w:r>
    </w:p>
    <w:p w:rsidR="00000000" w:rsidDel="00000000" w:rsidP="00000000" w:rsidRDefault="00000000" w:rsidRPr="00000000" w14:paraId="000003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384">
      <w:pPr>
        <w:spacing w:line="480" w:lineRule="auto"/>
        <w:ind w:firstLine="720"/>
        <w:rPr>
          <w:rFonts w:ascii="Times New Roman" w:cs="Times New Roman" w:eastAsia="Times New Roman" w:hAnsi="Times New Roman"/>
          <w:sz w:val="24"/>
          <w:szCs w:val="24"/>
          <w:del w:id="1179" w:author="OpenAI" w:date="2026-08-31T02:40:04Z"/>
        </w:rPr>
        <w:sectPr>
          <w:type w:val="nextPage"/>
          <w:pgSz w:h="16834" w:w="11909" w:orient="portrait"/>
          <w:pgMar w:bottom="1440" w:top="1440" w:left="1440" w:right="1440" w:header="720" w:footer="720"/>
        </w:sectPr>
      </w:pPr>
      <w:del w:id="1180" w:author="OpenAI" w:date="2026-08-31T02:40:04Z">
        <w:r w:rsidDel="00000000" w:rsidR="00000000" w:rsidRPr="00000000">
          <w:rPr>
            <w:rFonts w:ascii="Times New Roman" w:cs="Times New Roman" w:eastAsia="Times New Roman" w:hAnsi="Times New Roman"/>
            <w:sz w:val="24"/>
            <w:szCs w:val="24"/>
            <w:rtl w:val="0"/>
          </w:rPr>
          <w:delText xml:space="preserve">La jerarquía de métricas no implica que todas deban ejecutarse en todos los escenarios ni sobre todas las condiciones de riesgo. Cada métrica queda subordinada a un criterio de ejecutabilidad experimental: debe existir una referencia de evaluación suficiente, el módulo que produce la señal correspondiente, instrumentación confiable mediante logs o timestamps, y una salida exportable para análisis posterior. Por esta razón, el protocolo diferencia entre métricas definidas, métricas efectivamente medibles y métricas no aplicables.</w:delText>
        </w:r>
      </w:del>
    </w:p>
    <w:p w:rsidR="00000000" w:rsidDel="00000000" w:rsidP="00000000" w:rsidRDefault="00000000" w:rsidRPr="00000000" w14:paraId="00000429">
      <w:pPr>
        <w:spacing w:line="480" w:lineRule="auto"/>
        <w:ind w:firstLine="720"/>
        <w:rPr>
          <w:rFonts w:ascii="Times New Roman" w:cs="Times New Roman" w:eastAsia="Times New Roman" w:hAnsi="Times New Roman"/>
          <w:sz w:val="24"/>
          <w:szCs w:val="24"/>
          <w:ins w:id="1181" w:author="OpenAI" w:date="2026-08-31T02:40:04Z"/>
        </w:rPr>
        <w:sectPr>
          <w:type w:val="nextPage"/>
          <w:pgSz w:h="16834" w:w="11909" w:orient="portrait"/>
          <w:pgMar w:bottom="1440" w:top="1440" w:left="1440" w:right="1440" w:header="720" w:footer="720"/>
        </w:sectPr>
      </w:pPr>
      <w:ins w:id="1182" w:author="OpenAI" w:date="2026-08-31T02:40:04Z">
        <w:r>
          <w:t>La jerarquía no implica ejecución universal: cada métrica queda subordinada a los criterios de ejecutabilidad de la Sección 17.1.7.3.3, por lo que el protocolo distingue entre métricas definidas, métricas efectivamente medibles y métricas no aplicables.</w:t>
        </w:r>
      </w:ins>
    </w:p>
    <w:p w:rsidR="00000000" w:rsidDel="00000000" w:rsidP="00000000" w:rsidRDefault="00000000" w:rsidRPr="00000000" w14:paraId="00000385">
      <w:pPr>
        <w:spacing w:line="360" w:lineRule="auto"/>
        <w:rPr>
          <w:rFonts w:ascii="Times New Roman" w:cs="Times New Roman" w:eastAsia="Times New Roman" w:hAnsi="Times New Roman"/>
          <w:b w:val="1"/>
          <w:bCs w:val="1"/>
          <w:i w:val="1"/>
          <w:iCs w:val="1"/>
          <w:sz w:val="24"/>
          <w:szCs w:val="24"/>
          <w:del w:id="1463" w:author="OpenAI" w:date="2026-08-31T02:40:04Z"/>
        </w:rPr>
      </w:pPr>
      <w:del w:id="1464"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34</w:delText>
        </w:r>
      </w:del>
      <w:del w:id="1465" w:author="OpenAI" w:date="2026-08-31T02:40:04Z">
        <w:r w:rsidDel="00000000" w:rsidR="00000000" w:rsidRPr="00000000">
          <w:rPr>
            <w:rtl w:val="0"/>
          </w:rPr>
        </w:r>
      </w:del>
    </w:p>
    <w:p w:rsidR="00000000" w:rsidDel="00000000" w:rsidP="00000000" w:rsidRDefault="00000000" w:rsidRPr="00000000" w14:paraId="00000460">
      <w:pPr>
        <w:spacing w:line="360" w:lineRule="auto"/>
        <w:rPr>
          <w:rFonts w:ascii="Times New Roman" w:cs="Times New Roman" w:eastAsia="Times New Roman" w:hAnsi="Times New Roman"/>
          <w:b w:val="1"/>
          <w:bCs w:val="1"/>
          <w:i w:val="1"/>
          <w:iCs w:val="1"/>
          <w:sz w:val="24"/>
          <w:szCs w:val="24"/>
          <w:ins w:id="1461" w:author="OpenAI" w:date="2026-08-31T02:40:04Z"/>
        </w:rPr>
      </w:pPr>
      <w:ins w:id="1462" w:author="OpenAI" w:date="2026-08-31T02:40:04Z">
        <w:r w:rsidDel="00000000" w:rsidR="00000000" w:rsidRPr="00000000">
          <w:rPr>
            <w:rFonts w:ascii="Times New Roman" w:cs="Times New Roman" w:eastAsia="Times New Roman" w:hAnsi="Times New Roman"/>
            <w:b w:val="1"/>
            <w:bCs w:val="1"/>
            <w:sz w:val="24"/>
            <w:szCs w:val="24"/>
            <w:rtl w:val="0"/>
          </w:rPr>
          <w:t xml:space="preserve">Tabla 32</w:t>
        </w:r>
      </w:ins>
      <w:ins w:id="1462" w:author="OpenAI" w:date="2026-08-31T02:40:04Z">
        <w:r w:rsidDel="00000000" w:rsidR="00000000" w:rsidRPr="00000000">
          <w:rPr>
            <w:rtl w:val="0"/>
          </w:rPr>
        </w:r>
      </w:ins>
    </w:p>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Jerarquía de métricas adoptadas para el prototipo experimental</w:t>
      </w:r>
      <w:r w:rsidDel="00000000" w:rsidR="00000000" w:rsidRPr="00000000">
        <w:rPr>
          <w:rtl w:val="0"/>
        </w:rPr>
      </w:r>
    </w:p>
    <w:tbl>
      <w:tblPr>
        <w:tblStyle w:val="Table19"/>
        <w:tblW w:w="10480.0" w:type="dxa"/>
        <w:jc w:val="center"/>
        <w:tblLayout w:type="fixed"/>
        <w:tblLook w:val="0400"/>
      </w:tblPr>
      <w:tblGrid>
        <w:gridCol w:w="1020"/>
        <w:gridCol w:w="3140"/>
        <w:gridCol w:w="3060"/>
        <w:gridCol w:w="3260"/>
        <w:tblGridChange w:id="0">
          <w:tblGrid>
            <w:gridCol w:w="1020"/>
            <w:gridCol w:w="3140"/>
            <w:gridCol w:w="3060"/>
            <w:gridCol w:w="32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ΔFP</m:t>
                  </m:r>
                </m:e>
                <m:sub>
                  <m:r>
                    <w:rPr>
                      <w:rFonts w:ascii="Cambria Math" w:cs="Cambria Math" w:eastAsia="Cambria Math" w:hAnsi="Cambria Math"/>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39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3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Pr>
          <w:rFonts w:ascii="Times New Roman" w:cs="Times New Roman" w:eastAsia="Times New Roman" w:hAnsi="Times New Roman"/>
          <w:sz w:val="24"/>
          <w:szCs w:val="24"/>
          <w:rtl w:val="0"/>
        </w:rPr>
        <w:t>, definida como el intervalo entre el inicio anotado de la condición de riesgo y la generación de una alerta confirmada y registrada dentro del sistema.</w:t>
      </w:r>
      <w:del w:id="1183" w:author="OpenAI" w:date="2026-08-31T02:40:04Z">
        <w:r>
          <w:rPr>
            <w:rFonts w:ascii="Times New Roman" w:cs="Times New Roman" w:eastAsia="Times New Roman" w:hAnsi="Times New Roman"/>
            <w:sz w:val="24"/>
            <w:szCs w:val="24"/>
            <w:rtl w:val="0"/>
          </w:rPr>
          <w:delText xml:space="preserve"> Esta métrica integra la inferencia, la persistencia requerida y la evaluación del patrón. No corresponde reportarla en pruebas puramente cuadro a cuadro donde sólo se evalúa la salida del detector OVD. En esos casos, el análisis debe limitarse a métricas de detección, rendimiento del pipeline o latencia Glass-to-Algorithm. Cuando exista un trayecto instrumentado hacia consulta, interfaz o notificación, podrá reportarse adicionalmente </w:delText>
        </w:r>
      </w:del>
      <w:del w:id="1184" w:author="OpenAI" w:date="2026-08-31T02:40:04Z">
        <w:r>
          <w:rPr>
            <w:rFonts w:ascii="Times New Roman" w:cs="Times New Roman" w:eastAsia="Times New Roman" w:hAnsi="Times New Roman"/>
            <w:sz w:val="24"/>
            <w:szCs w:val="24"/>
            <w:rtl w:val="0"/>
          </w:rPr>
          <w:delText xml:space="preserve"> como métrica complementaria.</w:delText>
        </w:r>
      </w:del>
    </w:p>
    <w:p w:rsidR="00000000" w:rsidDel="00000000" w:rsidP="00000000" w:rsidRDefault="00000000" w:rsidRPr="00000000" w14:paraId="0000039D">
      <w:pPr>
        <w:spacing w:line="480" w:lineRule="auto"/>
        <w:ind w:firstLine="720"/>
        <w:rPr>
          <w:rFonts w:ascii="Times New Roman" w:cs="Times New Roman" w:eastAsia="Times New Roman" w:hAnsi="Times New Roman"/>
          <w:sz w:val="24"/>
          <w:szCs w:val="24"/>
          <w:del w:id="1185" w:author="OpenAI" w:date="2026-08-31T02:40:04Z"/>
        </w:rPr>
        <w:sectPr>
          <w:type w:val="nextPage"/>
          <w:pgSz w:h="16834" w:w="11909" w:orient="portrait"/>
          <w:pgMar w:bottom="1440" w:top="1440" w:left="1440" w:right="1440" w:header="720" w:footer="720"/>
        </w:sectPr>
      </w:pPr>
      <w:del w:id="1186" w:author="OpenAI" w:date="2026-08-31T02:40:04Z">
        <w:r w:rsidDel="00000000" w:rsidR="00000000" w:rsidRPr="00000000">
          <w:rPr>
            <w:rFonts w:ascii="Times New Roman" w:cs="Times New Roman" w:eastAsia="Times New Roman" w:hAnsi="Times New Roman"/>
            <w:sz w:val="24"/>
            <w:szCs w:val="24"/>
            <w:rtl w:val="0"/>
          </w:rPr>
          <w:delText xml:space="preserve">TTFD mide el tiempo hasta la primera detección positiva válida desde el inicio anotado del evento. SDR mide la proporción del intervalo del evento durante la cual el sistema sostiene detecciones positivas. Ambas métricas sólo corresponden sobre secuencias temporales con inicio y duración anotados. No deben calcularse sobre datasets de imágenes estáticas sin continuidad temporal.</w:delText>
        </w:r>
      </w:del>
    </w:p>
    <w:p w:rsidR="00000000" w:rsidDel="00000000" w:rsidP="00000000" w:rsidRDefault="00000000" w:rsidRPr="00000000" w14:paraId="0000039E">
      <w:pPr>
        <w:spacing w:line="360" w:lineRule="auto"/>
        <w:rPr>
          <w:rFonts w:ascii="Times New Roman" w:cs="Times New Roman" w:eastAsia="Times New Roman" w:hAnsi="Times New Roman"/>
          <w:b w:val="1"/>
          <w:bCs w:val="1"/>
          <w:i w:val="1"/>
          <w:iCs w:val="1"/>
          <w:sz w:val="24"/>
          <w:szCs w:val="24"/>
          <w:del w:id="1468" w:author="OpenAI" w:date="2026-08-31T02:40:04Z"/>
        </w:rPr>
      </w:pPr>
      <w:del w:id="1469"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35</w:delText>
        </w:r>
      </w:del>
      <w:del w:id="1470" w:author="OpenAI" w:date="2026-08-31T02:40:04Z">
        <w:r w:rsidDel="00000000" w:rsidR="00000000" w:rsidRPr="00000000">
          <w:rPr>
            <w:rtl w:val="0"/>
          </w:rPr>
        </w:r>
      </w:del>
    </w:p>
    <w:p w:rsidR="00000000" w:rsidDel="00000000" w:rsidP="00000000" w:rsidRDefault="00000000" w:rsidRPr="00000000" w14:paraId="00000461">
      <w:pPr>
        <w:spacing w:line="360" w:lineRule="auto"/>
        <w:rPr>
          <w:rFonts w:ascii="Times New Roman" w:cs="Times New Roman" w:eastAsia="Times New Roman" w:hAnsi="Times New Roman"/>
          <w:b w:val="1"/>
          <w:bCs w:val="1"/>
          <w:i w:val="1"/>
          <w:iCs w:val="1"/>
          <w:sz w:val="24"/>
          <w:szCs w:val="24"/>
          <w:ins w:id="1466" w:author="OpenAI" w:date="2026-08-31T02:40:04Z"/>
        </w:rPr>
      </w:pPr>
      <w:ins w:id="1467" w:author="OpenAI" w:date="2026-08-31T02:40:04Z">
        <w:r w:rsidDel="00000000" w:rsidR="00000000" w:rsidRPr="00000000">
          <w:rPr>
            <w:rFonts w:ascii="Times New Roman" w:cs="Times New Roman" w:eastAsia="Times New Roman" w:hAnsi="Times New Roman"/>
            <w:b w:val="1"/>
            <w:bCs w:val="1"/>
            <w:sz w:val="24"/>
            <w:szCs w:val="24"/>
            <w:rtl w:val="0"/>
          </w:rPr>
          <w:t xml:space="preserve">Tabla 33</w:t>
        </w:r>
      </w:ins>
      <w:ins w:id="1467" w:author="OpenAI" w:date="2026-08-31T02:40:04Z">
        <w:r w:rsidDel="00000000" w:rsidR="00000000" w:rsidRPr="00000000">
          <w:rPr>
            <w:rtl w:val="0"/>
          </w:rPr>
        </w:r>
      </w:ins>
    </w:p>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Umbrales orientativos por severidad para la lectura operativa de la alerta</w:t>
      </w:r>
      <w:r w:rsidDel="00000000" w:rsidR="00000000" w:rsidRPr="00000000">
        <w:rPr>
          <w:rtl w:val="0"/>
        </w:rPr>
      </w:r>
    </w:p>
    <w:tbl>
      <w:tblPr>
        <w:tblStyle w:val="Table20"/>
        <w:tblW w:w="10480.0" w:type="dxa"/>
        <w:jc w:val="center"/>
        <w:tblLayout w:type="fixed"/>
        <w:tblLook w:val="0400"/>
      </w:tblPr>
      <w:tblGrid>
        <w:gridCol w:w="1300"/>
        <w:gridCol w:w="2040"/>
        <w:gridCol w:w="1480"/>
        <w:gridCol w:w="1440"/>
        <w:gridCol w:w="4220"/>
        <w:tblGridChange w:id="0">
          <w:tblGrid>
            <w:gridCol w:w="1300"/>
            <w:gridCol w:w="2040"/>
            <w:gridCol w:w="1480"/>
            <w:gridCol w:w="1440"/>
            <w:gridCol w:w="42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B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B6">
      <w:pPr>
        <w:spacing w:line="480" w:lineRule="auto"/>
        <w:ind w:firstLine="720"/>
        <w:rPr>
          <w:rFonts w:ascii="Times New Roman" w:cs="Times New Roman" w:eastAsia="Times New Roman" w:hAnsi="Times New Roman"/>
          <w:sz w:val="24"/>
          <w:szCs w:val="24"/>
          <w:del w:id="1187" w:author="OpenAI" w:date="2026-08-31T02:40:04Z"/>
        </w:rPr>
      </w:pPr>
      <w:del w:id="1188" w:author="OpenAI" w:date="2026-08-31T02:40:04Z">
        <w:r w:rsidDel="00000000" w:rsidR="00000000" w:rsidRPr="00000000">
          <w:rPr>
            <w:rFonts w:ascii="Times New Roman" w:cs="Times New Roman" w:eastAsia="Times New Roman" w:hAnsi="Times New Roman"/>
            <w:sz w:val="24"/>
            <w:szCs w:val="24"/>
            <w:rtl w:val="0"/>
          </w:rPr>
          <w:delText xml:space="preserve">Además del framework de métricas, cada ejecución deberá conservar una bitácora mínima: identificación de corrida, modelo y checkpoint, dataset o clip utilizado, resolución efectiva, parámetros relevantes, timestamps de etapas críticas, consumo de recursos y observaciones. Esta bitácora garantiza que la evidencia de validación experimental pueda reconstruirse, auditarse y discutirse.</w:delText>
        </w:r>
      </w:del>
    </w:p>
    <w:p w:rsidR="00000000" w:rsidDel="00000000" w:rsidP="00000000" w:rsidRDefault="00000000" w:rsidRPr="00000000" w14:paraId="000003B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3B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17.1.8.1. Secuencia general del protocolo</w:t>
      </w:r>
      <w:r w:rsidDel="00000000" w:rsidR="00000000" w:rsidRPr="00000000">
        <w:rPr>
          <w:rtl w:val="0"/>
        </w:rPr>
      </w:r>
    </w:p>
    <w:p w:rsidR="00000000" w:rsidDel="00000000" w:rsidP="00000000" w:rsidRDefault="00000000" w:rsidRPr="00000000" w14:paraId="000003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3B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3BB">
      <w:pPr>
        <w:spacing w:line="360" w:lineRule="auto"/>
        <w:rPr>
          <w:rFonts w:ascii="Times New Roman" w:cs="Times New Roman" w:eastAsia="Times New Roman" w:hAnsi="Times New Roman"/>
          <w:b w:val="1"/>
          <w:bCs w:val="1"/>
          <w:i w:val="1"/>
          <w:iCs w:val="1"/>
          <w:sz w:val="24"/>
          <w:szCs w:val="24"/>
          <w:del w:id="1473" w:author="OpenAI" w:date="2026-08-31T02:40:04Z"/>
        </w:rPr>
      </w:pPr>
      <w:del w:id="1474"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36</w:delText>
        </w:r>
      </w:del>
      <w:del w:id="1475" w:author="OpenAI" w:date="2026-08-31T02:40:04Z">
        <w:r w:rsidDel="00000000" w:rsidR="00000000" w:rsidRPr="00000000">
          <w:rPr>
            <w:rtl w:val="0"/>
          </w:rPr>
        </w:r>
      </w:del>
    </w:p>
    <w:p w:rsidR="00000000" w:rsidDel="00000000" w:rsidP="00000000" w:rsidRDefault="00000000" w:rsidRPr="00000000" w14:paraId="00000462">
      <w:pPr>
        <w:spacing w:line="360" w:lineRule="auto"/>
        <w:rPr>
          <w:rFonts w:ascii="Times New Roman" w:cs="Times New Roman" w:eastAsia="Times New Roman" w:hAnsi="Times New Roman"/>
          <w:b w:val="1"/>
          <w:bCs w:val="1"/>
          <w:i w:val="1"/>
          <w:iCs w:val="1"/>
          <w:sz w:val="24"/>
          <w:szCs w:val="24"/>
          <w:ins w:id="1471" w:author="OpenAI" w:date="2026-08-31T02:40:04Z"/>
        </w:rPr>
      </w:pPr>
      <w:ins w:id="1472" w:author="OpenAI" w:date="2026-08-31T02:40:04Z">
        <w:r w:rsidDel="00000000" w:rsidR="00000000" w:rsidRPr="00000000">
          <w:rPr>
            <w:rFonts w:ascii="Times New Roman" w:cs="Times New Roman" w:eastAsia="Times New Roman" w:hAnsi="Times New Roman"/>
            <w:b w:val="1"/>
            <w:bCs w:val="1"/>
            <w:sz w:val="24"/>
            <w:szCs w:val="24"/>
            <w:rtl w:val="0"/>
          </w:rPr>
          <w:t xml:space="preserve">Tabla 34</w:t>
        </w:r>
      </w:ins>
      <w:ins w:id="1472" w:author="OpenAI" w:date="2026-08-31T02:40:04Z">
        <w:r w:rsidDel="00000000" w:rsidR="00000000" w:rsidRPr="00000000">
          <w:rPr>
            <w:rtl w:val="0"/>
          </w:rPr>
        </w:r>
      </w:ins>
    </w:p>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21"/>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3DD">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3D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3D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17.1.9.1. Criterio metodológico general</w:t>
      </w:r>
      <w:r w:rsidDel="00000000" w:rsidR="00000000" w:rsidRPr="00000000">
        <w:rPr>
          <w:rtl w:val="0"/>
        </w:rPr>
      </w:r>
    </w:p>
    <w:p w:rsidR="00000000" w:rsidDel="00000000" w:rsidP="00000000" w:rsidRDefault="00000000" w:rsidRPr="00000000" w14:paraId="000003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3E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3E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3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3E4">
      <w:pPr>
        <w:spacing w:line="360" w:lineRule="auto"/>
        <w:rPr>
          <w:rFonts w:ascii="Times New Roman" w:cs="Times New Roman" w:eastAsia="Times New Roman" w:hAnsi="Times New Roman"/>
          <w:b w:val="1"/>
          <w:bCs w:val="1"/>
          <w:sz w:val="24"/>
          <w:szCs w:val="24"/>
          <w:del w:id="1478" w:author="OpenAI" w:date="2026-08-31T02:40:04Z"/>
        </w:rPr>
      </w:pPr>
      <w:del w:id="1479"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37</w:delText>
        </w:r>
      </w:del>
    </w:p>
    <w:p w:rsidR="00000000" w:rsidDel="00000000" w:rsidP="00000000" w:rsidRDefault="00000000" w:rsidRPr="00000000" w14:paraId="00000463">
      <w:pPr>
        <w:spacing w:line="360" w:lineRule="auto"/>
        <w:rPr>
          <w:rFonts w:ascii="Times New Roman" w:cs="Times New Roman" w:eastAsia="Times New Roman" w:hAnsi="Times New Roman"/>
          <w:b w:val="1"/>
          <w:bCs w:val="1"/>
          <w:sz w:val="24"/>
          <w:szCs w:val="24"/>
          <w:ins w:id="1476" w:author="OpenAI" w:date="2026-08-31T02:40:04Z"/>
        </w:rPr>
      </w:pPr>
      <w:ins w:id="1477" w:author="OpenAI" w:date="2026-08-31T02:40:04Z">
        <w:r w:rsidDel="00000000" w:rsidR="00000000" w:rsidRPr="00000000">
          <w:rPr>
            <w:rFonts w:ascii="Times New Roman" w:cs="Times New Roman" w:eastAsia="Times New Roman" w:hAnsi="Times New Roman"/>
            <w:b w:val="1"/>
            <w:bCs w:val="1"/>
            <w:sz w:val="24"/>
            <w:szCs w:val="24"/>
            <w:rtl w:val="0"/>
          </w:rPr>
          <w:t xml:space="preserve">Tabla 35</w:t>
        </w:r>
      </w:ins>
    </w:p>
    <w:p w:rsidR="00000000" w:rsidDel="00000000" w:rsidP="00000000" w:rsidRDefault="00000000" w:rsidRPr="00000000" w14:paraId="000003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22"/>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3F8">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3F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3F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17.1.10.1. Política de minimización y uso asistivo</w:t>
      </w:r>
      <w:r w:rsidDel="00000000" w:rsidR="00000000" w:rsidRPr="00000000">
        <w:rPr>
          <w:rtl w:val="0"/>
        </w:rPr>
      </w:r>
    </w:p>
    <w:p w:rsidR="00000000" w:rsidDel="00000000" w:rsidP="00000000" w:rsidRDefault="00000000" w:rsidRPr="00000000" w14:paraId="000003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 Ese régimen prevé, además, la inscripción de las bases de datos con datos personales ante la autoridad de aplicación (AAIP); su aplicabilidad al material experimental del proyecto y el recaudo adoptado se documentan a continuación.</w:t>
      </w:r>
    </w:p>
    <w:p w:rsidR="00000000" w:rsidDel="00000000" w:rsidP="00000000" w:rsidRDefault="00000000" w:rsidRPr="00000000" w14:paraId="000003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3F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17.1.10.2. Supuestos de interpretación</w:t>
      </w:r>
      <w:r w:rsidDel="00000000" w:rsidR="00000000" w:rsidRPr="00000000">
        <w:rPr>
          <w:rtl w:val="0"/>
        </w:rPr>
      </w:r>
    </w:p>
    <w:p w:rsidR="00000000" w:rsidDel="00000000" w:rsidP="00000000" w:rsidRDefault="00000000" w:rsidRPr="00000000" w14:paraId="000003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preentrenamiento.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3FF">
      <w:pPr>
        <w:spacing w:line="360" w:lineRule="auto"/>
        <w:rPr>
          <w:rFonts w:ascii="Times New Roman" w:cs="Times New Roman" w:eastAsia="Times New Roman" w:hAnsi="Times New Roman"/>
          <w:b w:val="1"/>
          <w:bCs w:val="1"/>
          <w:sz w:val="24"/>
          <w:szCs w:val="24"/>
          <w:del w:id="1482" w:author="OpenAI" w:date="2026-08-31T02:40:04Z"/>
        </w:rPr>
      </w:pPr>
      <w:del w:id="1483" w:author="OpenAI" w:date="2026-08-31T02:40:04Z">
        <w:r w:rsidDel="00000000" w:rsidR="00000000" w:rsidRPr="00000000">
          <w:rPr>
            <w:rFonts w:ascii="Times New Roman" w:cs="Times New Roman" w:eastAsia="Times New Roman" w:hAnsi="Times New Roman"/>
            <w:b w:val="1"/>
            <w:bCs w:val="1"/>
            <w:sz w:val="24"/>
            <w:szCs w:val="24"/>
            <w:rtl w:val="0"/>
          </w:rPr>
          <w:delText xml:space="preserve">Tabla 38</w:delText>
        </w:r>
      </w:del>
    </w:p>
    <w:p w:rsidR="00000000" w:rsidDel="00000000" w:rsidP="00000000" w:rsidRDefault="00000000" w:rsidRPr="00000000" w14:paraId="00000464">
      <w:pPr>
        <w:spacing w:line="360" w:lineRule="auto"/>
        <w:rPr>
          <w:rFonts w:ascii="Times New Roman" w:cs="Times New Roman" w:eastAsia="Times New Roman" w:hAnsi="Times New Roman"/>
          <w:b w:val="1"/>
          <w:bCs w:val="1"/>
          <w:sz w:val="24"/>
          <w:szCs w:val="24"/>
          <w:ins w:id="1480" w:author="OpenAI" w:date="2026-08-31T02:40:04Z"/>
        </w:rPr>
      </w:pPr>
      <w:ins w:id="1481" w:author="OpenAI" w:date="2026-08-31T02:40:04Z">
        <w:r w:rsidDel="00000000" w:rsidR="00000000" w:rsidRPr="00000000">
          <w:rPr>
            <w:rFonts w:ascii="Times New Roman" w:cs="Times New Roman" w:eastAsia="Times New Roman" w:hAnsi="Times New Roman"/>
            <w:b w:val="1"/>
            <w:bCs w:val="1"/>
            <w:sz w:val="24"/>
            <w:szCs w:val="24"/>
            <w:rtl w:val="0"/>
          </w:rPr>
          <w:t xml:space="preserve">Tabla 36</w:t>
        </w:r>
      </w:ins>
    </w:p>
    <w:p w:rsidR="00000000" w:rsidDel="00000000" w:rsidP="00000000" w:rsidRDefault="00000000" w:rsidRPr="00000000" w14:paraId="000004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23"/>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minimización, acceso restringido y registro explícito de finalidad y condiciones de captura.</w:t>
            </w:r>
          </w:p>
        </w:tc>
      </w:tr>
    </w:tbl>
    <w:p w:rsidR="00000000" w:rsidDel="00000000" w:rsidP="00000000" w:rsidRDefault="00000000" w:rsidRPr="00000000" w14:paraId="000004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41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41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17.1.11.1. Cierre del alcance metodológico</w:t>
      </w:r>
      <w:r w:rsidDel="00000000" w:rsidR="00000000" w:rsidRPr="00000000">
        <w:rPr>
          <w:rtl w:val="0"/>
        </w:rPr>
      </w:r>
    </w:p>
    <w:p w:rsidR="00000000" w:rsidDel="00000000" w:rsidP="00000000" w:rsidRDefault="00000000" w:rsidRPr="00000000" w14:paraId="000004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4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4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4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41A">
      <w:pPr>
        <w:spacing w:line="480" w:lineRule="auto"/>
        <w:ind w:firstLine="720"/>
        <w:rPr>
          <w:rFonts w:ascii="Times New Roman" w:cs="Times New Roman" w:eastAsia="Times New Roman" w:hAnsi="Times New Roman"/>
          <w:sz w:val="24"/>
          <w:szCs w:val="24"/>
          <w:del w:id="1152" w:author="OpenAI" w:date="2026-08-31T02:40:04Z"/>
        </w:rPr>
      </w:pPr>
      <w:del w:id="1153" w:author="OpenAI" w:date="2026-08-31T02:40:04Z">
        <w:r w:rsidDel="00000000" w:rsidR="00000000" w:rsidRPr="00000000">
          <w:rPr>
            <w:rFonts w:ascii="Times New Roman" w:cs="Times New Roman" w:eastAsia="Times New Roman" w:hAnsi="Times New Roman"/>
            <w:b w:val="1"/>
            <w:bCs w:val="1"/>
            <w:sz w:val="24"/>
            <w:szCs w:val="24"/>
            <w:rtl w:val="0"/>
          </w:rPr>
          <w:delText xml:space="preserve">Alcance experimental consolidado</w:delText>
        </w:r>
      </w:del>
      <w:del w:id="1154" w:author="OpenAI" w:date="2026-08-31T02:40:04Z">
        <w:r w:rsidDel="00000000" w:rsidR="00000000" w:rsidRPr="00000000">
          <w:rPr>
            <w:rFonts w:ascii="Times New Roman" w:cs="Times New Roman" w:eastAsia="Times New Roman" w:hAnsi="Times New Roman"/>
            <w:sz w:val="24"/>
            <w:szCs w:val="24"/>
            <w:rtl w:val="0"/>
          </w:rPr>
          <w:delText xml:space="preserve">. Establece la frontera inicial del prototipo experimental y permite priorizar el núcleo obligatorio sin convertir las extensiones condicionadas en requisitos bloqueantes. En la etapa de diseño, orienta qué capacidades deben implementarse primero y cuáles deben quedar previstas como ampliaciones posibles. En la validación, define qué condiciones integran el plano principal de evaluación y evita interpretar capacidades exploratorias como resultados plenamente validados.</w:delText>
        </w:r>
      </w:del>
    </w:p>
    <w:p w:rsidR="00000000" w:rsidDel="00000000" w:rsidP="00000000" w:rsidRDefault="00000000" w:rsidRPr="00000000" w14:paraId="0000041B">
      <w:pPr>
        <w:spacing w:line="480" w:lineRule="auto"/>
        <w:ind w:firstLine="720"/>
        <w:rPr>
          <w:rFonts w:ascii="Times New Roman" w:cs="Times New Roman" w:eastAsia="Times New Roman" w:hAnsi="Times New Roman"/>
          <w:sz w:val="24"/>
          <w:szCs w:val="24"/>
          <w:del w:id="1155" w:author="OpenAI" w:date="2026-08-31T02:40:04Z"/>
        </w:rPr>
      </w:pPr>
      <w:del w:id="1156" w:author="OpenAI" w:date="2026-08-31T02:40:04Z">
        <w:r w:rsidDel="00000000" w:rsidR="00000000" w:rsidRPr="00000000">
          <w:rPr>
            <w:rFonts w:ascii="Times New Roman" w:cs="Times New Roman" w:eastAsia="Times New Roman" w:hAnsi="Times New Roman"/>
            <w:b w:val="1"/>
            <w:bCs w:val="1"/>
            <w:sz w:val="24"/>
            <w:szCs w:val="24"/>
            <w:rtl w:val="0"/>
          </w:rPr>
          <w:delText xml:space="preserve">Escenarios e infraestructura</w:delText>
        </w:r>
      </w:del>
      <w:del w:id="1157" w:author="OpenAI" w:date="2026-08-31T02:40:04Z">
        <w:r w:rsidDel="00000000" w:rsidR="00000000" w:rsidRPr="00000000">
          <w:rPr>
            <w:rFonts w:ascii="Times New Roman" w:cs="Times New Roman" w:eastAsia="Times New Roman" w:hAnsi="Times New Roman"/>
            <w:sz w:val="24"/>
            <w:szCs w:val="24"/>
            <w:rtl w:val="0"/>
          </w:rPr>
          <w:delText xml:space="preserve">. Fijan el marco operativo en el que deberá interpretarse la viabilidad del sistema. Para el diseño arquitectónico, esto implica organizar la captura, el procesamiento y el eventual entrenamiento alrededor de los roles funcionales CPN, EN y TN. Para la validación, permite diferenciar la lectura de resultados entre DBE y EBE, evitando mezclar la estabilidad de una evaluación basada en datos controlados con la variabilidad propia de una captura o transmisión continua.</w:delText>
        </w:r>
      </w:del>
    </w:p>
    <w:p w:rsidR="00000000" w:rsidDel="00000000" w:rsidP="00000000" w:rsidRDefault="00000000" w:rsidRPr="00000000" w14:paraId="0000041C">
      <w:pPr>
        <w:spacing w:line="480" w:lineRule="auto"/>
        <w:ind w:firstLine="720"/>
        <w:rPr>
          <w:rFonts w:ascii="Times New Roman" w:cs="Times New Roman" w:eastAsia="Times New Roman" w:hAnsi="Times New Roman"/>
          <w:sz w:val="24"/>
          <w:szCs w:val="24"/>
          <w:del w:id="1158" w:author="OpenAI" w:date="2026-08-31T02:40:04Z"/>
        </w:rPr>
      </w:pPr>
      <w:del w:id="1159" w:author="OpenAI" w:date="2026-08-31T02:40:04Z">
        <w:r w:rsidDel="00000000" w:rsidR="00000000" w:rsidRPr="00000000">
          <w:rPr>
            <w:rFonts w:ascii="Times New Roman" w:cs="Times New Roman" w:eastAsia="Times New Roman" w:hAnsi="Times New Roman"/>
            <w:b w:val="1"/>
            <w:bCs w:val="1"/>
            <w:sz w:val="24"/>
            <w:szCs w:val="24"/>
            <w:rtl w:val="0"/>
          </w:rPr>
          <w:delText xml:space="preserve">Estrategia de datos y partición</w:delText>
        </w:r>
      </w:del>
      <w:del w:id="1160" w:author="OpenAI" w:date="2026-08-31T02:40:04Z">
        <w:r w:rsidDel="00000000" w:rsidR="00000000" w:rsidRPr="00000000">
          <w:rPr>
            <w:rFonts w:ascii="Times New Roman" w:cs="Times New Roman" w:eastAsia="Times New Roman" w:hAnsi="Times New Roman"/>
            <w:sz w:val="24"/>
            <w:szCs w:val="24"/>
            <w:rtl w:val="0"/>
          </w:rPr>
          <w:delText xml:space="preserve">. Condiciona la selección de datasets, la construcción de particiones experimentales y el uso de datos complementarios. Su función es sostener la comparabilidad entre la línea base preentrenada y cualquier variante ajustada al dominio, evitando contaminación entre entrenamiento, validación y prueba. De esta manera, los resultados obtenidos podrán interpretarse como evidencia experimental y no como consecuencia de una partición inconsistente.</w:delText>
        </w:r>
      </w:del>
    </w:p>
    <w:p w:rsidR="00000000" w:rsidDel="00000000" w:rsidP="00000000" w:rsidRDefault="00000000" w:rsidRPr="00000000" w14:paraId="0000041D">
      <w:pPr>
        <w:spacing w:line="480" w:lineRule="auto"/>
        <w:ind w:firstLine="720"/>
        <w:rPr>
          <w:rFonts w:ascii="Times New Roman" w:cs="Times New Roman" w:eastAsia="Times New Roman" w:hAnsi="Times New Roman"/>
          <w:sz w:val="24"/>
          <w:szCs w:val="24"/>
          <w:del w:id="1161" w:author="OpenAI" w:date="2026-08-31T02:40:04Z"/>
        </w:rPr>
      </w:pPr>
      <w:del w:id="1162" w:author="OpenAI" w:date="2026-08-31T02:40:04Z">
        <w:r w:rsidDel="00000000" w:rsidR="00000000" w:rsidRPr="00000000">
          <w:rPr>
            <w:rFonts w:ascii="Times New Roman" w:cs="Times New Roman" w:eastAsia="Times New Roman" w:hAnsi="Times New Roman"/>
            <w:b w:val="1"/>
            <w:bCs w:val="1"/>
            <w:sz w:val="24"/>
            <w:szCs w:val="24"/>
            <w:rtl w:val="0"/>
          </w:rPr>
          <w:delText xml:space="preserve">Framework de métricas y registro</w:delText>
        </w:r>
      </w:del>
      <w:del w:id="1163" w:author="OpenAI" w:date="2026-08-31T02:40:04Z">
        <w:r w:rsidDel="00000000" w:rsidR="00000000" w:rsidRPr="00000000">
          <w:rPr>
            <w:rFonts w:ascii="Times New Roman" w:cs="Times New Roman" w:eastAsia="Times New Roman" w:hAnsi="Times New Roman"/>
            <w:sz w:val="24"/>
            <w:szCs w:val="24"/>
            <w:rtl w:val="0"/>
          </w:rPr>
          <w:delText xml:space="preserve">. Define qué evidencia mínima deberá producir el prototipo. En la etapa de diseño, guía la instrumentación de timestamps, logs, eventos, métricas por tramo y salidas del pipeline. En la validación, establece qué debe reportarse para analizar detección, rendimiento, latencia, persistencia temporal y alertas. Las métricas se reportarán cuando existan datos, módulos e instrumentación suficientes, y se declararán no aplicables cuando esas condiciones no estén presentes.</w:delText>
        </w:r>
      </w:del>
    </w:p>
    <w:p w:rsidR="00000000" w:rsidDel="00000000" w:rsidP="00000000" w:rsidRDefault="00000000" w:rsidRPr="00000000" w14:paraId="0000041E">
      <w:pPr>
        <w:spacing w:line="480" w:lineRule="auto"/>
        <w:ind w:firstLine="720"/>
        <w:rPr>
          <w:rFonts w:ascii="Times New Roman" w:cs="Times New Roman" w:eastAsia="Times New Roman" w:hAnsi="Times New Roman"/>
          <w:sz w:val="24"/>
          <w:szCs w:val="24"/>
          <w:del w:id="1164" w:author="OpenAI" w:date="2026-08-31T02:40:04Z"/>
        </w:rPr>
      </w:pPr>
      <w:del w:id="1165" w:author="OpenAI" w:date="2026-08-31T02:40:04Z">
        <w:r w:rsidDel="00000000" w:rsidR="00000000" w:rsidRPr="00000000">
          <w:rPr>
            <w:rFonts w:ascii="Times New Roman" w:cs="Times New Roman" w:eastAsia="Times New Roman" w:hAnsi="Times New Roman"/>
            <w:b w:val="1"/>
            <w:bCs w:val="1"/>
            <w:sz w:val="24"/>
            <w:szCs w:val="24"/>
            <w:rtl w:val="0"/>
          </w:rPr>
          <w:delText xml:space="preserve">Regla de adaptación al dominio</w:delText>
        </w:r>
      </w:del>
      <w:del w:id="1166" w:author="OpenAI" w:date="2026-08-31T02:40:04Z">
        <w:r w:rsidDel="00000000" w:rsidR="00000000" w:rsidRPr="00000000">
          <w:rPr>
            <w:rFonts w:ascii="Times New Roman" w:cs="Times New Roman" w:eastAsia="Times New Roman" w:hAnsi="Times New Roman"/>
            <w:sz w:val="24"/>
            <w:szCs w:val="24"/>
            <w:rtl w:val="0"/>
          </w:rPr>
          <w:delText xml:space="preserve">. Ordena la posible incorporación de fine-tuning o variantes ajustadas. Esta adaptación no constituye un punto de partida obligatorio, sino una comparación condicionada a la existencia de datos suficientes, partición válida y una línea base preentrenada previamente evaluada. Su propósito es permitir una lectura controlada de mejoras o degradaciones frente al enfoque zero-shot, sin sobredimensionar el alcance real del prototipo experimental.</w:delText>
        </w:r>
      </w:del>
    </w:p>
    <w:p w:rsidR="00000000" w:rsidDel="00000000" w:rsidP="00000000" w:rsidRDefault="00000000" w:rsidRPr="00000000" w14:paraId="0000041F">
      <w:pPr>
        <w:spacing w:line="480" w:lineRule="auto"/>
        <w:ind w:firstLine="720"/>
        <w:rPr>
          <w:del w:id="1167" w:author="OpenAI" w:date="2026-08-31T02:40:04Z"/>
        </w:rPr>
      </w:pPr>
      <w:del w:id="1168" w:author="OpenAI" w:date="2026-08-31T02:40:04Z">
        <w:r w:rsidDel="00000000" w:rsidR="00000000" w:rsidRPr="00000000">
          <w:rPr>
            <w:rFonts w:ascii="Times New Roman" w:cs="Times New Roman" w:eastAsia="Times New Roman" w:hAnsi="Times New Roman"/>
            <w:b w:val="1"/>
            <w:bCs w:val="1"/>
            <w:sz w:val="24"/>
            <w:szCs w:val="24"/>
            <w:rtl w:val="0"/>
          </w:rPr>
          <w:delText xml:space="preserve">Supuestos y riesgos de validez</w:delText>
        </w:r>
      </w:del>
      <w:del w:id="1169" w:author="OpenAI" w:date="2026-08-31T02:40:04Z">
        <w:r w:rsidDel="00000000" w:rsidR="00000000" w:rsidRPr="00000000">
          <w:rPr>
            <w:rFonts w:ascii="Times New Roman" w:cs="Times New Roman" w:eastAsia="Times New Roman" w:hAnsi="Times New Roman"/>
            <w:sz w:val="24"/>
            <w:szCs w:val="24"/>
            <w:rtl w:val="0"/>
          </w:rPr>
          <w:delText xml:space="preserve">. Delimitan cómo deben interpretarse los resultados futuros. En el diseño, obligan a construir módulos y pruebas dentro del alcance declarado. En la validación, evitan extrapolar evidencia parcial como si constituyera una validación plena del sistema. Esta precaución preserva el carácter experimental del trabajo y mantiene la orientación central del proyecto: evaluar si la detección open-vocabulary puede integrarse como herramienta asistiva útil para el monitoreo de condiciones de riesgo en construcción civil, sin reemplazar la supervisión humana ni asumir decisiones operativas automáticas.</w:delText>
        </w:r>
      </w:del>
      <w:del w:id="1170" w:author="OpenAI" w:date="2026-08-31T02:40:04Z">
        <w:r w:rsidDel="00000000" w:rsidR="00000000" w:rsidRPr="00000000">
          <w:rPr>
            <w:rtl w:val="0"/>
          </w:rPr>
        </w:r>
      </w:del>
    </w:p>
    <w:p w:rsidR="00000000" w:rsidDel="00000000" w:rsidP="00000000" w:rsidRDefault="00000000" w:rsidRPr="00000000" w14:paraId="00000427">
      <w:pPr>
        <w:spacing w:line="480" w:lineRule="auto"/>
        <w:ind w:firstLine="720"/>
        <w:rPr>
          <w:ins w:id="1171" w:author="OpenAI" w:date="2026-08-31T02:40:04Z"/>
        </w:rPr>
      </w:pPr>
      <w:ins w:id="1172" w:author="OpenAI" w:date="2026-08-31T02:40:04Z">
        <w:r>
          <w:t>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ins>
    </w:p>
    <w:p w:rsidR="00000000" w:rsidDel="00000000" w:rsidP="00000000" w:rsidRDefault="00000000" w:rsidRPr="00000000" w14:paraId="00000465">
      <w:pPr>
        <w:pStyle w:val="Heading2"/>
        <w:spacing w:after="0" w:before="0" w:line="480" w:lineRule="auto"/>
        <w:rPr>
          <w:rFonts w:ascii="Times New Roman" w:cs="Times New Roman" w:eastAsia="Times New Roman" w:hAnsi="Times New Roman"/>
          <w:b w:val="1"/>
          <w:bCs w:val="1"/>
          <w:sz w:val="24"/>
          <w:szCs w:val="24"/>
          <w:ins w:id="1484" w:author="OpenAI" w:date="2026-08-31T02:40:04Z"/>
        </w:rPr>
      </w:pPr>
      <w:ins w:id="1485" w:author="OpenAI" w:date="2026-08-31T02:40:04Z">
        <w:r>
          <w:rPr>
            <w:rtl w:val="0"/>
          </w:rPr>
          <w:t>Anexo C — Prompts, datos, datasets, benchmarks y logística</w:t>
        </w:r>
      </w:ins>
    </w:p>
    <w:p w:rsidR="00000000" w:rsidDel="00000000" w:rsidP="00000000" w:rsidRDefault="00000000" w:rsidRPr="00000000" w14:paraId="00000466">
      <w:pPr>
        <w:spacing w:line="360" w:lineRule="auto"/>
        <w:rPr>
          <w:rFonts w:ascii="Times New Roman" w:cs="Times New Roman" w:eastAsia="Times New Roman" w:hAnsi="Times New Roman"/>
          <w:b w:val="1"/>
          <w:bCs w:val="1"/>
          <w:sz w:val="24"/>
          <w:szCs w:val="24"/>
          <w:ins w:id="1486" w:author="OpenAI" w:date="2026-08-31T02:40:04Z"/>
        </w:rPr>
      </w:pPr>
      <w:ins w:id="1487" w:author="OpenAI" w:date="2026-08-31T02:40:04Z">
        <w:r>
          <w:rPr>
            <w:rFonts w:ascii="Times New Roman" w:cs="Times New Roman" w:eastAsia="Times New Roman" w:hAnsi="Times New Roman"/>
            <w:b w:val="1"/>
            <w:bCs w:val="1"/>
            <w:sz w:val="24"/>
            <w:szCs w:val="24"/>
            <w:rtl w:val="0"/>
          </w:rPr>
          <w:t>Tabla C.1</w:t>
        </w:r>
      </w:ins>
    </w:p>
    <w:p w:rsidR="00000000" w:rsidDel="00000000" w:rsidP="00000000" w:rsidRDefault="00000000" w:rsidRPr="00000000" w14:paraId="00000467">
      <w:pPr>
        <w:spacing w:line="480" w:lineRule="auto"/>
        <w:rPr>
          <w:rFonts w:ascii="Times New Roman" w:cs="Times New Roman" w:eastAsia="Times New Roman" w:hAnsi="Times New Roman"/>
          <w:sz w:val="24"/>
          <w:szCs w:val="24"/>
          <w:ins w:id="1488" w:author="OpenAI" w:date="2026-08-31T02:40:04Z"/>
        </w:rPr>
      </w:pPr>
      <w:ins w:id="1489" w:author="OpenAI" w:date="2026-08-31T02:40:04Z">
        <w:r>
          <w:rPr>
            <w:rFonts w:ascii="Times New Roman" w:cs="Times New Roman" w:eastAsia="Times New Roman" w:hAnsi="Times New Roman"/>
            <w:i w:val="1"/>
            <w:iCs w:val="1"/>
            <w:sz w:val="24"/>
            <w:szCs w:val="24"/>
            <w:rtl w:val="0"/>
          </w:rPr>
          <w:t>Catálogo de prompts candidatos por condición de riesgo</w:t>
        </w:r>
      </w:ins>
    </w:p>
    <w:tbl>
      <w:tblPr>
        <w:tblStyle w:val="Table12"/>
        <w:tblW w:w="10460" w:type="dxa"/>
        <w:jc w:val="center"/>
        <w:tblLayout w:type="fixed"/>
        <w:tblLook w:val="0400"/>
      </w:tblPr>
      <w:tblGrid>
        <w:gridCol w:w="1800"/>
        <w:gridCol w:w="1900"/>
        <w:gridCol w:w="3250"/>
        <w:gridCol w:w="3510"/>
      </w:tblGrid>
      <w:tr>
        <w:trPr>
          <w:cantSplit w:val="1"/>
          <w:tblHeader w:val="1"/>
          <w:ins w:id="1490" w:author="OpenAI" w:date="2026-08-31T02:40:04Z"/>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ins w:id="1491" w:author="OpenAI" w:date="2026-08-31T02:40:04Z">
              <w:r>
                <w:rPr>
                  <w:rFonts w:ascii="Times New Roman" w:cs="Times New Roman" w:eastAsia="Times New Roman" w:hAnsi="Times New Roman"/>
                  <w:b w:val="1"/>
                  <w:bCs w:val="1"/>
                  <w:sz w:val="24"/>
                  <w:szCs w:val="24"/>
                  <w:rtl w:val="0"/>
                </w:rPr>
                <w:t>Código</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9">
            <w:pPr>
              <w:spacing w:line="480" w:lineRule="auto"/>
              <w:rPr>
                <w:rFonts w:ascii="Times New Roman" w:cs="Times New Roman" w:eastAsia="Times New Roman" w:hAnsi="Times New Roman"/>
                <w:sz w:val="24"/>
                <w:szCs w:val="24"/>
              </w:rPr>
            </w:pPr>
            <w:ins w:id="1492" w:author="OpenAI" w:date="2026-08-31T02:40:04Z">
              <w:r>
                <w:rPr>
                  <w:rFonts w:ascii="Times New Roman" w:cs="Times New Roman" w:eastAsia="Times New Roman" w:hAnsi="Times New Roman"/>
                  <w:b w:val="1"/>
                  <w:bCs w:val="1"/>
                  <w:sz w:val="24"/>
                  <w:szCs w:val="24"/>
                  <w:rtl w:val="0"/>
                </w:rPr>
                <w:t>Eje de variación</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A">
            <w:pPr>
              <w:spacing w:line="480" w:lineRule="auto"/>
              <w:rPr>
                <w:rFonts w:ascii="Times New Roman" w:cs="Times New Roman" w:eastAsia="Times New Roman" w:hAnsi="Times New Roman"/>
                <w:sz w:val="24"/>
                <w:szCs w:val="24"/>
              </w:rPr>
            </w:pPr>
            <w:ins w:id="1493" w:author="OpenAI" w:date="2026-08-31T02:40:04Z">
              <w:r>
                <w:rPr>
                  <w:rFonts w:ascii="Times New Roman" w:cs="Times New Roman" w:eastAsia="Times New Roman" w:hAnsi="Times New Roman"/>
                  <w:b w:val="1"/>
                  <w:bCs w:val="1"/>
                  <w:sz w:val="24"/>
                  <w:szCs w:val="24"/>
                  <w:rtl w:val="0"/>
                </w:rPr>
                <w:t>Prompt candidato (inglés)</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6B">
            <w:pPr>
              <w:spacing w:line="480" w:lineRule="auto"/>
              <w:rPr>
                <w:rFonts w:ascii="Times New Roman" w:cs="Times New Roman" w:eastAsia="Times New Roman" w:hAnsi="Times New Roman"/>
                <w:sz w:val="24"/>
                <w:szCs w:val="24"/>
              </w:rPr>
            </w:pPr>
            <w:ins w:id="1494" w:author="OpenAI" w:date="2026-08-31T02:40:04Z">
              <w:r>
                <w:rPr>
                  <w:rFonts w:ascii="Times New Roman" w:cs="Times New Roman" w:eastAsia="Times New Roman" w:hAnsi="Times New Roman"/>
                  <w:b w:val="1"/>
                  <w:bCs w:val="1"/>
                  <w:sz w:val="24"/>
                  <w:szCs w:val="24"/>
                  <w:rtl w:val="0"/>
                </w:rPr>
                <w:t>Estrategia</w:t>
              </w:r>
            </w:ins>
          </w:p>
        </w:tc>
      </w:tr>
      <w:tr>
        <w:trPr>
          <w:cantSplit w:val="1"/>
          <w:tblHeader w:val="0"/>
          <w:ins w:id="149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C">
            <w:pPr>
              <w:spacing w:line="480" w:lineRule="auto"/>
              <w:rPr>
                <w:rFonts w:ascii="Times New Roman" w:cs="Times New Roman" w:eastAsia="Times New Roman" w:hAnsi="Times New Roman"/>
                <w:sz w:val="24"/>
                <w:szCs w:val="24"/>
              </w:rPr>
            </w:pPr>
            <w:ins w:id="1496" w:author="OpenAI" w:date="2026-08-31T02:40:04Z">
              <w:r>
                <w:rPr>
                  <w:rFonts w:ascii="Times New Roman" w:cs="Times New Roman" w:eastAsia="Times New Roman" w:hAnsi="Times New Roman"/>
                  <w:sz w:val="24"/>
                  <w:szCs w:val="24"/>
                  <w:rtl w:val="0"/>
                </w:rPr>
                <w:t>CR-01</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ins w:id="1497" w:author="OpenAI" w:date="2026-08-31T02:40:04Z">
              <w:r>
                <w:rPr>
                  <w:rFonts w:ascii="Times New Roman" w:cs="Times New Roman" w:eastAsia="Times New Roman" w:hAnsi="Times New Roman"/>
                  <w:sz w:val="24"/>
                  <w:szCs w:val="24"/>
                  <w:rtl w:val="0"/>
                </w:rPr>
                <w:t>Sintáctica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E">
            <w:pPr>
              <w:spacing w:line="480" w:lineRule="auto"/>
              <w:rPr>
                <w:rFonts w:ascii="Times New Roman" w:cs="Times New Roman" w:eastAsia="Times New Roman" w:hAnsi="Times New Roman"/>
                <w:sz w:val="24"/>
                <w:szCs w:val="24"/>
              </w:rPr>
            </w:pPr>
            <w:ins w:id="1498" w:author="OpenAI" w:date="2026-08-31T02:40:04Z">
              <w:r>
                <w:rPr>
                  <w:rFonts w:ascii="Times New Roman" w:cs="Times New Roman" w:eastAsia="Times New Roman" w:hAnsi="Times New Roman"/>
                  <w:sz w:val="24"/>
                  <w:szCs w:val="24"/>
                  <w:rtl w:val="0"/>
                </w:rPr>
                <w:t>person without hard hat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6F">
            <w:pPr>
              <w:spacing w:line="480" w:lineRule="auto"/>
              <w:rPr>
                <w:rFonts w:ascii="Times New Roman" w:cs="Times New Roman" w:eastAsia="Times New Roman" w:hAnsi="Times New Roman"/>
                <w:sz w:val="24"/>
                <w:szCs w:val="24"/>
              </w:rPr>
            </w:pPr>
            <w:ins w:id="1499" w:author="OpenAI" w:date="2026-08-31T02:40:04Z">
              <w:r>
                <w:rPr>
                  <w:rFonts w:ascii="Times New Roman" w:cs="Times New Roman" w:eastAsia="Times New Roman" w:hAnsi="Times New Roman"/>
                  <w:sz w:val="24"/>
                  <w:szCs w:val="24"/>
                  <w:rtl w:val="0"/>
                </w:rPr>
                <w:t>Frase nominal con negación explícita</w:t>
              </w:r>
            </w:ins>
          </w:p>
        </w:tc>
      </w:tr>
      <w:tr>
        <w:trPr>
          <w:cantSplit w:val="1"/>
          <w:tblHeader w:val="0"/>
          <w:ins w:id="150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0">
            <w:pPr>
              <w:spacing w:line="480" w:lineRule="auto"/>
              <w:rPr>
                <w:rFonts w:ascii="Times New Roman" w:cs="Times New Roman" w:eastAsia="Times New Roman" w:hAnsi="Times New Roman"/>
                <w:sz w:val="24"/>
                <w:szCs w:val="24"/>
              </w:rPr>
            </w:pPr>
            <w:ins w:id="1501" w:author="OpenAI" w:date="2026-08-31T02:40:04Z">
              <w:r>
                <w:rPr>
                  <w:rFonts w:ascii="Times New Roman" w:cs="Times New Roman" w:eastAsia="Times New Roman" w:hAnsi="Times New Roman"/>
                  <w:sz w:val="24"/>
                  <w:szCs w:val="24"/>
                  <w:rtl w:val="0"/>
                </w:rPr>
                <w:t>CR-01</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1">
            <w:pPr>
              <w:spacing w:line="480" w:lineRule="auto"/>
              <w:rPr>
                <w:rFonts w:ascii="Times New Roman" w:cs="Times New Roman" w:eastAsia="Times New Roman" w:hAnsi="Times New Roman"/>
                <w:sz w:val="24"/>
                <w:szCs w:val="24"/>
              </w:rPr>
            </w:pPr>
            <w:ins w:id="1502" w:author="OpenAI" w:date="2026-08-31T02:40:04Z">
              <w:r>
                <w:rPr>
                  <w:rFonts w:ascii="Times New Roman" w:cs="Times New Roman" w:eastAsia="Times New Roman" w:hAnsi="Times New Roman"/>
                  <w:sz w:val="24"/>
                  <w:szCs w:val="24"/>
                  <w:rtl w:val="0"/>
                </w:rPr>
                <w:t>Especificidad</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2">
            <w:pPr>
              <w:spacing w:line="480" w:lineRule="auto"/>
              <w:rPr>
                <w:rFonts w:ascii="Times New Roman" w:cs="Times New Roman" w:eastAsia="Times New Roman" w:hAnsi="Times New Roman"/>
                <w:sz w:val="24"/>
                <w:szCs w:val="24"/>
              </w:rPr>
            </w:pPr>
            <w:ins w:id="1503" w:author="OpenAI" w:date="2026-08-31T02:40:04Z">
              <w:r>
                <w:rPr>
                  <w:rFonts w:ascii="Times New Roman" w:cs="Times New Roman" w:eastAsia="Times New Roman" w:hAnsi="Times New Roman"/>
                  <w:sz w:val="24"/>
                  <w:szCs w:val="24"/>
                  <w:rtl w:val="0"/>
                </w:rPr>
                <w:t>construction worker without safety helmet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3">
            <w:pPr>
              <w:spacing w:line="480" w:lineRule="auto"/>
              <w:rPr>
                <w:rFonts w:ascii="Times New Roman" w:cs="Times New Roman" w:eastAsia="Times New Roman" w:hAnsi="Times New Roman"/>
                <w:sz w:val="24"/>
                <w:szCs w:val="24"/>
              </w:rPr>
            </w:pPr>
            <w:ins w:id="1504" w:author="OpenAI" w:date="2026-08-31T02:40:04Z">
              <w:r>
                <w:rPr>
                  <w:rFonts w:ascii="Times New Roman" w:cs="Times New Roman" w:eastAsia="Times New Roman" w:hAnsi="Times New Roman"/>
                  <w:sz w:val="24"/>
                  <w:szCs w:val="24"/>
                  <w:rtl w:val="0"/>
                </w:rPr>
                <w:t>Términos específicos del dominio</w:t>
              </w:r>
            </w:ins>
          </w:p>
        </w:tc>
      </w:tr>
      <w:tr>
        <w:trPr>
          <w:cantSplit w:val="1"/>
          <w:tblHeader w:val="0"/>
          <w:ins w:id="150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4">
            <w:pPr>
              <w:spacing w:line="480" w:lineRule="auto"/>
              <w:rPr>
                <w:rFonts w:ascii="Times New Roman" w:cs="Times New Roman" w:eastAsia="Times New Roman" w:hAnsi="Times New Roman"/>
                <w:sz w:val="24"/>
                <w:szCs w:val="24"/>
              </w:rPr>
            </w:pPr>
            <w:ins w:id="1506" w:author="OpenAI" w:date="2026-08-31T02:40:04Z">
              <w:r>
                <w:rPr>
                  <w:rFonts w:ascii="Times New Roman" w:cs="Times New Roman" w:eastAsia="Times New Roman" w:hAnsi="Times New Roman"/>
                  <w:sz w:val="24"/>
                  <w:szCs w:val="24"/>
                  <w:rtl w:val="0"/>
                </w:rPr>
                <w:t>CR-01</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5">
            <w:pPr>
              <w:spacing w:line="480" w:lineRule="auto"/>
              <w:rPr>
                <w:rFonts w:ascii="Times New Roman" w:cs="Times New Roman" w:eastAsia="Times New Roman" w:hAnsi="Times New Roman"/>
                <w:sz w:val="24"/>
                <w:szCs w:val="24"/>
              </w:rPr>
            </w:pPr>
            <w:ins w:id="1507" w:author="OpenAI" w:date="2026-08-31T02:40:04Z">
              <w:r>
                <w:rPr>
                  <w:rFonts w:ascii="Times New Roman" w:cs="Times New Roman" w:eastAsia="Times New Roman" w:hAnsi="Times New Roman"/>
                  <w:sz w:val="24"/>
                  <w:szCs w:val="24"/>
                  <w:rtl w:val="0"/>
                </w:rPr>
                <w:t>Estado observable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6">
            <w:pPr>
              <w:spacing w:line="480" w:lineRule="auto"/>
              <w:rPr>
                <w:rFonts w:ascii="Times New Roman" w:cs="Times New Roman" w:eastAsia="Times New Roman" w:hAnsi="Times New Roman"/>
                <w:sz w:val="24"/>
                <w:szCs w:val="24"/>
              </w:rPr>
            </w:pPr>
            <w:ins w:id="1508" w:author="OpenAI" w:date="2026-08-31T02:40:04Z">
              <w:r>
                <w:rPr>
                  <w:rFonts w:ascii="Times New Roman" w:cs="Times New Roman" w:eastAsia="Times New Roman" w:hAnsi="Times New Roman"/>
                  <w:sz w:val="24"/>
                  <w:szCs w:val="24"/>
                  <w:rtl w:val="0"/>
                </w:rPr>
                <w:t>person with bare head on construction site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7">
            <w:pPr>
              <w:spacing w:line="480" w:lineRule="auto"/>
              <w:rPr>
                <w:rFonts w:ascii="Times New Roman" w:cs="Times New Roman" w:eastAsia="Times New Roman" w:hAnsi="Times New Roman"/>
                <w:sz w:val="24"/>
                <w:szCs w:val="24"/>
              </w:rPr>
            </w:pPr>
            <w:ins w:id="1509" w:author="OpenAI" w:date="2026-08-31T02:40:04Z">
              <w:r>
                <w:rPr>
                  <w:rFonts w:ascii="Times New Roman" w:cs="Times New Roman" w:eastAsia="Times New Roman" w:hAnsi="Times New Roman"/>
                  <w:sz w:val="24"/>
                  <w:szCs w:val="24"/>
                  <w:rtl w:val="0"/>
                </w:rPr>
                <w:t>Estado resultante, sin negación directa</w:t>
              </w:r>
            </w:ins>
          </w:p>
        </w:tc>
      </w:tr>
      <w:tr>
        <w:trPr>
          <w:cantSplit w:val="1"/>
          <w:tblHeader w:val="0"/>
          <w:ins w:id="151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8">
            <w:pPr>
              <w:spacing w:line="480" w:lineRule="auto"/>
              <w:rPr>
                <w:rFonts w:ascii="Times New Roman" w:cs="Times New Roman" w:eastAsia="Times New Roman" w:hAnsi="Times New Roman"/>
                <w:sz w:val="24"/>
                <w:szCs w:val="24"/>
              </w:rPr>
            </w:pPr>
            <w:ins w:id="1511" w:author="OpenAI" w:date="2026-08-31T02:40:04Z">
              <w:r>
                <w:rPr>
                  <w:rFonts w:ascii="Times New Roman" w:cs="Times New Roman" w:eastAsia="Times New Roman" w:hAnsi="Times New Roman"/>
                  <w:sz w:val="24"/>
                  <w:szCs w:val="24"/>
                  <w:rtl w:val="0"/>
                </w:rPr>
                <w:t>CR-01</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9">
            <w:pPr>
              <w:spacing w:line="480" w:lineRule="auto"/>
              <w:rPr>
                <w:rFonts w:ascii="Times New Roman" w:cs="Times New Roman" w:eastAsia="Times New Roman" w:hAnsi="Times New Roman"/>
                <w:sz w:val="24"/>
                <w:szCs w:val="24"/>
              </w:rPr>
            </w:pPr>
            <w:ins w:id="1512" w:author="OpenAI" w:date="2026-08-31T02:40:04Z">
              <w:r>
                <w:rPr>
                  <w:rFonts w:ascii="Times New Roman" w:cs="Times New Roman" w:eastAsia="Times New Roman" w:hAnsi="Times New Roman"/>
                  <w:sz w:val="24"/>
                  <w:szCs w:val="24"/>
                  <w:rtl w:val="0"/>
                </w:rPr>
                <w:t>Template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A">
            <w:pPr>
              <w:spacing w:line="480" w:lineRule="auto"/>
              <w:rPr>
                <w:rFonts w:ascii="Times New Roman" w:cs="Times New Roman" w:eastAsia="Times New Roman" w:hAnsi="Times New Roman"/>
                <w:sz w:val="24"/>
                <w:szCs w:val="24"/>
              </w:rPr>
            </w:pPr>
            <w:ins w:id="1513" w:author="OpenAI" w:date="2026-08-31T02:40:04Z">
              <w:r>
                <w:rPr>
                  <w:rFonts w:ascii="Times New Roman" w:cs="Times New Roman" w:eastAsia="Times New Roman" w:hAnsi="Times New Roman"/>
                  <w:sz w:val="24"/>
                  <w:szCs w:val="24"/>
                  <w:rtl w:val="0"/>
                </w:rPr>
                <w:t>a photo of a hard hat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B">
            <w:pPr>
              <w:spacing w:line="480" w:lineRule="auto"/>
              <w:rPr>
                <w:rFonts w:ascii="Times New Roman" w:cs="Times New Roman" w:eastAsia="Times New Roman" w:hAnsi="Times New Roman"/>
                <w:sz w:val="24"/>
                <w:szCs w:val="24"/>
              </w:rPr>
            </w:pPr>
            <w:ins w:id="1514" w:author="OpenAI" w:date="2026-08-31T02:40:04Z">
              <w:r>
                <w:rPr>
                  <w:rFonts w:ascii="Times New Roman" w:cs="Times New Roman" w:eastAsia="Times New Roman" w:hAnsi="Times New Roman"/>
                  <w:sz w:val="24"/>
                  <w:szCs w:val="24"/>
                  <w:rtl w:val="0"/>
                </w:rPr>
                <w:t>Template estándar CLIP para detección de presencia</w:t>
              </w:r>
            </w:ins>
          </w:p>
        </w:tc>
      </w:tr>
      <w:tr>
        <w:trPr>
          <w:cantSplit w:val="1"/>
          <w:tblHeader w:val="0"/>
          <w:ins w:id="151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C">
            <w:pPr>
              <w:spacing w:line="480" w:lineRule="auto"/>
              <w:rPr>
                <w:rFonts w:ascii="Times New Roman" w:cs="Times New Roman" w:eastAsia="Times New Roman" w:hAnsi="Times New Roman"/>
                <w:sz w:val="24"/>
                <w:szCs w:val="24"/>
              </w:rPr>
            </w:pPr>
            <w:ins w:id="1516" w:author="OpenAI" w:date="2026-08-31T02:40:04Z">
              <w:r>
                <w:rPr>
                  <w:rFonts w:ascii="Times New Roman" w:cs="Times New Roman" w:eastAsia="Times New Roman" w:hAnsi="Times New Roman"/>
                  <w:sz w:val="24"/>
                  <w:szCs w:val="24"/>
                  <w:rtl w:val="0"/>
                </w:rPr>
                <w:t>CR-01</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D">
            <w:pPr>
              <w:spacing w:line="480" w:lineRule="auto"/>
              <w:rPr>
                <w:rFonts w:ascii="Times New Roman" w:cs="Times New Roman" w:eastAsia="Times New Roman" w:hAnsi="Times New Roman"/>
                <w:sz w:val="24"/>
                <w:szCs w:val="24"/>
              </w:rPr>
            </w:pPr>
            <w:ins w:id="1517" w:author="OpenAI" w:date="2026-08-31T02:40:04Z">
              <w:r>
                <w:rPr>
                  <w:rFonts w:ascii="Times New Roman" w:cs="Times New Roman" w:eastAsia="Times New Roman" w:hAnsi="Times New Roman"/>
                  <w:sz w:val="24"/>
                  <w:szCs w:val="24"/>
                  <w:rtl w:val="0"/>
                </w:rPr>
                <w:t>Indirecta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E">
            <w:pPr>
              <w:spacing w:line="480" w:lineRule="auto"/>
              <w:rPr>
                <w:rFonts w:ascii="Times New Roman" w:cs="Times New Roman" w:eastAsia="Times New Roman" w:hAnsi="Times New Roman"/>
                <w:sz w:val="24"/>
                <w:szCs w:val="24"/>
              </w:rPr>
            </w:pPr>
            <w:ins w:id="1518" w:author="OpenAI" w:date="2026-08-31T02:40:04Z">
              <w:r>
                <w:rPr>
                  <w:rFonts w:ascii="Times New Roman" w:cs="Times New Roman" w:eastAsia="Times New Roman" w:hAnsi="Times New Roman"/>
                  <w:sz w:val="24"/>
                  <w:szCs w:val="24"/>
                  <w:rtl w:val="0"/>
                </w:rPr>
                <w:t>hard hat ; person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7F">
            <w:pPr>
              <w:spacing w:line="480" w:lineRule="auto"/>
              <w:rPr>
                <w:rFonts w:ascii="Times New Roman" w:cs="Times New Roman" w:eastAsia="Times New Roman" w:hAnsi="Times New Roman"/>
                <w:sz w:val="24"/>
                <w:szCs w:val="24"/>
              </w:rPr>
            </w:pPr>
            <w:ins w:id="1519" w:author="OpenAI" w:date="2026-08-31T02:40:04Z">
              <w:r>
                <w:rPr>
                  <w:rFonts w:ascii="Times New Roman" w:cs="Times New Roman" w:eastAsia="Times New Roman" w:hAnsi="Times New Roman"/>
                  <w:sz w:val="24"/>
                  <w:szCs w:val="24"/>
                  <w:rtl w:val="0"/>
                </w:rPr>
                <w:t>Detección separada de entidades; relación evaluada externamente</w:t>
              </w:r>
            </w:ins>
          </w:p>
        </w:tc>
      </w:tr>
      <w:tr>
        <w:trPr>
          <w:cantSplit w:val="1"/>
          <w:tblHeader w:val="0"/>
          <w:ins w:id="152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0">
            <w:pPr>
              <w:spacing w:line="480" w:lineRule="auto"/>
              <w:rPr>
                <w:rFonts w:ascii="Times New Roman" w:cs="Times New Roman" w:eastAsia="Times New Roman" w:hAnsi="Times New Roman"/>
                <w:sz w:val="24"/>
                <w:szCs w:val="24"/>
              </w:rPr>
            </w:pPr>
            <w:ins w:id="1521" w:author="OpenAI" w:date="2026-08-31T02:40:04Z">
              <w:r>
                <w:rPr>
                  <w:rFonts w:ascii="Times New Roman" w:cs="Times New Roman" w:eastAsia="Times New Roman" w:hAnsi="Times New Roman"/>
                  <w:sz w:val="24"/>
                  <w:szCs w:val="24"/>
                  <w:rtl w:val="0"/>
                </w:rPr>
                <w:t>CR-02</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1">
            <w:pPr>
              <w:spacing w:line="480" w:lineRule="auto"/>
              <w:rPr>
                <w:rFonts w:ascii="Times New Roman" w:cs="Times New Roman" w:eastAsia="Times New Roman" w:hAnsi="Times New Roman"/>
                <w:sz w:val="24"/>
                <w:szCs w:val="24"/>
              </w:rPr>
            </w:pPr>
            <w:ins w:id="1522" w:author="OpenAI" w:date="2026-08-31T02:40:04Z">
              <w:r>
                <w:rPr>
                  <w:rFonts w:ascii="Times New Roman" w:cs="Times New Roman" w:eastAsia="Times New Roman" w:hAnsi="Times New Roman"/>
                  <w:sz w:val="24"/>
                  <w:szCs w:val="24"/>
                  <w:rtl w:val="0"/>
                </w:rPr>
                <w:t>Sintáctica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2">
            <w:pPr>
              <w:spacing w:line="480" w:lineRule="auto"/>
              <w:rPr>
                <w:rFonts w:ascii="Times New Roman" w:cs="Times New Roman" w:eastAsia="Times New Roman" w:hAnsi="Times New Roman"/>
                <w:sz w:val="24"/>
                <w:szCs w:val="24"/>
              </w:rPr>
            </w:pPr>
            <w:ins w:id="1523" w:author="OpenAI" w:date="2026-08-31T02:40:04Z">
              <w:r>
                <w:rPr>
                  <w:rFonts w:ascii="Times New Roman" w:cs="Times New Roman" w:eastAsia="Times New Roman" w:hAnsi="Times New Roman"/>
                  <w:sz w:val="24"/>
                  <w:szCs w:val="24"/>
                  <w:rtl w:val="0"/>
                </w:rPr>
                <w:t>person without reflective vest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3">
            <w:pPr>
              <w:spacing w:line="480" w:lineRule="auto"/>
              <w:rPr>
                <w:rFonts w:ascii="Times New Roman" w:cs="Times New Roman" w:eastAsia="Times New Roman" w:hAnsi="Times New Roman"/>
                <w:sz w:val="24"/>
                <w:szCs w:val="24"/>
              </w:rPr>
            </w:pPr>
            <w:ins w:id="1524" w:author="OpenAI" w:date="2026-08-31T02:40:04Z">
              <w:r>
                <w:rPr>
                  <w:rFonts w:ascii="Times New Roman" w:cs="Times New Roman" w:eastAsia="Times New Roman" w:hAnsi="Times New Roman"/>
                  <w:sz w:val="24"/>
                  <w:szCs w:val="24"/>
                  <w:rtl w:val="0"/>
                </w:rPr>
                <w:t>Frase nominal con negación</w:t>
              </w:r>
            </w:ins>
          </w:p>
        </w:tc>
      </w:tr>
      <w:tr>
        <w:trPr>
          <w:cantSplit w:val="1"/>
          <w:tblHeader w:val="0"/>
          <w:ins w:id="152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4">
            <w:pPr>
              <w:spacing w:line="480" w:lineRule="auto"/>
              <w:rPr>
                <w:rFonts w:ascii="Times New Roman" w:cs="Times New Roman" w:eastAsia="Times New Roman" w:hAnsi="Times New Roman"/>
                <w:sz w:val="24"/>
                <w:szCs w:val="24"/>
              </w:rPr>
            </w:pPr>
            <w:ins w:id="1526" w:author="OpenAI" w:date="2026-08-31T02:40:04Z">
              <w:r>
                <w:rPr>
                  <w:rFonts w:ascii="Times New Roman" w:cs="Times New Roman" w:eastAsia="Times New Roman" w:hAnsi="Times New Roman"/>
                  <w:sz w:val="24"/>
                  <w:szCs w:val="24"/>
                  <w:rtl w:val="0"/>
                </w:rPr>
                <w:t>CR-02</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5">
            <w:pPr>
              <w:spacing w:line="480" w:lineRule="auto"/>
              <w:rPr>
                <w:rFonts w:ascii="Times New Roman" w:cs="Times New Roman" w:eastAsia="Times New Roman" w:hAnsi="Times New Roman"/>
                <w:sz w:val="24"/>
                <w:szCs w:val="24"/>
              </w:rPr>
            </w:pPr>
            <w:ins w:id="1527" w:author="OpenAI" w:date="2026-08-31T02:40:04Z">
              <w:r>
                <w:rPr>
                  <w:rFonts w:ascii="Times New Roman" w:cs="Times New Roman" w:eastAsia="Times New Roman" w:hAnsi="Times New Roman"/>
                  <w:sz w:val="24"/>
                  <w:szCs w:val="24"/>
                  <w:rtl w:val="0"/>
                </w:rPr>
                <w:t>Especificidad</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6">
            <w:pPr>
              <w:spacing w:line="480" w:lineRule="auto"/>
              <w:rPr>
                <w:rFonts w:ascii="Times New Roman" w:cs="Times New Roman" w:eastAsia="Times New Roman" w:hAnsi="Times New Roman"/>
                <w:sz w:val="24"/>
                <w:szCs w:val="24"/>
              </w:rPr>
            </w:pPr>
            <w:ins w:id="1528" w:author="OpenAI" w:date="2026-08-31T02:40:04Z">
              <w:r>
                <w:rPr>
                  <w:rFonts w:ascii="Times New Roman" w:cs="Times New Roman" w:eastAsia="Times New Roman" w:hAnsi="Times New Roman"/>
                  <w:sz w:val="24"/>
                  <w:szCs w:val="24"/>
                  <w:rtl w:val="0"/>
                </w:rPr>
                <w:t>worker without high-visibility vest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7">
            <w:pPr>
              <w:spacing w:line="480" w:lineRule="auto"/>
              <w:rPr>
                <w:rFonts w:ascii="Times New Roman" w:cs="Times New Roman" w:eastAsia="Times New Roman" w:hAnsi="Times New Roman"/>
                <w:sz w:val="24"/>
                <w:szCs w:val="24"/>
              </w:rPr>
            </w:pPr>
            <w:ins w:id="1529" w:author="OpenAI" w:date="2026-08-31T02:40:04Z">
              <w:r>
                <w:rPr>
                  <w:rFonts w:ascii="Times New Roman" w:cs="Times New Roman" w:eastAsia="Times New Roman" w:hAnsi="Times New Roman"/>
                  <w:sz w:val="24"/>
                  <w:szCs w:val="24"/>
                  <w:rtl w:val="0"/>
                </w:rPr>
                <w:t>Vocabulario técnico de seguridad</w:t>
              </w:r>
            </w:ins>
          </w:p>
        </w:tc>
      </w:tr>
      <w:tr>
        <w:trPr>
          <w:cantSplit w:val="1"/>
          <w:tblHeader w:val="0"/>
          <w:ins w:id="153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8">
            <w:pPr>
              <w:spacing w:line="480" w:lineRule="auto"/>
              <w:rPr>
                <w:rFonts w:ascii="Times New Roman" w:cs="Times New Roman" w:eastAsia="Times New Roman" w:hAnsi="Times New Roman"/>
                <w:sz w:val="24"/>
                <w:szCs w:val="24"/>
              </w:rPr>
            </w:pPr>
            <w:ins w:id="1531" w:author="OpenAI" w:date="2026-08-31T02:40:04Z">
              <w:r>
                <w:rPr>
                  <w:rFonts w:ascii="Times New Roman" w:cs="Times New Roman" w:eastAsia="Times New Roman" w:hAnsi="Times New Roman"/>
                  <w:sz w:val="24"/>
                  <w:szCs w:val="24"/>
                  <w:rtl w:val="0"/>
                </w:rPr>
                <w:t>CR-02</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9">
            <w:pPr>
              <w:spacing w:line="480" w:lineRule="auto"/>
              <w:rPr>
                <w:rFonts w:ascii="Times New Roman" w:cs="Times New Roman" w:eastAsia="Times New Roman" w:hAnsi="Times New Roman"/>
                <w:sz w:val="24"/>
                <w:szCs w:val="24"/>
              </w:rPr>
            </w:pPr>
            <w:ins w:id="1532" w:author="OpenAI" w:date="2026-08-31T02:40:04Z">
              <w:r>
                <w:rPr>
                  <w:rFonts w:ascii="Times New Roman" w:cs="Times New Roman" w:eastAsia="Times New Roman" w:hAnsi="Times New Roman"/>
                  <w:sz w:val="24"/>
                  <w:szCs w:val="24"/>
                  <w:rtl w:val="0"/>
                </w:rPr>
                <w:t>Descripción visual</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A">
            <w:pPr>
              <w:spacing w:line="480" w:lineRule="auto"/>
              <w:rPr>
                <w:rFonts w:ascii="Times New Roman" w:cs="Times New Roman" w:eastAsia="Times New Roman" w:hAnsi="Times New Roman"/>
                <w:sz w:val="24"/>
                <w:szCs w:val="24"/>
              </w:rPr>
            </w:pPr>
            <w:ins w:id="1533" w:author="OpenAI" w:date="2026-08-31T02:40:04Z">
              <w:r>
                <w:rPr>
                  <w:rFonts w:ascii="Times New Roman" w:cs="Times New Roman" w:eastAsia="Times New Roman" w:hAnsi="Times New Roman"/>
                  <w:sz w:val="24"/>
                  <w:szCs w:val="24"/>
                  <w:rtl w:val="0"/>
                </w:rPr>
                <w:t>person without bright colored safety clothing</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B">
            <w:pPr>
              <w:spacing w:line="480" w:lineRule="auto"/>
              <w:rPr>
                <w:rFonts w:ascii="Times New Roman" w:cs="Times New Roman" w:eastAsia="Times New Roman" w:hAnsi="Times New Roman"/>
                <w:sz w:val="24"/>
                <w:szCs w:val="24"/>
              </w:rPr>
            </w:pPr>
            <w:ins w:id="1534" w:author="OpenAI" w:date="2026-08-31T02:40:04Z">
              <w:r>
                <w:rPr>
                  <w:rFonts w:ascii="Times New Roman" w:cs="Times New Roman" w:eastAsia="Times New Roman" w:hAnsi="Times New Roman"/>
                  <w:sz w:val="24"/>
                  <w:szCs w:val="24"/>
                  <w:rtl w:val="0"/>
                </w:rPr>
                <w:t>Descripción visual del atributo ausente</w:t>
              </w:r>
            </w:ins>
          </w:p>
        </w:tc>
      </w:tr>
      <w:tr>
        <w:trPr>
          <w:cantSplit w:val="1"/>
          <w:tblHeader w:val="0"/>
          <w:ins w:id="153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C">
            <w:pPr>
              <w:spacing w:line="480" w:lineRule="auto"/>
              <w:rPr>
                <w:rFonts w:ascii="Times New Roman" w:cs="Times New Roman" w:eastAsia="Times New Roman" w:hAnsi="Times New Roman"/>
                <w:sz w:val="24"/>
                <w:szCs w:val="24"/>
              </w:rPr>
            </w:pPr>
            <w:ins w:id="1536" w:author="OpenAI" w:date="2026-08-31T02:40:04Z">
              <w:r>
                <w:rPr>
                  <w:rFonts w:ascii="Times New Roman" w:cs="Times New Roman" w:eastAsia="Times New Roman" w:hAnsi="Times New Roman"/>
                  <w:sz w:val="24"/>
                  <w:szCs w:val="24"/>
                  <w:rtl w:val="0"/>
                </w:rPr>
                <w:t>CR-02</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D">
            <w:pPr>
              <w:spacing w:line="480" w:lineRule="auto"/>
              <w:rPr>
                <w:rFonts w:ascii="Times New Roman" w:cs="Times New Roman" w:eastAsia="Times New Roman" w:hAnsi="Times New Roman"/>
                <w:sz w:val="24"/>
                <w:szCs w:val="24"/>
              </w:rPr>
            </w:pPr>
            <w:ins w:id="1537" w:author="OpenAI" w:date="2026-08-31T02:40:04Z">
              <w:r>
                <w:rPr>
                  <w:rFonts w:ascii="Times New Roman" w:cs="Times New Roman" w:eastAsia="Times New Roman" w:hAnsi="Times New Roman"/>
                  <w:sz w:val="24"/>
                  <w:szCs w:val="24"/>
                  <w:rtl w:val="0"/>
                </w:rPr>
                <w:t>Template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E">
            <w:pPr>
              <w:spacing w:line="480" w:lineRule="auto"/>
              <w:rPr>
                <w:rFonts w:ascii="Times New Roman" w:cs="Times New Roman" w:eastAsia="Times New Roman" w:hAnsi="Times New Roman"/>
                <w:sz w:val="24"/>
                <w:szCs w:val="24"/>
              </w:rPr>
            </w:pPr>
            <w:ins w:id="1538" w:author="OpenAI" w:date="2026-08-31T02:40:04Z">
              <w:r>
                <w:rPr>
                  <w:rFonts w:ascii="Times New Roman" w:cs="Times New Roman" w:eastAsia="Times New Roman" w:hAnsi="Times New Roman"/>
                  <w:sz w:val="24"/>
                  <w:szCs w:val="24"/>
                  <w:rtl w:val="0"/>
                </w:rPr>
                <w:t>a photo of a reflective safety vest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8F">
            <w:pPr>
              <w:spacing w:line="480" w:lineRule="auto"/>
              <w:rPr>
                <w:rFonts w:ascii="Times New Roman" w:cs="Times New Roman" w:eastAsia="Times New Roman" w:hAnsi="Times New Roman"/>
                <w:sz w:val="24"/>
                <w:szCs w:val="24"/>
              </w:rPr>
            </w:pPr>
            <w:ins w:id="1539" w:author="OpenAI" w:date="2026-08-31T02:40:04Z">
              <w:r>
                <w:rPr>
                  <w:rFonts w:ascii="Times New Roman" w:cs="Times New Roman" w:eastAsia="Times New Roman" w:hAnsi="Times New Roman"/>
                  <w:sz w:val="24"/>
                  <w:szCs w:val="24"/>
                  <w:rtl w:val="0"/>
                </w:rPr>
                <w:t>Template estándar CLIP</w:t>
              </w:r>
            </w:ins>
          </w:p>
        </w:tc>
      </w:tr>
      <w:tr>
        <w:trPr>
          <w:cantSplit w:val="1"/>
          <w:tblHeader w:val="0"/>
          <w:ins w:id="154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0">
            <w:pPr>
              <w:spacing w:line="480" w:lineRule="auto"/>
              <w:rPr>
                <w:rFonts w:ascii="Times New Roman" w:cs="Times New Roman" w:eastAsia="Times New Roman" w:hAnsi="Times New Roman"/>
                <w:sz w:val="24"/>
                <w:szCs w:val="24"/>
              </w:rPr>
            </w:pPr>
            <w:ins w:id="1541" w:author="OpenAI" w:date="2026-08-31T02:40:04Z">
              <w:r>
                <w:rPr>
                  <w:rFonts w:ascii="Times New Roman" w:cs="Times New Roman" w:eastAsia="Times New Roman" w:hAnsi="Times New Roman"/>
                  <w:sz w:val="24"/>
                  <w:szCs w:val="24"/>
                  <w:rtl w:val="0"/>
                </w:rPr>
                <w:t>CR-02</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1">
            <w:pPr>
              <w:spacing w:line="480" w:lineRule="auto"/>
              <w:rPr>
                <w:rFonts w:ascii="Times New Roman" w:cs="Times New Roman" w:eastAsia="Times New Roman" w:hAnsi="Times New Roman"/>
                <w:sz w:val="24"/>
                <w:szCs w:val="24"/>
              </w:rPr>
            </w:pPr>
            <w:ins w:id="1542" w:author="OpenAI" w:date="2026-08-31T02:40:04Z">
              <w:r>
                <w:rPr>
                  <w:rFonts w:ascii="Times New Roman" w:cs="Times New Roman" w:eastAsia="Times New Roman" w:hAnsi="Times New Roman"/>
                  <w:sz w:val="24"/>
                  <w:szCs w:val="24"/>
                  <w:rtl w:val="0"/>
                </w:rPr>
                <w:t>Indirecta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2">
            <w:pPr>
              <w:spacing w:line="480" w:lineRule="auto"/>
              <w:rPr>
                <w:rFonts w:ascii="Times New Roman" w:cs="Times New Roman" w:eastAsia="Times New Roman" w:hAnsi="Times New Roman"/>
                <w:sz w:val="24"/>
                <w:szCs w:val="24"/>
              </w:rPr>
            </w:pPr>
            <w:ins w:id="1543" w:author="OpenAI" w:date="2026-08-31T02:40:04Z">
              <w:r>
                <w:rPr>
                  <w:rFonts w:ascii="Times New Roman" w:cs="Times New Roman" w:eastAsia="Times New Roman" w:hAnsi="Times New Roman"/>
                  <w:sz w:val="24"/>
                  <w:szCs w:val="24"/>
                  <w:rtl w:val="0"/>
                </w:rPr>
                <w:t>reflective vest ; person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3">
            <w:pPr>
              <w:spacing w:line="480" w:lineRule="auto"/>
              <w:rPr>
                <w:rFonts w:ascii="Times New Roman" w:cs="Times New Roman" w:eastAsia="Times New Roman" w:hAnsi="Times New Roman"/>
                <w:sz w:val="24"/>
                <w:szCs w:val="24"/>
              </w:rPr>
            </w:pPr>
            <w:ins w:id="1544" w:author="OpenAI" w:date="2026-08-31T02:40:04Z">
              <w:r>
                <w:rPr>
                  <w:rFonts w:ascii="Times New Roman" w:cs="Times New Roman" w:eastAsia="Times New Roman" w:hAnsi="Times New Roman"/>
                  <w:sz w:val="24"/>
                  <w:szCs w:val="24"/>
                  <w:rtl w:val="0"/>
                </w:rPr>
                <w:t>Detección separada de entidades</w:t>
              </w:r>
            </w:ins>
          </w:p>
        </w:tc>
      </w:tr>
      <w:tr>
        <w:trPr>
          <w:cantSplit w:val="1"/>
          <w:tblHeader w:val="0"/>
          <w:ins w:id="154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4">
            <w:pPr>
              <w:spacing w:line="480" w:lineRule="auto"/>
              <w:rPr>
                <w:rFonts w:ascii="Times New Roman" w:cs="Times New Roman" w:eastAsia="Times New Roman" w:hAnsi="Times New Roman"/>
                <w:sz w:val="24"/>
                <w:szCs w:val="24"/>
              </w:rPr>
            </w:pPr>
            <w:ins w:id="1546" w:author="OpenAI" w:date="2026-08-31T02:40:04Z">
              <w:r>
                <w:rPr>
                  <w:rFonts w:ascii="Times New Roman" w:cs="Times New Roman" w:eastAsia="Times New Roman" w:hAnsi="Times New Roman"/>
                  <w:sz w:val="24"/>
                  <w:szCs w:val="24"/>
                  <w:rtl w:val="0"/>
                </w:rPr>
                <w:t>CR-03</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5">
            <w:pPr>
              <w:spacing w:line="480" w:lineRule="auto"/>
              <w:rPr>
                <w:rFonts w:ascii="Times New Roman" w:cs="Times New Roman" w:eastAsia="Times New Roman" w:hAnsi="Times New Roman"/>
                <w:sz w:val="24"/>
                <w:szCs w:val="24"/>
              </w:rPr>
            </w:pPr>
            <w:ins w:id="1547" w:author="OpenAI" w:date="2026-08-31T02:40:04Z">
              <w:r>
                <w:rPr>
                  <w:rFonts w:ascii="Times New Roman" w:cs="Times New Roman" w:eastAsia="Times New Roman" w:hAnsi="Times New Roman"/>
                  <w:sz w:val="24"/>
                  <w:szCs w:val="24"/>
                  <w:rtl w:val="0"/>
                </w:rPr>
                <w:t>Sintáctica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6">
            <w:pPr>
              <w:spacing w:line="480" w:lineRule="auto"/>
              <w:rPr>
                <w:rFonts w:ascii="Times New Roman" w:cs="Times New Roman" w:eastAsia="Times New Roman" w:hAnsi="Times New Roman"/>
                <w:sz w:val="24"/>
                <w:szCs w:val="24"/>
              </w:rPr>
            </w:pPr>
            <w:ins w:id="1548" w:author="OpenAI" w:date="2026-08-31T02:40:04Z">
              <w:r>
                <w:rPr>
                  <w:rFonts w:ascii="Times New Roman" w:cs="Times New Roman" w:eastAsia="Times New Roman" w:hAnsi="Times New Roman"/>
                  <w:sz w:val="24"/>
                  <w:szCs w:val="24"/>
                  <w:rtl w:val="0"/>
                </w:rPr>
                <w:t>person on scaffolding without harness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7">
            <w:pPr>
              <w:spacing w:line="480" w:lineRule="auto"/>
              <w:rPr>
                <w:rFonts w:ascii="Times New Roman" w:cs="Times New Roman" w:eastAsia="Times New Roman" w:hAnsi="Times New Roman"/>
                <w:sz w:val="24"/>
                <w:szCs w:val="24"/>
              </w:rPr>
            </w:pPr>
            <w:ins w:id="1549" w:author="OpenAI" w:date="2026-08-31T02:40:04Z">
              <w:r>
                <w:rPr>
                  <w:rFonts w:ascii="Times New Roman" w:cs="Times New Roman" w:eastAsia="Times New Roman" w:hAnsi="Times New Roman"/>
                  <w:sz w:val="24"/>
                  <w:szCs w:val="24"/>
                  <w:rtl w:val="0"/>
                </w:rPr>
                <w:t>Contexto espacial + negación</w:t>
              </w:r>
            </w:ins>
          </w:p>
        </w:tc>
      </w:tr>
      <w:tr>
        <w:trPr>
          <w:cantSplit w:val="1"/>
          <w:tblHeader w:val="0"/>
          <w:ins w:id="155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8">
            <w:pPr>
              <w:spacing w:line="480" w:lineRule="auto"/>
              <w:rPr>
                <w:rFonts w:ascii="Times New Roman" w:cs="Times New Roman" w:eastAsia="Times New Roman" w:hAnsi="Times New Roman"/>
                <w:sz w:val="24"/>
                <w:szCs w:val="24"/>
              </w:rPr>
            </w:pPr>
            <w:ins w:id="1551" w:author="OpenAI" w:date="2026-08-31T02:40:04Z">
              <w:r>
                <w:rPr>
                  <w:rFonts w:ascii="Times New Roman" w:cs="Times New Roman" w:eastAsia="Times New Roman" w:hAnsi="Times New Roman"/>
                  <w:sz w:val="24"/>
                  <w:szCs w:val="24"/>
                  <w:rtl w:val="0"/>
                </w:rPr>
                <w:t>CR-03</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9">
            <w:pPr>
              <w:spacing w:line="480" w:lineRule="auto"/>
              <w:rPr>
                <w:rFonts w:ascii="Times New Roman" w:cs="Times New Roman" w:eastAsia="Times New Roman" w:hAnsi="Times New Roman"/>
                <w:sz w:val="24"/>
                <w:szCs w:val="24"/>
              </w:rPr>
            </w:pPr>
            <w:ins w:id="1552" w:author="OpenAI" w:date="2026-08-31T02:40:04Z">
              <w:r>
                <w:rPr>
                  <w:rFonts w:ascii="Times New Roman" w:cs="Times New Roman" w:eastAsia="Times New Roman" w:hAnsi="Times New Roman"/>
                  <w:sz w:val="24"/>
                  <w:szCs w:val="24"/>
                  <w:rtl w:val="0"/>
                </w:rPr>
                <w:t>Especificidad</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A">
            <w:pPr>
              <w:spacing w:line="480" w:lineRule="auto"/>
              <w:rPr>
                <w:rFonts w:ascii="Times New Roman" w:cs="Times New Roman" w:eastAsia="Times New Roman" w:hAnsi="Times New Roman"/>
                <w:sz w:val="24"/>
                <w:szCs w:val="24"/>
              </w:rPr>
            </w:pPr>
            <w:ins w:id="1553" w:author="OpenAI" w:date="2026-08-31T02:40:04Z">
              <w:r>
                <w:rPr>
                  <w:rFonts w:ascii="Times New Roman" w:cs="Times New Roman" w:eastAsia="Times New Roman" w:hAnsi="Times New Roman"/>
                  <w:sz w:val="24"/>
                  <w:szCs w:val="24"/>
                  <w:rtl w:val="0"/>
                </w:rPr>
                <w:t>worker at height without fall protection equipment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B">
            <w:pPr>
              <w:spacing w:line="480" w:lineRule="auto"/>
              <w:rPr>
                <w:rFonts w:ascii="Times New Roman" w:cs="Times New Roman" w:eastAsia="Times New Roman" w:hAnsi="Times New Roman"/>
                <w:sz w:val="24"/>
                <w:szCs w:val="24"/>
              </w:rPr>
            </w:pPr>
            <w:ins w:id="1554" w:author="OpenAI" w:date="2026-08-31T02:40:04Z">
              <w:r>
                <w:rPr>
                  <w:rFonts w:ascii="Times New Roman" w:cs="Times New Roman" w:eastAsia="Times New Roman" w:hAnsi="Times New Roman"/>
                  <w:sz w:val="24"/>
                  <w:szCs w:val="24"/>
                  <w:rtl w:val="0"/>
                </w:rPr>
                <w:t>Vocabulario técnico ampliado</w:t>
              </w:r>
            </w:ins>
          </w:p>
        </w:tc>
      </w:tr>
      <w:tr>
        <w:trPr>
          <w:cantSplit w:val="1"/>
          <w:tblHeader w:val="0"/>
          <w:ins w:id="155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C">
            <w:pPr>
              <w:spacing w:line="480" w:lineRule="auto"/>
              <w:rPr>
                <w:rFonts w:ascii="Times New Roman" w:cs="Times New Roman" w:eastAsia="Times New Roman" w:hAnsi="Times New Roman"/>
                <w:sz w:val="24"/>
                <w:szCs w:val="24"/>
              </w:rPr>
            </w:pPr>
            <w:ins w:id="1556" w:author="OpenAI" w:date="2026-08-31T02:40:04Z">
              <w:r>
                <w:rPr>
                  <w:rFonts w:ascii="Times New Roman" w:cs="Times New Roman" w:eastAsia="Times New Roman" w:hAnsi="Times New Roman"/>
                  <w:sz w:val="24"/>
                  <w:szCs w:val="24"/>
                  <w:rtl w:val="0"/>
                </w:rPr>
                <w:t>CR-03</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D">
            <w:pPr>
              <w:spacing w:line="480" w:lineRule="auto"/>
              <w:rPr>
                <w:rFonts w:ascii="Times New Roman" w:cs="Times New Roman" w:eastAsia="Times New Roman" w:hAnsi="Times New Roman"/>
                <w:sz w:val="24"/>
                <w:szCs w:val="24"/>
              </w:rPr>
            </w:pPr>
            <w:ins w:id="1557" w:author="OpenAI" w:date="2026-08-31T02:40:04Z">
              <w:r>
                <w:rPr>
                  <w:rFonts w:ascii="Times New Roman" w:cs="Times New Roman" w:eastAsia="Times New Roman" w:hAnsi="Times New Roman"/>
                  <w:sz w:val="24"/>
                  <w:szCs w:val="24"/>
                  <w:rtl w:val="0"/>
                </w:rPr>
                <w:t>Descompuesta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E">
            <w:pPr>
              <w:spacing w:line="480" w:lineRule="auto"/>
              <w:rPr>
                <w:rFonts w:ascii="Times New Roman" w:cs="Times New Roman" w:eastAsia="Times New Roman" w:hAnsi="Times New Roman"/>
                <w:sz w:val="24"/>
                <w:szCs w:val="24"/>
              </w:rPr>
            </w:pPr>
            <w:ins w:id="1558" w:author="OpenAI" w:date="2026-08-31T02:40:04Z">
              <w:r>
                <w:rPr>
                  <w:rFonts w:ascii="Times New Roman" w:cs="Times New Roman" w:eastAsia="Times New Roman" w:hAnsi="Times New Roman"/>
                  <w:sz w:val="24"/>
                  <w:szCs w:val="24"/>
                  <w:rtl w:val="0"/>
                </w:rPr>
                <w:t>person on scaffolding ; safety harness ; fall arrest harness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9F">
            <w:pPr>
              <w:spacing w:line="480" w:lineRule="auto"/>
              <w:rPr>
                <w:rFonts w:ascii="Times New Roman" w:cs="Times New Roman" w:eastAsia="Times New Roman" w:hAnsi="Times New Roman"/>
                <w:sz w:val="24"/>
                <w:szCs w:val="24"/>
              </w:rPr>
            </w:pPr>
            <w:ins w:id="1559" w:author="OpenAI" w:date="2026-08-31T02:40:04Z">
              <w:r>
                <w:rPr>
                  <w:rFonts w:ascii="Times New Roman" w:cs="Times New Roman" w:eastAsia="Times New Roman" w:hAnsi="Times New Roman"/>
                  <w:sz w:val="24"/>
                  <w:szCs w:val="24"/>
                  <w:rtl w:val="0"/>
                </w:rPr>
                <w:t>Detección separada de persona en altura y elementos de protección</w:t>
              </w:r>
            </w:ins>
          </w:p>
        </w:tc>
      </w:tr>
      <w:tr>
        <w:trPr>
          <w:cantSplit w:val="1"/>
          <w:tblHeader w:val="0"/>
          <w:ins w:id="156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0">
            <w:pPr>
              <w:spacing w:line="480" w:lineRule="auto"/>
              <w:rPr>
                <w:rFonts w:ascii="Times New Roman" w:cs="Times New Roman" w:eastAsia="Times New Roman" w:hAnsi="Times New Roman"/>
                <w:sz w:val="24"/>
                <w:szCs w:val="24"/>
              </w:rPr>
            </w:pPr>
            <w:ins w:id="1561" w:author="OpenAI" w:date="2026-08-31T02:40:04Z">
              <w:r>
                <w:rPr>
                  <w:rFonts w:ascii="Times New Roman" w:cs="Times New Roman" w:eastAsia="Times New Roman" w:hAnsi="Times New Roman"/>
                  <w:sz w:val="24"/>
                  <w:szCs w:val="24"/>
                  <w:rtl w:val="0"/>
                </w:rPr>
                <w:t>CR-03</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1">
            <w:pPr>
              <w:spacing w:line="480" w:lineRule="auto"/>
              <w:rPr>
                <w:rFonts w:ascii="Times New Roman" w:cs="Times New Roman" w:eastAsia="Times New Roman" w:hAnsi="Times New Roman"/>
                <w:sz w:val="24"/>
                <w:szCs w:val="24"/>
              </w:rPr>
            </w:pPr>
            <w:ins w:id="1562" w:author="OpenAI" w:date="2026-08-31T02:40:04Z">
              <w:r>
                <w:rPr>
                  <w:rFonts w:ascii="Times New Roman" w:cs="Times New Roman" w:eastAsia="Times New Roman" w:hAnsi="Times New Roman"/>
                  <w:sz w:val="24"/>
                  <w:szCs w:val="24"/>
                  <w:rtl w:val="0"/>
                </w:rPr>
                <w:t>Estado observable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2">
            <w:pPr>
              <w:spacing w:line="480" w:lineRule="auto"/>
              <w:rPr>
                <w:rFonts w:ascii="Times New Roman" w:cs="Times New Roman" w:eastAsia="Times New Roman" w:hAnsi="Times New Roman"/>
                <w:sz w:val="24"/>
                <w:szCs w:val="24"/>
              </w:rPr>
            </w:pPr>
            <w:ins w:id="1563" w:author="OpenAI" w:date="2026-08-31T02:40:04Z">
              <w:r>
                <w:rPr>
                  <w:rFonts w:ascii="Times New Roman" w:cs="Times New Roman" w:eastAsia="Times New Roman" w:hAnsi="Times New Roman"/>
                  <w:sz w:val="24"/>
                  <w:szCs w:val="24"/>
                  <w:rtl w:val="0"/>
                </w:rPr>
                <w:t>unprotected worker on elevated platform</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3">
            <w:pPr>
              <w:spacing w:line="480" w:lineRule="auto"/>
              <w:rPr>
                <w:rFonts w:ascii="Times New Roman" w:cs="Times New Roman" w:eastAsia="Times New Roman" w:hAnsi="Times New Roman"/>
                <w:sz w:val="24"/>
                <w:szCs w:val="24"/>
              </w:rPr>
            </w:pPr>
            <w:ins w:id="1564" w:author="OpenAI" w:date="2026-08-31T02:40:04Z">
              <w:r>
                <w:rPr>
                  <w:rFonts w:ascii="Times New Roman" w:cs="Times New Roman" w:eastAsia="Times New Roman" w:hAnsi="Times New Roman"/>
                  <w:sz w:val="24"/>
                  <w:szCs w:val="24"/>
                  <w:rtl w:val="0"/>
                </w:rPr>
                <w:t>Estado resultante sin negación explícita del EPP</w:t>
              </w:r>
            </w:ins>
          </w:p>
        </w:tc>
      </w:tr>
      <w:tr>
        <w:trPr>
          <w:cantSplit w:val="1"/>
          <w:tblHeader w:val="0"/>
          <w:ins w:id="156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4">
            <w:pPr>
              <w:spacing w:line="480" w:lineRule="auto"/>
              <w:rPr>
                <w:rFonts w:ascii="Times New Roman" w:cs="Times New Roman" w:eastAsia="Times New Roman" w:hAnsi="Times New Roman"/>
                <w:sz w:val="24"/>
                <w:szCs w:val="24"/>
              </w:rPr>
            </w:pPr>
            <w:ins w:id="1566" w:author="OpenAI" w:date="2026-08-31T02:40:04Z">
              <w:r>
                <w:rPr>
                  <w:rFonts w:ascii="Times New Roman" w:cs="Times New Roman" w:eastAsia="Times New Roman" w:hAnsi="Times New Roman"/>
                  <w:sz w:val="24"/>
                  <w:szCs w:val="24"/>
                  <w:rtl w:val="0"/>
                </w:rPr>
                <w:t>CR-04</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5">
            <w:pPr>
              <w:spacing w:line="480" w:lineRule="auto"/>
              <w:rPr>
                <w:rFonts w:ascii="Times New Roman" w:cs="Times New Roman" w:eastAsia="Times New Roman" w:hAnsi="Times New Roman"/>
                <w:sz w:val="24"/>
                <w:szCs w:val="24"/>
              </w:rPr>
            </w:pPr>
            <w:ins w:id="1567" w:author="OpenAI" w:date="2026-08-31T02:40:04Z">
              <w:r>
                <w:rPr>
                  <w:rFonts w:ascii="Times New Roman" w:cs="Times New Roman" w:eastAsia="Times New Roman" w:hAnsi="Times New Roman"/>
                  <w:sz w:val="24"/>
                  <w:szCs w:val="24"/>
                  <w:rtl w:val="0"/>
                </w:rPr>
                <w:t>Sintáctica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6">
            <w:pPr>
              <w:spacing w:line="480" w:lineRule="auto"/>
              <w:rPr>
                <w:rFonts w:ascii="Times New Roman" w:cs="Times New Roman" w:eastAsia="Times New Roman" w:hAnsi="Times New Roman"/>
                <w:sz w:val="24"/>
                <w:szCs w:val="24"/>
              </w:rPr>
            </w:pPr>
            <w:ins w:id="1568" w:author="OpenAI" w:date="2026-08-31T02:40:04Z">
              <w:r>
                <w:rPr>
                  <w:rFonts w:ascii="Times New Roman" w:cs="Times New Roman" w:eastAsia="Times New Roman" w:hAnsi="Times New Roman"/>
                  <w:sz w:val="24"/>
                  <w:szCs w:val="24"/>
                  <w:rtl w:val="0"/>
                </w:rPr>
                <w:t>unprotected edge with person nearby</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7">
            <w:pPr>
              <w:spacing w:line="480" w:lineRule="auto"/>
              <w:rPr>
                <w:rFonts w:ascii="Times New Roman" w:cs="Times New Roman" w:eastAsia="Times New Roman" w:hAnsi="Times New Roman"/>
                <w:sz w:val="24"/>
                <w:szCs w:val="24"/>
              </w:rPr>
            </w:pPr>
            <w:ins w:id="1569" w:author="OpenAI" w:date="2026-08-31T02:40:04Z">
              <w:r>
                <w:rPr>
                  <w:rFonts w:ascii="Times New Roman" w:cs="Times New Roman" w:eastAsia="Times New Roman" w:hAnsi="Times New Roman"/>
                  <w:sz w:val="24"/>
                  <w:szCs w:val="24"/>
                  <w:rtl w:val="0"/>
                </w:rPr>
                <w:t>Entidad compuesta: borde + persona</w:t>
              </w:r>
            </w:ins>
          </w:p>
        </w:tc>
      </w:tr>
      <w:tr>
        <w:trPr>
          <w:cantSplit w:val="1"/>
          <w:tblHeader w:val="0"/>
          <w:ins w:id="157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8">
            <w:pPr>
              <w:spacing w:line="480" w:lineRule="auto"/>
              <w:rPr>
                <w:rFonts w:ascii="Times New Roman" w:cs="Times New Roman" w:eastAsia="Times New Roman" w:hAnsi="Times New Roman"/>
                <w:sz w:val="24"/>
                <w:szCs w:val="24"/>
              </w:rPr>
            </w:pPr>
            <w:ins w:id="1571" w:author="OpenAI" w:date="2026-08-31T02:40:04Z">
              <w:r>
                <w:rPr>
                  <w:rFonts w:ascii="Times New Roman" w:cs="Times New Roman" w:eastAsia="Times New Roman" w:hAnsi="Times New Roman"/>
                  <w:sz w:val="24"/>
                  <w:szCs w:val="24"/>
                  <w:rtl w:val="0"/>
                </w:rPr>
                <w:t>CR-04</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9">
            <w:pPr>
              <w:spacing w:line="480" w:lineRule="auto"/>
              <w:rPr>
                <w:rFonts w:ascii="Times New Roman" w:cs="Times New Roman" w:eastAsia="Times New Roman" w:hAnsi="Times New Roman"/>
                <w:sz w:val="24"/>
                <w:szCs w:val="24"/>
              </w:rPr>
            </w:pPr>
            <w:ins w:id="1572" w:author="OpenAI" w:date="2026-08-31T02:40:04Z">
              <w:r>
                <w:rPr>
                  <w:rFonts w:ascii="Times New Roman" w:cs="Times New Roman" w:eastAsia="Times New Roman" w:hAnsi="Times New Roman"/>
                  <w:sz w:val="24"/>
                  <w:szCs w:val="24"/>
                  <w:rtl w:val="0"/>
                </w:rPr>
                <w:t>Especificidad</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A">
            <w:pPr>
              <w:spacing w:line="480" w:lineRule="auto"/>
              <w:rPr>
                <w:rFonts w:ascii="Times New Roman" w:cs="Times New Roman" w:eastAsia="Times New Roman" w:hAnsi="Times New Roman"/>
                <w:sz w:val="24"/>
                <w:szCs w:val="24"/>
              </w:rPr>
            </w:pPr>
            <w:ins w:id="1573" w:author="OpenAI" w:date="2026-08-31T02:40:04Z">
              <w:r>
                <w:rPr>
                  <w:rFonts w:ascii="Times New Roman" w:cs="Times New Roman" w:eastAsia="Times New Roman" w:hAnsi="Times New Roman"/>
                  <w:sz w:val="24"/>
                  <w:szCs w:val="24"/>
                  <w:rtl w:val="0"/>
                </w:rPr>
                <w:t>elevated platform without guardrail near workers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B">
            <w:pPr>
              <w:spacing w:line="480" w:lineRule="auto"/>
              <w:rPr>
                <w:rFonts w:ascii="Times New Roman" w:cs="Times New Roman" w:eastAsia="Times New Roman" w:hAnsi="Times New Roman"/>
                <w:sz w:val="24"/>
                <w:szCs w:val="24"/>
              </w:rPr>
            </w:pPr>
            <w:ins w:id="1574" w:author="OpenAI" w:date="2026-08-31T02:40:04Z">
              <w:r>
                <w:rPr>
                  <w:rFonts w:ascii="Times New Roman" w:cs="Times New Roman" w:eastAsia="Times New Roman" w:hAnsi="Times New Roman"/>
                  <w:sz w:val="24"/>
                  <w:szCs w:val="24"/>
                  <w:rtl w:val="0"/>
                </w:rPr>
                <w:t>Términos de protección colectiva</w:t>
              </w:r>
            </w:ins>
          </w:p>
        </w:tc>
      </w:tr>
      <w:tr>
        <w:trPr>
          <w:cantSplit w:val="1"/>
          <w:tblHeader w:val="0"/>
          <w:ins w:id="157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C">
            <w:pPr>
              <w:spacing w:line="480" w:lineRule="auto"/>
              <w:rPr>
                <w:rFonts w:ascii="Times New Roman" w:cs="Times New Roman" w:eastAsia="Times New Roman" w:hAnsi="Times New Roman"/>
                <w:sz w:val="24"/>
                <w:szCs w:val="24"/>
              </w:rPr>
            </w:pPr>
            <w:ins w:id="1576" w:author="OpenAI" w:date="2026-08-31T02:40:04Z">
              <w:r>
                <w:rPr>
                  <w:rFonts w:ascii="Times New Roman" w:cs="Times New Roman" w:eastAsia="Times New Roman" w:hAnsi="Times New Roman"/>
                  <w:sz w:val="24"/>
                  <w:szCs w:val="24"/>
                  <w:rtl w:val="0"/>
                </w:rPr>
                <w:t>CR-04</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D">
            <w:pPr>
              <w:spacing w:line="480" w:lineRule="auto"/>
              <w:rPr>
                <w:rFonts w:ascii="Times New Roman" w:cs="Times New Roman" w:eastAsia="Times New Roman" w:hAnsi="Times New Roman"/>
                <w:sz w:val="24"/>
                <w:szCs w:val="24"/>
              </w:rPr>
            </w:pPr>
            <w:ins w:id="1577" w:author="OpenAI" w:date="2026-08-31T02:40:04Z">
              <w:r>
                <w:rPr>
                  <w:rFonts w:ascii="Times New Roman" w:cs="Times New Roman" w:eastAsia="Times New Roman" w:hAnsi="Times New Roman"/>
                  <w:sz w:val="24"/>
                  <w:szCs w:val="24"/>
                  <w:rtl w:val="0"/>
                </w:rPr>
                <w:t>Descompuesta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E">
            <w:pPr>
              <w:spacing w:line="480" w:lineRule="auto"/>
              <w:rPr>
                <w:rFonts w:ascii="Times New Roman" w:cs="Times New Roman" w:eastAsia="Times New Roman" w:hAnsi="Times New Roman"/>
                <w:sz w:val="24"/>
                <w:szCs w:val="24"/>
              </w:rPr>
            </w:pPr>
            <w:ins w:id="1578" w:author="OpenAI" w:date="2026-08-31T02:40:04Z">
              <w:r>
                <w:rPr>
                  <w:rFonts w:ascii="Times New Roman" w:cs="Times New Roman" w:eastAsia="Times New Roman" w:hAnsi="Times New Roman"/>
                  <w:sz w:val="24"/>
                  <w:szCs w:val="24"/>
                  <w:rtl w:val="0"/>
                </w:rPr>
                <w:t>platform edge ; guardrail ; safety railing ; person at height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AF">
            <w:pPr>
              <w:spacing w:line="480" w:lineRule="auto"/>
              <w:rPr>
                <w:rFonts w:ascii="Times New Roman" w:cs="Times New Roman" w:eastAsia="Times New Roman" w:hAnsi="Times New Roman"/>
                <w:sz w:val="24"/>
                <w:szCs w:val="24"/>
              </w:rPr>
            </w:pPr>
            <w:ins w:id="1579" w:author="OpenAI" w:date="2026-08-31T02:40:04Z">
              <w:r>
                <w:rPr>
                  <w:rFonts w:ascii="Times New Roman" w:cs="Times New Roman" w:eastAsia="Times New Roman" w:hAnsi="Times New Roman"/>
                  <w:sz w:val="24"/>
                  <w:szCs w:val="24"/>
                  <w:rtl w:val="0"/>
                </w:rPr>
                <w:t>Detección de borde, protección colectiva y persona</w:t>
              </w:r>
            </w:ins>
          </w:p>
        </w:tc>
      </w:tr>
      <w:tr>
        <w:trPr>
          <w:cantSplit w:val="1"/>
          <w:tblHeader w:val="0"/>
          <w:ins w:id="158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0">
            <w:pPr>
              <w:spacing w:line="480" w:lineRule="auto"/>
              <w:rPr>
                <w:rFonts w:ascii="Times New Roman" w:cs="Times New Roman" w:eastAsia="Times New Roman" w:hAnsi="Times New Roman"/>
                <w:sz w:val="24"/>
                <w:szCs w:val="24"/>
              </w:rPr>
            </w:pPr>
            <w:ins w:id="1581" w:author="OpenAI" w:date="2026-08-31T02:40:04Z">
              <w:r>
                <w:rPr>
                  <w:rFonts w:ascii="Times New Roman" w:cs="Times New Roman" w:eastAsia="Times New Roman" w:hAnsi="Times New Roman"/>
                  <w:sz w:val="24"/>
                  <w:szCs w:val="24"/>
                  <w:rtl w:val="0"/>
                </w:rPr>
                <w:t>CR-05 (a)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1">
            <w:pPr>
              <w:spacing w:line="480" w:lineRule="auto"/>
              <w:rPr>
                <w:rFonts w:ascii="Times New Roman" w:cs="Times New Roman" w:eastAsia="Times New Roman" w:hAnsi="Times New Roman"/>
                <w:sz w:val="24"/>
                <w:szCs w:val="24"/>
              </w:rPr>
            </w:pPr>
            <w:ins w:id="1582" w:author="OpenAI" w:date="2026-08-31T02:40:04Z">
              <w:r>
                <w:rPr>
                  <w:rFonts w:ascii="Times New Roman" w:cs="Times New Roman" w:eastAsia="Times New Roman" w:hAnsi="Times New Roman"/>
                  <w:sz w:val="24"/>
                  <w:szCs w:val="24"/>
                  <w:rtl w:val="0"/>
                </w:rPr>
                <w:t>Entidades maquinaria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2">
            <w:pPr>
              <w:spacing w:line="480" w:lineRule="auto"/>
              <w:rPr>
                <w:rFonts w:ascii="Times New Roman" w:cs="Times New Roman" w:eastAsia="Times New Roman" w:hAnsi="Times New Roman"/>
                <w:sz w:val="24"/>
                <w:szCs w:val="24"/>
              </w:rPr>
            </w:pPr>
            <w:ins w:id="1583" w:author="OpenAI" w:date="2026-08-31T02:40:04Z">
              <w:r>
                <w:rPr>
                  <w:rFonts w:ascii="Times New Roman" w:cs="Times New Roman" w:eastAsia="Times New Roman" w:hAnsi="Times New Roman"/>
                  <w:sz w:val="24"/>
                  <w:szCs w:val="24"/>
                  <w:rtl w:val="0"/>
                </w:rPr>
                <w:t>excavator ; backhoe loader ; dump truck ; crane ; heavy machinery</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3">
            <w:pPr>
              <w:spacing w:line="480" w:lineRule="auto"/>
              <w:rPr>
                <w:rFonts w:ascii="Times New Roman" w:cs="Times New Roman" w:eastAsia="Times New Roman" w:hAnsi="Times New Roman"/>
                <w:sz w:val="24"/>
                <w:szCs w:val="24"/>
              </w:rPr>
            </w:pPr>
            <w:ins w:id="1584" w:author="OpenAI" w:date="2026-08-31T02:40:04Z">
              <w:r>
                <w:rPr>
                  <w:rFonts w:ascii="Times New Roman" w:cs="Times New Roman" w:eastAsia="Times New Roman" w:hAnsi="Times New Roman"/>
                  <w:sz w:val="24"/>
                  <w:szCs w:val="24"/>
                  <w:rtl w:val="0"/>
                </w:rPr>
                <w:t>Entidades de maquinaria a detectar individualmente</w:t>
              </w:r>
            </w:ins>
          </w:p>
        </w:tc>
      </w:tr>
      <w:tr>
        <w:trPr>
          <w:cantSplit w:val="1"/>
          <w:tblHeader w:val="0"/>
          <w:ins w:id="158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4">
            <w:pPr>
              <w:spacing w:line="480" w:lineRule="auto"/>
              <w:rPr>
                <w:rFonts w:ascii="Times New Roman" w:cs="Times New Roman" w:eastAsia="Times New Roman" w:hAnsi="Times New Roman"/>
                <w:sz w:val="24"/>
                <w:szCs w:val="24"/>
              </w:rPr>
            </w:pPr>
            <w:ins w:id="1586" w:author="OpenAI" w:date="2026-08-31T02:40:04Z">
              <w:r>
                <w:rPr>
                  <w:rFonts w:ascii="Times New Roman" w:cs="Times New Roman" w:eastAsia="Times New Roman" w:hAnsi="Times New Roman"/>
                  <w:sz w:val="24"/>
                  <w:szCs w:val="24"/>
                  <w:rtl w:val="0"/>
                </w:rPr>
                <w:t>CR-05 (b)</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5">
            <w:pPr>
              <w:spacing w:line="480" w:lineRule="auto"/>
              <w:rPr>
                <w:rFonts w:ascii="Times New Roman" w:cs="Times New Roman" w:eastAsia="Times New Roman" w:hAnsi="Times New Roman"/>
                <w:sz w:val="24"/>
                <w:szCs w:val="24"/>
              </w:rPr>
            </w:pPr>
            <w:ins w:id="1587" w:author="OpenAI" w:date="2026-08-31T02:40:04Z">
              <w:r>
                <w:rPr>
                  <w:rFonts w:ascii="Times New Roman" w:cs="Times New Roman" w:eastAsia="Times New Roman" w:hAnsi="Times New Roman"/>
                  <w:sz w:val="24"/>
                  <w:szCs w:val="24"/>
                  <w:rtl w:val="0"/>
                </w:rPr>
                <w:t>Entidades humanas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6">
            <w:pPr>
              <w:spacing w:line="480" w:lineRule="auto"/>
              <w:rPr>
                <w:rFonts w:ascii="Times New Roman" w:cs="Times New Roman" w:eastAsia="Times New Roman" w:hAnsi="Times New Roman"/>
                <w:sz w:val="24"/>
                <w:szCs w:val="24"/>
              </w:rPr>
            </w:pPr>
            <w:ins w:id="1588" w:author="OpenAI" w:date="2026-08-31T02:40:04Z">
              <w:r>
                <w:rPr>
                  <w:rFonts w:ascii="Times New Roman" w:cs="Times New Roman" w:eastAsia="Times New Roman" w:hAnsi="Times New Roman"/>
                  <w:sz w:val="24"/>
                  <w:szCs w:val="24"/>
                  <w:rtl w:val="0"/>
                </w:rPr>
                <w:t>person ; construction worker ; pedestrian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7">
            <w:pPr>
              <w:spacing w:line="480" w:lineRule="auto"/>
              <w:rPr>
                <w:rFonts w:ascii="Times New Roman" w:cs="Times New Roman" w:eastAsia="Times New Roman" w:hAnsi="Times New Roman"/>
                <w:sz w:val="24"/>
                <w:szCs w:val="24"/>
              </w:rPr>
            </w:pPr>
            <w:ins w:id="1589" w:author="OpenAI" w:date="2026-08-31T02:40:04Z">
              <w:r>
                <w:rPr>
                  <w:rFonts w:ascii="Times New Roman" w:cs="Times New Roman" w:eastAsia="Times New Roman" w:hAnsi="Times New Roman"/>
                  <w:sz w:val="24"/>
                  <w:szCs w:val="24"/>
                  <w:rtl w:val="0"/>
                </w:rPr>
                <w:t>Entidades humanas a detectar individualmente</w:t>
              </w:r>
            </w:ins>
          </w:p>
        </w:tc>
      </w:tr>
      <w:tr>
        <w:trPr>
          <w:cantSplit w:val="1"/>
          <w:tblHeader w:val="0"/>
          <w:ins w:id="159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8">
            <w:pPr>
              <w:spacing w:line="480" w:lineRule="auto"/>
              <w:rPr>
                <w:rFonts w:ascii="Times New Roman" w:cs="Times New Roman" w:eastAsia="Times New Roman" w:hAnsi="Times New Roman"/>
                <w:sz w:val="24"/>
                <w:szCs w:val="24"/>
              </w:rPr>
            </w:pPr>
            <w:ins w:id="1591" w:author="OpenAI" w:date="2026-08-31T02:40:04Z">
              <w:r>
                <w:rPr>
                  <w:rFonts w:ascii="Times New Roman" w:cs="Times New Roman" w:eastAsia="Times New Roman" w:hAnsi="Times New Roman"/>
                  <w:sz w:val="24"/>
                  <w:szCs w:val="24"/>
                  <w:rtl w:val="0"/>
                </w:rPr>
                <w:t>CR-06 (a)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9">
            <w:pPr>
              <w:spacing w:line="480" w:lineRule="auto"/>
              <w:rPr>
                <w:rFonts w:ascii="Times New Roman" w:cs="Times New Roman" w:eastAsia="Times New Roman" w:hAnsi="Times New Roman"/>
                <w:sz w:val="24"/>
                <w:szCs w:val="24"/>
              </w:rPr>
            </w:pPr>
            <w:ins w:id="1592" w:author="OpenAI" w:date="2026-08-31T02:40:04Z">
              <w:r>
                <w:rPr>
                  <w:rFonts w:ascii="Times New Roman" w:cs="Times New Roman" w:eastAsia="Times New Roman" w:hAnsi="Times New Roman"/>
                  <w:sz w:val="24"/>
                  <w:szCs w:val="24"/>
                  <w:rtl w:val="0"/>
                </w:rPr>
                <w:t>Entidad persona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A">
            <w:pPr>
              <w:spacing w:line="480" w:lineRule="auto"/>
              <w:rPr>
                <w:rFonts w:ascii="Times New Roman" w:cs="Times New Roman" w:eastAsia="Times New Roman" w:hAnsi="Times New Roman"/>
                <w:sz w:val="24"/>
                <w:szCs w:val="24"/>
              </w:rPr>
            </w:pPr>
            <w:ins w:id="1593" w:author="OpenAI" w:date="2026-08-31T02:40:04Z">
              <w:r>
                <w:rPr>
                  <w:rFonts w:ascii="Times New Roman" w:cs="Times New Roman" w:eastAsia="Times New Roman" w:hAnsi="Times New Roman"/>
                  <w:sz w:val="24"/>
                  <w:szCs w:val="24"/>
                  <w:rtl w:val="0"/>
                </w:rPr>
                <w:t>person ; worker ; pedestrian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B">
            <w:pPr>
              <w:spacing w:line="480" w:lineRule="auto"/>
              <w:rPr>
                <w:rFonts w:ascii="Times New Roman" w:cs="Times New Roman" w:eastAsia="Times New Roman" w:hAnsi="Times New Roman"/>
                <w:sz w:val="24"/>
                <w:szCs w:val="24"/>
              </w:rPr>
            </w:pPr>
            <w:ins w:id="1594" w:author="OpenAI" w:date="2026-08-31T02:40:04Z">
              <w:r>
                <w:rPr>
                  <w:rFonts w:ascii="Times New Roman" w:cs="Times New Roman" w:eastAsia="Times New Roman" w:hAnsi="Times New Roman"/>
                  <w:sz w:val="24"/>
                  <w:szCs w:val="24"/>
                  <w:rtl w:val="0"/>
                </w:rPr>
                <w:t>Entidad cuya posición se evalúa contra el polígono</w:t>
              </w:r>
            </w:ins>
          </w:p>
        </w:tc>
      </w:tr>
      <w:tr>
        <w:trPr>
          <w:cantSplit w:val="1"/>
          <w:tblHeader w:val="0"/>
          <w:ins w:id="1595"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C">
            <w:pPr>
              <w:spacing w:line="480" w:lineRule="auto"/>
              <w:rPr>
                <w:rFonts w:ascii="Times New Roman" w:cs="Times New Roman" w:eastAsia="Times New Roman" w:hAnsi="Times New Roman"/>
                <w:sz w:val="24"/>
                <w:szCs w:val="24"/>
              </w:rPr>
            </w:pPr>
            <w:ins w:id="1596" w:author="OpenAI" w:date="2026-08-31T02:40:04Z">
              <w:r>
                <w:rPr>
                  <w:rFonts w:ascii="Times New Roman" w:cs="Times New Roman" w:eastAsia="Times New Roman" w:hAnsi="Times New Roman"/>
                  <w:sz w:val="24"/>
                  <w:szCs w:val="24"/>
                  <w:rtl w:val="0"/>
                </w:rPr>
                <w:t>CR-06 (b)</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D">
            <w:pPr>
              <w:spacing w:line="480" w:lineRule="auto"/>
              <w:rPr>
                <w:rFonts w:ascii="Times New Roman" w:cs="Times New Roman" w:eastAsia="Times New Roman" w:hAnsi="Times New Roman"/>
                <w:sz w:val="24"/>
                <w:szCs w:val="24"/>
              </w:rPr>
            </w:pPr>
            <w:ins w:id="1597" w:author="OpenAI" w:date="2026-08-31T02:40:04Z">
              <w:r>
                <w:rPr>
                  <w:rFonts w:ascii="Times New Roman" w:cs="Times New Roman" w:eastAsia="Times New Roman" w:hAnsi="Times New Roman"/>
                  <w:sz w:val="24"/>
                  <w:szCs w:val="24"/>
                  <w:rtl w:val="0"/>
                </w:rPr>
                <w:t>Elementos auxiliares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E">
            <w:pPr>
              <w:spacing w:line="480" w:lineRule="auto"/>
              <w:rPr>
                <w:rFonts w:ascii="Times New Roman" w:cs="Times New Roman" w:eastAsia="Times New Roman" w:hAnsi="Times New Roman"/>
                <w:sz w:val="24"/>
                <w:szCs w:val="24"/>
              </w:rPr>
            </w:pPr>
            <w:ins w:id="1598" w:author="OpenAI" w:date="2026-08-31T02:40:04Z">
              <w:r>
                <w:rPr>
                  <w:rFonts w:ascii="Times New Roman" w:cs="Times New Roman" w:eastAsia="Times New Roman" w:hAnsi="Times New Roman"/>
                  <w:sz w:val="24"/>
                  <w:szCs w:val="24"/>
                  <w:rtl w:val="0"/>
                </w:rPr>
                <w:t>restricted area sign ; caution tape ; warning tape ; barrier ; safety cone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BF">
            <w:pPr>
              <w:spacing w:line="480" w:lineRule="auto"/>
              <w:rPr>
                <w:rFonts w:ascii="Times New Roman" w:cs="Times New Roman" w:eastAsia="Times New Roman" w:hAnsi="Times New Roman"/>
                <w:sz w:val="24"/>
                <w:szCs w:val="24"/>
              </w:rPr>
            </w:pPr>
            <w:ins w:id="1599" w:author="OpenAI" w:date="2026-08-31T02:40:04Z">
              <w:r>
                <w:rPr>
                  <w:rFonts w:ascii="Times New Roman" w:cs="Times New Roman" w:eastAsia="Times New Roman" w:hAnsi="Times New Roman"/>
                  <w:sz w:val="24"/>
                  <w:szCs w:val="24"/>
                  <w:rtl w:val="0"/>
                </w:rPr>
                <w:t>Elementos delimitadores de referencia visual</w:t>
              </w:r>
            </w:ins>
          </w:p>
        </w:tc>
      </w:tr>
    </w:tbl>
    <w:p w:rsidR="00000000" w:rsidDel="00000000" w:rsidP="00000000" w:rsidRDefault="00000000" w:rsidRPr="00000000" w14:paraId="000004C0">
      <w:pPr>
        <w:spacing w:line="480" w:lineRule="auto"/>
        <w:rPr>
          <w:rFonts w:ascii="Times New Roman" w:cs="Times New Roman" w:eastAsia="Times New Roman" w:hAnsi="Times New Roman"/>
          <w:sz w:val="24"/>
          <w:szCs w:val="24"/>
          <w:ins w:id="1600" w:author="OpenAI" w:date="2026-08-31T02:40:04Z"/>
        </w:rPr>
        <w:sectPr>
          <w:type w:val="nextPage"/>
          <w:pgSz w:h="11909" w:w="16834" w:orient="landscape"/>
          <w:pgMar w:bottom="1440" w:top="1440" w:left="1440" w:right="1440" w:header="720" w:footer="720"/>
        </w:sectPr>
      </w:pPr>
      <w:ins w:id="1601" w:author="OpenAI" w:date="2026-08-31T02:40:04Z">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17.1.5.4.2 y en los hallazgos de Zhou et al. (2022), Du et al. (2022), Gu et al. (2021) y Radford et al. (2021).</w:t>
        </w:r>
      </w:ins>
    </w:p>
    <w:p w:rsidR="00000000" w:rsidDel="00000000" w:rsidP="00000000" w:rsidRDefault="00000000" w:rsidRPr="00000000" w14:paraId="000004C1">
      <w:pPr>
        <w:spacing w:line="360" w:lineRule="auto"/>
        <w:rPr>
          <w:rFonts w:ascii="Times New Roman" w:cs="Times New Roman" w:eastAsia="Times New Roman" w:hAnsi="Times New Roman"/>
          <w:b w:val="1"/>
          <w:bCs w:val="1"/>
          <w:sz w:val="24"/>
          <w:szCs w:val="24"/>
          <w:ins w:id="1602" w:author="OpenAI" w:date="2026-08-31T02:40:04Z"/>
        </w:rPr>
      </w:pPr>
      <w:ins w:id="1603" w:author="OpenAI" w:date="2026-08-31T02:40:04Z">
        <w:r>
          <w:rPr>
            <w:rFonts w:ascii="Times New Roman" w:cs="Times New Roman" w:eastAsia="Times New Roman" w:hAnsi="Times New Roman"/>
            <w:b w:val="1"/>
            <w:bCs w:val="1"/>
            <w:sz w:val="24"/>
            <w:szCs w:val="24"/>
            <w:rtl w:val="0"/>
          </w:rPr>
          <w:t>Tabla C.2</w:t>
        </w:r>
      </w:ins>
    </w:p>
    <w:p w:rsidR="00000000" w:rsidDel="00000000" w:rsidP="00000000" w:rsidRDefault="00000000" w:rsidRPr="00000000" w14:paraId="000004C2">
      <w:pPr>
        <w:spacing w:line="480" w:lineRule="auto"/>
        <w:rPr>
          <w:rFonts w:ascii="Times New Roman" w:cs="Times New Roman" w:eastAsia="Times New Roman" w:hAnsi="Times New Roman"/>
          <w:sz w:val="24"/>
          <w:szCs w:val="24"/>
          <w:ins w:id="1604" w:author="OpenAI" w:date="2026-08-31T02:40:04Z"/>
        </w:rPr>
      </w:pPr>
      <w:ins w:id="1605" w:author="OpenAI" w:date="2026-08-31T02:40:04Z">
        <w:r>
          <w:rPr>
            <w:rFonts w:ascii="Times New Roman" w:cs="Times New Roman" w:eastAsia="Times New Roman" w:hAnsi="Times New Roman"/>
            <w:i w:val="1"/>
            <w:iCs w:val="1"/>
            <w:sz w:val="24"/>
            <w:szCs w:val="24"/>
            <w:rtl w:val="0"/>
          </w:rPr>
          <w:t>Variables de sensibilidad candidatas para el Environment-Based Evaluation</w:t>
        </w:r>
      </w:ins>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
      <w:tr>
        <w:trPr>
          <w:cantSplit w:val="0"/>
          <w:tblHeader w:val="1"/>
          <w:ins w:id="1606" w:author="OpenAI" w:date="2026-08-31T02:40:04Z"/>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3">
            <w:pPr>
              <w:spacing w:line="480" w:lineRule="auto"/>
              <w:rPr>
                <w:rFonts w:ascii="Times New Roman" w:cs="Times New Roman" w:eastAsia="Times New Roman" w:hAnsi="Times New Roman"/>
                <w:sz w:val="24"/>
                <w:szCs w:val="24"/>
              </w:rPr>
            </w:pPr>
            <w:ins w:id="1607" w:author="OpenAI" w:date="2026-08-31T02:40:04Z">
              <w:r>
                <w:rPr>
                  <w:rFonts w:ascii="Times New Roman" w:cs="Times New Roman" w:eastAsia="Times New Roman" w:hAnsi="Times New Roman"/>
                  <w:b w:val="1"/>
                  <w:bCs w:val="1"/>
                  <w:sz w:val="24"/>
                  <w:szCs w:val="24"/>
                  <w:rtl w:val="0"/>
                </w:rPr>
                <w:t>Variable</w:t>
              </w:r>
            </w:ins>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4">
            <w:pPr>
              <w:spacing w:line="480" w:lineRule="auto"/>
              <w:rPr>
                <w:rFonts w:ascii="Times New Roman" w:cs="Times New Roman" w:eastAsia="Times New Roman" w:hAnsi="Times New Roman"/>
                <w:sz w:val="24"/>
                <w:szCs w:val="24"/>
              </w:rPr>
            </w:pPr>
            <w:ins w:id="1608" w:author="OpenAI" w:date="2026-08-31T02:40:04Z">
              <w:r>
                <w:rPr>
                  <w:rFonts w:ascii="Times New Roman" w:cs="Times New Roman" w:eastAsia="Times New Roman" w:hAnsi="Times New Roman"/>
                  <w:b w:val="1"/>
                  <w:bCs w:val="1"/>
                  <w:sz w:val="24"/>
                  <w:szCs w:val="24"/>
                  <w:rtl w:val="0"/>
                </w:rPr>
                <w:t>Niveles o condiciones retenidas</w:t>
              </w:r>
            </w:ins>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C5">
            <w:pPr>
              <w:spacing w:line="480" w:lineRule="auto"/>
              <w:rPr>
                <w:rFonts w:ascii="Times New Roman" w:cs="Times New Roman" w:eastAsia="Times New Roman" w:hAnsi="Times New Roman"/>
                <w:sz w:val="24"/>
                <w:szCs w:val="24"/>
              </w:rPr>
            </w:pPr>
            <w:ins w:id="1609" w:author="OpenAI" w:date="2026-08-31T02:40:04Z">
              <w:r>
                <w:rPr>
                  <w:rFonts w:ascii="Times New Roman" w:cs="Times New Roman" w:eastAsia="Times New Roman" w:hAnsi="Times New Roman"/>
                  <w:b w:val="1"/>
                  <w:bCs w:val="1"/>
                  <w:sz w:val="24"/>
                  <w:szCs w:val="24"/>
                  <w:rtl w:val="0"/>
                </w:rPr>
                <w:t>Uso dentro del protocolo</w:t>
              </w:r>
            </w:ins>
          </w:p>
        </w:tc>
      </w:tr>
      <w:tr>
        <w:trPr>
          <w:cantSplit w:val="0"/>
          <w:tblHeader w:val="0"/>
          <w:ins w:id="1610"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6">
            <w:pPr>
              <w:spacing w:line="480" w:lineRule="auto"/>
              <w:rPr>
                <w:rFonts w:ascii="Times New Roman" w:cs="Times New Roman" w:eastAsia="Times New Roman" w:hAnsi="Times New Roman"/>
                <w:sz w:val="24"/>
                <w:szCs w:val="24"/>
              </w:rPr>
            </w:pPr>
            <w:ins w:id="1611" w:author="OpenAI" w:date="2026-08-31T02:40:04Z">
              <w:r>
                <w:rPr>
                  <w:rFonts w:ascii="Times New Roman" w:cs="Times New Roman" w:eastAsia="Times New Roman" w:hAnsi="Times New Roman"/>
                  <w:sz w:val="24"/>
                  <w:szCs w:val="24"/>
                  <w:rtl w:val="0"/>
                </w:rPr>
                <w:t>Iluminación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7">
            <w:pPr>
              <w:spacing w:line="480" w:lineRule="auto"/>
              <w:rPr>
                <w:rFonts w:ascii="Times New Roman" w:cs="Times New Roman" w:eastAsia="Times New Roman" w:hAnsi="Times New Roman"/>
                <w:sz w:val="24"/>
                <w:szCs w:val="24"/>
              </w:rPr>
            </w:pPr>
            <w:ins w:id="1612" w:author="OpenAI" w:date="2026-08-31T02:40:04Z">
              <w:r>
                <w:rPr>
                  <w:rFonts w:ascii="Times New Roman" w:cs="Times New Roman" w:eastAsia="Times New Roman" w:hAnsi="Times New Roman"/>
                  <w:sz w:val="24"/>
                  <w:szCs w:val="24"/>
                  <w:rtl w:val="0"/>
                </w:rPr>
                <w:t>Controlada; mixta; natural cuando el entorno lo permita.</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8">
            <w:pPr>
              <w:spacing w:line="480" w:lineRule="auto"/>
              <w:rPr>
                <w:rFonts w:ascii="Times New Roman" w:cs="Times New Roman" w:eastAsia="Times New Roman" w:hAnsi="Times New Roman"/>
                <w:sz w:val="24"/>
                <w:szCs w:val="24"/>
              </w:rPr>
            </w:pPr>
            <w:ins w:id="1613" w:author="OpenAI" w:date="2026-08-31T02:40:04Z">
              <w:r>
                <w:rPr>
                  <w:rFonts w:ascii="Times New Roman" w:cs="Times New Roman" w:eastAsia="Times New Roman" w:hAnsi="Times New Roman"/>
                  <w:sz w:val="24"/>
                  <w:szCs w:val="24"/>
                  <w:rtl w:val="0"/>
                </w:rPr>
                <w:t>Define condición base y barridos univariados de sensibilidad.</w:t>
              </w:r>
            </w:ins>
          </w:p>
        </w:tc>
      </w:tr>
      <w:tr>
        <w:trPr>
          <w:cantSplit w:val="0"/>
          <w:tblHeader w:val="0"/>
          <w:ins w:id="1614"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9">
            <w:pPr>
              <w:spacing w:line="480" w:lineRule="auto"/>
              <w:rPr>
                <w:rFonts w:ascii="Times New Roman" w:cs="Times New Roman" w:eastAsia="Times New Roman" w:hAnsi="Times New Roman"/>
                <w:sz w:val="24"/>
                <w:szCs w:val="24"/>
              </w:rPr>
            </w:pPr>
            <w:ins w:id="1615" w:author="OpenAI" w:date="2026-08-31T02:40:04Z">
              <w:r>
                <w:rPr>
                  <w:rFonts w:ascii="Times New Roman" w:cs="Times New Roman" w:eastAsia="Times New Roman" w:hAnsi="Times New Roman"/>
                  <w:sz w:val="24"/>
                  <w:szCs w:val="24"/>
                  <w:rtl w:val="0"/>
                </w:rPr>
                <w:t>Resolución de fuente</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A">
            <w:pPr>
              <w:spacing w:line="480" w:lineRule="auto"/>
              <w:rPr>
                <w:rFonts w:ascii="Times New Roman" w:cs="Times New Roman" w:eastAsia="Times New Roman" w:hAnsi="Times New Roman"/>
                <w:sz w:val="24"/>
                <w:szCs w:val="24"/>
              </w:rPr>
            </w:pPr>
            <w:ins w:id="1616" w:author="OpenAI" w:date="2026-08-31T02:40:04Z">
              <w:r>
                <w:rPr>
                  <w:rFonts w:ascii="Times New Roman" w:cs="Times New Roman" w:eastAsia="Times New Roman" w:hAnsi="Times New Roman"/>
                  <w:sz w:val="24"/>
                  <w:szCs w:val="24"/>
                  <w:rtl w:val="0"/>
                </w:rPr>
                <w:t>1280 × 720 como base; 1920 × 1080 como variante de sensibilidad si la configuración lo permite.</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B">
            <w:pPr>
              <w:spacing w:line="480" w:lineRule="auto"/>
              <w:rPr>
                <w:rFonts w:ascii="Times New Roman" w:cs="Times New Roman" w:eastAsia="Times New Roman" w:hAnsi="Times New Roman"/>
                <w:sz w:val="24"/>
                <w:szCs w:val="24"/>
              </w:rPr>
            </w:pPr>
            <w:ins w:id="1617" w:author="OpenAI" w:date="2026-08-31T02:40:04Z">
              <w:r>
                <w:rPr>
                  <w:rFonts w:ascii="Times New Roman" w:cs="Times New Roman" w:eastAsia="Times New Roman" w:hAnsi="Times New Roman"/>
                  <w:sz w:val="24"/>
                  <w:szCs w:val="24"/>
                  <w:rtl w:val="0"/>
                </w:rPr>
                <w:t>Estima el costo-beneficio entre visibilidad, carga computacional y estabilidad del pipeline.</w:t>
              </w:r>
            </w:ins>
          </w:p>
        </w:tc>
      </w:tr>
      <w:tr>
        <w:trPr>
          <w:cantSplit w:val="0"/>
          <w:tblHeader w:val="0"/>
          <w:ins w:id="1618"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C">
            <w:pPr>
              <w:spacing w:line="480" w:lineRule="auto"/>
              <w:rPr>
                <w:rFonts w:ascii="Times New Roman" w:cs="Times New Roman" w:eastAsia="Times New Roman" w:hAnsi="Times New Roman"/>
                <w:sz w:val="24"/>
                <w:szCs w:val="24"/>
              </w:rPr>
            </w:pPr>
            <w:ins w:id="1619" w:author="OpenAI" w:date="2026-08-31T02:40:04Z">
              <w:r>
                <w:rPr>
                  <w:rFonts w:ascii="Times New Roman" w:cs="Times New Roman" w:eastAsia="Times New Roman" w:hAnsi="Times New Roman"/>
                  <w:sz w:val="24"/>
                  <w:szCs w:val="24"/>
                  <w:rtl w:val="0"/>
                </w:rPr>
                <w:t>Distancia cámara-sujeto</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D">
            <w:pPr>
              <w:spacing w:line="480" w:lineRule="auto"/>
              <w:rPr>
                <w:rFonts w:ascii="Times New Roman" w:cs="Times New Roman" w:eastAsia="Times New Roman" w:hAnsi="Times New Roman"/>
                <w:sz w:val="24"/>
                <w:szCs w:val="24"/>
              </w:rPr>
            </w:pPr>
            <w:ins w:id="1620" w:author="OpenAI" w:date="2026-08-31T02:40:04Z">
              <w:r>
                <w:rPr>
                  <w:rFonts w:ascii="Times New Roman" w:cs="Times New Roman" w:eastAsia="Times New Roman" w:hAnsi="Times New Roman"/>
                  <w:sz w:val="24"/>
                  <w:szCs w:val="24"/>
                  <w:rtl w:val="0"/>
                </w:rPr>
                <w:t>Rangos a cerrar en instancia de análisis y diseño arquitectónico según campo visual y tamaño aparente; guía inicial: 5-10 m y 10-20 m.</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E">
            <w:pPr>
              <w:spacing w:line="480" w:lineRule="auto"/>
              <w:rPr>
                <w:rFonts w:ascii="Times New Roman" w:cs="Times New Roman" w:eastAsia="Times New Roman" w:hAnsi="Times New Roman"/>
                <w:sz w:val="24"/>
                <w:szCs w:val="24"/>
              </w:rPr>
            </w:pPr>
            <w:ins w:id="1621" w:author="OpenAI" w:date="2026-08-31T02:40:04Z">
              <w:r>
                <w:rPr>
                  <w:rFonts w:ascii="Times New Roman" w:cs="Times New Roman" w:eastAsia="Times New Roman" w:hAnsi="Times New Roman"/>
                  <w:sz w:val="24"/>
                  <w:szCs w:val="24"/>
                  <w:rtl w:val="0"/>
                </w:rPr>
                <w:t>Permite observar el efecto de escala de objeto sin fijar una geometría de cámara antes del diseño del EBE.</w:t>
              </w:r>
            </w:ins>
          </w:p>
        </w:tc>
      </w:tr>
      <w:tr>
        <w:trPr>
          <w:cantSplit w:val="0"/>
          <w:tblHeader w:val="0"/>
          <w:ins w:id="1622"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CF">
            <w:pPr>
              <w:spacing w:line="480" w:lineRule="auto"/>
              <w:rPr>
                <w:rFonts w:ascii="Times New Roman" w:cs="Times New Roman" w:eastAsia="Times New Roman" w:hAnsi="Times New Roman"/>
                <w:sz w:val="24"/>
                <w:szCs w:val="24"/>
              </w:rPr>
            </w:pPr>
            <w:ins w:id="1623" w:author="OpenAI" w:date="2026-08-31T02:40:04Z">
              <w:r>
                <w:rPr>
                  <w:rFonts w:ascii="Times New Roman" w:cs="Times New Roman" w:eastAsia="Times New Roman" w:hAnsi="Times New Roman"/>
                  <w:sz w:val="24"/>
                  <w:szCs w:val="24"/>
                  <w:rtl w:val="0"/>
                </w:rPr>
                <w:t>Oclusión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0">
            <w:pPr>
              <w:spacing w:line="480" w:lineRule="auto"/>
              <w:rPr>
                <w:rFonts w:ascii="Times New Roman" w:cs="Times New Roman" w:eastAsia="Times New Roman" w:hAnsi="Times New Roman"/>
                <w:sz w:val="24"/>
                <w:szCs w:val="24"/>
              </w:rPr>
            </w:pPr>
            <w:ins w:id="1624" w:author="OpenAI" w:date="2026-08-31T02:40:04Z">
              <w:r>
                <w:rPr>
                  <w:rFonts w:ascii="Times New Roman" w:cs="Times New Roman" w:eastAsia="Times New Roman" w:hAnsi="Times New Roman"/>
                  <w:sz w:val="24"/>
                  <w:szCs w:val="24"/>
                  <w:rtl w:val="0"/>
                </w:rPr>
                <w:t>Baja y media; la oclusión severa no se adopta como obligación de aceptación.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1">
            <w:pPr>
              <w:spacing w:line="480" w:lineRule="auto"/>
              <w:rPr>
                <w:rFonts w:ascii="Times New Roman" w:cs="Times New Roman" w:eastAsia="Times New Roman" w:hAnsi="Times New Roman"/>
                <w:sz w:val="24"/>
                <w:szCs w:val="24"/>
              </w:rPr>
            </w:pPr>
            <w:ins w:id="1625" w:author="OpenAI" w:date="2026-08-31T02:40:04Z">
              <w:r>
                <w:rPr>
                  <w:rFonts w:ascii="Times New Roman" w:cs="Times New Roman" w:eastAsia="Times New Roman" w:hAnsi="Times New Roman"/>
                  <w:sz w:val="24"/>
                  <w:szCs w:val="24"/>
                  <w:rtl w:val="0"/>
                </w:rPr>
                <w:t>Tensiona la robustez sin convertir la campaña en irreproducible.</w:t>
              </w:r>
            </w:ins>
          </w:p>
        </w:tc>
      </w:tr>
      <w:tr>
        <w:trPr>
          <w:cantSplit w:val="0"/>
          <w:tblHeader w:val="0"/>
          <w:ins w:id="1626"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2">
            <w:pPr>
              <w:spacing w:line="480" w:lineRule="auto"/>
              <w:rPr>
                <w:rFonts w:ascii="Times New Roman" w:cs="Times New Roman" w:eastAsia="Times New Roman" w:hAnsi="Times New Roman"/>
                <w:sz w:val="24"/>
                <w:szCs w:val="24"/>
              </w:rPr>
            </w:pPr>
            <w:ins w:id="1627" w:author="OpenAI" w:date="2026-08-31T02:40:04Z">
              <w:r>
                <w:rPr>
                  <w:rFonts w:ascii="Times New Roman" w:cs="Times New Roman" w:eastAsia="Times New Roman" w:hAnsi="Times New Roman"/>
                  <w:sz w:val="24"/>
                  <w:szCs w:val="24"/>
                  <w:rtl w:val="0"/>
                </w:rPr>
                <w:t>Tracker</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3">
            <w:pPr>
              <w:spacing w:line="480" w:lineRule="auto"/>
              <w:rPr>
                <w:rFonts w:ascii="Times New Roman" w:cs="Times New Roman" w:eastAsia="Times New Roman" w:hAnsi="Times New Roman"/>
                <w:sz w:val="24"/>
                <w:szCs w:val="24"/>
              </w:rPr>
            </w:pPr>
            <w:ins w:id="1628" w:author="OpenAI" w:date="2026-08-31T02:40:04Z">
              <w:r>
                <w:rPr>
                  <w:rFonts w:ascii="Times New Roman" w:cs="Times New Roman" w:eastAsia="Times New Roman" w:hAnsi="Times New Roman"/>
                  <w:sz w:val="24"/>
                  <w:szCs w:val="24"/>
                  <w:rtl w:val="0"/>
                </w:rPr>
                <w:t>Deshabilitado y habilitado cuando aplique.</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4">
            <w:pPr>
              <w:spacing w:line="480" w:lineRule="auto"/>
              <w:rPr>
                <w:rFonts w:ascii="Times New Roman" w:cs="Times New Roman" w:eastAsia="Times New Roman" w:hAnsi="Times New Roman"/>
                <w:sz w:val="24"/>
                <w:szCs w:val="24"/>
              </w:rPr>
            </w:pPr>
            <w:ins w:id="1629" w:author="OpenAI" w:date="2026-08-31T02:40:04Z">
              <w:r>
                <w:rPr>
                  <w:rFonts w:ascii="Times New Roman" w:cs="Times New Roman" w:eastAsia="Times New Roman" w:hAnsi="Times New Roman"/>
                  <w:sz w:val="24"/>
                  <w:szCs w:val="24"/>
                  <w:rtl w:val="0"/>
                </w:rPr>
                <w:t>Permite medir el aporte del tracking a estabilidad, persistencia y reducción de falsas alarmas.</w:t>
              </w:r>
            </w:ins>
          </w:p>
        </w:tc>
      </w:tr>
      <w:tr>
        <w:trPr>
          <w:cantSplit w:val="0"/>
          <w:tblHeader w:val="0"/>
          <w:ins w:id="1630"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5">
            <w:pPr>
              <w:spacing w:line="480" w:lineRule="auto"/>
              <w:rPr>
                <w:rFonts w:ascii="Times New Roman" w:cs="Times New Roman" w:eastAsia="Times New Roman" w:hAnsi="Times New Roman"/>
                <w:sz w:val="24"/>
                <w:szCs w:val="24"/>
              </w:rPr>
            </w:pPr>
            <w:ins w:id="1631" w:author="OpenAI" w:date="2026-08-31T02:40:04Z">
              <w:r>
                <w:rPr>
                  <w:rFonts w:ascii="Times New Roman" w:cs="Times New Roman" w:eastAsia="Times New Roman" w:hAnsi="Times New Roman"/>
                  <w:sz w:val="24"/>
                  <w:szCs w:val="24"/>
                  <w:rtl w:val="0"/>
                </w:rPr>
                <w:t>Matriz de prompts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6">
            <w:pPr>
              <w:spacing w:line="480" w:lineRule="auto"/>
              <w:rPr>
                <w:rFonts w:ascii="Times New Roman" w:cs="Times New Roman" w:eastAsia="Times New Roman" w:hAnsi="Times New Roman"/>
                <w:sz w:val="24"/>
                <w:szCs w:val="24"/>
              </w:rPr>
            </w:pPr>
            <w:ins w:id="1632" w:author="OpenAI" w:date="2026-08-31T02:40:04Z">
              <w:r>
                <w:rPr>
                  <w:rFonts w:ascii="Times New Roman" w:cs="Times New Roman" w:eastAsia="Times New Roman" w:hAnsi="Times New Roman"/>
                  <w:sz w:val="24"/>
                  <w:szCs w:val="24"/>
                  <w:rtl w:val="0"/>
                </w:rPr>
                <w:t>Conjunto acotado de variantes por condición.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7">
            <w:pPr>
              <w:spacing w:line="480" w:lineRule="auto"/>
              <w:rPr>
                <w:rFonts w:ascii="Times New Roman" w:cs="Times New Roman" w:eastAsia="Times New Roman" w:hAnsi="Times New Roman"/>
                <w:sz w:val="24"/>
                <w:szCs w:val="24"/>
              </w:rPr>
            </w:pPr>
            <w:ins w:id="1633" w:author="OpenAI" w:date="2026-08-31T02:40:04Z">
              <w:r>
                <w:rPr>
                  <w:rFonts w:ascii="Times New Roman" w:cs="Times New Roman" w:eastAsia="Times New Roman" w:hAnsi="Times New Roman"/>
                  <w:sz w:val="24"/>
                  <w:szCs w:val="24"/>
                  <w:rtl w:val="0"/>
                </w:rPr>
                <w:t>Permite seleccionar y congelar el prompt primario antes de las corridas comparativas finales.</w:t>
              </w:r>
            </w:ins>
          </w:p>
        </w:tc>
      </w:tr>
      <w:tr>
        <w:trPr>
          <w:cantSplit w:val="0"/>
          <w:tblHeader w:val="0"/>
          <w:ins w:id="1634"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8">
            <w:pPr>
              <w:spacing w:line="480" w:lineRule="auto"/>
              <w:rPr>
                <w:rFonts w:ascii="Times New Roman" w:cs="Times New Roman" w:eastAsia="Times New Roman" w:hAnsi="Times New Roman"/>
                <w:sz w:val="24"/>
                <w:szCs w:val="24"/>
              </w:rPr>
            </w:pPr>
            <w:ins w:id="1635" w:author="OpenAI" w:date="2026-08-31T02:40:04Z">
              <w:r>
                <w:rPr>
                  <w:rFonts w:ascii="Times New Roman" w:cs="Times New Roman" w:eastAsia="Times New Roman" w:hAnsi="Times New Roman"/>
                  <w:sz w:val="24"/>
                  <w:szCs w:val="24"/>
                  <w:rtl w:val="0"/>
                </w:rPr>
                <w:t>Composición del vocabulario activo</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9">
            <w:pPr>
              <w:spacing w:line="480" w:lineRule="auto"/>
              <w:rPr>
                <w:rFonts w:ascii="Times New Roman" w:cs="Times New Roman" w:eastAsia="Times New Roman" w:hAnsi="Times New Roman"/>
                <w:sz w:val="24"/>
                <w:szCs w:val="24"/>
              </w:rPr>
            </w:pPr>
            <w:ins w:id="1636" w:author="OpenAI" w:date="2026-08-31T02:40:04Z">
              <w:r>
                <w:rPr>
                  <w:rFonts w:ascii="Times New Roman" w:cs="Times New Roman" w:eastAsia="Times New Roman" w:hAnsi="Times New Roman"/>
                  <w:sz w:val="24"/>
                  <w:szCs w:val="24"/>
                  <w:rtl w:val="0"/>
                </w:rPr>
                <w:t>Configuraciones pequeñas y medianas, explícitamente documentadas.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DA">
            <w:pPr>
              <w:spacing w:line="480" w:lineRule="auto"/>
              <w:rPr>
                <w:rFonts w:ascii="Times New Roman" w:cs="Times New Roman" w:eastAsia="Times New Roman" w:hAnsi="Times New Roman"/>
                <w:sz w:val="24"/>
                <w:szCs w:val="24"/>
              </w:rPr>
            </w:pPr>
            <w:ins w:id="1637" w:author="OpenAI" w:date="2026-08-31T02:40:04Z">
              <w:r>
                <w:rPr>
                  <w:rFonts w:ascii="Times New Roman" w:cs="Times New Roman" w:eastAsia="Times New Roman" w:hAnsi="Times New Roman"/>
                  <w:sz w:val="24"/>
                  <w:szCs w:val="24"/>
                  <w:rtl w:val="0"/>
                </w:rPr>
                <w:t>Permite medir si la cantidad y tipo de consultas activas impacta precisión, latencia o ambas.</w:t>
              </w:r>
            </w:ins>
          </w:p>
        </w:tc>
      </w:tr>
    </w:tbl>
    <w:p w:rsidR="00000000" w:rsidDel="00000000" w:rsidP="00000000" w:rsidRDefault="00000000" w:rsidRPr="00000000" w14:paraId="000004DB">
      <w:pPr>
        <w:spacing w:line="480" w:lineRule="auto"/>
        <w:rPr>
          <w:rFonts w:ascii="Times New Roman" w:cs="Times New Roman" w:eastAsia="Times New Roman" w:hAnsi="Times New Roman"/>
          <w:sz w:val="24"/>
          <w:szCs w:val="24"/>
          <w:ins w:id="1638" w:author="OpenAI" w:date="2026-08-31T02:40:04Z"/>
        </w:rPr>
        <w:sectPr>
          <w:type w:val="nextPage"/>
          <w:pgSz w:h="11909" w:w="16834" w:orient="landscape"/>
          <w:pgMar w:bottom="1440" w:top="1440" w:left="1440" w:right="1440" w:header="720" w:footer="720"/>
        </w:sectPr>
      </w:pPr>
      <w:ins w:id="1639" w:author="OpenAI" w:date="2026-08-31T02:40:04Z">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ins>
    </w:p>
    <w:p w:rsidR="00000000" w:rsidDel="00000000" w:rsidP="00000000" w:rsidRDefault="00000000" w:rsidRPr="00000000" w14:paraId="000004DC">
      <w:pPr>
        <w:spacing w:line="360" w:lineRule="auto"/>
        <w:rPr>
          <w:rFonts w:ascii="Times New Roman" w:cs="Times New Roman" w:eastAsia="Times New Roman" w:hAnsi="Times New Roman"/>
          <w:b w:val="1"/>
          <w:bCs w:val="1"/>
          <w:sz w:val="24"/>
          <w:szCs w:val="24"/>
          <w:ins w:id="1640" w:author="OpenAI" w:date="2026-08-31T02:40:04Z"/>
        </w:rPr>
      </w:pPr>
      <w:ins w:id="1641" w:author="OpenAI" w:date="2026-08-31T02:40:04Z">
        <w:r>
          <w:rPr>
            <w:rFonts w:ascii="Times New Roman" w:cs="Times New Roman" w:eastAsia="Times New Roman" w:hAnsi="Times New Roman"/>
            <w:b w:val="1"/>
            <w:bCs w:val="1"/>
            <w:sz w:val="24"/>
            <w:szCs w:val="24"/>
            <w:rtl w:val="0"/>
          </w:rPr>
          <w:t>Tabla C.3</w:t>
        </w:r>
      </w:ins>
    </w:p>
    <w:p w:rsidR="00000000" w:rsidDel="00000000" w:rsidP="00000000" w:rsidRDefault="00000000" w:rsidRPr="00000000" w14:paraId="000004DD">
      <w:pPr>
        <w:spacing w:line="480" w:lineRule="auto"/>
        <w:rPr>
          <w:rFonts w:ascii="Times New Roman" w:cs="Times New Roman" w:eastAsia="Times New Roman" w:hAnsi="Times New Roman"/>
          <w:sz w:val="24"/>
          <w:szCs w:val="24"/>
          <w:ins w:id="1642" w:author="OpenAI" w:date="2026-08-31T02:40:04Z"/>
        </w:rPr>
      </w:pPr>
      <w:ins w:id="1643" w:author="OpenAI" w:date="2026-08-31T02:40:04Z">
        <w:r>
          <w:rPr>
            <w:rFonts w:ascii="Times New Roman" w:cs="Times New Roman" w:eastAsia="Times New Roman" w:hAnsi="Times New Roman"/>
            <w:i w:val="1"/>
            <w:iCs w:val="1"/>
            <w:sz w:val="24"/>
            <w:szCs w:val="24"/>
            <w:rtl w:val="0"/>
          </w:rPr>
          <w:t>Logística de conversión y acceso de los datasets retenidos</w:t>
        </w:r>
      </w:ins>
    </w:p>
    <w:tbl>
      <w:tblPr>
        <w:tblStyle w:val="Table17"/>
        <w:tblW w:w="10460" w:type="dxa"/>
        <w:jc w:val="center"/>
        <w:tblLayout w:type="fixed"/>
        <w:tblLook w:val="0400"/>
      </w:tblPr>
      <w:tblGrid>
        <w:gridCol w:w="1500"/>
        <w:gridCol w:w="1700"/>
        <w:gridCol w:w="1900"/>
        <w:gridCol w:w="1700"/>
        <w:gridCol w:w="3660"/>
      </w:tblGrid>
      <w:tr>
        <w:trPr>
          <w:cantSplit w:val="1"/>
          <w:tblHeader w:val="1"/>
          <w:ins w:id="1644" w:author="OpenAI" w:date="2026-08-31T02:40:04Z"/>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E">
            <w:pPr>
              <w:spacing w:line="480" w:lineRule="auto"/>
              <w:rPr>
                <w:rFonts w:ascii="Times New Roman" w:cs="Times New Roman" w:eastAsia="Times New Roman" w:hAnsi="Times New Roman"/>
                <w:sz w:val="24"/>
                <w:szCs w:val="24"/>
              </w:rPr>
            </w:pPr>
            <w:ins w:id="1645" w:author="OpenAI" w:date="2026-08-31T02:40:04Z">
              <w:r>
                <w:rPr>
                  <w:rFonts w:ascii="Times New Roman" w:cs="Times New Roman" w:eastAsia="Times New Roman" w:hAnsi="Times New Roman"/>
                  <w:b w:val="1"/>
                  <w:bCs w:val="1"/>
                  <w:sz w:val="24"/>
                  <w:szCs w:val="24"/>
                  <w:rtl w:val="0"/>
                </w:rPr>
                <w:t>Dataset</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DF">
            <w:pPr>
              <w:spacing w:line="480" w:lineRule="auto"/>
              <w:rPr>
                <w:rFonts w:ascii="Times New Roman" w:cs="Times New Roman" w:eastAsia="Times New Roman" w:hAnsi="Times New Roman"/>
                <w:sz w:val="24"/>
                <w:szCs w:val="24"/>
              </w:rPr>
            </w:pPr>
            <w:ins w:id="1646" w:author="OpenAI" w:date="2026-08-31T02:40:04Z">
              <w:r>
                <w:rPr>
                  <w:rFonts w:ascii="Times New Roman" w:cs="Times New Roman" w:eastAsia="Times New Roman" w:hAnsi="Times New Roman"/>
                  <w:b w:val="1"/>
                  <w:bCs w:val="1"/>
                  <w:sz w:val="24"/>
                  <w:szCs w:val="24"/>
                  <w:rtl w:val="0"/>
                </w:rPr>
                <w:t>Formato nativo</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0">
            <w:pPr>
              <w:spacing w:line="480" w:lineRule="auto"/>
              <w:rPr>
                <w:rFonts w:ascii="Times New Roman" w:cs="Times New Roman" w:eastAsia="Times New Roman" w:hAnsi="Times New Roman"/>
                <w:sz w:val="24"/>
                <w:szCs w:val="24"/>
              </w:rPr>
            </w:pPr>
            <w:ins w:id="1647" w:author="OpenAI" w:date="2026-08-31T02:40:04Z">
              <w:r>
                <w:rPr>
                  <w:rFonts w:ascii="Times New Roman" w:cs="Times New Roman" w:eastAsia="Times New Roman" w:hAnsi="Times New Roman"/>
                  <w:b w:val="1"/>
                  <w:bCs w:val="1"/>
                  <w:sz w:val="24"/>
                  <w:szCs w:val="24"/>
                  <w:rtl w:val="0"/>
                </w:rPr>
                <w:t>Formato de trabajo</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1">
            <w:pPr>
              <w:spacing w:line="480" w:lineRule="auto"/>
              <w:rPr>
                <w:rFonts w:ascii="Times New Roman" w:cs="Times New Roman" w:eastAsia="Times New Roman" w:hAnsi="Times New Roman"/>
                <w:sz w:val="24"/>
                <w:szCs w:val="24"/>
              </w:rPr>
            </w:pPr>
            <w:ins w:id="1648" w:author="OpenAI" w:date="2026-08-31T02:40:04Z">
              <w:r>
                <w:rPr>
                  <w:rFonts w:ascii="Times New Roman" w:cs="Times New Roman" w:eastAsia="Times New Roman" w:hAnsi="Times New Roman"/>
                  <w:b w:val="1"/>
                  <w:bCs w:val="1"/>
                  <w:sz w:val="24"/>
                  <w:szCs w:val="24"/>
                  <w:rtl w:val="0"/>
                </w:rPr>
                <w:t>Vía de acceso</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E2">
            <w:pPr>
              <w:spacing w:line="480" w:lineRule="auto"/>
              <w:rPr>
                <w:rFonts w:ascii="Times New Roman" w:cs="Times New Roman" w:eastAsia="Times New Roman" w:hAnsi="Times New Roman"/>
                <w:sz w:val="24"/>
                <w:szCs w:val="24"/>
              </w:rPr>
            </w:pPr>
            <w:ins w:id="1649" w:author="OpenAI" w:date="2026-08-31T02:40:04Z">
              <w:r>
                <w:rPr>
                  <w:rFonts w:ascii="Times New Roman" w:cs="Times New Roman" w:eastAsia="Times New Roman" w:hAnsi="Times New Roman"/>
                  <w:b w:val="1"/>
                  <w:bCs w:val="1"/>
                  <w:sz w:val="24"/>
                  <w:szCs w:val="24"/>
                  <w:rtl w:val="0"/>
                </w:rPr>
                <w:t>Observación</w:t>
              </w:r>
            </w:ins>
          </w:p>
        </w:tc>
      </w:tr>
      <w:tr>
        <w:trPr>
          <w:cantSplit w:val="1"/>
          <w:tblHeader w:val="0"/>
          <w:ins w:id="165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3">
            <w:pPr>
              <w:spacing w:line="480" w:lineRule="auto"/>
              <w:rPr>
                <w:rFonts w:ascii="Times New Roman" w:cs="Times New Roman" w:eastAsia="Times New Roman" w:hAnsi="Times New Roman"/>
                <w:sz w:val="24"/>
                <w:szCs w:val="24"/>
              </w:rPr>
            </w:pPr>
            <w:ins w:id="1651" w:author="OpenAI" w:date="2026-08-31T02:40:04Z">
              <w:r>
                <w:rPr>
                  <w:rFonts w:ascii="Times New Roman" w:cs="Times New Roman" w:eastAsia="Times New Roman" w:hAnsi="Times New Roman"/>
                  <w:sz w:val="24"/>
                  <w:szCs w:val="24"/>
                  <w:rtl w:val="0"/>
                </w:rPr>
                <w:t>SHEL5K</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4">
            <w:pPr>
              <w:spacing w:line="480" w:lineRule="auto"/>
              <w:rPr>
                <w:rFonts w:ascii="Times New Roman" w:cs="Times New Roman" w:eastAsia="Times New Roman" w:hAnsi="Times New Roman"/>
                <w:sz w:val="24"/>
                <w:szCs w:val="24"/>
              </w:rPr>
            </w:pPr>
            <w:ins w:id="1652" w:author="OpenAI" w:date="2026-08-31T02:40:04Z">
              <w:r>
                <w:rPr>
                  <w:rFonts w:ascii="Times New Roman" w:cs="Times New Roman" w:eastAsia="Times New Roman" w:hAnsi="Times New Roman"/>
                  <w:sz w:val="24"/>
                  <w:szCs w:val="24"/>
                  <w:rtl w:val="0"/>
                </w:rPr>
                <w:t>Pascal VOC</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5">
            <w:pPr>
              <w:spacing w:line="480" w:lineRule="auto"/>
              <w:rPr>
                <w:rFonts w:ascii="Times New Roman" w:cs="Times New Roman" w:eastAsia="Times New Roman" w:hAnsi="Times New Roman"/>
                <w:sz w:val="24"/>
                <w:szCs w:val="24"/>
              </w:rPr>
            </w:pPr>
            <w:ins w:id="1653" w:author="OpenAI" w:date="2026-08-31T02:40:04Z">
              <w:r>
                <w:rPr>
                  <w:rFonts w:ascii="Times New Roman" w:cs="Times New Roman" w:eastAsia="Times New Roman" w:hAnsi="Times New Roman"/>
                  <w:sz w:val="24"/>
                  <w:szCs w:val="24"/>
                  <w:rtl w:val="0"/>
                </w:rPr>
                <w:t>COCO/ODVG y/o YOLO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6">
            <w:pPr>
              <w:spacing w:line="480" w:lineRule="auto"/>
              <w:rPr>
                <w:rFonts w:ascii="Times New Roman" w:cs="Times New Roman" w:eastAsia="Times New Roman" w:hAnsi="Times New Roman"/>
                <w:sz w:val="24"/>
                <w:szCs w:val="24"/>
              </w:rPr>
            </w:pPr>
            <w:ins w:id="1654" w:author="OpenAI" w:date="2026-08-31T02:40:04Z">
              <w:r>
                <w:rPr>
                  <w:rFonts w:ascii="Times New Roman" w:cs="Times New Roman" w:eastAsia="Times New Roman" w:hAnsi="Times New Roman"/>
                  <w:sz w:val="24"/>
                  <w:szCs w:val="24"/>
                  <w:rtl w:val="0"/>
                </w:rPr>
                <w:t>Mendeley Data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7">
            <w:pPr>
              <w:spacing w:line="480" w:lineRule="auto"/>
              <w:rPr>
                <w:rFonts w:ascii="Times New Roman" w:cs="Times New Roman" w:eastAsia="Times New Roman" w:hAnsi="Times New Roman"/>
                <w:sz w:val="24"/>
                <w:szCs w:val="24"/>
              </w:rPr>
            </w:pPr>
            <w:ins w:id="1655" w:author="OpenAI" w:date="2026-08-31T02:40:04Z">
              <w:r>
                <w:rPr>
                  <w:rFonts w:ascii="Times New Roman" w:cs="Times New Roman" w:eastAsia="Times New Roman" w:hAnsi="Times New Roman"/>
                  <w:sz w:val="24"/>
                  <w:szCs w:val="24"/>
                  <w:rtl w:val="0"/>
                </w:rPr>
                <w:t>Conversión directa VOC→YOLO; para el pipeline de Grounding DINO, VOC→COCO→ODVG.</w:t>
              </w:r>
            </w:ins>
          </w:p>
        </w:tc>
      </w:tr>
      <w:tr>
        <w:trPr>
          <w:cantSplit w:val="1"/>
          <w:tblHeader w:val="0"/>
          <w:ins w:id="1656"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8">
            <w:pPr>
              <w:spacing w:line="480" w:lineRule="auto"/>
              <w:rPr>
                <w:rFonts w:ascii="Times New Roman" w:cs="Times New Roman" w:eastAsia="Times New Roman" w:hAnsi="Times New Roman"/>
                <w:sz w:val="24"/>
                <w:szCs w:val="24"/>
              </w:rPr>
            </w:pPr>
            <w:ins w:id="1657" w:author="OpenAI" w:date="2026-08-31T02:40:04Z">
              <w:r>
                <w:rPr>
                  <w:rFonts w:ascii="Times New Roman" w:cs="Times New Roman" w:eastAsia="Times New Roman" w:hAnsi="Times New Roman"/>
                  <w:sz w:val="24"/>
                  <w:szCs w:val="24"/>
                  <w:rtl w:val="0"/>
                </w:rPr>
                <w:t>CHV</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9">
            <w:pPr>
              <w:spacing w:line="480" w:lineRule="auto"/>
              <w:rPr>
                <w:rFonts w:ascii="Times New Roman" w:cs="Times New Roman" w:eastAsia="Times New Roman" w:hAnsi="Times New Roman"/>
                <w:sz w:val="24"/>
                <w:szCs w:val="24"/>
              </w:rPr>
            </w:pPr>
            <w:ins w:id="1658" w:author="OpenAI" w:date="2026-08-31T02:40:04Z">
              <w:r>
                <w:rPr>
                  <w:rFonts w:ascii="Times New Roman" w:cs="Times New Roman" w:eastAsia="Times New Roman" w:hAnsi="Times New Roman"/>
                  <w:sz w:val="24"/>
                  <w:szCs w:val="24"/>
                  <w:rtl w:val="0"/>
                </w:rPr>
                <w:t>Formato nativo a inspeccionar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A">
            <w:pPr>
              <w:spacing w:line="480" w:lineRule="auto"/>
              <w:rPr>
                <w:rFonts w:ascii="Times New Roman" w:cs="Times New Roman" w:eastAsia="Times New Roman" w:hAnsi="Times New Roman"/>
                <w:sz w:val="24"/>
                <w:szCs w:val="24"/>
              </w:rPr>
            </w:pPr>
            <w:ins w:id="1659" w:author="OpenAI" w:date="2026-08-31T02:40:04Z">
              <w:r>
                <w:rPr>
                  <w:rFonts w:ascii="Times New Roman" w:cs="Times New Roman" w:eastAsia="Times New Roman" w:hAnsi="Times New Roman"/>
                  <w:sz w:val="24"/>
                  <w:szCs w:val="24"/>
                  <w:rtl w:val="0"/>
                </w:rPr>
                <w:t>COCO/ODVG y/o YOLO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B">
            <w:pPr>
              <w:spacing w:line="480" w:lineRule="auto"/>
              <w:rPr>
                <w:rFonts w:ascii="Times New Roman" w:cs="Times New Roman" w:eastAsia="Times New Roman" w:hAnsi="Times New Roman"/>
                <w:sz w:val="24"/>
                <w:szCs w:val="24"/>
              </w:rPr>
            </w:pPr>
            <w:ins w:id="1660" w:author="OpenAI" w:date="2026-08-31T02:40:04Z">
              <w:r>
                <w:rPr>
                  <w:rFonts w:ascii="Times New Roman" w:cs="Times New Roman" w:eastAsia="Times New Roman" w:hAnsi="Times New Roman"/>
                  <w:sz w:val="24"/>
                  <w:szCs w:val="24"/>
                  <w:rtl w:val="0"/>
                </w:rPr>
                <w:t>Repositorio del autor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C">
            <w:pPr>
              <w:spacing w:line="480" w:lineRule="auto"/>
              <w:rPr>
                <w:rFonts w:ascii="Times New Roman" w:cs="Times New Roman" w:eastAsia="Times New Roman" w:hAnsi="Times New Roman"/>
                <w:sz w:val="24"/>
                <w:szCs w:val="24"/>
              </w:rPr>
            </w:pPr>
            <w:ins w:id="1661" w:author="OpenAI" w:date="2026-08-31T02:40:04Z">
              <w:r>
                <w:rPr>
                  <w:rFonts w:ascii="Times New Roman" w:cs="Times New Roman" w:eastAsia="Times New Roman" w:hAnsi="Times New Roman"/>
                  <w:sz w:val="24"/>
                  <w:szCs w:val="24"/>
                  <w:rtl w:val="0"/>
                </w:rPr>
                <w:t>Revisar estructura del paquete y términos de uso al descargar; cita obligatoria.</w:t>
              </w:r>
            </w:ins>
          </w:p>
        </w:tc>
      </w:tr>
      <w:tr>
        <w:trPr>
          <w:cantSplit w:val="1"/>
          <w:tblHeader w:val="0"/>
          <w:ins w:id="1662"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D">
            <w:pPr>
              <w:spacing w:line="480" w:lineRule="auto"/>
              <w:rPr>
                <w:rFonts w:ascii="Times New Roman" w:cs="Times New Roman" w:eastAsia="Times New Roman" w:hAnsi="Times New Roman"/>
                <w:sz w:val="24"/>
                <w:szCs w:val="24"/>
              </w:rPr>
            </w:pPr>
            <w:ins w:id="1663" w:author="OpenAI" w:date="2026-08-31T02:40:04Z">
              <w:r>
                <w:rPr>
                  <w:rFonts w:ascii="Times New Roman" w:cs="Times New Roman" w:eastAsia="Times New Roman" w:hAnsi="Times New Roman"/>
                  <w:sz w:val="24"/>
                  <w:szCs w:val="24"/>
                  <w:rtl w:val="0"/>
                </w:rPr>
                <w:t>construction_site_safety</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E">
            <w:pPr>
              <w:spacing w:line="480" w:lineRule="auto"/>
              <w:rPr>
                <w:rFonts w:ascii="Times New Roman" w:cs="Times New Roman" w:eastAsia="Times New Roman" w:hAnsi="Times New Roman"/>
                <w:sz w:val="24"/>
                <w:szCs w:val="24"/>
              </w:rPr>
            </w:pPr>
            <w:ins w:id="1664" w:author="OpenAI" w:date="2026-08-31T02:40:04Z">
              <w:r>
                <w:rPr>
                  <w:rFonts w:ascii="Times New Roman" w:cs="Times New Roman" w:eastAsia="Times New Roman" w:hAnsi="Times New Roman"/>
                  <w:sz w:val="24"/>
                  <w:szCs w:val="24"/>
                  <w:rtl w:val="0"/>
                </w:rPr>
                <w:t>YOLO (Roboflow)</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EF">
            <w:pPr>
              <w:spacing w:line="480" w:lineRule="auto"/>
              <w:rPr>
                <w:rFonts w:ascii="Times New Roman" w:cs="Times New Roman" w:eastAsia="Times New Roman" w:hAnsi="Times New Roman"/>
                <w:sz w:val="24"/>
                <w:szCs w:val="24"/>
              </w:rPr>
            </w:pPr>
            <w:ins w:id="1665" w:author="OpenAI" w:date="2026-08-31T02:40:04Z">
              <w:r>
                <w:rPr>
                  <w:rFonts w:ascii="Times New Roman" w:cs="Times New Roman" w:eastAsia="Times New Roman" w:hAnsi="Times New Roman"/>
                  <w:sz w:val="24"/>
                  <w:szCs w:val="24"/>
                  <w:rtl w:val="0"/>
                </w:rPr>
                <w:t>COCO/ODVG y/o YOLO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0">
            <w:pPr>
              <w:spacing w:line="480" w:lineRule="auto"/>
              <w:rPr>
                <w:rFonts w:ascii="Times New Roman" w:cs="Times New Roman" w:eastAsia="Times New Roman" w:hAnsi="Times New Roman"/>
                <w:sz w:val="24"/>
                <w:szCs w:val="24"/>
              </w:rPr>
            </w:pPr>
            <w:ins w:id="1666" w:author="OpenAI" w:date="2026-08-31T02:40:04Z">
              <w:r>
                <w:rPr>
                  <w:rFonts w:ascii="Times New Roman" w:cs="Times New Roman" w:eastAsia="Times New Roman" w:hAnsi="Times New Roman"/>
                  <w:sz w:val="24"/>
                  <w:szCs w:val="24"/>
                  <w:rtl w:val="0"/>
                </w:rPr>
                <w:t>Roboflow</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1">
            <w:pPr>
              <w:spacing w:line="480" w:lineRule="auto"/>
              <w:rPr>
                <w:rFonts w:ascii="Times New Roman" w:cs="Times New Roman" w:eastAsia="Times New Roman" w:hAnsi="Times New Roman"/>
                <w:sz w:val="24"/>
                <w:szCs w:val="24"/>
              </w:rPr>
            </w:pPr>
            <w:ins w:id="1667" w:author="OpenAI" w:date="2026-08-31T02:40:04Z">
              <w:r>
                <w:rPr>
                  <w:rFonts w:ascii="Times New Roman" w:cs="Times New Roman" w:eastAsia="Times New Roman" w:hAnsi="Times New Roman"/>
                  <w:sz w:val="24"/>
                  <w:szCs w:val="24"/>
                  <w:rtl w:val="0"/>
                </w:rPr>
                <w:t>Requiere conversión YOLO→COCO→ODVG para el pipeline de Grounding DINO.</w:t>
              </w:r>
            </w:ins>
          </w:p>
        </w:tc>
      </w:tr>
      <w:tr>
        <w:trPr>
          <w:cantSplit w:val="1"/>
          <w:tblHeader w:val="0"/>
          <w:ins w:id="1668"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2">
            <w:pPr>
              <w:spacing w:line="480" w:lineRule="auto"/>
              <w:rPr>
                <w:rFonts w:ascii="Times New Roman" w:cs="Times New Roman" w:eastAsia="Times New Roman" w:hAnsi="Times New Roman"/>
                <w:sz w:val="24"/>
                <w:szCs w:val="24"/>
              </w:rPr>
            </w:pPr>
            <w:ins w:id="1669" w:author="OpenAI" w:date="2026-08-31T02:40:04Z">
              <w:r>
                <w:rPr>
                  <w:rFonts w:ascii="Times New Roman" w:cs="Times New Roman" w:eastAsia="Times New Roman" w:hAnsi="Times New Roman"/>
                  <w:sz w:val="24"/>
                  <w:szCs w:val="24"/>
                  <w:rtl w:val="0"/>
                </w:rPr>
                <w:t>ppe_siabar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3">
            <w:pPr>
              <w:spacing w:line="480" w:lineRule="auto"/>
              <w:rPr>
                <w:rFonts w:ascii="Times New Roman" w:cs="Times New Roman" w:eastAsia="Times New Roman" w:hAnsi="Times New Roman"/>
                <w:sz w:val="24"/>
                <w:szCs w:val="24"/>
              </w:rPr>
            </w:pPr>
            <w:ins w:id="1670" w:author="OpenAI" w:date="2026-08-31T02:40:04Z">
              <w:r>
                <w:rPr>
                  <w:rFonts w:ascii="Times New Roman" w:cs="Times New Roman" w:eastAsia="Times New Roman" w:hAnsi="Times New Roman"/>
                  <w:sz w:val="24"/>
                  <w:szCs w:val="24"/>
                  <w:rtl w:val="0"/>
                </w:rPr>
                <w:t>YOLO (Roboflow)</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4">
            <w:pPr>
              <w:spacing w:line="480" w:lineRule="auto"/>
              <w:rPr>
                <w:rFonts w:ascii="Times New Roman" w:cs="Times New Roman" w:eastAsia="Times New Roman" w:hAnsi="Times New Roman"/>
                <w:sz w:val="24"/>
                <w:szCs w:val="24"/>
              </w:rPr>
            </w:pPr>
            <w:ins w:id="1671" w:author="OpenAI" w:date="2026-08-31T02:40:04Z">
              <w:r>
                <w:rPr>
                  <w:rFonts w:ascii="Times New Roman" w:cs="Times New Roman" w:eastAsia="Times New Roman" w:hAnsi="Times New Roman"/>
                  <w:sz w:val="24"/>
                  <w:szCs w:val="24"/>
                  <w:rtl w:val="0"/>
                </w:rPr>
                <w:t>COCO/ODVG y/o YOLO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5">
            <w:pPr>
              <w:spacing w:line="480" w:lineRule="auto"/>
              <w:rPr>
                <w:rFonts w:ascii="Times New Roman" w:cs="Times New Roman" w:eastAsia="Times New Roman" w:hAnsi="Times New Roman"/>
                <w:sz w:val="24"/>
                <w:szCs w:val="24"/>
              </w:rPr>
            </w:pPr>
            <w:ins w:id="1672" w:author="OpenAI" w:date="2026-08-31T02:40:04Z">
              <w:r>
                <w:rPr>
                  <w:rFonts w:ascii="Times New Roman" w:cs="Times New Roman" w:eastAsia="Times New Roman" w:hAnsi="Times New Roman"/>
                  <w:sz w:val="24"/>
                  <w:szCs w:val="24"/>
                  <w:rtl w:val="0"/>
                </w:rPr>
                <w:t>Roboflow</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F6">
            <w:pPr>
              <w:spacing w:line="480" w:lineRule="auto"/>
              <w:rPr>
                <w:rFonts w:ascii="Times New Roman" w:cs="Times New Roman" w:eastAsia="Times New Roman" w:hAnsi="Times New Roman"/>
                <w:sz w:val="24"/>
                <w:szCs w:val="24"/>
              </w:rPr>
            </w:pPr>
            <w:ins w:id="1673" w:author="OpenAI" w:date="2026-08-31T02:40:04Z">
              <w:r>
                <w:rPr>
                  <w:rFonts w:ascii="Times New Roman" w:cs="Times New Roman" w:eastAsia="Times New Roman" w:hAnsi="Times New Roman"/>
                  <w:sz w:val="24"/>
                  <w:szCs w:val="24"/>
                  <w:rtl w:val="0"/>
                </w:rPr>
                <w:t>Requiere conversión YOLO→COCO→ODVG para el pipeline de Grounding DINO.</w:t>
              </w:r>
            </w:ins>
          </w:p>
        </w:tc>
      </w:tr>
    </w:tbl>
    <w:p w:rsidR="00000000" w:rsidDel="00000000" w:rsidP="00000000" w:rsidRDefault="00000000" w:rsidRPr="00000000" w14:paraId="000004F7">
      <w:pPr>
        <w:spacing w:line="480" w:lineRule="auto"/>
        <w:rPr>
          <w:rFonts w:ascii="Times New Roman" w:cs="Times New Roman" w:eastAsia="Times New Roman" w:hAnsi="Times New Roman"/>
          <w:sz w:val="24"/>
          <w:szCs w:val="24"/>
          <w:ins w:id="1674" w:author="OpenAI" w:date="2026-08-31T02:40:04Z"/>
        </w:rPr>
        <w:sectPr>
          <w:type w:val="nextPage"/>
          <w:pgSz w:h="11909" w:w="16834" w:orient="landscape"/>
          <w:pgMar w:bottom="1440" w:top="1440" w:left="1440" w:right="1440" w:header="720" w:footer="720"/>
        </w:sectPr>
      </w:pPr>
      <w:ins w:id="1675" w:author="OpenAI" w:date="2026-08-31T02:40:04Z">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ins>
    </w:p>
    <w:p w:rsidR="00000000" w:rsidDel="00000000" w:rsidP="00000000" w:rsidRDefault="00000000" w:rsidRPr="00000000" w14:paraId="000004F8">
      <w:pPr>
        <w:pStyle w:val="Heading2"/>
        <w:spacing w:after="0" w:before="0" w:line="480" w:lineRule="auto"/>
        <w:rPr>
          <w:rFonts w:ascii="Times New Roman" w:cs="Times New Roman" w:eastAsia="Times New Roman" w:hAnsi="Times New Roman"/>
          <w:b w:val="1"/>
          <w:bCs w:val="1"/>
          <w:sz w:val="24"/>
          <w:szCs w:val="24"/>
          <w:ins w:id="1676" w:author="OpenAI" w:date="2026-08-31T02:40:04Z"/>
        </w:rPr>
      </w:pPr>
      <w:ins w:id="1677" w:author="OpenAI" w:date="2026-08-31T02:40:04Z">
        <w:r>
          <w:rPr>
            <w:rtl w:val="0"/>
          </w:rPr>
          <w:t>Anexo D — Métricas, instrumentación y bitácora experimental</w:t>
        </w:r>
      </w:ins>
    </w:p>
    <w:p w:rsidR="00000000" w:rsidDel="00000000" w:rsidP="00000000" w:rsidRDefault="00000000" w:rsidRPr="00000000" w14:paraId="000004F9">
      <w:pPr>
        <w:spacing w:line="360" w:lineRule="auto"/>
        <w:rPr>
          <w:rFonts w:ascii="Times New Roman" w:cs="Times New Roman" w:eastAsia="Times New Roman" w:hAnsi="Times New Roman"/>
          <w:b w:val="1"/>
          <w:bCs w:val="1"/>
          <w:sz w:val="24"/>
          <w:szCs w:val="24"/>
          <w:ins w:id="1678" w:author="OpenAI" w:date="2026-08-31T02:40:04Z"/>
        </w:rPr>
      </w:pPr>
      <w:ins w:id="1679" w:author="OpenAI" w:date="2026-08-31T02:40:04Z">
        <w:r>
          <w:rPr>
            <w:rFonts w:ascii="Times New Roman" w:cs="Times New Roman" w:eastAsia="Times New Roman" w:hAnsi="Times New Roman"/>
            <w:b w:val="1"/>
            <w:bCs w:val="1"/>
            <w:sz w:val="24"/>
            <w:szCs w:val="24"/>
            <w:rtl w:val="0"/>
          </w:rPr>
          <w:t>Tabla D.1</w:t>
        </w:r>
      </w:ins>
    </w:p>
    <w:p w:rsidR="00000000" w:rsidDel="00000000" w:rsidP="00000000" w:rsidRDefault="00000000" w:rsidRPr="00000000" w14:paraId="000004FA">
      <w:pPr>
        <w:spacing w:line="480" w:lineRule="auto"/>
        <w:rPr>
          <w:rFonts w:ascii="Times New Roman" w:cs="Times New Roman" w:eastAsia="Times New Roman" w:hAnsi="Times New Roman"/>
          <w:sz w:val="24"/>
          <w:szCs w:val="24"/>
          <w:ins w:id="1680" w:author="OpenAI" w:date="2026-08-31T02:40:04Z"/>
        </w:rPr>
      </w:pPr>
      <w:ins w:id="1681" w:author="OpenAI" w:date="2026-08-31T02:40:04Z">
        <w:r>
          <w:rPr>
            <w:rFonts w:ascii="Times New Roman" w:cs="Times New Roman" w:eastAsia="Times New Roman" w:hAnsi="Times New Roman"/>
            <w:i w:val="1"/>
            <w:iCs w:val="1"/>
            <w:sz w:val="24"/>
            <w:szCs w:val="24"/>
            <w:rtl w:val="0"/>
          </w:rPr>
          <w:t>Métricas de rendimiento del pipeline y uso de recursos</w:t>
        </w:r>
      </w:ins>
    </w:p>
    <w:tbl>
      <w:tblPr>
        <w:tblStyle w:val="Table17"/>
        <w:tblW w:w="10460" w:type="dxa"/>
        <w:jc w:val="center"/>
        <w:tblLayout w:type="fixed"/>
        <w:tblLook w:val="0400"/>
      </w:tblPr>
      <w:tblGrid>
        <w:gridCol w:w="1450"/>
        <w:gridCol w:w="2850"/>
        <w:gridCol w:w="1700"/>
        <w:gridCol w:w="2000"/>
        <w:gridCol w:w="2460"/>
      </w:tblGrid>
      <w:tr>
        <w:trPr>
          <w:cantSplit w:val="1"/>
          <w:tblHeader w:val="1"/>
          <w:ins w:id="1682" w:author="OpenAI" w:date="2026-08-31T02:40:04Z"/>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B">
            <w:pPr>
              <w:spacing w:line="480" w:lineRule="auto"/>
              <w:rPr>
                <w:rFonts w:ascii="Times New Roman" w:cs="Times New Roman" w:eastAsia="Times New Roman" w:hAnsi="Times New Roman"/>
                <w:sz w:val="24"/>
                <w:szCs w:val="24"/>
              </w:rPr>
            </w:pPr>
            <w:ins w:id="1683" w:author="OpenAI" w:date="2026-08-31T02:40:04Z">
              <w:r>
                <w:rPr>
                  <w:rFonts w:ascii="Times New Roman" w:cs="Times New Roman" w:eastAsia="Times New Roman" w:hAnsi="Times New Roman"/>
                  <w:b w:val="1"/>
                  <w:bCs w:val="1"/>
                  <w:sz w:val="24"/>
                  <w:szCs w:val="24"/>
                  <w:rtl w:val="0"/>
                </w:rPr>
                <w:t>Métrica</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C">
            <w:pPr>
              <w:spacing w:line="480" w:lineRule="auto"/>
              <w:rPr>
                <w:rFonts w:ascii="Times New Roman" w:cs="Times New Roman" w:eastAsia="Times New Roman" w:hAnsi="Times New Roman"/>
                <w:sz w:val="24"/>
                <w:szCs w:val="24"/>
              </w:rPr>
            </w:pPr>
            <w:ins w:id="1684" w:author="OpenAI" w:date="2026-08-31T02:40:04Z">
              <w:r>
                <w:rPr>
                  <w:rFonts w:ascii="Times New Roman" w:cs="Times New Roman" w:eastAsia="Times New Roman" w:hAnsi="Times New Roman"/>
                  <w:b w:val="1"/>
                  <w:bCs w:val="1"/>
                  <w:sz w:val="24"/>
                  <w:szCs w:val="24"/>
                  <w:rtl w:val="0"/>
                </w:rPr>
                <w:t>Definición operativa</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D">
            <w:pPr>
              <w:spacing w:line="480" w:lineRule="auto"/>
              <w:rPr>
                <w:rFonts w:ascii="Times New Roman" w:cs="Times New Roman" w:eastAsia="Times New Roman" w:hAnsi="Times New Roman"/>
                <w:sz w:val="24"/>
                <w:szCs w:val="24"/>
              </w:rPr>
            </w:pPr>
            <w:ins w:id="1685" w:author="OpenAI" w:date="2026-08-31T02:40:04Z">
              <w:r>
                <w:rPr>
                  <w:rFonts w:ascii="Times New Roman" w:cs="Times New Roman" w:eastAsia="Times New Roman" w:hAnsi="Times New Roman"/>
                  <w:b w:val="1"/>
                  <w:bCs w:val="1"/>
                  <w:sz w:val="24"/>
                  <w:szCs w:val="24"/>
                  <w:rtl w:val="0"/>
                </w:rPr>
                <w:t>Formato de reporte</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E">
            <w:pPr>
              <w:spacing w:line="480" w:lineRule="auto"/>
              <w:rPr>
                <w:rFonts w:ascii="Times New Roman" w:cs="Times New Roman" w:eastAsia="Times New Roman" w:hAnsi="Times New Roman"/>
                <w:sz w:val="24"/>
                <w:szCs w:val="24"/>
              </w:rPr>
            </w:pPr>
            <w:ins w:id="1686" w:author="OpenAI" w:date="2026-08-31T02:40:04Z">
              <w:r>
                <w:rPr>
                  <w:rFonts w:ascii="Times New Roman" w:cs="Times New Roman" w:eastAsia="Times New Roman" w:hAnsi="Times New Roman"/>
                  <w:b w:val="1"/>
                  <w:bCs w:val="1"/>
                  <w:sz w:val="24"/>
                  <w:szCs w:val="24"/>
                  <w:rtl w:val="0"/>
                </w:rPr>
                <w:t>Compromiso</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FF">
            <w:pPr>
              <w:spacing w:line="480" w:lineRule="auto"/>
              <w:rPr>
                <w:rFonts w:ascii="Times New Roman" w:cs="Times New Roman" w:eastAsia="Times New Roman" w:hAnsi="Times New Roman"/>
                <w:sz w:val="24"/>
                <w:szCs w:val="24"/>
              </w:rPr>
            </w:pPr>
            <w:ins w:id="1687" w:author="OpenAI" w:date="2026-08-31T02:40:04Z">
              <w:r>
                <w:rPr>
                  <w:rFonts w:ascii="Times New Roman" w:cs="Times New Roman" w:eastAsia="Times New Roman" w:hAnsi="Times New Roman"/>
                  <w:b w:val="1"/>
                  <w:bCs w:val="1"/>
                  <w:sz w:val="24"/>
                  <w:szCs w:val="24"/>
                  <w:rtl w:val="0"/>
                </w:rPr>
                <w:t>Criterio de estabilidad</w:t>
              </w:r>
            </w:ins>
          </w:p>
        </w:tc>
      </w:tr>
      <w:tr>
        <w:trPr>
          <w:cantSplit w:val="1"/>
          <w:tblHeader w:val="0"/>
          <w:ins w:id="1688"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0">
            <w:pPr>
              <w:spacing w:line="480" w:lineRule="auto"/>
              <w:rPr>
                <w:rFonts w:ascii="Times New Roman" w:cs="Times New Roman" w:eastAsia="Times New Roman" w:hAnsi="Times New Roman"/>
                <w:sz w:val="24"/>
                <w:szCs w:val="24"/>
              </w:rPr>
            </w:pPr>
            <w:ins w:id="1689" w:author="OpenAI" w:date="2026-08-31T02:40:04Z">
              <w:r>
                <w:rPr>
                  <w:rFonts w:ascii="Times New Roman" w:cs="Times New Roman" w:eastAsia="Times New Roman" w:hAnsi="Times New Roman"/>
                  <w:sz w:val="24"/>
                  <w:szCs w:val="24"/>
                  <w:rtl w:val="0"/>
                </w:rPr>
                <w:t>FPS efectivos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1">
            <w:pPr>
              <w:spacing w:line="480" w:lineRule="auto"/>
              <w:rPr>
                <w:rFonts w:ascii="Times New Roman" w:cs="Times New Roman" w:eastAsia="Times New Roman" w:hAnsi="Times New Roman"/>
                <w:sz w:val="24"/>
                <w:szCs w:val="24"/>
              </w:rPr>
            </w:pPr>
            <w:ins w:id="1690" w:author="OpenAI" w:date="2026-08-31T02:40:04Z">
              <w:r>
                <w:rPr>
                  <w:rFonts w:ascii="Times New Roman" w:cs="Times New Roman" w:eastAsia="Times New Roman" w:hAnsi="Times New Roman"/>
                  <w:sz w:val="24"/>
                  <w:szCs w:val="24"/>
                  <w:rtl w:val="0"/>
                </w:rPr>
                <w:t>Cuadros completamente procesados por segundo al final del pipeline.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2">
            <w:pPr>
              <w:spacing w:line="480" w:lineRule="auto"/>
              <w:rPr>
                <w:rFonts w:ascii="Times New Roman" w:cs="Times New Roman" w:eastAsia="Times New Roman" w:hAnsi="Times New Roman"/>
                <w:sz w:val="24"/>
                <w:szCs w:val="24"/>
              </w:rPr>
            </w:pPr>
            <w:ins w:id="1691" w:author="OpenAI" w:date="2026-08-31T02:40:04Z">
              <w:r>
                <w:rPr>
                  <w:rFonts w:ascii="Times New Roman" w:cs="Times New Roman" w:eastAsia="Times New Roman" w:hAnsi="Times New Roman"/>
                  <w:sz w:val="24"/>
                  <w:szCs w:val="24"/>
                  <w:rtl w:val="0"/>
                </w:rPr>
                <w:t>Media, P50, P95, P99 y variación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3">
            <w:pPr>
              <w:spacing w:line="480" w:lineRule="auto"/>
              <w:rPr>
                <w:rFonts w:ascii="Times New Roman" w:cs="Times New Roman" w:eastAsia="Times New Roman" w:hAnsi="Times New Roman"/>
                <w:sz w:val="24"/>
                <w:szCs w:val="24"/>
              </w:rPr>
            </w:pPr>
            <w:ins w:id="1692" w:author="OpenAI" w:date="2026-08-31T02:40:04Z">
              <w:r>
                <w:rPr>
                  <w:rFonts w:ascii="Times New Roman" w:cs="Times New Roman" w:eastAsia="Times New Roman" w:hAnsi="Times New Roman"/>
                  <w:sz w:val="24"/>
                  <w:szCs w:val="24"/>
                  <w:rtl w:val="0"/>
                </w:rPr>
                <w:t>Obligatorio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4">
            <w:pPr>
              <w:spacing w:line="480" w:lineRule="auto"/>
              <w:rPr>
                <w:rFonts w:ascii="Times New Roman" w:cs="Times New Roman" w:eastAsia="Times New Roman" w:hAnsi="Times New Roman"/>
                <w:sz w:val="24"/>
                <w:szCs w:val="24"/>
              </w:rPr>
            </w:pPr>
            <w:ins w:id="1693" w:author="OpenAI" w:date="2026-08-31T02:40:04Z">
              <w:r>
                <w:rPr>
                  <w:rFonts w:ascii="Times New Roman" w:cs="Times New Roman" w:eastAsia="Times New Roman" w:hAnsi="Times New Roman"/>
                  <w:sz w:val="24"/>
                  <w:szCs w:val="24"/>
                  <w:rtl w:val="0"/>
                </w:rPr>
                <w:t>Período de calentamiento previo y corrida sostenida</w:t>
              </w:r>
            </w:ins>
          </w:p>
        </w:tc>
      </w:tr>
      <w:tr>
        <w:trPr>
          <w:cantSplit w:val="1"/>
          <w:tblHeader w:val="0"/>
          <w:ins w:id="1694"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5">
            <w:pPr>
              <w:spacing w:line="480" w:lineRule="auto"/>
              <w:rPr>
                <w:rFonts w:ascii="Times New Roman" w:cs="Times New Roman" w:eastAsia="Times New Roman" w:hAnsi="Times New Roman"/>
                <w:sz w:val="24"/>
                <w:szCs w:val="24"/>
              </w:rPr>
            </w:pPr>
            <w:ins w:id="1695" w:author="OpenAI" w:date="2026-08-31T02:40:04Z">
              <w:r>
                <w:rPr>
                  <w:rFonts w:ascii="Times New Roman" w:cs="Times New Roman" w:eastAsia="Times New Roman" w:hAnsi="Times New Roman"/>
                  <w:sz w:val="24"/>
                  <w:szCs w:val="24"/>
                  <w:rtl w:val="0"/>
                </w:rPr>
                <w:t>Latencia G2A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6">
            <w:pPr>
              <w:spacing w:line="480" w:lineRule="auto"/>
              <w:rPr>
                <w:rFonts w:ascii="Times New Roman" w:cs="Times New Roman" w:eastAsia="Times New Roman" w:hAnsi="Times New Roman"/>
                <w:sz w:val="24"/>
                <w:szCs w:val="24"/>
              </w:rPr>
            </w:pPr>
            <w:ins w:id="1696" w:author="OpenAI" w:date="2026-08-31T02:40:04Z">
              <w:r>
                <w:rPr>
                  <w:rFonts w:ascii="Times New Roman" w:cs="Times New Roman" w:eastAsia="Times New Roman" w:hAnsi="Times New Roman"/>
                  <w:sz w:val="24"/>
                  <w:szCs w:val="24"/>
                  <w:rtl w:val="0"/>
                </w:rPr>
                <w:t>Intervalo entre captura o lectura del cuadro y disponibilidad del resultado de inferencia.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7">
            <w:pPr>
              <w:spacing w:line="480" w:lineRule="auto"/>
              <w:rPr>
                <w:rFonts w:ascii="Times New Roman" w:cs="Times New Roman" w:eastAsia="Times New Roman" w:hAnsi="Times New Roman"/>
                <w:sz w:val="24"/>
                <w:szCs w:val="24"/>
              </w:rPr>
            </w:pPr>
            <w:ins w:id="1697" w:author="OpenAI" w:date="2026-08-31T02:40:04Z">
              <w:r>
                <w:rPr>
                  <w:rFonts w:ascii="Times New Roman" w:cs="Times New Roman" w:eastAsia="Times New Roman" w:hAnsi="Times New Roman"/>
                  <w:sz w:val="24"/>
                  <w:szCs w:val="24"/>
                  <w:rtl w:val="0"/>
                </w:rPr>
                <w:t>ms (P50, P95, P99)</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8">
            <w:pPr>
              <w:spacing w:line="480" w:lineRule="auto"/>
              <w:rPr>
                <w:rFonts w:ascii="Times New Roman" w:cs="Times New Roman" w:eastAsia="Times New Roman" w:hAnsi="Times New Roman"/>
                <w:sz w:val="24"/>
                <w:szCs w:val="24"/>
              </w:rPr>
            </w:pPr>
            <w:ins w:id="1698" w:author="OpenAI" w:date="2026-08-31T02:40:04Z">
              <w:r>
                <w:rPr>
                  <w:rFonts w:ascii="Times New Roman" w:cs="Times New Roman" w:eastAsia="Times New Roman" w:hAnsi="Times New Roman"/>
                  <w:sz w:val="24"/>
                  <w:szCs w:val="24"/>
                  <w:rtl w:val="0"/>
                </w:rPr>
                <w:t>Obligatorio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9">
            <w:pPr>
              <w:spacing w:line="480" w:lineRule="auto"/>
              <w:rPr>
                <w:rFonts w:ascii="Times New Roman" w:cs="Times New Roman" w:eastAsia="Times New Roman" w:hAnsi="Times New Roman"/>
                <w:sz w:val="24"/>
                <w:szCs w:val="24"/>
              </w:rPr>
            </w:pPr>
            <w:ins w:id="1699" w:author="OpenAI" w:date="2026-08-31T02:40:04Z">
              <w:r>
                <w:rPr>
                  <w:rFonts w:ascii="Times New Roman" w:cs="Times New Roman" w:eastAsia="Times New Roman" w:hAnsi="Times New Roman"/>
                  <w:sz w:val="24"/>
                  <w:szCs w:val="24"/>
                  <w:rtl w:val="0"/>
                </w:rPr>
                <w:t>Timestamps monotónicos</w:t>
              </w:r>
            </w:ins>
          </w:p>
        </w:tc>
      </w:tr>
      <w:tr>
        <w:trPr>
          <w:cantSplit w:val="1"/>
          <w:tblHeader w:val="0"/>
          <w:ins w:id="170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A">
            <w:pPr>
              <w:spacing w:line="480" w:lineRule="auto"/>
              <w:rPr>
                <w:rFonts w:ascii="Times New Roman" w:cs="Times New Roman" w:eastAsia="Times New Roman" w:hAnsi="Times New Roman"/>
                <w:sz w:val="24"/>
                <w:szCs w:val="24"/>
              </w:rPr>
            </w:pPr>
            <w:ins w:id="1701" w:author="OpenAI" w:date="2026-08-31T02:40:04Z">
              <w:r>
                <w:rPr>
                  <w:rFonts w:ascii="Times New Roman" w:cs="Times New Roman" w:eastAsia="Times New Roman" w:hAnsi="Times New Roman"/>
                  <w:sz w:val="24"/>
                  <w:szCs w:val="24"/>
                  <w:rtl w:val="0"/>
                </w:rPr>
                <w:t>Jitter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B">
            <w:pPr>
              <w:spacing w:line="480" w:lineRule="auto"/>
              <w:rPr>
                <w:rFonts w:ascii="Times New Roman" w:cs="Times New Roman" w:eastAsia="Times New Roman" w:hAnsi="Times New Roman"/>
                <w:sz w:val="24"/>
                <w:szCs w:val="24"/>
              </w:rPr>
            </w:pPr>
            <w:ins w:id="1702" w:author="OpenAI" w:date="2026-08-31T02:40:04Z">
              <w:r>
                <w:rPr>
                  <w:rFonts w:ascii="Times New Roman" w:cs="Times New Roman" w:eastAsia="Times New Roman" w:hAnsi="Times New Roman"/>
                  <w:sz w:val="24"/>
                  <w:szCs w:val="24"/>
                  <w:rtl w:val="0"/>
                </w:rPr>
                <w:t>Variabilidad de la latencia entre cuadros consecutivos.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C">
            <w:pPr>
              <w:spacing w:line="480" w:lineRule="auto"/>
              <w:rPr>
                <w:rFonts w:ascii="Times New Roman" w:cs="Times New Roman" w:eastAsia="Times New Roman" w:hAnsi="Times New Roman"/>
                <w:sz w:val="24"/>
                <w:szCs w:val="24"/>
              </w:rPr>
            </w:pPr>
            <w:ins w:id="1703" w:author="OpenAI" w:date="2026-08-31T02:40:04Z">
              <w:r>
                <w:rPr>
                  <w:rFonts w:ascii="Times New Roman" w:cs="Times New Roman" w:eastAsia="Times New Roman" w:hAnsi="Times New Roman"/>
                  <w:sz w:val="24"/>
                  <w:szCs w:val="24"/>
                  <w:rtl w:val="0"/>
                </w:rPr>
                <w:t>ms (desv. est. / coef. variación)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D">
            <w:pPr>
              <w:spacing w:line="480" w:lineRule="auto"/>
              <w:rPr>
                <w:rFonts w:ascii="Times New Roman" w:cs="Times New Roman" w:eastAsia="Times New Roman" w:hAnsi="Times New Roman"/>
                <w:sz w:val="24"/>
                <w:szCs w:val="24"/>
              </w:rPr>
            </w:pPr>
            <w:ins w:id="1704" w:author="OpenAI" w:date="2026-08-31T02:40:04Z">
              <w:r>
                <w:rPr>
                  <w:rFonts w:ascii="Times New Roman" w:cs="Times New Roman" w:eastAsia="Times New Roman" w:hAnsi="Times New Roman"/>
                  <w:sz w:val="24"/>
                  <w:szCs w:val="24"/>
                  <w:rtl w:val="0"/>
                </w:rPr>
                <w:t>Deseable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E">
            <w:pPr>
              <w:spacing w:line="480" w:lineRule="auto"/>
              <w:rPr>
                <w:rFonts w:ascii="Times New Roman" w:cs="Times New Roman" w:eastAsia="Times New Roman" w:hAnsi="Times New Roman"/>
                <w:sz w:val="24"/>
                <w:szCs w:val="24"/>
              </w:rPr>
            </w:pPr>
            <w:ins w:id="1705" w:author="OpenAI" w:date="2026-08-31T02:40:04Z">
              <w:r>
                <w:rPr>
                  <w:rFonts w:ascii="Times New Roman" w:cs="Times New Roman" w:eastAsia="Times New Roman" w:hAnsi="Times New Roman"/>
                  <w:sz w:val="24"/>
                  <w:szCs w:val="24"/>
                  <w:rtl w:val="0"/>
                </w:rPr>
                <w:t>Reportar junto con G2A</w:t>
              </w:r>
            </w:ins>
          </w:p>
        </w:tc>
      </w:tr>
      <w:tr>
        <w:trPr>
          <w:cantSplit w:val="1"/>
          <w:tblHeader w:val="0"/>
          <w:ins w:id="1706"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0F">
            <w:pPr>
              <w:spacing w:line="480" w:lineRule="auto"/>
              <w:rPr>
                <w:rFonts w:ascii="Times New Roman" w:cs="Times New Roman" w:eastAsia="Times New Roman" w:hAnsi="Times New Roman"/>
                <w:sz w:val="24"/>
                <w:szCs w:val="24"/>
              </w:rPr>
            </w:pPr>
            <w:ins w:id="1707" w:author="OpenAI" w:date="2026-08-31T02:40:04Z">
              <w:r>
                <w:rPr>
                  <w:rFonts w:ascii="Times New Roman" w:cs="Times New Roman" w:eastAsia="Times New Roman" w:hAnsi="Times New Roman"/>
                  <w:sz w:val="24"/>
                  <w:szCs w:val="24"/>
                  <w:rtl w:val="0"/>
                </w:rPr>
                <w:t>Uso de VRAM</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0">
            <w:pPr>
              <w:spacing w:line="480" w:lineRule="auto"/>
              <w:rPr>
                <w:rFonts w:ascii="Times New Roman" w:cs="Times New Roman" w:eastAsia="Times New Roman" w:hAnsi="Times New Roman"/>
                <w:sz w:val="24"/>
                <w:szCs w:val="24"/>
              </w:rPr>
            </w:pPr>
            <w:ins w:id="1708" w:author="OpenAI" w:date="2026-08-31T02:40:04Z">
              <w:r>
                <w:rPr>
                  <w:rFonts w:ascii="Times New Roman" w:cs="Times New Roman" w:eastAsia="Times New Roman" w:hAnsi="Times New Roman"/>
                  <w:sz w:val="24"/>
                  <w:szCs w:val="24"/>
                  <w:rtl w:val="0"/>
                </w:rPr>
                <w:t>Memoria de video ocupada por modelo, tensores y buffers.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1">
            <w:pPr>
              <w:spacing w:line="480" w:lineRule="auto"/>
              <w:rPr>
                <w:rFonts w:ascii="Times New Roman" w:cs="Times New Roman" w:eastAsia="Times New Roman" w:hAnsi="Times New Roman"/>
                <w:sz w:val="24"/>
                <w:szCs w:val="24"/>
              </w:rPr>
            </w:pPr>
            <w:ins w:id="1709" w:author="OpenAI" w:date="2026-08-31T02:40:04Z">
              <w:r>
                <w:rPr>
                  <w:rFonts w:ascii="Times New Roman" w:cs="Times New Roman" w:eastAsia="Times New Roman" w:hAnsi="Times New Roman"/>
                  <w:sz w:val="24"/>
                  <w:szCs w:val="24"/>
                  <w:rtl w:val="0"/>
                </w:rPr>
                <w:t>MB y %</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2">
            <w:pPr>
              <w:spacing w:line="480" w:lineRule="auto"/>
              <w:rPr>
                <w:rFonts w:ascii="Times New Roman" w:cs="Times New Roman" w:eastAsia="Times New Roman" w:hAnsi="Times New Roman"/>
                <w:sz w:val="24"/>
                <w:szCs w:val="24"/>
              </w:rPr>
            </w:pPr>
            <w:ins w:id="1710" w:author="OpenAI" w:date="2026-08-31T02:40:04Z">
              <w:r>
                <w:rPr>
                  <w:rFonts w:ascii="Times New Roman" w:cs="Times New Roman" w:eastAsia="Times New Roman" w:hAnsi="Times New Roman"/>
                  <w:sz w:val="24"/>
                  <w:szCs w:val="24"/>
                  <w:rtl w:val="0"/>
                </w:rPr>
                <w:t>Obligatorio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3">
            <w:pPr>
              <w:spacing w:line="480" w:lineRule="auto"/>
              <w:rPr>
                <w:rFonts w:ascii="Times New Roman" w:cs="Times New Roman" w:eastAsia="Times New Roman" w:hAnsi="Times New Roman"/>
                <w:sz w:val="24"/>
                <w:szCs w:val="24"/>
              </w:rPr>
            </w:pPr>
            <w:ins w:id="1711" w:author="OpenAI" w:date="2026-08-31T02:40:04Z">
              <w:r>
                <w:rPr>
                  <w:rFonts w:ascii="Times New Roman" w:cs="Times New Roman" w:eastAsia="Times New Roman" w:hAnsi="Times New Roman"/>
                  <w:sz w:val="24"/>
                  <w:szCs w:val="24"/>
                  <w:rtl w:val="0"/>
                </w:rPr>
                <w:t>Sin crecimiento monótono</w:t>
              </w:r>
            </w:ins>
          </w:p>
        </w:tc>
      </w:tr>
      <w:tr>
        <w:trPr>
          <w:cantSplit w:val="1"/>
          <w:tblHeader w:val="0"/>
          <w:ins w:id="1712"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4">
            <w:pPr>
              <w:spacing w:line="480" w:lineRule="auto"/>
              <w:rPr>
                <w:rFonts w:ascii="Times New Roman" w:cs="Times New Roman" w:eastAsia="Times New Roman" w:hAnsi="Times New Roman"/>
                <w:sz w:val="24"/>
                <w:szCs w:val="24"/>
              </w:rPr>
            </w:pPr>
            <w:ins w:id="1713" w:author="OpenAI" w:date="2026-08-31T02:40:04Z">
              <w:r>
                <w:rPr>
                  <w:rFonts w:ascii="Times New Roman" w:cs="Times New Roman" w:eastAsia="Times New Roman" w:hAnsi="Times New Roman"/>
                  <w:sz w:val="24"/>
                  <w:szCs w:val="24"/>
                  <w:rtl w:val="0"/>
                </w:rPr>
                <w:t>Utilización GPU</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5">
            <w:pPr>
              <w:spacing w:line="480" w:lineRule="auto"/>
              <w:rPr>
                <w:rFonts w:ascii="Times New Roman" w:cs="Times New Roman" w:eastAsia="Times New Roman" w:hAnsi="Times New Roman"/>
                <w:sz w:val="24"/>
                <w:szCs w:val="24"/>
              </w:rPr>
            </w:pPr>
            <w:ins w:id="1714" w:author="OpenAI" w:date="2026-08-31T02:40:04Z">
              <w:r>
                <w:rPr>
                  <w:rFonts w:ascii="Times New Roman" w:cs="Times New Roman" w:eastAsia="Times New Roman" w:hAnsi="Times New Roman"/>
                  <w:sz w:val="24"/>
                  <w:szCs w:val="24"/>
                  <w:rtl w:val="0"/>
                </w:rPr>
                <w:t>Porcentaje de ocupación de la GPU durante la corrida.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6">
            <w:pPr>
              <w:spacing w:line="480" w:lineRule="auto"/>
              <w:rPr>
                <w:rFonts w:ascii="Times New Roman" w:cs="Times New Roman" w:eastAsia="Times New Roman" w:hAnsi="Times New Roman"/>
                <w:sz w:val="24"/>
                <w:szCs w:val="24"/>
              </w:rPr>
            </w:pPr>
            <w:ins w:id="1715" w:author="OpenAI" w:date="2026-08-31T02:40:04Z">
              <w:r>
                <w:rPr>
                  <w:rFonts w:ascii="Times New Roman" w:cs="Times New Roman" w:eastAsia="Times New Roman" w:hAnsi="Times New Roman"/>
                  <w:sz w:val="24"/>
                  <w:szCs w:val="24"/>
                  <w:rtl w:val="0"/>
                </w:rPr>
                <w: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7">
            <w:pPr>
              <w:spacing w:line="480" w:lineRule="auto"/>
              <w:rPr>
                <w:rFonts w:ascii="Times New Roman" w:cs="Times New Roman" w:eastAsia="Times New Roman" w:hAnsi="Times New Roman"/>
                <w:sz w:val="24"/>
                <w:szCs w:val="24"/>
              </w:rPr>
            </w:pPr>
            <w:ins w:id="1716" w:author="OpenAI" w:date="2026-08-31T02:40:04Z">
              <w:r>
                <w:rPr>
                  <w:rFonts w:ascii="Times New Roman" w:cs="Times New Roman" w:eastAsia="Times New Roman" w:hAnsi="Times New Roman"/>
                  <w:sz w:val="24"/>
                  <w:szCs w:val="24"/>
                  <w:rtl w:val="0"/>
                </w:rPr>
                <w:t>Deseable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8">
            <w:pPr>
              <w:spacing w:line="480" w:lineRule="auto"/>
              <w:rPr>
                <w:rFonts w:ascii="Times New Roman" w:cs="Times New Roman" w:eastAsia="Times New Roman" w:hAnsi="Times New Roman"/>
                <w:sz w:val="24"/>
                <w:szCs w:val="24"/>
              </w:rPr>
            </w:pPr>
            <w:ins w:id="1717" w:author="OpenAI" w:date="2026-08-31T02:40:04Z">
              <w:r>
                <w:rPr>
                  <w:rFonts w:ascii="Times New Roman" w:cs="Times New Roman" w:eastAsia="Times New Roman" w:hAnsi="Times New Roman"/>
                  <w:sz w:val="24"/>
                  <w:szCs w:val="24"/>
                  <w:rtl w:val="0"/>
                </w:rPr>
                <w:t>Registrar media y picos</w:t>
              </w:r>
            </w:ins>
          </w:p>
        </w:tc>
      </w:tr>
      <w:tr>
        <w:trPr>
          <w:cantSplit w:val="1"/>
          <w:tblHeader w:val="0"/>
          <w:ins w:id="1718"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9">
            <w:pPr>
              <w:spacing w:line="480" w:lineRule="auto"/>
              <w:rPr>
                <w:rFonts w:ascii="Times New Roman" w:cs="Times New Roman" w:eastAsia="Times New Roman" w:hAnsi="Times New Roman"/>
                <w:sz w:val="24"/>
                <w:szCs w:val="24"/>
              </w:rPr>
            </w:pPr>
            <w:ins w:id="1719" w:author="OpenAI" w:date="2026-08-31T02:40:04Z">
              <w:r>
                <w:rPr>
                  <w:rFonts w:ascii="Times New Roman" w:cs="Times New Roman" w:eastAsia="Times New Roman" w:hAnsi="Times New Roman"/>
                  <w:sz w:val="24"/>
                  <w:szCs w:val="24"/>
                  <w:rtl w:val="0"/>
                </w:rPr>
                <w:t>Uso de RAM/CPU</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A">
            <w:pPr>
              <w:spacing w:line="480" w:lineRule="auto"/>
              <w:rPr>
                <w:rFonts w:ascii="Times New Roman" w:cs="Times New Roman" w:eastAsia="Times New Roman" w:hAnsi="Times New Roman"/>
                <w:sz w:val="24"/>
                <w:szCs w:val="24"/>
              </w:rPr>
            </w:pPr>
            <w:ins w:id="1720" w:author="OpenAI" w:date="2026-08-31T02:40:04Z">
              <w:r>
                <w:rPr>
                  <w:rFonts w:ascii="Times New Roman" w:cs="Times New Roman" w:eastAsia="Times New Roman" w:hAnsi="Times New Roman"/>
                  <w:sz w:val="24"/>
                  <w:szCs w:val="24"/>
                  <w:rtl w:val="0"/>
                </w:rPr>
                <w:t>Consumo de memoria del sistema y presión sobre CPU del proceso completo.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B">
            <w:pPr>
              <w:spacing w:line="480" w:lineRule="auto"/>
              <w:rPr>
                <w:rFonts w:ascii="Times New Roman" w:cs="Times New Roman" w:eastAsia="Times New Roman" w:hAnsi="Times New Roman"/>
                <w:sz w:val="24"/>
                <w:szCs w:val="24"/>
              </w:rPr>
            </w:pPr>
            <w:ins w:id="1721" w:author="OpenAI" w:date="2026-08-31T02:40:04Z">
              <w:r>
                <w:rPr>
                  <w:rFonts w:ascii="Times New Roman" w:cs="Times New Roman" w:eastAsia="Times New Roman" w:hAnsi="Times New Roman"/>
                  <w:sz w:val="24"/>
                  <w:szCs w:val="24"/>
                  <w:rtl w:val="0"/>
                </w:rPr>
                <w:t>MB/GB y %CPU</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C">
            <w:pPr>
              <w:spacing w:line="480" w:lineRule="auto"/>
              <w:rPr>
                <w:rFonts w:ascii="Times New Roman" w:cs="Times New Roman" w:eastAsia="Times New Roman" w:hAnsi="Times New Roman"/>
                <w:sz w:val="24"/>
                <w:szCs w:val="24"/>
              </w:rPr>
            </w:pPr>
            <w:ins w:id="1722" w:author="OpenAI" w:date="2026-08-31T02:40:04Z">
              <w:r>
                <w:rPr>
                  <w:rFonts w:ascii="Times New Roman" w:cs="Times New Roman" w:eastAsia="Times New Roman" w:hAnsi="Times New Roman"/>
                  <w:sz w:val="24"/>
                  <w:szCs w:val="24"/>
                  <w:rtl w:val="0"/>
                </w:rPr>
                <w:t>Deseable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1D">
            <w:pPr>
              <w:spacing w:line="480" w:lineRule="auto"/>
              <w:rPr>
                <w:rFonts w:ascii="Times New Roman" w:cs="Times New Roman" w:eastAsia="Times New Roman" w:hAnsi="Times New Roman"/>
                <w:sz w:val="24"/>
                <w:szCs w:val="24"/>
              </w:rPr>
            </w:pPr>
            <w:ins w:id="1723" w:author="OpenAI" w:date="2026-08-31T02:40:04Z">
              <w:r>
                <w:rPr>
                  <w:rFonts w:ascii="Times New Roman" w:cs="Times New Roman" w:eastAsia="Times New Roman" w:hAnsi="Times New Roman"/>
                  <w:sz w:val="24"/>
                  <w:szCs w:val="24"/>
                  <w:rtl w:val="0"/>
                </w:rPr>
                <w:t>Registrar serie temporal</w:t>
              </w:r>
            </w:ins>
          </w:p>
        </w:tc>
      </w:tr>
    </w:tbl>
    <w:p w:rsidR="00000000" w:rsidDel="00000000" w:rsidP="00000000" w:rsidRDefault="00000000" w:rsidRPr="00000000" w14:paraId="0000051E">
      <w:pPr>
        <w:spacing w:line="480" w:lineRule="auto"/>
        <w:rPr>
          <w:rFonts w:ascii="Times New Roman" w:cs="Times New Roman" w:eastAsia="Times New Roman" w:hAnsi="Times New Roman"/>
          <w:sz w:val="24"/>
          <w:szCs w:val="24"/>
          <w:ins w:id="1724" w:author="OpenAI" w:date="2026-08-31T02:40:04Z"/>
        </w:rPr>
        <w:sectPr>
          <w:type w:val="nextPage"/>
          <w:pgSz w:h="11909" w:w="16834" w:orient="landscape"/>
          <w:pgMar w:bottom="1440" w:top="1440" w:left="1440" w:right="1440" w:header="720" w:footer="720"/>
        </w:sectPr>
      </w:pPr>
      <w:ins w:id="1725" w:author="OpenAI" w:date="2026-08-31T02:40:04Z">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G2A = Glass-to-Algorithm. FPS = Frames Per Second. VRAM = Video Random Access Memory. El reporte obligatorio mínimo incluye FPS efectivos, latencia G2A y uso de VRAM. Cuando sea posible, conviene registrar además GPU, RAM y CPU con muestreo periódico durante una corrida sostenida.</w:t>
        </w:r>
      </w:ins>
    </w:p>
    <w:p w:rsidR="00000000" w:rsidDel="00000000" w:rsidP="00000000" w:rsidRDefault="00000000" w:rsidRPr="00000000" w14:paraId="0000051F">
      <w:pPr>
        <w:spacing w:line="360" w:lineRule="auto"/>
        <w:rPr>
          <w:rFonts w:ascii="Times New Roman" w:cs="Times New Roman" w:eastAsia="Times New Roman" w:hAnsi="Times New Roman"/>
          <w:b w:val="1"/>
          <w:bCs w:val="1"/>
          <w:sz w:val="24"/>
          <w:szCs w:val="24"/>
          <w:ins w:id="1726" w:author="OpenAI" w:date="2026-08-31T02:40:04Z"/>
        </w:rPr>
      </w:pPr>
      <w:ins w:id="1727" w:author="OpenAI" w:date="2026-08-31T02:40:04Z">
        <w:r>
          <w:rPr>
            <w:rFonts w:ascii="Times New Roman" w:cs="Times New Roman" w:eastAsia="Times New Roman" w:hAnsi="Times New Roman"/>
            <w:b w:val="1"/>
            <w:bCs w:val="1"/>
            <w:sz w:val="24"/>
            <w:szCs w:val="24"/>
            <w:rtl w:val="0"/>
          </w:rPr>
          <w:t>Tabla D.2</w:t>
        </w:r>
      </w:ins>
    </w:p>
    <w:p w:rsidR="00000000" w:rsidDel="00000000" w:rsidP="00000000" w:rsidRDefault="00000000" w:rsidRPr="00000000" w14:paraId="00000520">
      <w:pPr>
        <w:spacing w:line="480" w:lineRule="auto"/>
        <w:rPr>
          <w:rFonts w:ascii="Times New Roman" w:cs="Times New Roman" w:eastAsia="Times New Roman" w:hAnsi="Times New Roman"/>
          <w:sz w:val="24"/>
          <w:szCs w:val="24"/>
          <w:ins w:id="1728" w:author="OpenAI" w:date="2026-08-31T02:40:04Z"/>
        </w:rPr>
      </w:pPr>
      <w:ins w:id="1729" w:author="OpenAI" w:date="2026-08-31T02:40:04Z">
        <w:r>
          <w:rPr>
            <w:rFonts w:ascii="Times New Roman" w:cs="Times New Roman" w:eastAsia="Times New Roman" w:hAnsi="Times New Roman"/>
            <w:i w:val="1"/>
            <w:iCs w:val="1"/>
            <w:sz w:val="24"/>
            <w:szCs w:val="24"/>
            <w:rtl w:val="0"/>
          </w:rPr>
          <w:t>Insumos mínimos requeridos antes de iniciar una campaña de medición</w:t>
        </w:r>
      </w:ins>
    </w:p>
    <w:tbl>
      <w:tblPr>
        <w:tblStyle w:val="Table17"/>
        <w:tblW w:w="10460" w:type="dxa"/>
        <w:jc w:val="center"/>
        <w:tblLayout w:type="fixed"/>
        <w:tblLook w:val="0400"/>
      </w:tblPr>
      <w:tblGrid>
        <w:gridCol w:w="1700"/>
        <w:gridCol w:w="2400"/>
        <w:gridCol w:w="2000"/>
        <w:gridCol w:w="2200"/>
        <w:gridCol w:w="2160"/>
      </w:tblGrid>
      <w:tr>
        <w:trPr>
          <w:cantSplit w:val="1"/>
          <w:tblHeader w:val="1"/>
          <w:ins w:id="1730" w:author="OpenAI" w:date="2026-08-31T02:40:04Z"/>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1">
            <w:pPr>
              <w:spacing w:line="480" w:lineRule="auto"/>
              <w:rPr>
                <w:rFonts w:ascii="Times New Roman" w:cs="Times New Roman" w:eastAsia="Times New Roman" w:hAnsi="Times New Roman"/>
                <w:sz w:val="24"/>
                <w:szCs w:val="24"/>
              </w:rPr>
            </w:pPr>
            <w:ins w:id="1731" w:author="OpenAI" w:date="2026-08-31T02:40:04Z">
              <w:r>
                <w:rPr>
                  <w:rFonts w:ascii="Times New Roman" w:cs="Times New Roman" w:eastAsia="Times New Roman" w:hAnsi="Times New Roman"/>
                  <w:b w:val="1"/>
                  <w:bCs w:val="1"/>
                  <w:sz w:val="24"/>
                  <w:szCs w:val="24"/>
                  <w:rtl w:val="0"/>
                </w:rPr>
                <w:t>Familia de métricas</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2">
            <w:pPr>
              <w:spacing w:line="480" w:lineRule="auto"/>
              <w:rPr>
                <w:rFonts w:ascii="Times New Roman" w:cs="Times New Roman" w:eastAsia="Times New Roman" w:hAnsi="Times New Roman"/>
                <w:sz w:val="24"/>
                <w:szCs w:val="24"/>
              </w:rPr>
            </w:pPr>
            <w:ins w:id="1732" w:author="OpenAI" w:date="2026-08-31T02:40:04Z">
              <w:r>
                <w:rPr>
                  <w:rFonts w:ascii="Times New Roman" w:cs="Times New Roman" w:eastAsia="Times New Roman" w:hAnsi="Times New Roman"/>
                  <w:b w:val="1"/>
                  <w:bCs w:val="1"/>
                  <w:sz w:val="24"/>
                  <w:szCs w:val="24"/>
                  <w:rtl w:val="0"/>
                </w:rPr>
                <w:t>Ground truth o insumo</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3">
            <w:pPr>
              <w:spacing w:line="480" w:lineRule="auto"/>
              <w:rPr>
                <w:rFonts w:ascii="Times New Roman" w:cs="Times New Roman" w:eastAsia="Times New Roman" w:hAnsi="Times New Roman"/>
                <w:sz w:val="24"/>
                <w:szCs w:val="24"/>
              </w:rPr>
            </w:pPr>
            <w:ins w:id="1733" w:author="OpenAI" w:date="2026-08-31T02:40:04Z">
              <w:r>
                <w:rPr>
                  <w:rFonts w:ascii="Times New Roman" w:cs="Times New Roman" w:eastAsia="Times New Roman" w:hAnsi="Times New Roman"/>
                  <w:b w:val="1"/>
                  <w:bCs w:val="1"/>
                  <w:sz w:val="24"/>
                  <w:szCs w:val="24"/>
                  <w:rtl w:val="0"/>
                </w:rPr>
                <w:t>Instrumentación mínima</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4">
            <w:pPr>
              <w:spacing w:line="480" w:lineRule="auto"/>
              <w:rPr>
                <w:rFonts w:ascii="Times New Roman" w:cs="Times New Roman" w:eastAsia="Times New Roman" w:hAnsi="Times New Roman"/>
                <w:sz w:val="24"/>
                <w:szCs w:val="24"/>
              </w:rPr>
            </w:pPr>
            <w:ins w:id="1734" w:author="OpenAI" w:date="2026-08-31T02:40:04Z">
              <w:r>
                <w:rPr>
                  <w:rFonts w:ascii="Times New Roman" w:cs="Times New Roman" w:eastAsia="Times New Roman" w:hAnsi="Times New Roman"/>
                  <w:b w:val="1"/>
                  <w:bCs w:val="1"/>
                  <w:sz w:val="24"/>
                  <w:szCs w:val="24"/>
                  <w:rtl w:val="0"/>
                </w:rPr>
                <w:t>Herramientas o artefactos</w:t>
              </w:r>
            </w:ins>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525">
            <w:pPr>
              <w:spacing w:line="480" w:lineRule="auto"/>
              <w:rPr>
                <w:rFonts w:ascii="Times New Roman" w:cs="Times New Roman" w:eastAsia="Times New Roman" w:hAnsi="Times New Roman"/>
                <w:sz w:val="24"/>
                <w:szCs w:val="24"/>
              </w:rPr>
            </w:pPr>
            <w:ins w:id="1735" w:author="OpenAI" w:date="2026-08-31T02:40:04Z">
              <w:r>
                <w:rPr>
                  <w:rFonts w:ascii="Times New Roman" w:cs="Times New Roman" w:eastAsia="Times New Roman" w:hAnsi="Times New Roman"/>
                  <w:b w:val="1"/>
                  <w:bCs w:val="1"/>
                  <w:sz w:val="24"/>
                  <w:szCs w:val="24"/>
                  <w:rtl w:val="0"/>
                </w:rPr>
                <w:t>Salida mínima</w:t>
              </w:r>
            </w:ins>
          </w:p>
        </w:tc>
      </w:tr>
      <w:tr>
        <w:trPr>
          <w:cantSplit w:val="1"/>
          <w:tblHeader w:val="0"/>
          <w:ins w:id="1736"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6">
            <w:pPr>
              <w:spacing w:line="480" w:lineRule="auto"/>
              <w:rPr>
                <w:rFonts w:ascii="Times New Roman" w:cs="Times New Roman" w:eastAsia="Times New Roman" w:hAnsi="Times New Roman"/>
                <w:sz w:val="24"/>
                <w:szCs w:val="24"/>
              </w:rPr>
            </w:pPr>
            <w:ins w:id="1737" w:author="OpenAI" w:date="2026-08-31T02:40:04Z">
              <w:r>
                <w:rPr>
                  <w:rFonts w:ascii="Times New Roman" w:cs="Times New Roman" w:eastAsia="Times New Roman" w:hAnsi="Times New Roman"/>
                  <w:sz w:val="24"/>
                  <w:szCs w:val="24"/>
                  <w:rtl w:val="0"/>
                </w:rPr>
                <w:t>Detección (AP, P/R)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7">
            <w:pPr>
              <w:spacing w:line="480" w:lineRule="auto"/>
              <w:rPr>
                <w:rFonts w:ascii="Times New Roman" w:cs="Times New Roman" w:eastAsia="Times New Roman" w:hAnsi="Times New Roman"/>
                <w:sz w:val="24"/>
                <w:szCs w:val="24"/>
              </w:rPr>
            </w:pPr>
            <w:ins w:id="1738" w:author="OpenAI" w:date="2026-08-31T02:40:04Z">
              <w:r>
                <w:rPr>
                  <w:rFonts w:ascii="Times New Roman" w:cs="Times New Roman" w:eastAsia="Times New Roman" w:hAnsi="Times New Roman"/>
                  <w:sz w:val="24"/>
                  <w:szCs w:val="24"/>
                  <w:rtl w:val="0"/>
                </w:rPr>
                <w:t>Bounding boxes y etiquetas por imagen o cuadro.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8">
            <w:pPr>
              <w:spacing w:line="480" w:lineRule="auto"/>
              <w:rPr>
                <w:rFonts w:ascii="Times New Roman" w:cs="Times New Roman" w:eastAsia="Times New Roman" w:hAnsi="Times New Roman"/>
                <w:sz w:val="24"/>
                <w:szCs w:val="24"/>
              </w:rPr>
            </w:pPr>
            <w:ins w:id="1739" w:author="OpenAI" w:date="2026-08-31T02:40:04Z">
              <w:r>
                <w:rPr>
                  <w:rFonts w:ascii="Times New Roman" w:cs="Times New Roman" w:eastAsia="Times New Roman" w:hAnsi="Times New Roman"/>
                  <w:sz w:val="24"/>
                  <w:szCs w:val="24"/>
                  <w:rtl w:val="0"/>
                </w:rPr>
                <w:t>Export de predicciones por corrida.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9">
            <w:pPr>
              <w:spacing w:line="480" w:lineRule="auto"/>
              <w:rPr>
                <w:rFonts w:ascii="Times New Roman" w:cs="Times New Roman" w:eastAsia="Times New Roman" w:hAnsi="Times New Roman"/>
                <w:sz w:val="24"/>
                <w:szCs w:val="24"/>
              </w:rPr>
            </w:pPr>
            <w:ins w:id="1740" w:author="OpenAI" w:date="2026-08-31T02:40:04Z">
              <w:r>
                <w:rPr>
                  <w:rFonts w:ascii="Times New Roman" w:cs="Times New Roman" w:eastAsia="Times New Roman" w:hAnsi="Times New Roman"/>
                  <w:sz w:val="24"/>
                  <w:szCs w:val="24"/>
                  <w:rtl w:val="0"/>
                </w:rPr>
                <w:t>pycocotools o conversión COCO equivalente.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A">
            <w:pPr>
              <w:spacing w:line="480" w:lineRule="auto"/>
              <w:rPr>
                <w:rFonts w:ascii="Times New Roman" w:cs="Times New Roman" w:eastAsia="Times New Roman" w:hAnsi="Times New Roman"/>
                <w:sz w:val="24"/>
                <w:szCs w:val="24"/>
              </w:rPr>
            </w:pPr>
            <w:ins w:id="1741" w:author="OpenAI" w:date="2026-08-31T02:40:04Z">
              <w:r>
                <w:rPr>
                  <w:rFonts w:ascii="Times New Roman" w:cs="Times New Roman" w:eastAsia="Times New Roman" w:hAnsi="Times New Roman"/>
                  <w:sz w:val="24"/>
                  <w:szCs w:val="24"/>
                  <w:rtl w:val="0"/>
                </w:rPr>
                <w:t>AP y P/R por variante, con punto operativo o criterio de reporte explícitamente declarado.</w:t>
              </w:r>
            </w:ins>
          </w:p>
        </w:tc>
      </w:tr>
      <w:tr>
        <w:trPr>
          <w:cantSplit w:val="1"/>
          <w:tblHeader w:val="0"/>
          <w:ins w:id="1742"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B">
            <w:pPr>
              <w:spacing w:line="480" w:lineRule="auto"/>
              <w:rPr>
                <w:rFonts w:ascii="Times New Roman" w:cs="Times New Roman" w:eastAsia="Times New Roman" w:hAnsi="Times New Roman"/>
                <w:sz w:val="24"/>
                <w:szCs w:val="24"/>
              </w:rPr>
            </w:pPr>
            <w:ins w:id="1743" w:author="OpenAI" w:date="2026-08-31T02:40:04Z">
              <w:r>
                <w:rPr>
                  <w:rFonts w:ascii="Times New Roman" w:cs="Times New Roman" w:eastAsia="Times New Roman" w:hAnsi="Times New Roman"/>
                  <w:sz w:val="24"/>
                  <w:szCs w:val="24"/>
                  <w:rtl w:val="0"/>
                </w:rPr>
                <w:t>Tracking (HOTA, DetA / AssA, IDF1, MOTA, IDSW / Frag)</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C">
            <w:pPr>
              <w:spacing w:line="480" w:lineRule="auto"/>
              <w:rPr>
                <w:rFonts w:ascii="Times New Roman" w:cs="Times New Roman" w:eastAsia="Times New Roman" w:hAnsi="Times New Roman"/>
                <w:sz w:val="24"/>
                <w:szCs w:val="24"/>
              </w:rPr>
            </w:pPr>
            <w:ins w:id="1744" w:author="OpenAI" w:date="2026-08-31T02:40:04Z">
              <w:r>
                <w:rPr>
                  <w:rFonts w:ascii="Times New Roman" w:cs="Times New Roman" w:eastAsia="Times New Roman" w:hAnsi="Times New Roman"/>
                  <w:sz w:val="24"/>
                  <w:szCs w:val="24"/>
                  <w:rtl w:val="0"/>
                </w:rPr>
                <w:t>Boxes y track_id persistente por cuadro.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D">
            <w:pPr>
              <w:spacing w:line="480" w:lineRule="auto"/>
              <w:rPr>
                <w:rFonts w:ascii="Times New Roman" w:cs="Times New Roman" w:eastAsia="Times New Roman" w:hAnsi="Times New Roman"/>
                <w:sz w:val="24"/>
                <w:szCs w:val="24"/>
              </w:rPr>
            </w:pPr>
            <w:ins w:id="1745" w:author="OpenAI" w:date="2026-08-31T02:40:04Z">
              <w:r>
                <w:rPr>
                  <w:rFonts w:ascii="Times New Roman" w:cs="Times New Roman" w:eastAsia="Times New Roman" w:hAnsi="Times New Roman"/>
                  <w:sz w:val="24"/>
                  <w:szCs w:val="24"/>
                  <w:rtl w:val="0"/>
                </w:rPr>
                <w:t>Export MOT-compatible sobre subset anotado.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E">
            <w:pPr>
              <w:spacing w:line="480" w:lineRule="auto"/>
              <w:rPr>
                <w:rFonts w:ascii="Times New Roman" w:cs="Times New Roman" w:eastAsia="Times New Roman" w:hAnsi="Times New Roman"/>
                <w:sz w:val="24"/>
                <w:szCs w:val="24"/>
              </w:rPr>
            </w:pPr>
            <w:ins w:id="1746" w:author="OpenAI" w:date="2026-08-31T02:40:04Z">
              <w:r>
                <w:rPr>
                  <w:rFonts w:ascii="Times New Roman" w:cs="Times New Roman" w:eastAsia="Times New Roman" w:hAnsi="Times New Roman"/>
                  <w:sz w:val="24"/>
                  <w:szCs w:val="24"/>
                  <w:rtl w:val="0"/>
                </w:rPr>
                <w:t>TrackEval u otra implementación equivalente.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2F">
            <w:pPr>
              <w:spacing w:line="480" w:lineRule="auto"/>
              <w:rPr>
                <w:rFonts w:ascii="Times New Roman" w:cs="Times New Roman" w:eastAsia="Times New Roman" w:hAnsi="Times New Roman"/>
                <w:sz w:val="24"/>
                <w:szCs w:val="24"/>
              </w:rPr>
            </w:pPr>
            <w:ins w:id="1747" w:author="OpenAI" w:date="2026-08-31T02:40:04Z">
              <w:r>
                <w:rPr>
                  <w:rFonts w:ascii="Times New Roman" w:cs="Times New Roman" w:eastAsia="Times New Roman" w:hAnsi="Times New Roman"/>
                  <w:sz w:val="24"/>
                  <w:szCs w:val="24"/>
                  <w:rtl w:val="0"/>
                </w:rPr>
                <w:t>Métricas MOT sobre subset, con declaración explícita de qué métricas fueron ejecutadas y cuáles no.</w:t>
              </w:r>
            </w:ins>
          </w:p>
        </w:tc>
      </w:tr>
      <w:tr>
        <w:trPr>
          <w:cantSplit w:val="1"/>
          <w:tblHeader w:val="0"/>
          <w:ins w:id="1748"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0">
            <w:pPr>
              <w:spacing w:line="480" w:lineRule="auto"/>
              <w:rPr>
                <w:rFonts w:ascii="Times New Roman" w:cs="Times New Roman" w:eastAsia="Times New Roman" w:hAnsi="Times New Roman"/>
                <w:sz w:val="24"/>
                <w:szCs w:val="24"/>
              </w:rPr>
            </w:pPr>
            <w:ins w:id="1749" w:author="OpenAI" w:date="2026-08-31T02:40:04Z">
              <w:r>
                <w:rPr>
                  <w:rFonts w:ascii="Times New Roman" w:cs="Times New Roman" w:eastAsia="Times New Roman" w:hAnsi="Times New Roman"/>
                  <w:sz w:val="24"/>
                  <w:szCs w:val="24"/>
                  <w:rtl w:val="0"/>
                </w:rPr>
                <w:t>Pipeline (FPS, latencia G2A, jitter)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1">
            <w:pPr>
              <w:spacing w:line="480" w:lineRule="auto"/>
              <w:rPr>
                <w:rFonts w:ascii="Times New Roman" w:cs="Times New Roman" w:eastAsia="Times New Roman" w:hAnsi="Times New Roman"/>
                <w:sz w:val="24"/>
                <w:szCs w:val="24"/>
              </w:rPr>
            </w:pPr>
            <w:ins w:id="1750" w:author="OpenAI" w:date="2026-08-31T02:40:04Z">
              <w:r>
                <w:rPr>
                  <w:rFonts w:ascii="Times New Roman" w:cs="Times New Roman" w:eastAsia="Times New Roman" w:hAnsi="Times New Roman"/>
                  <w:sz w:val="24"/>
                  <w:szCs w:val="24"/>
                  <w:rtl w:val="0"/>
                </w:rPr>
                <w:t>No requiere GT semántico.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2">
            <w:pPr>
              <w:spacing w:line="480" w:lineRule="auto"/>
              <w:rPr>
                <w:rFonts w:ascii="Times New Roman" w:cs="Times New Roman" w:eastAsia="Times New Roman" w:hAnsi="Times New Roman"/>
                <w:sz w:val="24"/>
                <w:szCs w:val="24"/>
              </w:rPr>
            </w:pPr>
            <w:ins w:id="1751" w:author="OpenAI" w:date="2026-08-31T02:40:04Z">
              <w:r>
                <w:rPr>
                  <w:rFonts w:ascii="Times New Roman" w:cs="Times New Roman" w:eastAsia="Times New Roman" w:hAnsi="Times New Roman"/>
                  <w:sz w:val="24"/>
                  <w:szCs w:val="24"/>
                  <w:rtl w:val="0"/>
                </w:rPr>
                <w:t>Timestamps por etapa del pipeline.</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3">
            <w:pPr>
              <w:spacing w:line="480" w:lineRule="auto"/>
              <w:rPr>
                <w:rFonts w:ascii="Times New Roman" w:cs="Times New Roman" w:eastAsia="Times New Roman" w:hAnsi="Times New Roman"/>
                <w:sz w:val="24"/>
                <w:szCs w:val="24"/>
              </w:rPr>
            </w:pPr>
            <w:ins w:id="1752" w:author="OpenAI" w:date="2026-08-31T02:40:04Z">
              <w:r>
                <w:rPr>
                  <w:rFonts w:ascii="Times New Roman" w:cs="Times New Roman" w:eastAsia="Times New Roman" w:hAnsi="Times New Roman"/>
                  <w:sz w:val="24"/>
                  <w:szCs w:val="24"/>
                  <w:rtl w:val="0"/>
                </w:rPr>
                <w:t>Logs internos y scripts de agregación.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4">
            <w:pPr>
              <w:spacing w:line="480" w:lineRule="auto"/>
              <w:rPr>
                <w:rFonts w:ascii="Times New Roman" w:cs="Times New Roman" w:eastAsia="Times New Roman" w:hAnsi="Times New Roman"/>
                <w:sz w:val="24"/>
                <w:szCs w:val="24"/>
              </w:rPr>
            </w:pPr>
            <w:ins w:id="1753" w:author="OpenAI" w:date="2026-08-31T02:40:04Z">
              <w:r>
                <w:rPr>
                  <w:rFonts w:ascii="Times New Roman" w:cs="Times New Roman" w:eastAsia="Times New Roman" w:hAnsi="Times New Roman"/>
                  <w:sz w:val="24"/>
                  <w:szCs w:val="24"/>
                  <w:rtl w:val="0"/>
                </w:rPr>
                <w:t>P50/P95/P99, promedio y variación.</w:t>
              </w:r>
            </w:ins>
          </w:p>
        </w:tc>
      </w:tr>
      <w:tr>
        <w:trPr>
          <w:cantSplit w:val="1"/>
          <w:tblHeader w:val="0"/>
          <w:ins w:id="1754"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5">
            <w:pPr>
              <w:spacing w:line="480" w:lineRule="auto"/>
              <w:rPr>
                <w:rFonts w:ascii="Times New Roman" w:cs="Times New Roman" w:eastAsia="Times New Roman" w:hAnsi="Times New Roman"/>
                <w:sz w:val="24"/>
                <w:szCs w:val="24"/>
              </w:rPr>
            </w:pPr>
            <w:ins w:id="1755" w:author="OpenAI" w:date="2026-08-31T02:40:04Z">
              <w:r>
                <w:rPr>
                  <w:rFonts w:ascii="Times New Roman" w:cs="Times New Roman" w:eastAsia="Times New Roman" w:hAnsi="Times New Roman"/>
                  <w:sz w:val="24"/>
                  <w:szCs w:val="24"/>
                  <w:rtl w:val="0"/>
                </w:rPr>
                <w:t>Alerta y patrón (t_alert-system; t_alert-notification si aplica; TTFD; SDR)</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6">
            <w:pPr>
              <w:spacing w:line="480" w:lineRule="auto"/>
              <w:rPr>
                <w:rFonts w:ascii="Times New Roman" w:cs="Times New Roman" w:eastAsia="Times New Roman" w:hAnsi="Times New Roman"/>
                <w:sz w:val="24"/>
                <w:szCs w:val="24"/>
              </w:rPr>
            </w:pPr>
            <w:ins w:id="1756" w:author="OpenAI" w:date="2026-08-31T02:40:04Z">
              <w:r>
                <w:rPr>
                  <w:rFonts w:ascii="Times New Roman" w:cs="Times New Roman" w:eastAsia="Times New Roman" w:hAnsi="Times New Roman"/>
                  <w:sz w:val="24"/>
                  <w:szCs w:val="24"/>
                  <w:rtl w:val="0"/>
                </w:rPr>
                <w:t>Inicio anotado de la condición de riesgo, duración o intervalo temporal del evento, severidad asignada y criterio de activación del patrón.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7">
            <w:pPr>
              <w:spacing w:line="480" w:lineRule="auto"/>
              <w:rPr>
                <w:rFonts w:ascii="Times New Roman" w:cs="Times New Roman" w:eastAsia="Times New Roman" w:hAnsi="Times New Roman"/>
                <w:sz w:val="24"/>
                <w:szCs w:val="24"/>
              </w:rPr>
            </w:pPr>
            <w:ins w:id="1757" w:author="OpenAI" w:date="2026-08-31T02:40:04Z">
              <w:r>
                <w:rPr>
                  <w:rFonts w:ascii="Times New Roman" w:cs="Times New Roman" w:eastAsia="Times New Roman" w:hAnsi="Times New Roman"/>
                  <w:sz w:val="24"/>
                  <w:szCs w:val="24"/>
                  <w:rtl w:val="0"/>
                </w:rPr>
                <w:t>Logs con timestamps de primera evidencia positiva, inicio de patrón candidato si corresponde, patrón confirmado, alerta registrada y disponibilidad, consulta o notificación si aplica.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8">
            <w:pPr>
              <w:spacing w:line="480" w:lineRule="auto"/>
              <w:rPr>
                <w:rFonts w:ascii="Times New Roman" w:cs="Times New Roman" w:eastAsia="Times New Roman" w:hAnsi="Times New Roman"/>
                <w:sz w:val="24"/>
                <w:szCs w:val="24"/>
              </w:rPr>
            </w:pPr>
            <w:ins w:id="1758" w:author="OpenAI" w:date="2026-08-31T02:40:04Z">
              <w:r>
                <w:rPr>
                  <w:rFonts w:ascii="Times New Roman" w:cs="Times New Roman" w:eastAsia="Times New Roman" w:hAnsi="Times New Roman"/>
                  <w:sz w:val="24"/>
                  <w:szCs w:val="24"/>
                  <w:rtl w:val="0"/>
                </w:rPr>
                <w:t>Motor de evaluación de patrones instrumentado; registro interno de alertas; event log del pipeline; bitácora de corrida; scripts de agregación temporal.</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9">
            <w:pPr>
              <w:spacing w:line="480" w:lineRule="auto"/>
              <w:rPr>
                <w:rFonts w:ascii="Times New Roman" w:cs="Times New Roman" w:eastAsia="Times New Roman" w:hAnsi="Times New Roman"/>
                <w:sz w:val="24"/>
                <w:szCs w:val="24"/>
              </w:rPr>
            </w:pPr>
            <w:ins w:id="1759" w:author="OpenAI" w:date="2026-08-31T02:40:04Z">
              <w:r>
                <w:rPr>
                  <w:rFonts w:ascii="Times New Roman" w:cs="Times New Roman" w:eastAsia="Times New Roman" w:hAnsi="Times New Roman"/>
                  <w:sz w:val="24"/>
                  <w:szCs w:val="24"/>
                  <w:rtl w:val="0"/>
                </w:rPr>
                <w:t>TTFD, SDR y t_alert-system por evento; t_alert-notification sólo si existe trayecto instrumentado; toda métrica sin insumos se declara no aplicable.</w:t>
              </w:r>
            </w:ins>
          </w:p>
        </w:tc>
      </w:tr>
      <w:tr>
        <w:trPr>
          <w:cantSplit w:val="1"/>
          <w:tblHeader w:val="0"/>
          <w:ins w:id="1760"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A">
            <w:pPr>
              <w:spacing w:line="480" w:lineRule="auto"/>
              <w:rPr>
                <w:rFonts w:ascii="Times New Roman" w:cs="Times New Roman" w:eastAsia="Times New Roman" w:hAnsi="Times New Roman"/>
                <w:sz w:val="24"/>
                <w:szCs w:val="24"/>
              </w:rPr>
            </w:pPr>
            <w:ins w:id="1761" w:author="OpenAI" w:date="2026-08-31T02:40:04Z">
              <w:r>
                <w:rPr>
                  <w:rFonts w:ascii="Times New Roman" w:cs="Times New Roman" w:eastAsia="Times New Roman" w:hAnsi="Times New Roman"/>
                  <w:sz w:val="24"/>
                  <w:szCs w:val="24"/>
                  <w:rtl w:val="0"/>
                </w:rPr>
                <w:t>Recursos (VRAM, GPU, RAM, CPU)</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B">
            <w:pPr>
              <w:spacing w:line="480" w:lineRule="auto"/>
              <w:rPr>
                <w:rFonts w:ascii="Times New Roman" w:cs="Times New Roman" w:eastAsia="Times New Roman" w:hAnsi="Times New Roman"/>
                <w:sz w:val="24"/>
                <w:szCs w:val="24"/>
              </w:rPr>
            </w:pPr>
            <w:ins w:id="1762" w:author="OpenAI" w:date="2026-08-31T02:40:04Z">
              <w:r>
                <w:rPr>
                  <w:rFonts w:ascii="Times New Roman" w:cs="Times New Roman" w:eastAsia="Times New Roman" w:hAnsi="Times New Roman"/>
                  <w:sz w:val="24"/>
                  <w:szCs w:val="24"/>
                  <w:rtl w:val="0"/>
                </w:rPr>
                <w:t>No requiere GT semántico.</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C">
            <w:pPr>
              <w:spacing w:line="480" w:lineRule="auto"/>
              <w:rPr>
                <w:rFonts w:ascii="Times New Roman" w:cs="Times New Roman" w:eastAsia="Times New Roman" w:hAnsi="Times New Roman"/>
                <w:sz w:val="24"/>
                <w:szCs w:val="24"/>
              </w:rPr>
            </w:pPr>
            <w:ins w:id="1763" w:author="OpenAI" w:date="2026-08-31T02:40:04Z">
              <w:r>
                <w:rPr>
                  <w:rFonts w:ascii="Times New Roman" w:cs="Times New Roman" w:eastAsia="Times New Roman" w:hAnsi="Times New Roman"/>
                  <w:sz w:val="24"/>
                  <w:szCs w:val="24"/>
                  <w:rtl w:val="0"/>
                </w:rPr>
                <w:t>Muestreo periódico durante la corrida.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D">
            <w:pPr>
              <w:spacing w:line="480" w:lineRule="auto"/>
              <w:rPr>
                <w:rFonts w:ascii="Times New Roman" w:cs="Times New Roman" w:eastAsia="Times New Roman" w:hAnsi="Times New Roman"/>
                <w:sz w:val="24"/>
                <w:szCs w:val="24"/>
              </w:rPr>
            </w:pPr>
            <w:ins w:id="1764" w:author="OpenAI" w:date="2026-08-31T02:40:04Z">
              <w:r>
                <w:rPr>
                  <w:rFonts w:ascii="Times New Roman" w:cs="Times New Roman" w:eastAsia="Times New Roman" w:hAnsi="Times New Roman"/>
                  <w:sz w:val="24"/>
                  <w:szCs w:val="24"/>
                  <w:rtl w:val="0"/>
                </w:rPr>
                <w:t>nvidia-smi, psutil u otras herramientas del sistema.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E">
            <w:pPr>
              <w:spacing w:line="480" w:lineRule="auto"/>
              <w:rPr>
                <w:rFonts w:ascii="Times New Roman" w:cs="Times New Roman" w:eastAsia="Times New Roman" w:hAnsi="Times New Roman"/>
                <w:sz w:val="24"/>
                <w:szCs w:val="24"/>
              </w:rPr>
            </w:pPr>
            <w:ins w:id="1765" w:author="OpenAI" w:date="2026-08-31T02:40:04Z">
              <w:r>
                <w:rPr>
                  <w:rFonts w:ascii="Times New Roman" w:cs="Times New Roman" w:eastAsia="Times New Roman" w:hAnsi="Times New Roman"/>
                  <w:sz w:val="24"/>
                  <w:szCs w:val="24"/>
                  <w:rtl w:val="0"/>
                </w:rPr>
                <w:t>Series temporales y resumen.</w:t>
              </w:r>
            </w:ins>
          </w:p>
        </w:tc>
      </w:tr>
      <w:tr>
        <w:trPr>
          <w:cantSplit w:val="1"/>
          <w:tblHeader w:val="0"/>
          <w:ins w:id="1766" w:author="OpenAI" w:date="2026-08-31T02:40:04Z"/>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3F">
            <w:pPr>
              <w:spacing w:line="480" w:lineRule="auto"/>
              <w:rPr>
                <w:rFonts w:ascii="Times New Roman" w:cs="Times New Roman" w:eastAsia="Times New Roman" w:hAnsi="Times New Roman"/>
                <w:sz w:val="24"/>
                <w:szCs w:val="24"/>
              </w:rPr>
            </w:pPr>
            <w:ins w:id="1767" w:author="OpenAI" w:date="2026-08-31T02:40:04Z">
              <w:r>
                <w:rPr>
                  <w:rFonts w:ascii="Times New Roman" w:cs="Times New Roman" w:eastAsia="Times New Roman" w:hAnsi="Times New Roman"/>
                  <w:sz w:val="24"/>
                  <w:szCs w:val="24"/>
                  <w:rtl w:val="0"/>
                </w:rPr>
                <w:t>Fine-tuning</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0">
            <w:pPr>
              <w:spacing w:line="480" w:lineRule="auto"/>
              <w:rPr>
                <w:rFonts w:ascii="Times New Roman" w:cs="Times New Roman" w:eastAsia="Times New Roman" w:hAnsi="Times New Roman"/>
                <w:sz w:val="24"/>
                <w:szCs w:val="24"/>
              </w:rPr>
            </w:pPr>
            <w:ins w:id="1768" w:author="OpenAI" w:date="2026-08-31T02:40:04Z">
              <w:r>
                <w:rPr>
                  <w:rFonts w:ascii="Times New Roman" w:cs="Times New Roman" w:eastAsia="Times New Roman" w:hAnsi="Times New Roman"/>
                  <w:sz w:val="24"/>
                  <w:szCs w:val="24"/>
                  <w:rtl w:val="0"/>
                </w:rPr>
                <w:t>Split train/eval disjunto y baseline zero-shot explícita.</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1">
            <w:pPr>
              <w:spacing w:line="480" w:lineRule="auto"/>
              <w:rPr>
                <w:rFonts w:ascii="Times New Roman" w:cs="Times New Roman" w:eastAsia="Times New Roman" w:hAnsi="Times New Roman"/>
                <w:sz w:val="24"/>
                <w:szCs w:val="24"/>
              </w:rPr>
            </w:pPr>
            <w:ins w:id="1769" w:author="OpenAI" w:date="2026-08-31T02:40:04Z">
              <w:r>
                <w:rPr>
                  <w:rFonts w:ascii="Times New Roman" w:cs="Times New Roman" w:eastAsia="Times New Roman" w:hAnsi="Times New Roman"/>
                  <w:sz w:val="24"/>
                  <w:szCs w:val="24"/>
                  <w:rtl w:val="0"/>
                </w:rPr>
                <w:t>Registro de entrenamiento y evaluación.</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2">
            <w:pPr>
              <w:spacing w:line="480" w:lineRule="auto"/>
              <w:rPr>
                <w:rFonts w:ascii="Times New Roman" w:cs="Times New Roman" w:eastAsia="Times New Roman" w:hAnsi="Times New Roman"/>
                <w:sz w:val="24"/>
                <w:szCs w:val="24"/>
              </w:rPr>
            </w:pPr>
            <w:ins w:id="1770" w:author="OpenAI" w:date="2026-08-31T02:40:04Z">
              <w:r>
                <w:rPr>
                  <w:rFonts w:ascii="Times New Roman" w:cs="Times New Roman" w:eastAsia="Times New Roman" w:hAnsi="Times New Roman"/>
                  <w:sz w:val="24"/>
                  <w:szCs w:val="24"/>
                  <w:rtl w:val="0"/>
                </w:rPr>
                <w:t>Logs de entrenamiento y scripts comparativos.</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543">
            <w:pPr>
              <w:spacing w:line="480" w:lineRule="auto"/>
              <w:rPr>
                <w:rFonts w:ascii="Times New Roman" w:cs="Times New Roman" w:eastAsia="Times New Roman" w:hAnsi="Times New Roman"/>
                <w:sz w:val="24"/>
                <w:szCs w:val="24"/>
              </w:rPr>
            </w:pPr>
            <w:ins w:id="1771" w:author="OpenAI" w:date="2026-08-31T02:40:04Z">
              <w:r>
                <w:rPr>
                  <w:rFonts w:ascii="Times New Roman" w:cs="Times New Roman" w:eastAsia="Times New Roman" w:hAnsi="Times New Roman"/>
                  <w:sz w:val="24"/>
                  <w:szCs w:val="24"/>
                  <w:rtl w:val="0"/>
                </w:rPr>
                <w:t>Deltas y costo de entrenamiento, cuando aplique.</w:t>
              </w:r>
            </w:ins>
          </w:p>
        </w:tc>
      </w:tr>
    </w:tbl>
    <w:p w:rsidR="00000000" w:rsidDel="00000000" w:rsidP="00000000" w:rsidRDefault="00000000" w:rsidRPr="00000000" w14:paraId="00000544">
      <w:pPr>
        <w:spacing w:line="480" w:lineRule="auto"/>
        <w:rPr>
          <w:rFonts w:ascii="Times New Roman" w:cs="Times New Roman" w:eastAsia="Times New Roman" w:hAnsi="Times New Roman"/>
          <w:sz w:val="24"/>
          <w:szCs w:val="24"/>
          <w:ins w:id="1772" w:author="OpenAI" w:date="2026-08-31T02:40:04Z"/>
        </w:rPr>
        <w:sectPr>
          <w:type w:val="nextPage"/>
          <w:pgSz w:h="11909" w:w="16834" w:orient="landscape"/>
          <w:pgMar w:bottom="1440" w:top="1440" w:left="1440" w:right="1440" w:header="720" w:footer="720"/>
        </w:sectPr>
      </w:pPr>
      <w:ins w:id="1773" w:author="OpenAI" w:date="2026-08-31T02:40:04Z">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ins>
    </w:p>
    <w:p w:rsidR="00000000" w:rsidDel="00000000" w:rsidP="00000000" w:rsidRDefault="00000000" w:rsidRPr="00000000" w14:paraId="00000545">
      <w:pPr>
        <w:spacing w:line="360" w:lineRule="auto"/>
        <w:rPr>
          <w:rFonts w:ascii="Times New Roman" w:cs="Times New Roman" w:eastAsia="Times New Roman" w:hAnsi="Times New Roman"/>
          <w:b w:val="1"/>
          <w:bCs w:val="1"/>
          <w:sz w:val="24"/>
          <w:szCs w:val="24"/>
          <w:ins w:id="1774" w:author="OpenAI" w:date="2026-08-31T02:40:04Z"/>
        </w:rPr>
      </w:pPr>
      <w:ins w:id="1775" w:author="OpenAI" w:date="2026-08-31T02:40:04Z">
        <w:r>
          <w:rPr>
            <w:rFonts w:ascii="Times New Roman" w:cs="Times New Roman" w:eastAsia="Times New Roman" w:hAnsi="Times New Roman"/>
            <w:b w:val="1"/>
            <w:bCs w:val="1"/>
            <w:sz w:val="24"/>
            <w:szCs w:val="24"/>
            <w:rtl w:val="0"/>
          </w:rPr>
          <w:t>Tabla D.3</w:t>
        </w:r>
      </w:ins>
    </w:p>
    <w:p w:rsidR="00000000" w:rsidDel="00000000" w:rsidP="00000000" w:rsidRDefault="00000000" w:rsidRPr="00000000" w14:paraId="00000546">
      <w:pPr>
        <w:spacing w:line="480" w:lineRule="auto"/>
        <w:rPr>
          <w:rFonts w:ascii="Times New Roman" w:cs="Times New Roman" w:eastAsia="Times New Roman" w:hAnsi="Times New Roman"/>
          <w:sz w:val="24"/>
          <w:szCs w:val="24"/>
          <w:ins w:id="1776" w:author="OpenAI" w:date="2026-08-31T02:40:04Z"/>
        </w:rPr>
      </w:pPr>
      <w:ins w:id="1777" w:author="OpenAI" w:date="2026-08-31T02:40:04Z">
        <w:r>
          <w:rPr>
            <w:rFonts w:ascii="Times New Roman" w:cs="Times New Roman" w:eastAsia="Times New Roman" w:hAnsi="Times New Roman"/>
            <w:i w:val="1"/>
            <w:iCs w:val="1"/>
            <w:sz w:val="24"/>
            <w:szCs w:val="24"/>
            <w:rtl w:val="0"/>
          </w:rPr>
          <w:t>Campos mínimos recomendados para la bitácora experimental</w:t>
        </w:r>
      </w:ins>
    </w:p>
    <w:tbl>
      <w:tblPr>
        <w:tblStyle w:val="Table1"/>
        <w:tblW w:w="10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
      <w:tr>
        <w:trPr>
          <w:cantSplit w:val="0"/>
          <w:tblHeader w:val="1"/>
          <w:ins w:id="1778" w:author="OpenAI" w:date="2026-08-31T02:40:04Z"/>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7">
            <w:pPr>
              <w:spacing w:line="480" w:lineRule="auto"/>
              <w:rPr>
                <w:rFonts w:ascii="Times New Roman" w:cs="Times New Roman" w:eastAsia="Times New Roman" w:hAnsi="Times New Roman"/>
                <w:sz w:val="24"/>
                <w:szCs w:val="24"/>
              </w:rPr>
            </w:pPr>
            <w:ins w:id="1779" w:author="OpenAI" w:date="2026-08-31T02:40:04Z">
              <w:r>
                <w:rPr>
                  <w:rFonts w:ascii="Times New Roman" w:cs="Times New Roman" w:eastAsia="Times New Roman" w:hAnsi="Times New Roman"/>
                  <w:b w:val="1"/>
                  <w:bCs w:val="1"/>
                  <w:sz w:val="24"/>
                  <w:szCs w:val="24"/>
                  <w:rtl w:val="0"/>
                </w:rPr>
                <w:t>Campo</w:t>
              </w:r>
            </w:ins>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8">
            <w:pPr>
              <w:spacing w:line="480" w:lineRule="auto"/>
              <w:rPr>
                <w:rFonts w:ascii="Times New Roman" w:cs="Times New Roman" w:eastAsia="Times New Roman" w:hAnsi="Times New Roman"/>
                <w:sz w:val="24"/>
                <w:szCs w:val="24"/>
              </w:rPr>
            </w:pPr>
            <w:ins w:id="1780" w:author="OpenAI" w:date="2026-08-31T02:40:04Z">
              <w:r>
                <w:rPr>
                  <w:rFonts w:ascii="Times New Roman" w:cs="Times New Roman" w:eastAsia="Times New Roman" w:hAnsi="Times New Roman"/>
                  <w:b w:val="1"/>
                  <w:bCs w:val="1"/>
                  <w:sz w:val="24"/>
                  <w:szCs w:val="24"/>
                  <w:rtl w:val="0"/>
                </w:rPr>
                <w:t>Contenido mínimo recomendado</w:t>
              </w:r>
            </w:ins>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549">
            <w:pPr>
              <w:spacing w:line="480" w:lineRule="auto"/>
              <w:rPr>
                <w:rFonts w:ascii="Times New Roman" w:cs="Times New Roman" w:eastAsia="Times New Roman" w:hAnsi="Times New Roman"/>
                <w:sz w:val="24"/>
                <w:szCs w:val="24"/>
              </w:rPr>
            </w:pPr>
            <w:ins w:id="1781" w:author="OpenAI" w:date="2026-08-31T02:40:04Z">
              <w:r>
                <w:rPr>
                  <w:rFonts w:ascii="Times New Roman" w:cs="Times New Roman" w:eastAsia="Times New Roman" w:hAnsi="Times New Roman"/>
                  <w:b w:val="1"/>
                  <w:bCs w:val="1"/>
                  <w:sz w:val="24"/>
                  <w:szCs w:val="24"/>
                  <w:rtl w:val="0"/>
                </w:rPr>
                <w:t>Uso en la interpretación</w:t>
              </w:r>
            </w:ins>
          </w:p>
        </w:tc>
      </w:tr>
      <w:tr>
        <w:trPr>
          <w:cantSplit w:val="0"/>
          <w:tblHeader w:val="0"/>
          <w:ins w:id="1782"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A">
            <w:pPr>
              <w:spacing w:line="480" w:lineRule="auto"/>
              <w:rPr>
                <w:rFonts w:ascii="Times New Roman" w:cs="Times New Roman" w:eastAsia="Times New Roman" w:hAnsi="Times New Roman"/>
                <w:sz w:val="24"/>
                <w:szCs w:val="24"/>
              </w:rPr>
            </w:pPr>
            <w:ins w:id="1783" w:author="OpenAI" w:date="2026-08-31T02:40:04Z">
              <w:r>
                <w:rPr>
                  <w:rFonts w:ascii="Times New Roman" w:cs="Times New Roman" w:eastAsia="Times New Roman" w:hAnsi="Times New Roman"/>
                  <w:sz w:val="24"/>
                  <w:szCs w:val="24"/>
                  <w:rtl w:val="0"/>
                </w:rPr>
                <w:t>Identificación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B">
            <w:pPr>
              <w:spacing w:line="480" w:lineRule="auto"/>
              <w:rPr>
                <w:rFonts w:ascii="Times New Roman" w:cs="Times New Roman" w:eastAsia="Times New Roman" w:hAnsi="Times New Roman"/>
                <w:sz w:val="24"/>
                <w:szCs w:val="24"/>
              </w:rPr>
            </w:pPr>
            <w:ins w:id="1784" w:author="OpenAI" w:date="2026-08-31T02:40:04Z">
              <w:r>
                <w:rPr>
                  <w:rFonts w:ascii="Times New Roman" w:cs="Times New Roman" w:eastAsia="Times New Roman" w:hAnsi="Times New Roman"/>
                  <w:sz w:val="24"/>
                  <w:szCs w:val="24"/>
                  <w:rtl w:val="0"/>
                </w:rPr>
                <w:t>Fecha, nombre de la corrida, responsable y objetivo.</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C">
            <w:pPr>
              <w:spacing w:line="480" w:lineRule="auto"/>
              <w:rPr>
                <w:rFonts w:ascii="Times New Roman" w:cs="Times New Roman" w:eastAsia="Times New Roman" w:hAnsi="Times New Roman"/>
                <w:sz w:val="24"/>
                <w:szCs w:val="24"/>
              </w:rPr>
            </w:pPr>
            <w:ins w:id="1785" w:author="OpenAI" w:date="2026-08-31T02:40:04Z">
              <w:r>
                <w:rPr>
                  <w:rFonts w:ascii="Times New Roman" w:cs="Times New Roman" w:eastAsia="Times New Roman" w:hAnsi="Times New Roman"/>
                  <w:sz w:val="24"/>
                  <w:szCs w:val="24"/>
                  <w:rtl w:val="0"/>
                </w:rPr>
                <w:t>Permite rastrear la prueba.</w:t>
              </w:r>
            </w:ins>
          </w:p>
        </w:tc>
      </w:tr>
      <w:tr>
        <w:trPr>
          <w:cantSplit w:val="0"/>
          <w:tblHeader w:val="0"/>
          <w:ins w:id="1786"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D">
            <w:pPr>
              <w:spacing w:line="480" w:lineRule="auto"/>
              <w:rPr>
                <w:rFonts w:ascii="Times New Roman" w:cs="Times New Roman" w:eastAsia="Times New Roman" w:hAnsi="Times New Roman"/>
                <w:sz w:val="24"/>
                <w:szCs w:val="24"/>
              </w:rPr>
            </w:pPr>
            <w:ins w:id="1787" w:author="OpenAI" w:date="2026-08-31T02:40:04Z">
              <w:r>
                <w:rPr>
                  <w:rFonts w:ascii="Times New Roman" w:cs="Times New Roman" w:eastAsia="Times New Roman" w:hAnsi="Times New Roman"/>
                  <w:sz w:val="24"/>
                  <w:szCs w:val="24"/>
                  <w:rtl w:val="0"/>
                </w:rPr>
                <w:t>Modelo</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E">
            <w:pPr>
              <w:spacing w:line="480" w:lineRule="auto"/>
              <w:rPr>
                <w:rFonts w:ascii="Times New Roman" w:cs="Times New Roman" w:eastAsia="Times New Roman" w:hAnsi="Times New Roman"/>
                <w:sz w:val="24"/>
                <w:szCs w:val="24"/>
              </w:rPr>
            </w:pPr>
            <w:ins w:id="1788" w:author="OpenAI" w:date="2026-08-31T02:40:04Z">
              <w:r>
                <w:rPr>
                  <w:rFonts w:ascii="Times New Roman" w:cs="Times New Roman" w:eastAsia="Times New Roman" w:hAnsi="Times New Roman"/>
                  <w:sz w:val="24"/>
                  <w:szCs w:val="24"/>
                  <w:rtl w:val="0"/>
                </w:rPr>
                <w:t>Nombre, versión, checkpoint y variante zero-shot o fine-tuned.</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4F">
            <w:pPr>
              <w:spacing w:line="480" w:lineRule="auto"/>
              <w:rPr>
                <w:rFonts w:ascii="Times New Roman" w:cs="Times New Roman" w:eastAsia="Times New Roman" w:hAnsi="Times New Roman"/>
                <w:sz w:val="24"/>
                <w:szCs w:val="24"/>
              </w:rPr>
            </w:pPr>
            <w:ins w:id="1789" w:author="OpenAI" w:date="2026-08-31T02:40:04Z">
              <w:r>
                <w:rPr>
                  <w:rFonts w:ascii="Times New Roman" w:cs="Times New Roman" w:eastAsia="Times New Roman" w:hAnsi="Times New Roman"/>
                  <w:sz w:val="24"/>
                  <w:szCs w:val="24"/>
                  <w:rtl w:val="0"/>
                </w:rPr>
                <w:t>Vincula resultados con artefactos concretos.</w:t>
              </w:r>
            </w:ins>
          </w:p>
        </w:tc>
      </w:tr>
      <w:tr>
        <w:trPr>
          <w:cantSplit w:val="0"/>
          <w:tblHeader w:val="0"/>
          <w:ins w:id="1790"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0">
            <w:pPr>
              <w:spacing w:line="480" w:lineRule="auto"/>
              <w:rPr>
                <w:rFonts w:ascii="Times New Roman" w:cs="Times New Roman" w:eastAsia="Times New Roman" w:hAnsi="Times New Roman"/>
                <w:sz w:val="24"/>
                <w:szCs w:val="24"/>
              </w:rPr>
            </w:pPr>
            <w:ins w:id="1791" w:author="OpenAI" w:date="2026-08-31T02:40:04Z">
              <w:r>
                <w:rPr>
                  <w:rFonts w:ascii="Times New Roman" w:cs="Times New Roman" w:eastAsia="Times New Roman" w:hAnsi="Times New Roman"/>
                  <w:sz w:val="24"/>
                  <w:szCs w:val="24"/>
                  <w:rtl w:val="0"/>
                </w:rPr>
                <w:t>Entrada</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1">
            <w:pPr>
              <w:spacing w:line="480" w:lineRule="auto"/>
              <w:rPr>
                <w:rFonts w:ascii="Times New Roman" w:cs="Times New Roman" w:eastAsia="Times New Roman" w:hAnsi="Times New Roman"/>
                <w:sz w:val="24"/>
                <w:szCs w:val="24"/>
              </w:rPr>
            </w:pPr>
            <w:ins w:id="1792" w:author="OpenAI" w:date="2026-08-31T02:40:04Z">
              <w:r>
                <w:rPr>
                  <w:rFonts w:ascii="Times New Roman" w:cs="Times New Roman" w:eastAsia="Times New Roman" w:hAnsi="Times New Roman"/>
                  <w:sz w:val="24"/>
                  <w:szCs w:val="24"/>
                  <w:rtl w:val="0"/>
                </w:rPr>
                <w:t>Dataset o clip, resolución, FPS de origen y protocolo de video.</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2">
            <w:pPr>
              <w:spacing w:line="480" w:lineRule="auto"/>
              <w:rPr>
                <w:rFonts w:ascii="Times New Roman" w:cs="Times New Roman" w:eastAsia="Times New Roman" w:hAnsi="Times New Roman"/>
                <w:sz w:val="24"/>
                <w:szCs w:val="24"/>
              </w:rPr>
            </w:pPr>
            <w:ins w:id="1793" w:author="OpenAI" w:date="2026-08-31T02:40:04Z">
              <w:r>
                <w:rPr>
                  <w:rFonts w:ascii="Times New Roman" w:cs="Times New Roman" w:eastAsia="Times New Roman" w:hAnsi="Times New Roman"/>
                  <w:sz w:val="24"/>
                  <w:szCs w:val="24"/>
                  <w:rtl w:val="0"/>
                </w:rPr>
                <w:t>Contextualiza comparaciones.</w:t>
              </w:r>
            </w:ins>
          </w:p>
        </w:tc>
      </w:tr>
      <w:tr>
        <w:trPr>
          <w:cantSplit w:val="0"/>
          <w:tblHeader w:val="0"/>
          <w:ins w:id="1794"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3">
            <w:pPr>
              <w:spacing w:line="480" w:lineRule="auto"/>
              <w:rPr>
                <w:rFonts w:ascii="Times New Roman" w:cs="Times New Roman" w:eastAsia="Times New Roman" w:hAnsi="Times New Roman"/>
                <w:sz w:val="24"/>
                <w:szCs w:val="24"/>
              </w:rPr>
            </w:pPr>
            <w:ins w:id="1795" w:author="OpenAI" w:date="2026-08-31T02:40:04Z">
              <w:r>
                <w:rPr>
                  <w:rFonts w:ascii="Times New Roman" w:cs="Times New Roman" w:eastAsia="Times New Roman" w:hAnsi="Times New Roman"/>
                  <w:sz w:val="24"/>
                  <w:szCs w:val="24"/>
                  <w:rtl w:val="0"/>
                </w:rPr>
                <w:t>Parámetros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4">
            <w:pPr>
              <w:spacing w:line="480" w:lineRule="auto"/>
              <w:rPr>
                <w:rFonts w:ascii="Times New Roman" w:cs="Times New Roman" w:eastAsia="Times New Roman" w:hAnsi="Times New Roman"/>
                <w:sz w:val="24"/>
                <w:szCs w:val="24"/>
              </w:rPr>
            </w:pPr>
            <w:ins w:id="1796" w:author="OpenAI" w:date="2026-08-31T02:40:04Z">
              <w:r>
                <w:rPr>
                  <w:rFonts w:ascii="Times New Roman" w:cs="Times New Roman" w:eastAsia="Times New Roman" w:hAnsi="Times New Roman"/>
                  <w:sz w:val="24"/>
                  <w:szCs w:val="24"/>
                  <w:rtl w:val="0"/>
                </w:rPr>
                <w:t>Umbral, vocabulario activo, NMS, tracker on/off, ventana de persistencia, criterio de activación/desactivación del patrón e histéresis si aplica.</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5">
            <w:pPr>
              <w:spacing w:line="480" w:lineRule="auto"/>
              <w:rPr>
                <w:rFonts w:ascii="Times New Roman" w:cs="Times New Roman" w:eastAsia="Times New Roman" w:hAnsi="Times New Roman"/>
                <w:sz w:val="24"/>
                <w:szCs w:val="24"/>
              </w:rPr>
            </w:pPr>
            <w:ins w:id="1797" w:author="OpenAI" w:date="2026-08-31T02:40:04Z">
              <w:r>
                <w:rPr>
                  <w:rFonts w:ascii="Times New Roman" w:cs="Times New Roman" w:eastAsia="Times New Roman" w:hAnsi="Times New Roman"/>
                  <w:sz w:val="24"/>
                  <w:szCs w:val="24"/>
                  <w:rtl w:val="0"/>
                </w:rPr>
                <w:t>Hace reproducible la corrida y permite interpretar la confirmación o descarte de patrones.</w:t>
              </w:r>
            </w:ins>
          </w:p>
        </w:tc>
      </w:tr>
      <w:tr>
        <w:trPr>
          <w:cantSplit w:val="0"/>
          <w:tblHeader w:val="0"/>
          <w:ins w:id="1798"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6">
            <w:pPr>
              <w:spacing w:line="480" w:lineRule="auto"/>
              <w:rPr>
                <w:rFonts w:ascii="Times New Roman" w:cs="Times New Roman" w:eastAsia="Times New Roman" w:hAnsi="Times New Roman"/>
                <w:sz w:val="24"/>
                <w:szCs w:val="24"/>
              </w:rPr>
            </w:pPr>
            <w:ins w:id="1799" w:author="OpenAI" w:date="2026-08-31T02:40:04Z">
              <w:r>
                <w:rPr>
                  <w:rFonts w:ascii="Times New Roman" w:cs="Times New Roman" w:eastAsia="Times New Roman" w:hAnsi="Times New Roman"/>
                  <w:sz w:val="24"/>
                  <w:szCs w:val="24"/>
                  <w:rtl w:val="0"/>
                </w:rPr>
                <w:t>Hardware</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7">
            <w:pPr>
              <w:spacing w:line="480" w:lineRule="auto"/>
              <w:rPr>
                <w:rFonts w:ascii="Times New Roman" w:cs="Times New Roman" w:eastAsia="Times New Roman" w:hAnsi="Times New Roman"/>
                <w:sz w:val="24"/>
                <w:szCs w:val="24"/>
              </w:rPr>
            </w:pPr>
            <w:ins w:id="1800" w:author="OpenAI" w:date="2026-08-31T02:40:04Z">
              <w:r>
                <w:rPr>
                  <w:rFonts w:ascii="Times New Roman" w:cs="Times New Roman" w:eastAsia="Times New Roman" w:hAnsi="Times New Roman"/>
                  <w:sz w:val="24"/>
                  <w:szCs w:val="24"/>
                  <w:rtl w:val="0"/>
                </w:rPr>
                <w:t>CPU, GPU, VRAM, RAM y equipo o nodo utilizado.</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8">
            <w:pPr>
              <w:spacing w:line="480" w:lineRule="auto"/>
              <w:rPr>
                <w:rFonts w:ascii="Times New Roman" w:cs="Times New Roman" w:eastAsia="Times New Roman" w:hAnsi="Times New Roman"/>
                <w:sz w:val="24"/>
                <w:szCs w:val="24"/>
              </w:rPr>
            </w:pPr>
            <w:ins w:id="1801" w:author="OpenAI" w:date="2026-08-31T02:40:04Z">
              <w:r>
                <w:rPr>
                  <w:rFonts w:ascii="Times New Roman" w:cs="Times New Roman" w:eastAsia="Times New Roman" w:hAnsi="Times New Roman"/>
                  <w:sz w:val="24"/>
                  <w:szCs w:val="24"/>
                  <w:rtl w:val="0"/>
                </w:rPr>
                <w:t>Permite interpretar latencia y uso de recursos.</w:t>
              </w:r>
            </w:ins>
          </w:p>
        </w:tc>
      </w:tr>
      <w:tr>
        <w:trPr>
          <w:cantSplit w:val="0"/>
          <w:tblHeader w:val="0"/>
          <w:ins w:id="1802"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9">
            <w:pPr>
              <w:spacing w:line="480" w:lineRule="auto"/>
              <w:rPr>
                <w:rFonts w:ascii="Times New Roman" w:cs="Times New Roman" w:eastAsia="Times New Roman" w:hAnsi="Times New Roman"/>
                <w:sz w:val="24"/>
                <w:szCs w:val="24"/>
              </w:rPr>
            </w:pPr>
            <w:ins w:id="1803" w:author="OpenAI" w:date="2026-08-31T02:40:04Z">
              <w:r>
                <w:rPr>
                  <w:rFonts w:ascii="Times New Roman" w:cs="Times New Roman" w:eastAsia="Times New Roman" w:hAnsi="Times New Roman"/>
                  <w:sz w:val="24"/>
                  <w:szCs w:val="24"/>
                  <w:rtl w:val="0"/>
                </w:rPr>
                <w:t>Entorno de software</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A">
            <w:pPr>
              <w:spacing w:line="480" w:lineRule="auto"/>
              <w:rPr>
                <w:rFonts w:ascii="Times New Roman" w:cs="Times New Roman" w:eastAsia="Times New Roman" w:hAnsi="Times New Roman"/>
                <w:sz w:val="24"/>
                <w:szCs w:val="24"/>
              </w:rPr>
            </w:pPr>
            <w:ins w:id="1804" w:author="OpenAI" w:date="2026-08-31T02:40:04Z">
              <w:r>
                <w:rPr>
                  <w:rFonts w:ascii="Times New Roman" w:cs="Times New Roman" w:eastAsia="Times New Roman" w:hAnsi="Times New Roman"/>
                  <w:sz w:val="24"/>
                  <w:szCs w:val="24"/>
                  <w:rtl w:val="0"/>
                </w:rPr>
                <w:t>Sistema operativo, versiones de runtime, framework, librerías críticas y herramientas de instrumentación.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B">
            <w:pPr>
              <w:spacing w:line="480" w:lineRule="auto"/>
              <w:rPr>
                <w:rFonts w:ascii="Times New Roman" w:cs="Times New Roman" w:eastAsia="Times New Roman" w:hAnsi="Times New Roman"/>
                <w:sz w:val="24"/>
                <w:szCs w:val="24"/>
              </w:rPr>
            </w:pPr>
            <w:ins w:id="1805" w:author="OpenAI" w:date="2026-08-31T02:40:04Z">
              <w:r>
                <w:rPr>
                  <w:rFonts w:ascii="Times New Roman" w:cs="Times New Roman" w:eastAsia="Times New Roman" w:hAnsi="Times New Roman"/>
                  <w:sz w:val="24"/>
                  <w:szCs w:val="24"/>
                  <w:rtl w:val="0"/>
                </w:rPr>
                <w:t>Permite reproducir la corrida y contextualizar diferencias de rendimiento o compatibilidad.</w:t>
              </w:r>
            </w:ins>
          </w:p>
        </w:tc>
      </w:tr>
      <w:tr>
        <w:trPr>
          <w:cantSplit w:val="0"/>
          <w:tblHeader w:val="0"/>
          <w:ins w:id="1806"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C">
            <w:pPr>
              <w:spacing w:line="480" w:lineRule="auto"/>
              <w:rPr>
                <w:rFonts w:ascii="Times New Roman" w:cs="Times New Roman" w:eastAsia="Times New Roman" w:hAnsi="Times New Roman"/>
                <w:sz w:val="24"/>
                <w:szCs w:val="24"/>
              </w:rPr>
            </w:pPr>
            <w:ins w:id="1807" w:author="OpenAI" w:date="2026-08-31T02:40:04Z">
              <w:r>
                <w:rPr>
                  <w:rFonts w:ascii="Times New Roman" w:cs="Times New Roman" w:eastAsia="Times New Roman" w:hAnsi="Times New Roman"/>
                  <w:sz w:val="24"/>
                  <w:szCs w:val="24"/>
                  <w:rtl w:val="0"/>
                </w:rPr>
                <w:t>Temporalidad y logs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D">
            <w:pPr>
              <w:spacing w:line="480" w:lineRule="auto"/>
              <w:rPr>
                <w:rFonts w:ascii="Times New Roman" w:cs="Times New Roman" w:eastAsia="Times New Roman" w:hAnsi="Times New Roman"/>
                <w:sz w:val="24"/>
                <w:szCs w:val="24"/>
              </w:rPr>
            </w:pPr>
            <w:ins w:id="1808" w:author="OpenAI" w:date="2026-08-31T02:40:04Z">
              <w:r>
                <w:rPr>
                  <w:rFonts w:ascii="Times New Roman" w:cs="Times New Roman" w:eastAsia="Times New Roman" w:hAnsi="Times New Roman"/>
                  <w:sz w:val="24"/>
                  <w:szCs w:val="24"/>
                  <w:rtl w:val="0"/>
                </w:rPr>
                <w:t>Fuente temporal declarada, período de calentamiento, duración efectiva de la corrida, ubicación de logs crudos y artefactos de evaluación.</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E">
            <w:pPr>
              <w:spacing w:line="480" w:lineRule="auto"/>
              <w:rPr>
                <w:rFonts w:ascii="Times New Roman" w:cs="Times New Roman" w:eastAsia="Times New Roman" w:hAnsi="Times New Roman"/>
                <w:sz w:val="24"/>
                <w:szCs w:val="24"/>
              </w:rPr>
            </w:pPr>
            <w:ins w:id="1809" w:author="OpenAI" w:date="2026-08-31T02:40:04Z">
              <w:r>
                <w:rPr>
                  <w:rFonts w:ascii="Times New Roman" w:cs="Times New Roman" w:eastAsia="Times New Roman" w:hAnsi="Times New Roman"/>
                  <w:sz w:val="24"/>
                  <w:szCs w:val="24"/>
                  <w:rtl w:val="0"/>
                </w:rPr>
                <w:t>Permite validar trazabilidad temporal y auditar métricas derivadas del pipeline y de alerta.</w:t>
              </w:r>
            </w:ins>
          </w:p>
        </w:tc>
      </w:tr>
      <w:tr>
        <w:trPr>
          <w:cantSplit w:val="0"/>
          <w:tblHeader w:val="0"/>
          <w:ins w:id="1810"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5F">
            <w:pPr>
              <w:spacing w:line="480" w:lineRule="auto"/>
              <w:rPr>
                <w:rFonts w:ascii="Times New Roman" w:cs="Times New Roman" w:eastAsia="Times New Roman" w:hAnsi="Times New Roman"/>
                <w:sz w:val="24"/>
                <w:szCs w:val="24"/>
              </w:rPr>
            </w:pPr>
            <w:ins w:id="1811" w:author="OpenAI" w:date="2026-08-31T02:40:04Z">
              <w:r>
                <w:rPr>
                  <w:rFonts w:ascii="Times New Roman" w:cs="Times New Roman" w:eastAsia="Times New Roman" w:hAnsi="Times New Roman"/>
                  <w:sz w:val="24"/>
                  <w:szCs w:val="24"/>
                  <w:rtl w:val="0"/>
                </w:rPr>
                <w:t>Eventos de patrón y alerta</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0">
            <w:pPr>
              <w:spacing w:line="480" w:lineRule="auto"/>
              <w:rPr>
                <w:rFonts w:ascii="Times New Roman" w:cs="Times New Roman" w:eastAsia="Times New Roman" w:hAnsi="Times New Roman"/>
                <w:sz w:val="24"/>
                <w:szCs w:val="24"/>
              </w:rPr>
            </w:pPr>
            <w:ins w:id="1812" w:author="OpenAI" w:date="2026-08-31T02:40:04Z">
              <w:r>
                <w:rPr>
                  <w:rFonts w:ascii="Times New Roman" w:cs="Times New Roman" w:eastAsia="Times New Roman" w:hAnsi="Times New Roman"/>
                  <w:sz w:val="24"/>
                  <w:szCs w:val="24"/>
                  <w:rtl w:val="0"/>
                </w:rPr>
                <w:t>Timestamps de primera evidencia positiva, inicio de patrón candidato si corresponde, patrón confirmado, alerta registrada y notificación o consulta si aplica; identificador del patrón y regla aplicada.</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1">
            <w:pPr>
              <w:spacing w:line="480" w:lineRule="auto"/>
              <w:rPr>
                <w:rFonts w:ascii="Times New Roman" w:cs="Times New Roman" w:eastAsia="Times New Roman" w:hAnsi="Times New Roman"/>
                <w:sz w:val="24"/>
                <w:szCs w:val="24"/>
              </w:rPr>
            </w:pPr>
            <w:ins w:id="1813" w:author="OpenAI" w:date="2026-08-31T02:40:04Z">
              <w:r>
                <w:rPr>
                  <w:rFonts w:ascii="Times New Roman" w:cs="Times New Roman" w:eastAsia="Times New Roman" w:hAnsi="Times New Roman"/>
                  <w:sz w:val="24"/>
                  <w:szCs w:val="24"/>
                  <w:rtl w:val="0"/>
                </w:rPr>
                <w:t>Permite reconstruir por qué y cuándo una detección se transformó en patrón confirmado y alerta registrada.</w:t>
              </w:r>
            </w:ins>
          </w:p>
        </w:tc>
      </w:tr>
      <w:tr>
        <w:trPr>
          <w:cantSplit w:val="0"/>
          <w:tblHeader w:val="0"/>
          <w:ins w:id="1814"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2">
            <w:pPr>
              <w:spacing w:line="480" w:lineRule="auto"/>
              <w:rPr>
                <w:rFonts w:ascii="Times New Roman" w:cs="Times New Roman" w:eastAsia="Times New Roman" w:hAnsi="Times New Roman"/>
                <w:sz w:val="24"/>
                <w:szCs w:val="24"/>
              </w:rPr>
            </w:pPr>
            <w:ins w:id="1815" w:author="OpenAI" w:date="2026-08-31T02:40:04Z">
              <w:r>
                <w:rPr>
                  <w:rFonts w:ascii="Times New Roman" w:cs="Times New Roman" w:eastAsia="Times New Roman" w:hAnsi="Times New Roman"/>
                  <w:sz w:val="24"/>
                  <w:szCs w:val="24"/>
                  <w:rtl w:val="0"/>
                </w:rPr>
                <w:t>Resultados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3">
            <w:pPr>
              <w:spacing w:line="480" w:lineRule="auto"/>
              <w:rPr>
                <w:rFonts w:ascii="Times New Roman" w:cs="Times New Roman" w:eastAsia="Times New Roman" w:hAnsi="Times New Roman"/>
                <w:sz w:val="24"/>
                <w:szCs w:val="24"/>
              </w:rPr>
            </w:pPr>
            <w:ins w:id="1816" w:author="OpenAI" w:date="2026-08-31T02:40:04Z">
              <w:r>
                <w:rPr>
                  <w:rFonts w:ascii="Times New Roman" w:cs="Times New Roman" w:eastAsia="Times New Roman" w:hAnsi="Times New Roman"/>
                  <w:sz w:val="24"/>
                  <w:szCs w:val="24"/>
                  <w:rtl w:val="0"/>
                </w:rPr>
                <w:t>Métricas calculadas, unidades y métricas no ejecutadas.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4">
            <w:pPr>
              <w:spacing w:line="480" w:lineRule="auto"/>
              <w:rPr>
                <w:rFonts w:ascii="Times New Roman" w:cs="Times New Roman" w:eastAsia="Times New Roman" w:hAnsi="Times New Roman"/>
                <w:sz w:val="24"/>
                <w:szCs w:val="24"/>
              </w:rPr>
            </w:pPr>
            <w:ins w:id="1817" w:author="OpenAI" w:date="2026-08-31T02:40:04Z">
              <w:r>
                <w:rPr>
                  <w:rFonts w:ascii="Times New Roman" w:cs="Times New Roman" w:eastAsia="Times New Roman" w:hAnsi="Times New Roman"/>
                  <w:sz w:val="24"/>
                  <w:szCs w:val="24"/>
                  <w:rtl w:val="0"/>
                </w:rPr>
                <w:t>Consolida la salida cuantitativa.</w:t>
              </w:r>
            </w:ins>
          </w:p>
        </w:tc>
      </w:tr>
      <w:tr>
        <w:trPr>
          <w:cantSplit w:val="0"/>
          <w:tblHeader w:val="0"/>
          <w:ins w:id="1818" w:author="OpenAI" w:date="2026-08-31T02:40:04Z"/>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5">
            <w:pPr>
              <w:spacing w:line="480" w:lineRule="auto"/>
              <w:rPr>
                <w:rFonts w:ascii="Times New Roman" w:cs="Times New Roman" w:eastAsia="Times New Roman" w:hAnsi="Times New Roman"/>
                <w:sz w:val="24"/>
                <w:szCs w:val="24"/>
              </w:rPr>
            </w:pPr>
            <w:ins w:id="1819" w:author="OpenAI" w:date="2026-08-31T02:40:04Z">
              <w:r>
                <w:rPr>
                  <w:rFonts w:ascii="Times New Roman" w:cs="Times New Roman" w:eastAsia="Times New Roman" w:hAnsi="Times New Roman"/>
                  <w:sz w:val="24"/>
                  <w:szCs w:val="24"/>
                  <w:rtl w:val="0"/>
                </w:rPr>
                <w:t>Observaciones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6">
            <w:pPr>
              <w:spacing w:line="480" w:lineRule="auto"/>
              <w:rPr>
                <w:rFonts w:ascii="Times New Roman" w:cs="Times New Roman" w:eastAsia="Times New Roman" w:hAnsi="Times New Roman"/>
                <w:sz w:val="24"/>
                <w:szCs w:val="24"/>
              </w:rPr>
            </w:pPr>
            <w:ins w:id="1820" w:author="OpenAI" w:date="2026-08-31T02:40:04Z">
              <w:r>
                <w:rPr>
                  <w:rFonts w:ascii="Times New Roman" w:cs="Times New Roman" w:eastAsia="Times New Roman" w:hAnsi="Times New Roman"/>
                  <w:sz w:val="24"/>
                  <w:szCs w:val="24"/>
                  <w:rtl w:val="0"/>
                </w:rPr>
                <w:t>Errores, cuellos de botella y cambios no planificados.</w:t>
              </w:r>
            </w:ins>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567">
            <w:pPr>
              <w:spacing w:line="480" w:lineRule="auto"/>
              <w:rPr>
                <w:rFonts w:ascii="Times New Roman" w:cs="Times New Roman" w:eastAsia="Times New Roman" w:hAnsi="Times New Roman"/>
                <w:sz w:val="24"/>
                <w:szCs w:val="24"/>
              </w:rPr>
            </w:pPr>
            <w:ins w:id="1821" w:author="OpenAI" w:date="2026-08-31T02:40:04Z">
              <w:r>
                <w:rPr>
                  <w:rFonts w:ascii="Times New Roman" w:cs="Times New Roman" w:eastAsia="Times New Roman" w:hAnsi="Times New Roman"/>
                  <w:sz w:val="24"/>
                  <w:szCs w:val="24"/>
                  <w:rtl w:val="0"/>
                </w:rPr>
                <w:t>Evita lecturas descontextualizadas.</w:t>
              </w:r>
            </w:ins>
          </w:p>
        </w:tc>
      </w:tr>
    </w:tbl>
    <w:p w:rsidR="00000000" w:rsidDel="00000000" w:rsidP="00000000" w:rsidRDefault="00000000" w:rsidRPr="00000000" w14:paraId="00000568">
      <w:pPr>
        <w:spacing w:line="480" w:lineRule="auto"/>
        <w:rPr>
          <w:rFonts w:ascii="Times New Roman" w:cs="Times New Roman" w:eastAsia="Times New Roman" w:hAnsi="Times New Roman"/>
          <w:sz w:val="24"/>
          <w:szCs w:val="24"/>
          <w:ins w:id="1822" w:author="OpenAI" w:date="2026-08-31T02:40:04Z"/>
        </w:rPr>
        <w:sectPr>
          <w:type w:val="nextPage"/>
          <w:pgSz w:h="11909" w:w="16834" w:orient="landscape"/>
          <w:pgMar w:bottom="1440" w:top="1440" w:left="1440" w:right="1440" w:header="720" w:footer="720"/>
        </w:sectPr>
      </w:pPr>
      <w:ins w:id="1823" w:author="OpenAI" w:date="2026-08-31T02:40:04Z">
        <w:r>
          <w:rPr>
            <w:rFonts w:ascii="Times New Roman" w:cs="Times New Roman" w:eastAsia="Times New Roman" w:hAnsi="Times New Roman"/>
            <w:i w:val="1"/>
            <w:iCs w:val="1"/>
            <w:sz w:val="24"/>
            <w:szCs w:val="24"/>
            <w:rtl w:val="0"/>
          </w:rPr>
          <w:t xml:space="preserve">Nota. </w:t>
        </w:r>
        <w:r>
          <w:rPr>
            <w:rFonts w:ascii="Times New Roman" w:cs="Times New Roman" w:eastAsia="Times New Roman" w:hAnsi="Times New Roman"/>
            <w:sz w:val="24"/>
            <w:szCs w:val="24"/>
            <w:rtl w:val="0"/>
          </w:rPr>
          <w:t>Una métrica sin contexto de corrida pierde interpretabilidad y trazabilidad.</w:t>
        </w:r>
      </w:ins>
    </w:p>
    <w:sectPr>
      <w:type w:val="nextPage"/>
      <w:pgSz w:h="16834" w:w="11909"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Llamosas" w:id="0" w:date="2026-08-30T22:50:26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2" w:date="2026-08-31T01:05:54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4" w:date="2026-08-30T22:57:46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3" w:date="2026-08-30T22:57:22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1" w:date="2026-08-31T01:05:40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 w:date="2026-08-30T22:55:27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4" w:date="2026-08-31T01:01:51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analizar y determinar si es valido de acuerdo a lo que se implemento. esta bien plantearlo asi?</w:t>
      </w:r>
    </w:p>
  </w:comment>
  <w:comment w:author="Simon Llamosas" w:id="19" w:date="2026-08-31T01:05:32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0" w:date="2026-08-31T00:52:45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si vale la pena y suma. es muy redundante?</w:t>
      </w:r>
    </w:p>
  </w:comment>
  <w:comment w:author="Simon Llamosas" w:id="15" w:date="2026-08-31T01:05:25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6" w:date="2026-08-31T01:04:11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2" w:date="2026-08-30T23:25:19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hacer mas breve esta introduccion y no ser redundante. mandar a leer la seccion donde se desarrollo esto.</w:t>
      </w:r>
    </w:p>
  </w:comment>
  <w:comment w:author="Simon Llamosas" w:id="10" w:date="2026-08-30T23:16:35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presupuesto de lantecia con respecto a lo que se implemento</w:t>
      </w:r>
    </w:p>
  </w:comment>
  <w:comment w:author="Simon Llamosas" w:id="18" w:date="2026-08-31T00:51:41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7" w:date="2026-08-30T23:11:30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8" w:date="2026-08-30T23:12:2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como que quedaron subsecciones chicas que no aportan nada y estamos mandando a que vayan a ver el anexo todo el tiempo.</w:t>
      </w:r>
    </w:p>
  </w:comment>
  <w:comment w:author="Simon Llamosas" w:id="9" w:date="2026-08-30T23:12:48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que es lo que vale la pena que este en el anexo y que es lo que se puede volver aca al desarrollo</w:t>
      </w:r>
    </w:p>
  </w:comment>
  <w:comment w:author="Simon Llamosas" w:id="11" w:date="2026-08-30T23:22:46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como que se me hizo muy repetitivo, antes de llegar a esta seccion ya lei mucho sobre esto. no tenemos que ser tan redundantes en el desarrollo. esto va para todo.</w:t>
      </w:r>
    </w:p>
  </w:comment>
  <w:comment w:author="Simon Llamosas" w:id="17" w:date="2026-08-31T00:51:04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25" w:date="2026-08-31T01:06:11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6" w:date="2026-08-30T23:11:07Z">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6" w:date="2026-08-31T00:50:57Z">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 que no haya nada visto desde la implementacion, es decir hablar de pruebas o analisis que solo se puede hacer en la implementacion. ya tenemos lista la implemetnacion pero no es correcto de hablar del futuro en esta etapa</w:t>
      </w:r>
    </w:p>
  </w:comment>
  <w:comment w:author="Simon Llamosas" w:id="14" w:date="2026-08-31T00:47:52Z">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23" w:date="2026-08-31T01:06:01Z">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 w:author="Simon Llamosas" w:id="13" w:date="2026-08-31T00:40:14Z">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hacer mas breve sin perder la calidad del desarrollo</w:t>
      </w:r>
    </w:p>
  </w:comment>
  <w:comment w:author="Simon Llamosas" w:id="5" w:date="2026-08-30T23:09:41Z">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limitar variable finetuning solo a esecenario de datasets.</w:t>
      </w:r>
    </w:p>
  </w:comment>
  <w:comment w:author="Simon Llamosas" w:id="1" w:date="2026-08-30T22:52:20Z">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a resolver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20" w15:done="0"/>
  <w15:commentEx w15:paraId="00000421" w15:done="0"/>
  <w15:commentEx w15:paraId="00000422" w15:done="0"/>
  <w15:commentEx w15:paraId="00000423" w15:done="0"/>
  <w15:commentEx w15:paraId="00000424" w15:done="0"/>
  <w15:commentEx w15:paraId="00000425" w15:done="0"/>
  <w15:commentEx w15:paraId="00000426" w15:done="0"/>
  <w15:commentEx w15:paraId="00000427" w15:done="0"/>
  <w15:commentEx w15:paraId="00000428" w15:done="0"/>
  <w15:commentEx w15:paraId="00000429" w15:done="0"/>
  <w15:commentEx w15:paraId="0000042A" w15:done="0"/>
  <w15:commentEx w15:paraId="0000042B" w15:done="0"/>
  <w15:commentEx w15:paraId="0000042C" w15:done="0"/>
  <w15:commentEx w15:paraId="0000042D" w15:done="0"/>
  <w15:commentEx w15:paraId="0000042E" w15:done="0"/>
  <w15:commentEx w15:paraId="0000042F" w15:paraIdParent="0000042E" w15:done="0"/>
  <w15:commentEx w15:paraId="00000430" w15:paraIdParent="0000042E" w15:done="0"/>
  <w15:commentEx w15:paraId="00000431" w15:done="0"/>
  <w15:commentEx w15:paraId="00000432" w15:done="0"/>
  <w15:commentEx w15:paraId="00000433" w15:done="0"/>
  <w15:commentEx w15:paraId="00000434" w15:done="0"/>
  <w15:commentEx w15:paraId="00000435" w15:done="0"/>
  <w15:commentEx w15:paraId="00000436" w15:done="0"/>
  <w15:commentEx w15:paraId="00000437" w15:done="0"/>
  <w15:commentEx w15:paraId="00000438" w15:done="0"/>
  <w15:commentEx w15:paraId="00000439" w15:done="0"/>
  <w15:commentEx w15:paraId="0000043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rackRevis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yFFkgUiZY8Ob2eouZQ+jCZtQ==">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vOOzqoU0OLzjs6qFNEpOCgp0ZXh0L3BsYWluEkAxNy4xLjYuMy4gQmVuY2htYXJrcyBkZSBldmFsdWFjacOzbiBkZSByZWZlcmVuY2lhIChjYXRlZ29yw61hIDIpWgwzbXR1amFrdG1lbzNyAiAAeACaAQYIABAAGACqAeoB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