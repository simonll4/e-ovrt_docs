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pPr>
      <w:r w:rsidDel="00000000" w:rsidR="00000000" w:rsidRPr="00000000">
        <w:rPr>
          <w:i w:val="1"/>
          <w:iCs w:val="1"/>
          <w:color w:val="000000"/>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i w:val="1"/>
          <w:iCs w:val="1"/>
          <w:color w:val="000000"/>
        </w:rPr>
      </w:pPr>
      <w:r w:rsidDel="00000000" w:rsidR="00000000" w:rsidRPr="00000000">
        <w:rPr>
          <w:i w:val="1"/>
          <w:iCs w:val="1"/>
          <w:color w:val="000000"/>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color w:val="000000"/>
        </w:rPr>
      </w:pPr>
      <w:r w:rsidDel="00000000" w:rsidR="00000000" w:rsidRPr="00000000">
        <w:rPr>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i w:val="1"/>
          <w:iCs w:val="1"/>
          <w:color w:val="000000"/>
        </w:rPr>
      </w:pPr>
      <w:r w:rsidDel="00000000" w:rsidR="00000000" w:rsidRPr="00000000">
        <w:rPr>
          <w:i w:val="1"/>
          <w:iCs w:val="1"/>
          <w:color w:val="000000"/>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color w:val="000000"/>
        </w:rPr>
      </w:pPr>
      <w:r w:rsidDel="00000000" w:rsidR="00000000" w:rsidRPr="00000000">
        <w:rPr>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color w:val="000000"/>
        </w:rPr>
      </w:pPr>
      <w:r w:rsidDel="00000000" w:rsidR="00000000" w:rsidRPr="00000000">
        <w:rPr>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color w:val="000000"/>
        </w:rPr>
      </w:pPr>
      <w:r w:rsidDel="00000000" w:rsidR="00000000" w:rsidRPr="00000000">
        <w:rPr>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17.1.4.2.</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color w:val="000000"/>
        </w:rPr>
      </w:pPr>
      <w:r w:rsidDel="00000000" w:rsidR="00000000" w:rsidRPr="00000000">
        <w:rPr>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i w:val="1"/>
          <w:iCs w:val="1"/>
          <w:color w:val="000000"/>
        </w:rPr>
      </w:pPr>
      <w:r w:rsidDel="00000000" w:rsidR="00000000" w:rsidRPr="00000000">
        <w:rPr>
          <w:i w:val="1"/>
          <w:iCs w:val="1"/>
          <w:color w:val="000000"/>
          <w:rtl w:val="0"/>
        </w:rPr>
        <w:t xml:space="preserve">17.1.4. Entorno experimental, infraestructura y escenarios de evaluación</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color w:val="000000"/>
        </w:rPr>
      </w:pPr>
      <w:r w:rsidDel="00000000" w:rsidR="00000000" w:rsidRPr="00000000">
        <w:rPr>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w:t>
      </w:r>
      <w:r w:rsidDel="00000000" w:rsidR="00000000" w:rsidRPr="00000000">
        <w:rPr>
          <w:rFonts w:ascii="Times New Roman" w:cs="Times New Roman" w:eastAsia="Times New Roman" w:hAnsi="Times New Roman"/>
          <w:sz w:val="24"/>
          <w:szCs w:val="24"/>
          <w:rtl w:val="0"/>
        </w:rPr>
        <w:t xml:space="preserve">Liu et al., 2024</w:t>
      </w:r>
      <w:r w:rsidDel="00000000" w:rsidR="00000000" w:rsidRPr="00000000">
        <w:rPr>
          <w:rFonts w:ascii="Times New Roman" w:cs="Times New Roman" w:eastAsia="Times New Roman" w:hAnsi="Times New Roman"/>
          <w:sz w:val="24"/>
          <w:szCs w:val="24"/>
          <w:rtl w:val="0"/>
        </w:rPr>
        <w:t xml:space="preserve">;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color w:val="000000"/>
        </w:rPr>
      </w:pPr>
      <w:bookmarkStart w:colFirst="0" w:colLast="0" w:name="_heading=h.ypdyhjz3h6qu" w:id="0"/>
      <w:bookmarkEnd w:id="0"/>
      <w:r w:rsidDel="00000000" w:rsidR="00000000" w:rsidRPr="00000000">
        <w:rPr>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w:t>
      </w:r>
      <w:r w:rsidDel="00000000" w:rsidR="00000000" w:rsidRPr="00000000">
        <w:rPr>
          <w:rFonts w:ascii="Times New Roman" w:cs="Times New Roman" w:eastAsia="Times New Roman" w:hAnsi="Times New Roman"/>
          <w:sz w:val="24"/>
          <w:szCs w:val="24"/>
          <w:rtl w:val="0"/>
        </w:rPr>
        <w:t xml:space="preserve">sección 17.</w:t>
      </w:r>
      <w:r w:rsidDel="00000000" w:rsidR="00000000" w:rsidRPr="00000000">
        <w:rPr>
          <w:rFonts w:ascii="Times New Roman" w:cs="Times New Roman" w:eastAsia="Times New Roman" w:hAnsi="Times New Roman"/>
          <w:color w:val="000000"/>
          <w:sz w:val="24"/>
          <w:szCs w:val="24"/>
          <w:rtl w:val="0"/>
        </w:rPr>
        <w:t xml:space="preserve">1.9, debe compararse contra la baseline bajo material y configuración equivalentes, aislando la adaptación como variable experimental.</w:t>
      </w:r>
      <w:r w:rsidDel="00000000" w:rsidR="00000000" w:rsidRPr="00000000">
        <w:rPr>
          <w:rFonts w:ascii="Times New Roman" w:cs="Times New Roman" w:eastAsia="Times New Roman" w:hAnsi="Times New Roman"/>
          <w:sz w:val="24"/>
          <w:szCs w:val="24"/>
          <w:rtl w:val="0"/>
        </w:rPr>
        <w:t xml:space="preserve"> Las variables de sensibilidad candidatas para el EBE se consolidan en la Tabla C.2 del Anexo C.</w:t>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i w:val="1"/>
          <w:iCs w:val="1"/>
          <w:color w:val="000000"/>
        </w:rPr>
      </w:pPr>
      <w:r w:rsidDel="00000000" w:rsidR="00000000" w:rsidRPr="00000000">
        <w:rPr>
          <w:i w:val="1"/>
          <w:iCs w:val="1"/>
          <w:color w:val="000000"/>
          <w:rtl w:val="0"/>
        </w:rPr>
        <w:t xml:space="preserve">17.1.5. Condiciones de riesgo, patrones y protocolo de prompts</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color w:val="000000"/>
        </w:rPr>
      </w:pPr>
      <w:r w:rsidDel="00000000" w:rsidR="00000000" w:rsidRPr="00000000">
        <w:rPr>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w:t>
      </w:r>
      <w:r w:rsidDel="00000000" w:rsidR="00000000" w:rsidRPr="00000000">
        <w:rPr>
          <w:rFonts w:ascii="Times New Roman" w:cs="Times New Roman" w:eastAsia="Times New Roman" w:hAnsi="Times New Roman"/>
          <w:sz w:val="24"/>
          <w:szCs w:val="24"/>
          <w:rtl w:val="0"/>
        </w:rPr>
        <w:t xml:space="preserve">anotable</w:t>
      </w:r>
      <w:r w:rsidDel="00000000" w:rsidR="00000000" w:rsidRPr="00000000">
        <w:rPr>
          <w:rFonts w:ascii="Times New Roman" w:cs="Times New Roman" w:eastAsia="Times New Roman" w:hAnsi="Times New Roman"/>
          <w:sz w:val="24"/>
          <w:szCs w:val="24"/>
          <w:rtl w:val="0"/>
        </w:rPr>
        <w:t xml:space="preserv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o la presencia de guantes y gafas de protección, y las que carecen de correlato visual directo, como una capacitación insuficiente. También quedan fuera, aunque son preventivamente relevantes, condiciones de escena como la obstrucción de pasillos o la presencia de materiales inestables, que no admiten una definición visual estable para su anotación.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se pondera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color w:val="000000"/>
        </w:rPr>
      </w:pPr>
      <w:r w:rsidDel="00000000" w:rsidR="00000000" w:rsidRPr="00000000">
        <w:rPr>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color w:val="000000"/>
        </w:rPr>
      </w:pPr>
      <w:r w:rsidDel="00000000" w:rsidR="00000000" w:rsidRPr="00000000">
        <w:rPr>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w:t>
      </w:r>
      <w:r w:rsidDel="00000000" w:rsidR="00000000" w:rsidRPr="00000000">
        <w:rPr>
          <w:rFonts w:ascii="Times New Roman" w:cs="Times New Roman" w:eastAsia="Times New Roman" w:hAnsi="Times New Roman"/>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w:t>
      </w:r>
      <w:r w:rsidDel="00000000" w:rsidR="00000000" w:rsidRPr="00000000">
        <w:rPr>
          <w:rFonts w:ascii="Times New Roman" w:cs="Times New Roman" w:eastAsia="Times New Roman" w:hAnsi="Times New Roman"/>
          <w:sz w:val="24"/>
          <w:szCs w:val="24"/>
          <w:rtl w:val="0"/>
        </w:rPr>
        <w:t xml:space="preserve">compara</w:t>
      </w:r>
      <w:r w:rsidDel="00000000" w:rsidR="00000000" w:rsidRPr="00000000">
        <w:rPr>
          <w:rFonts w:ascii="Times New Roman" w:cs="Times New Roman" w:eastAsia="Times New Roman" w:hAnsi="Times New Roman"/>
          <w:sz w:val="24"/>
          <w:szCs w:val="24"/>
          <w:rtl w:val="0"/>
        </w:rPr>
        <w:t xml:space="preserve">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w:t>
      </w:r>
      <w:r w:rsidDel="00000000" w:rsidR="00000000" w:rsidRPr="00000000">
        <w:rPr>
          <w:rFonts w:ascii="Times New Roman" w:cs="Times New Roman" w:eastAsia="Times New Roman" w:hAnsi="Times New Roman"/>
          <w:sz w:val="24"/>
          <w:szCs w:val="24"/>
          <w:rtl w:val="0"/>
        </w:rPr>
        <w:t xml:space="preserve">precomputan</w:t>
      </w:r>
      <w:r w:rsidDel="00000000" w:rsidR="00000000" w:rsidRPr="00000000">
        <w:rPr>
          <w:rFonts w:ascii="Times New Roman" w:cs="Times New Roman" w:eastAsia="Times New Roman" w:hAnsi="Times New Roman"/>
          <w:sz w:val="24"/>
          <w:szCs w:val="24"/>
          <w:rtl w:val="0"/>
        </w:rPr>
        <w:t xml:space="preserve">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w:t>
      </w:r>
      <w:r w:rsidDel="00000000" w:rsidR="00000000" w:rsidRPr="00000000">
        <w:rPr>
          <w:rFonts w:ascii="Times New Roman" w:cs="Times New Roman" w:eastAsia="Times New Roman" w:hAnsi="Times New Roman"/>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w:t>
      </w:r>
      <w:r w:rsidDel="00000000" w:rsidR="00000000" w:rsidRPr="00000000">
        <w:rPr>
          <w:rFonts w:ascii="Times New Roman" w:cs="Times New Roman" w:eastAsia="Times New Roman" w:hAnsi="Times New Roman"/>
          <w:sz w:val="24"/>
          <w:szCs w:val="24"/>
          <w:rtl w:val="0"/>
        </w:rPr>
        <w:t xml:space="preserve">públicos</w:t>
      </w:r>
      <w:r w:rsidDel="00000000" w:rsidR="00000000" w:rsidRPr="00000000">
        <w:rPr>
          <w:rFonts w:ascii="Times New Roman" w:cs="Times New Roman" w:eastAsia="Times New Roman" w:hAnsi="Times New Roman"/>
          <w:sz w:val="24"/>
          <w:szCs w:val="24"/>
          <w:rtl w:val="0"/>
        </w:rPr>
        <w:t xml:space="preserve">.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color w:val="000000"/>
        </w:rPr>
      </w:pPr>
      <w:r w:rsidDel="00000000" w:rsidR="00000000" w:rsidRPr="00000000">
        <w:rPr>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i w:val="1"/>
          <w:iCs w:val="1"/>
          <w:color w:val="000000"/>
        </w:rPr>
      </w:pPr>
      <w:r w:rsidDel="00000000" w:rsidR="00000000" w:rsidRPr="00000000">
        <w:rPr>
          <w:i w:val="1"/>
          <w:iCs w:val="1"/>
          <w:color w:val="000000"/>
          <w:rtl w:val="0"/>
        </w:rPr>
        <w:t xml:space="preserve">17.1.6. Estrategia de datos, benchmarks y partición</w:t>
      </w:r>
    </w:p>
    <w:p w:rsidR="00000000" w:rsidDel="00000000" w:rsidP="00000000" w:rsidRDefault="00000000" w:rsidRPr="00000000" w14:paraId="000000E2">
      <w:pPr>
        <w:pStyle w:val="Heading4"/>
        <w:spacing w:after="0" w:before="0" w:line="480" w:lineRule="auto"/>
        <w:rPr>
          <w:color w:val="000000"/>
        </w:rPr>
      </w:pPr>
      <w:r w:rsidDel="00000000" w:rsidR="00000000" w:rsidRPr="00000000">
        <w:rPr>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preentrenar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persistentes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color w:val="000000"/>
        </w:rPr>
      </w:pPr>
      <w:r w:rsidDel="00000000" w:rsidR="00000000" w:rsidRPr="00000000">
        <w:rPr>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r w:rsidDel="00000000" w:rsidR="00000000" w:rsidRPr="00000000">
              <w:rPr>
                <w:rFonts w:ascii="Times New Roman" w:cs="Times New Roman" w:eastAsia="Times New Roman" w:hAnsi="Times New Roman"/>
                <w:sz w:val="24"/>
                <w:szCs w:val="24"/>
                <w:rtl w:val="0"/>
              </w:rPr>
              <w:t xml:space="preserve">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Roboflow Universe, versión 27.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 Roboflow Universe, versión 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4.0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licencias consignadas son las que declara cada paquete de datos. Cuando la declaración proviene de un repositorio de código, de una publicación o de una copia y no del paquete original, la fuente se mantiene en estado condicional.</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r w:rsidDel="00000000" w:rsidR="00000000" w:rsidRPr="00000000">
              <w:rPr>
                <w:rFonts w:ascii="Times New Roman" w:cs="Times New Roman" w:eastAsia="Times New Roman" w:hAnsi="Times New Roman"/>
                <w:sz w:val="24"/>
                <w:szCs w:val="24"/>
                <w:rtl w:val="0"/>
              </w:rPr>
              <w:t xml:space="preserve">, CHV, </w:t>
            </w:r>
            <w:r w:rsidDel="00000000" w:rsidR="00000000" w:rsidRPr="00000000">
              <w:rPr>
                <w:rFonts w:ascii="Times New Roman" w:cs="Times New Roman" w:eastAsia="Times New Roman" w:hAnsi="Times New Roman"/>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Times New Roman" w:cs="Times New Roman" w:eastAsia="Times New Roman" w:hAnsi="Times New Roman"/>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 y aportar evidencia interpretable sin desplazar la evaluación del núcleo.</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temporal exige además</w:t>
      </w:r>
      <w:r w:rsidDel="00000000" w:rsidR="00000000" w:rsidRPr="00000000">
        <w:rPr>
          <w:rFonts w:ascii="Times New Roman" w:cs="Times New Roman" w:eastAsia="Times New Roman" w:hAnsi="Times New Roman"/>
          <w:sz w:val="24"/>
          <w:szCs w:val="24"/>
          <w:rtl w:val="0"/>
        </w:rPr>
        <w:t xml:space="preserve"> un material construido para ese fin, porque ninguna de las fuentes retenidas aporta secuencias con episodios anotados de las condiciones del núcleo. Ese banco se construye con dos bloques de procedencia y control experimental distintos, un rodaje guionado registrado con el hardware de captura del prototipo y un lote de obra real no guionada obtenido de fuentes públicas, que aporta tiempo en cumplimiento y permite medir especificidad. Cada clip conserva su procedencia y su grado de control como atributo, y la referencia de episodios se congela antes de reportar.</w:t>
      </w:r>
      <w:r w:rsidDel="00000000" w:rsidR="00000000" w:rsidRPr="00000000">
        <w:rPr>
          <w:rtl w:val="0"/>
        </w:rPr>
      </w:r>
    </w:p>
    <w:p w:rsidR="00000000" w:rsidDel="00000000" w:rsidP="00000000" w:rsidRDefault="00000000" w:rsidRPr="00000000" w14:paraId="00000155">
      <w:pPr>
        <w:pStyle w:val="Heading4"/>
        <w:spacing w:after="0" w:before="0" w:line="480" w:lineRule="auto"/>
        <w:rPr>
          <w:color w:val="000000"/>
        </w:rPr>
      </w:pPr>
      <w:r w:rsidDel="00000000" w:rsidR="00000000" w:rsidRPr="00000000">
        <w:rPr>
          <w:color w:val="000000"/>
          <w:rtl w:val="0"/>
        </w:rPr>
        <w:t xml:space="preserve">17.1.6.3. Asignación de roles y partición experimental</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orienta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 en especial en colecciones obtenidas de la Web o mediante contribución distribuida.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hiperparámetros, selección de checkpoints ni aumento de datos. </w:t>
            </w:r>
            <w:r w:rsidDel="00000000" w:rsidR="00000000" w:rsidRPr="00000000">
              <w:rPr>
                <w:rFonts w:ascii="Times New Roman" w:cs="Times New Roman" w:eastAsia="Times New Roman" w:hAnsi="Times New Roman"/>
                <w:sz w:val="24"/>
                <w:szCs w:val="24"/>
                <w:rtl w:val="0"/>
              </w:rPr>
              <w:t xml:space="preserve">La calibración de umbrales de decisión</w:t>
            </w:r>
            <w:r w:rsidDel="00000000" w:rsidR="00000000" w:rsidRPr="00000000">
              <w:rPr>
                <w:rFonts w:ascii="Times New Roman" w:cs="Times New Roman" w:eastAsia="Times New Roman" w:hAnsi="Times New Roman"/>
                <w:sz w:val="24"/>
                <w:szCs w:val="24"/>
                <w:rtl w:val="0"/>
              </w:rPr>
              <w:t xml:space="preserve">, que no modifica el modelo, se admite sobre una mitad predeclarada del banco, disjunta de aquella sobre la que se informan las métricas.</w:t>
            </w:r>
          </w:p>
        </w:tc>
      </w:tr>
    </w:tbl>
    <w:p w:rsidR="00000000" w:rsidDel="00000000" w:rsidP="00000000" w:rsidRDefault="00000000" w:rsidRPr="00000000" w14:paraId="0000016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4"/>
        <w:spacing w:after="0" w:before="0" w:line="480" w:lineRule="auto"/>
        <w:rPr>
          <w:color w:val="000000"/>
        </w:rPr>
      </w:pPr>
      <w:r w:rsidDel="00000000" w:rsidR="00000000" w:rsidRPr="00000000">
        <w:rPr>
          <w:color w:val="000000"/>
          <w:rtl w:val="0"/>
        </w:rPr>
        <w:t xml:space="preserve">17.1.6.4. Benchmarks de referencia para seguimiento</w:t>
      </w:r>
    </w:p>
    <w:p w:rsidR="00000000" w:rsidDel="00000000" w:rsidP="00000000" w:rsidRDefault="00000000" w:rsidRPr="00000000" w14:paraId="0000016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MOT17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p>
    <w:p w:rsidR="00000000" w:rsidDel="00000000" w:rsidP="00000000" w:rsidRDefault="00000000" w:rsidRPr="00000000" w14:paraId="000001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0">
      <w:pPr>
        <w:pStyle w:val="Heading4"/>
        <w:spacing w:after="0" w:before="0" w:line="480" w:lineRule="auto"/>
        <w:rPr>
          <w:color w:val="000000"/>
        </w:rPr>
      </w:pPr>
      <w:bookmarkStart w:colFirst="0" w:colLast="0" w:name="_heading=h.m8ippf97ncfb" w:id="1"/>
      <w:bookmarkEnd w:id="1"/>
      <w:r w:rsidDel="00000000" w:rsidR="00000000" w:rsidRPr="00000000">
        <w:rPr>
          <w:color w:val="000000"/>
          <w:rtl w:val="0"/>
        </w:rPr>
        <w:t xml:space="preserve">17.1.6.5. Licencias, ética y logística de datos</w:t>
      </w:r>
    </w:p>
    <w:p w:rsidR="00000000" w:rsidDel="00000000" w:rsidP="00000000" w:rsidRDefault="00000000" w:rsidRPr="00000000" w14:paraId="000001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5">
      <w:pPr>
        <w:pStyle w:val="Heading3"/>
        <w:spacing w:line="480" w:lineRule="auto"/>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6">
      <w:pPr>
        <w:pStyle w:val="Heading4"/>
        <w:spacing w:line="480" w:lineRule="auto"/>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p>
    <w:p w:rsidR="00000000" w:rsidDel="00000000" w:rsidP="00000000" w:rsidRDefault="00000000" w:rsidRPr="00000000" w14:paraId="0000018B">
      <w:pPr>
        <w:pStyle w:val="Heading4"/>
        <w:spacing w:line="480" w:lineRule="auto"/>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por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1747329365"/>
        <w:tag w:val="goog_rdk_0"/>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t_alert-system,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spacing w:line="480" w:lineRule="auto"/>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w:t>
      </w:r>
      <w:r w:rsidDel="00000000" w:rsidR="00000000" w:rsidRPr="00000000">
        <w:rPr>
          <w:rFonts w:ascii="Times New Roman" w:cs="Times New Roman" w:eastAsia="Times New Roman" w:hAnsi="Times New Roman"/>
          <w:sz w:val="24"/>
          <w:szCs w:val="24"/>
          <w:rtl w:val="0"/>
        </w:rPr>
        <w:t xml:space="preserve">comparen</w:t>
      </w:r>
      <w:r w:rsidDel="00000000" w:rsidR="00000000" w:rsidRPr="00000000">
        <w:rPr>
          <w:rFonts w:ascii="Times New Roman" w:cs="Times New Roman" w:eastAsia="Times New Roman" w:hAnsi="Times New Roman"/>
          <w:sz w:val="24"/>
          <w:szCs w:val="24"/>
          <w:rtl w:val="0"/>
        </w:rPr>
        <w:t xml:space="preserve">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t_alert-system,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 Las definiciones operativas, el formato de reporte y los criterios de estabilidad de estas medidas se consolidan en la Tabla D.1 del Anexo D.</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spacing w:line="480" w:lineRule="auto"/>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t_alert-system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spacing w:line="480" w:lineRule="auto"/>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hitos correlacionados, no mediante la suma de componentes agregados. Para un episodio 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t_alert-system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t_alert-notification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t_alert-system.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2022341980"/>
        <w:tag w:val="goog_rdk_11"/>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581334891"/>
                    <w:tag w:val="goog_rdk_1"/>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16760451"/>
                    <w:tag w:val="goog_rdk_2"/>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1886860565"/>
                    <w:tag w:val="goog_rdk_3"/>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173873687"/>
                    <w:tag w:val="goog_rdk_4"/>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1328380669"/>
                    <w:tag w:val="goog_rdk_5"/>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1559375128"/>
                    <w:tag w:val="goog_rdk_6"/>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1587149408"/>
                    <w:tag w:val="goog_rdk_7"/>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898838125"/>
                    <w:tag w:val="goog_rdk_8"/>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(t_alert-system)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750691222"/>
                    <w:tag w:val="goog_rdk_9"/>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(t_alert-notification)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98902688"/>
                    <w:tag w:val="goog_rdk_10"/>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t_alert-system se obtiene a partir de los hitos del episodio y de la alerta, no mediante la suma de percentiles de componentes.</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con notación propia, separada de las métricas medidas por hitos. B denota la estimación orientativa de un tramo y W una espera funcional. Los componentes sólo se suman cuando son sucesivos y no se solapan.</w:t>
      </w:r>
    </w:p>
    <w:p w:rsidR="00000000" w:rsidDel="00000000" w:rsidP="00000000" w:rsidRDefault="00000000" w:rsidRPr="00000000" w14:paraId="000001F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r w:rsidDel="00000000" w:rsidR="00000000" w:rsidRPr="00000000">
        <w:rPr>
          <w:rtl w:val="0"/>
        </w:rPr>
      </w:r>
    </w:p>
    <w:p w:rsidR="00000000" w:rsidDel="00000000" w:rsidP="00000000" w:rsidRDefault="00000000" w:rsidRPr="00000000" w14:paraId="000001F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r w:rsidDel="00000000" w:rsidR="00000000" w:rsidRPr="00000000">
        <w:rPr>
          <w:rtl w:val="0"/>
        </w:rPr>
      </w:r>
    </w:p>
    <w:p w:rsidR="00000000" w:rsidDel="00000000" w:rsidP="00000000" w:rsidRDefault="00000000" w:rsidRPr="00000000" w14:paraId="000002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p>
    <w:p w:rsidR="00000000" w:rsidDel="00000000" w:rsidP="00000000" w:rsidRDefault="00000000" w:rsidRPr="00000000" w14:paraId="00000203">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4">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1097010052"/>
        <w:tag w:val="goog_rdk_15"/>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Máximo orientativo de t_alert-system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sdt>
                  <w:sdtPr>
                    <w:id w:val="915742534"/>
                    <w:tag w:val="goog_rdk_12"/>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sdt>
                  <w:sdtPr>
                    <w:id w:val="-1578144621"/>
                    <w:tag w:val="goog_rdk_13"/>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sdt>
                  <w:sdtPr>
                    <w:id w:val="2144362521"/>
                    <w:tag w:val="goog_rdk_14"/>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A">
      <w:pPr>
        <w:pStyle w:val="Heading4"/>
        <w:spacing w:line="480" w:lineRule="auto"/>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con los campos mínimos consolidados en la Tabla D.3 del Anexo D. En una comparación de ajuste se agregan la semilla, la partición, la composición del corpus y el procedimiento de entrenamiento.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t_alert-system no corresponde en pruebas que terminan en detecciones por imagen. TTFD y SDR no corresponden sin continuidad temporal e inicio anotado. t_alert-notification no corresponde sin un trayecto externo instrumentado. Los deltas de ajuste no son interpretables sin una línea base equivalente o cuando existe filtración entre entrenamiento y evaluación. En cada caso se informa el estado y su causa. Los insumos mínimos que habilitan cada familia de métricas se consolidan en la Tabla D.2 del Anexo D.</w:t>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condicionaron su interpretación.</w:t>
      </w:r>
    </w:p>
    <w:p w:rsidR="00000000" w:rsidDel="00000000" w:rsidP="00000000" w:rsidRDefault="00000000" w:rsidRPr="00000000" w14:paraId="00000221">
      <w:pPr>
        <w:pStyle w:val="Heading3"/>
        <w:spacing w:after="0" w:before="0" w:line="480" w:lineRule="auto"/>
        <w:rPr>
          <w:i w:val="1"/>
          <w:iCs w:val="1"/>
          <w:color w:val="000000"/>
        </w:rPr>
      </w:pPr>
      <w:r w:rsidDel="00000000" w:rsidR="00000000" w:rsidRPr="00000000">
        <w:rPr>
          <w:i w:val="1"/>
          <w:iCs w:val="1"/>
          <w:color w:val="000000"/>
          <w:rtl w:val="0"/>
        </w:rPr>
        <w:t xml:space="preserve">17.1.8. Protocolo experimental integrado</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33 y no como un conjunto abierto de ensayos.</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p>
    <w:p w:rsidR="00000000" w:rsidDel="00000000" w:rsidP="00000000" w:rsidRDefault="00000000" w:rsidRPr="00000000" w14:paraId="00000224">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banco de evaluación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obligatorias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t_G2A,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banco de evaluación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expresa dependencias entre fases y no un calendario. El orden y las fechas efectivas de ejecución se documentan en la implementación.</w:t>
      </w:r>
    </w:p>
    <w:p w:rsidR="00000000" w:rsidDel="00000000" w:rsidP="00000000" w:rsidRDefault="00000000" w:rsidRPr="00000000" w14:paraId="00000247">
      <w:pPr>
        <w:pStyle w:val="Heading3"/>
        <w:spacing w:after="0" w:before="0" w:line="480" w:lineRule="auto"/>
        <w:rPr>
          <w:i w:val="1"/>
          <w:iCs w:val="1"/>
          <w:color w:val="000000"/>
        </w:rPr>
      </w:pPr>
      <w:r w:rsidDel="00000000" w:rsidR="00000000" w:rsidRPr="00000000">
        <w:rPr>
          <w:i w:val="1"/>
          <w:iCs w:val="1"/>
          <w:color w:val="000000"/>
          <w:rtl w:val="0"/>
        </w:rPr>
        <w:t xml:space="preserve">17.1.9. Estrategia de adaptación al dominio</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rama se ejecuta como una jornada experimental completa con criterios prerregistrados, una única línea base, márgenes fijados antes de evaluar y un veredicto determinado por reglas de aceptación declaradas de antemano. La Tabla 34 consolida esa regla de decisión.</w:t>
      </w:r>
    </w:p>
    <w:p w:rsidR="00000000" w:rsidDel="00000000" w:rsidP="00000000" w:rsidRDefault="00000000" w:rsidRPr="00000000" w14:paraId="0000024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39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30"/>
        <w:gridCol w:w="6240"/>
        <w:gridCol w:w="4635"/>
        <w:tblGridChange w:id="0">
          <w:tblGrid>
            <w:gridCol w:w="3030"/>
            <w:gridCol w:w="6240"/>
            <w:gridCol w:w="463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banco de evaluación.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 el ajuste donde puede producir evidencia útil y comparaciones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superar el margen fijado antes de evaluar y no mostrar sólo una ventaja marginal.</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F">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ajuste deba ejecutarse. Define cuándo vale la pena hacerlo sin distorsionar el objetivo principal del prototipo.</w:t>
      </w:r>
    </w:p>
    <w:p w:rsidR="00000000" w:rsidDel="00000000" w:rsidP="00000000" w:rsidRDefault="00000000" w:rsidRPr="00000000" w14:paraId="00000260">
      <w:pPr>
        <w:pStyle w:val="Heading3"/>
        <w:spacing w:after="0" w:before="0" w:line="480" w:lineRule="auto"/>
        <w:rPr>
          <w:i w:val="1"/>
          <w:iCs w:val="1"/>
          <w:color w:val="000000"/>
        </w:rPr>
      </w:pPr>
      <w:r w:rsidDel="00000000" w:rsidR="00000000" w:rsidRPr="00000000">
        <w:rPr>
          <w:i w:val="1"/>
          <w:iCs w:val="1"/>
          <w:color w:val="000000"/>
          <w:rtl w:val="0"/>
        </w:rPr>
        <w:t xml:space="preserve">17.1.10. Supuestos, riesgos de validez y consideraciones ético-legales</w:t>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p>
    <w:p w:rsidR="00000000" w:rsidDel="00000000" w:rsidP="00000000" w:rsidRDefault="00000000" w:rsidRPr="00000000" w14:paraId="0000026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p>
    <w:p w:rsidR="00000000" w:rsidDel="00000000" w:rsidP="00000000" w:rsidRDefault="00000000" w:rsidRPr="00000000" w14:paraId="00000263">
      <w:pPr>
        <w:spacing w:line="480" w:lineRule="auto"/>
        <w:ind w:left="0"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El quinto supuesto es que la disyunción entre datos de entrenamiento y banco de evaluación sólo es verificable sobre el ajuste propio del trabajo. Los modelos </w:t>
      </w:r>
      <w:r w:rsidDel="00000000" w:rsidR="00000000" w:rsidRPr="00000000">
        <w:rPr>
          <w:rFonts w:ascii="Times New Roman" w:cs="Times New Roman" w:eastAsia="Times New Roman" w:hAnsi="Times New Roman"/>
          <w:sz w:val="24"/>
          <w:szCs w:val="24"/>
          <w:rtl w:val="0"/>
        </w:rPr>
        <w:t xml:space="preserve">preentrenados</w:t>
      </w:r>
      <w:r w:rsidDel="00000000" w:rsidR="00000000" w:rsidRPr="00000000">
        <w:rPr>
          <w:rFonts w:ascii="Times New Roman" w:cs="Times New Roman" w:eastAsia="Times New Roman" w:hAnsi="Times New Roman"/>
          <w:sz w:val="24"/>
          <w:szCs w:val="24"/>
          <w:rtl w:val="0"/>
        </w:rPr>
        <w:t xml:space="preserve"> de vocabulario abierto provienen de corpus de terceros no inspeccionables, de modo que no puede descartarse que imágenes del banco hayan participado de ese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Es una condición estructural de toda evaluación de modelos </w:t>
      </w:r>
      <w:r w:rsidDel="00000000" w:rsidR="00000000" w:rsidRPr="00000000">
        <w:rPr>
          <w:rFonts w:ascii="Times New Roman" w:cs="Times New Roman" w:eastAsia="Times New Roman" w:hAnsi="Times New Roman"/>
          <w:sz w:val="24"/>
          <w:szCs w:val="24"/>
          <w:rtl w:val="0"/>
        </w:rPr>
        <w:t xml:space="preserve">preentrenados</w:t>
      </w:r>
      <w:r w:rsidDel="00000000" w:rsidR="00000000" w:rsidRPr="00000000">
        <w:rPr>
          <w:rFonts w:ascii="Times New Roman" w:cs="Times New Roman" w:eastAsia="Times New Roman" w:hAnsi="Times New Roman"/>
          <w:sz w:val="24"/>
          <w:szCs w:val="24"/>
          <w:rtl w:val="0"/>
        </w:rPr>
        <w:t xml:space="preserve"> y no una particularidad de este protocolo. Por eso las cifras zero-shot se leen como una comparación entre combinaciones bajo condiciones idénticas y no como afirmaciones sobre generalización a material inédito. La Tabla 35 reúne los riesgos metodológicos y operativos que condicionan las instancias siguientes y la mitigación adoptada para cada uno.</w:t>
      </w:r>
    </w:p>
    <w:p w:rsidR="00000000" w:rsidDel="00000000" w:rsidP="00000000" w:rsidRDefault="00000000" w:rsidRPr="00000000" w14:paraId="0000026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40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95"/>
        <w:gridCol w:w="1710"/>
        <w:gridCol w:w="7680"/>
        <w:tblGridChange w:id="0">
          <w:tblGrid>
            <w:gridCol w:w="4695"/>
            <w:gridCol w:w="1710"/>
            <w:gridCol w:w="7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el diseño reducido de la sección 17.1.3.3, con la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 con registro explícito de finalidad y condiciones de captura.</w:t>
            </w:r>
          </w:p>
        </w:tc>
      </w:tr>
    </w:tbl>
    <w:p w:rsidR="00000000" w:rsidDel="00000000" w:rsidP="00000000" w:rsidRDefault="00000000" w:rsidRPr="00000000" w14:paraId="00000278">
      <w:pPr>
        <w:spacing w:after="0" w:before="0" w:line="480" w:lineRule="auto"/>
        <w:rPr/>
        <w:sectPr>
          <w:type w:val="nextPage"/>
          <w:pgSz w:h="11909" w:w="16834" w:orient="landscape"/>
          <w:pgMar w:bottom="1440" w:top="1440" w:left="1440" w:right="1440" w:header="709" w:footer="709"/>
        </w:sectPr>
        <w:pPrChange w:id="9001" w:author="Claude" w:date="2026-09-08T04:00:00Z">
          <w:pPr>
            <w:pStyle w:val="Heading3"/>
            <w:spacing w:after="0" w:before="0" w:line="480" w:lineRule="auto"/>
          </w:pPr>
        </w:pPrChange>
      </w:pPr>
      <w:r w:rsidDel="00000000" w:rsidR="00000000" w:rsidRPr="00000000">
        <w:rPr>
          <w:rtl w:val="0"/>
        </w:rPr>
      </w:r>
    </w:p>
    <w:p w:rsidR="00000000" w:rsidDel="00000000" w:rsidP="00000000" w:rsidRDefault="00000000" w:rsidRPr="00000000" w14:paraId="00000279">
      <w:pPr>
        <w:pStyle w:val="Heading3"/>
        <w:spacing w:after="0" w:before="0" w:line="480" w:lineRule="auto"/>
        <w:rPr>
          <w:i w:val="1"/>
          <w:iCs w:val="1"/>
          <w:color w:val="000000"/>
        </w:rPr>
      </w:pPr>
      <w:del w:id="9002" w:author="Claude" w:date="2026-09-08T04:00:00Z">
        <w:r w:rsidDel="00000000" w:rsidR="00000000" w:rsidRPr="00000000">
          <w:rPr>
            <w:rtl w:val="0"/>
          </w:rPr>
          <w:delText xml:space="preserve">1</w:delText>
        </w:r>
      </w:del>
      <w:del w:id="9003" w:author="Claude" w:date="2026-09-08T04:00:00Z">
        <w:r w:rsidDel="00000000" w:rsidR="00000000" w:rsidRPr="00000000">
          <w:rPr>
            <w:i w:val="1"/>
            <w:iCs w:val="1"/>
            <w:color w:val="000000"/>
            <w:rtl w:val="0"/>
          </w:rPr>
          <w:delText xml:space="preserve">7.1.11. Conclusiones parciales de la consolidación metodológica</w:delText>
        </w:r>
      </w:del>
      <w:ins w:id="9004" w:author="Claude" w:date="2026-09-08T04:00:00Z">
        <w:commentRangeStart w:id="500"/>
        <w:r>
          <w:rPr>
            <w:rtl w:val="0"/>
          </w:rPr>
          <w:t xml:space="preserve">17.1.11. Conclusiones parciales de la consolidación metodológica</w:t>
        </w:r>
        <w:commentRangeEnd w:id="500"/>
        <w:r>
          <w:rPr>
            <w:rtl w:val="0"/>
          </w:rPr>
          <w:commentReference w:id="500"/>
        </w:r>
      </w:ins>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p>
    <w:p w:rsidR="00000000" w:rsidDel="00000000" w:rsidP="00000000" w:rsidRDefault="00000000" w:rsidRPr="00000000" w14:paraId="0000027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t_G2A y t_alert-system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p>
    <w:p w:rsidR="00000000" w:rsidDel="00000000" w:rsidP="00000000" w:rsidRDefault="00000000" w:rsidRPr="00000000" w14:paraId="0000027C">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hec4qrrvl8fg" w:id="3"/>
      <w:bookmarkEnd w:id="3"/>
      <w:r w:rsidDel="00000000" w:rsidR="00000000" w:rsidRPr="00000000">
        <w:rPr>
          <w:rFonts w:ascii="Times New Roman" w:cs="Times New Roman" w:eastAsia="Times New Roman" w:hAnsi="Times New Roman"/>
          <w:b w:val="1"/>
          <w:bCs w:val="1"/>
          <w:sz w:val="24"/>
          <w:szCs w:val="24"/>
          <w:rtl w:val="0"/>
        </w:rPr>
        <w:t xml:space="preserve">Anexo C — Prompts, datos, datasets, benchmarks y logística</w:t>
      </w:r>
    </w:p>
    <w:p w:rsidR="00000000" w:rsidDel="00000000" w:rsidP="00000000" w:rsidRDefault="00000000" w:rsidRPr="00000000" w14:paraId="0000027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3980.0" w:type="dxa"/>
        <w:jc w:val="center"/>
        <w:tblLayout w:type="fixed"/>
        <w:tblLook w:val="0400"/>
      </w:tblPr>
      <w:tblGrid>
        <w:gridCol w:w="1080"/>
        <w:gridCol w:w="2160"/>
        <w:gridCol w:w="4575"/>
        <w:gridCol w:w="6165"/>
        <w:tblGridChange w:id="0">
          <w:tblGrid>
            <w:gridCol w:w="1080"/>
            <w:gridCol w:w="2160"/>
            <w:gridCol w:w="4575"/>
            <w:gridCol w:w="61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2D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4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5520"/>
        <w:gridCol w:w="5595"/>
        <w:tblGridChange w:id="0">
          <w:tblGrid>
            <w:gridCol w:w="2925"/>
            <w:gridCol w:w="5520"/>
            <w:gridCol w:w="559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2F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3950.0" w:type="dxa"/>
        <w:jc w:val="center"/>
        <w:tblLayout w:type="fixed"/>
        <w:tblLook w:val="0400"/>
      </w:tblPr>
      <w:tblGrid>
        <w:gridCol w:w="2790"/>
        <w:gridCol w:w="2415"/>
        <w:gridCol w:w="2865"/>
        <w:gridCol w:w="1710"/>
        <w:gridCol w:w="4170"/>
        <w:tblGridChange w:id="0">
          <w:tblGrid>
            <w:gridCol w:w="2790"/>
            <w:gridCol w:w="2415"/>
            <w:gridCol w:w="2865"/>
            <w:gridCol w:w="1710"/>
            <w:gridCol w:w="417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sdt>
              <w:sdtPr>
                <w:id w:val="-2133755784"/>
                <w:tag w:val="goog_rdk_16"/>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sdt>
              <w:sdtPr>
                <w:id w:val="-1437050855"/>
                <w:tag w:val="goog_rdk_17"/>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524411786"/>
                <w:tag w:val="goog_rdk_18"/>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0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30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D — Métricas, instrumentación y bitácora experimental</w:t>
      </w:r>
    </w:p>
    <w:p w:rsidR="00000000" w:rsidDel="00000000" w:rsidP="00000000" w:rsidRDefault="00000000" w:rsidRPr="00000000" w14:paraId="000003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4025.0" w:type="dxa"/>
        <w:jc w:val="center"/>
        <w:tblLayout w:type="fixed"/>
        <w:tblLook w:val="0400"/>
      </w:tblPr>
      <w:tblGrid>
        <w:gridCol w:w="1830"/>
        <w:gridCol w:w="3780"/>
        <w:gridCol w:w="2805"/>
        <w:gridCol w:w="2805"/>
        <w:gridCol w:w="2805"/>
        <w:tblGridChange w:id="0">
          <w:tblGrid>
            <w:gridCol w:w="1830"/>
            <w:gridCol w:w="3780"/>
            <w:gridCol w:w="2805"/>
            <w:gridCol w:w="2805"/>
            <w:gridCol w:w="280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Hitos y dominio de reloj declarados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3875.0" w:type="dxa"/>
        <w:jc w:val="center"/>
        <w:tblLayout w:type="fixed"/>
        <w:tblLook w:val="0400"/>
      </w:tblPr>
      <w:tblGrid>
        <w:gridCol w:w="2775"/>
        <w:gridCol w:w="2775"/>
        <w:gridCol w:w="2775"/>
        <w:gridCol w:w="2385"/>
        <w:gridCol w:w="3165"/>
        <w:tblGridChange w:id="0">
          <w:tblGrid>
            <w:gridCol w:w="2775"/>
            <w:gridCol w:w="2775"/>
            <w:gridCol w:w="2775"/>
            <w:gridCol w:w="2385"/>
            <w:gridCol w:w="31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 instrumentado, registro interno de alertas, event log del pipeline, bitácora de corrida y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episodio.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5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3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7080"/>
        <w:gridCol w:w="4635"/>
        <w:tblGridChange w:id="0">
          <w:tblGrid>
            <w:gridCol w:w="2190"/>
            <w:gridCol w:w="7080"/>
            <w:gridCol w:w="463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tl w:val="0"/>
        </w:rPr>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id="500" w:author="Claude" w:initials="C" w:date="2026-09-08T04:00:00Z">
    <w:p w14:paraId="C00001F4">
      <w:pPr>
        <w:rPr/>
      </w:pPr>
      <w:r>
        <w:rPr>
          <w:rtl w:val="0"/>
        </w:rPr>
        <w:t xml:space="preserve">Reparación del pase 5e. Al borrar en Google Docs la nota «La mitigación forma parte del diseño metodológico…» (que llevaba el salto de sección apaisado→vertical), quedó un párrafo vacío con estilo Título 3 delante de este título —un título fantasma que entra al índice— y el título pasó a cursiva con el «1» inicial en un tramo aparte. Se devuelve el párrafo vacío a Normal (conserva el salto de sección, que no se puede borrar) y se reescribe el título con el formato de sus hermanos 17.1.1–17.1.10.</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C00001F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omments" Target="comments.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nSBfz5s/VzqcrqRIlgdqe6qQ==">CgMxLjAaHwoBMBIaChgICVIUChJ0YWJsZS5scjNneDIyYXp5M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