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w:t>
      </w:r>
      <w:del w:id="9022" w:author="Claude" w:date="2026-09-03T03:00:00Z">
        <w:r>
          <w:rPr>
            <w:rFonts w:ascii="Times New Roman" w:cs="Times New Roman" w:eastAsia="Times New Roman" w:hAnsi="Times New Roman"/>
            <w:sz w:val="24"/>
            <w:szCs w:val="24"/>
            <w:rtl w:val="0"/>
          </w:rPr>
          <w:delText xml:space="preserve">17.1.4.4</w:delText>
        </w:r>
      </w:del>
      <w:ins w:id="9023" w:author="Claude" w:date="2026-09-03T03:00:00Z">
        <w:r>
          <w:rPr>
            <w:rFonts w:ascii="Times New Roman" w:cs="Times New Roman" w:eastAsia="Times New Roman" w:hAnsi="Times New Roman"/>
            <w:sz w:val="24"/>
            <w:szCs w:val="24"/>
            <w:rtl w:val="0"/>
          </w:rPr>
          <w:t xml:space="preserve">17.1.4.2</w:t>
        </w:r>
      </w:ins>
      <w:r>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09288874"/>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tl w:val="0"/>
        </w:rPr>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356927471"/>
          <w:tag w:val="goog_rdk_1"/>
        </w:sdtPr>
        <w:sdtContent>
          <w:commentRangeStart w:id="1"/>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w:t>
      </w:r>
      <w:r w:rsidDel="00000000" w:rsidR="00000000" w:rsidRPr="00000000">
        <w:rPr>
          <w:rFonts w:ascii="Times New Roman" w:cs="Times New Roman" w:eastAsia="Times New Roman" w:hAnsi="Times New Roman"/>
          <w:sz w:val="24"/>
          <w:szCs w:val="24"/>
          <w:rtl w:val="0"/>
        </w:rPr>
        <w:t xml:space="preserve">anotable</w:t>
      </w:r>
      <w:r w:rsidDel="00000000" w:rsidR="00000000" w:rsidRPr="00000000">
        <w:rPr>
          <w:rFonts w:ascii="Times New Roman" w:cs="Times New Roman" w:eastAsia="Times New Roman" w:hAnsi="Times New Roman"/>
          <w:sz w:val="24"/>
          <w:szCs w:val="24"/>
          <w:rtl w:val="0"/>
        </w:rPr>
        <w:t xml:space="preserv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y las que carecen de correlato visual directo, como una capacitación insuficiente.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w:t>
      </w:r>
      <w:r w:rsidDel="00000000" w:rsidR="00000000" w:rsidRPr="00000000">
        <w:rPr>
          <w:rFonts w:ascii="Times New Roman" w:cs="Times New Roman" w:eastAsia="Times New Roman" w:hAnsi="Times New Roman"/>
          <w:sz w:val="24"/>
          <w:szCs w:val="24"/>
          <w:rtl w:val="0"/>
        </w:rPr>
        <w:t xml:space="preserve">agregan</w:t>
      </w:r>
      <w:r w:rsidDel="00000000" w:rsidR="00000000" w:rsidRPr="00000000">
        <w:rPr>
          <w:rFonts w:ascii="Times New Roman" w:cs="Times New Roman" w:eastAsia="Times New Roman" w:hAnsi="Times New Roman"/>
          <w:sz w:val="24"/>
          <w:szCs w:val="24"/>
          <w:rtl w:val="0"/>
        </w:rPr>
        <w:t xml:space="preserve">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w:t>
      </w:r>
      <w:r w:rsidDel="00000000" w:rsidR="00000000" w:rsidRPr="00000000">
        <w:rPr>
          <w:rFonts w:ascii="Times New Roman" w:cs="Times New Roman" w:eastAsia="Times New Roman" w:hAnsi="Times New Roman"/>
          <w:sz w:val="24"/>
          <w:szCs w:val="24"/>
          <w:rtl w:val="0"/>
        </w:rPr>
        <w:t xml:space="preserve">MOT</w:t>
      </w:r>
      <w:r w:rsidDel="00000000" w:rsidR="00000000" w:rsidRPr="00000000">
        <w:rPr>
          <w:rFonts w:ascii="Times New Roman" w:cs="Times New Roman" w:eastAsia="Times New Roman" w:hAnsi="Times New Roman"/>
          <w:sz w:val="24"/>
          <w:szCs w:val="24"/>
          <w:rtl w:val="0"/>
        </w:rPr>
        <w:t xml:space="preserve">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w:t>
            </w:r>
            <w:r w:rsidDel="00000000" w:rsidR="00000000" w:rsidRPr="00000000">
              <w:rPr>
                <w:rFonts w:ascii="Times New Roman" w:cs="Times New Roman" w:eastAsia="Times New Roman" w:hAnsi="Times New Roman"/>
                <w:sz w:val="24"/>
                <w:szCs w:val="24"/>
                <w:rtl w:val="0"/>
              </w:rPr>
              <w:t xml:space="preserve">delimitada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No se </w:t>
      </w:r>
      <w:r w:rsidDel="00000000" w:rsidR="00000000" w:rsidRPr="00000000">
        <w:rPr>
          <w:rFonts w:ascii="Times New Roman" w:cs="Times New Roman" w:eastAsia="Times New Roman" w:hAnsi="Times New Roman"/>
          <w:sz w:val="24"/>
          <w:szCs w:val="24"/>
          <w:rtl w:val="0"/>
        </w:rPr>
        <w:t xml:space="preserve">pondera</w:t>
      </w:r>
      <w:r w:rsidDel="00000000" w:rsidR="00000000" w:rsidRPr="00000000">
        <w:rPr>
          <w:rFonts w:ascii="Times New Roman" w:cs="Times New Roman" w:eastAsia="Times New Roman" w:hAnsi="Times New Roman"/>
          <w:sz w:val="24"/>
          <w:szCs w:val="24"/>
          <w:rtl w:val="0"/>
        </w:rPr>
        <w:t xml:space="preserve">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w:t>
      </w:r>
      <w:r w:rsidDel="00000000" w:rsidR="00000000" w:rsidRPr="00000000">
        <w:rPr>
          <w:rFonts w:ascii="Times New Roman" w:cs="Times New Roman" w:eastAsia="Times New Roman" w:hAnsi="Times New Roman"/>
          <w:sz w:val="24"/>
          <w:szCs w:val="24"/>
          <w:rtl w:val="0"/>
        </w:rPr>
        <w:t xml:space="preserve">pueden co-ocurrir</w:t>
      </w:r>
      <w:r w:rsidDel="00000000" w:rsidR="00000000" w:rsidRPr="00000000">
        <w:rPr>
          <w:rFonts w:ascii="Times New Roman" w:cs="Times New Roman" w:eastAsia="Times New Roman" w:hAnsi="Times New Roman"/>
          <w:sz w:val="24"/>
          <w:szCs w:val="24"/>
          <w:rtl w:val="0"/>
        </w:rPr>
        <w:t xml:space="preserve">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w:t>
      </w:r>
      <w:r w:rsidDel="00000000" w:rsidR="00000000" w:rsidRPr="00000000">
        <w:rPr>
          <w:rFonts w:ascii="Times New Roman" w:cs="Times New Roman" w:eastAsia="Times New Roman" w:hAnsi="Times New Roman"/>
          <w:sz w:val="24"/>
          <w:szCs w:val="24"/>
          <w:rtl w:val="0"/>
        </w:rPr>
        <w:t xml:space="preserve">por patrón</w:t>
      </w:r>
      <w:r w:rsidDel="00000000" w:rsidR="00000000" w:rsidRPr="00000000">
        <w:rPr>
          <w:rFonts w:ascii="Times New Roman" w:cs="Times New Roman" w:eastAsia="Times New Roman" w:hAnsi="Times New Roman"/>
          <w:sz w:val="24"/>
          <w:szCs w:val="24"/>
          <w:rtl w:val="0"/>
        </w:rPr>
        <w:t xml:space="preserve">. Recibe detecciones normalizadas, marcas de tiempo, la configuración de prompts y, cuando </w:t>
      </w:r>
      <w:r w:rsidDel="00000000" w:rsidR="00000000" w:rsidRPr="00000000">
        <w:rPr>
          <w:rFonts w:ascii="Times New Roman" w:cs="Times New Roman" w:eastAsia="Times New Roman" w:hAnsi="Times New Roman"/>
          <w:sz w:val="24"/>
          <w:szCs w:val="24"/>
          <w:rtl w:val="0"/>
        </w:rPr>
        <w:t xml:space="preserve">corresponde</w:t>
      </w:r>
      <w:r w:rsidDel="00000000" w:rsidR="00000000" w:rsidRPr="00000000">
        <w:rPr>
          <w:rFonts w:ascii="Times New Roman" w:cs="Times New Roman" w:eastAsia="Times New Roman" w:hAnsi="Times New Roman"/>
          <w:sz w:val="24"/>
          <w:szCs w:val="24"/>
          <w:rtl w:val="0"/>
        </w:rPr>
        <w:t xml:space="preserv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w:t>
      </w:r>
      <w:r w:rsidDel="00000000" w:rsidR="00000000" w:rsidRPr="00000000">
        <w:rPr>
          <w:rFonts w:ascii="Times New Roman" w:cs="Times New Roman" w:eastAsia="Times New Roman" w:hAnsi="Times New Roman"/>
          <w:i w:val="1"/>
          <w:iCs w:val="1"/>
          <w:sz w:val="24"/>
          <w:szCs w:val="24"/>
          <w:rtl w:val="0"/>
        </w:rPr>
        <w:t xml:space="preserve">OVRT</w:t>
      </w:r>
      <w:r w:rsidDel="00000000" w:rsidR="00000000" w:rsidRPr="00000000">
        <w:rPr>
          <w:rFonts w:ascii="Times New Roman" w:cs="Times New Roman" w:eastAsia="Times New Roman" w:hAnsi="Times New Roman"/>
          <w:i w:val="1"/>
          <w:iCs w:val="1"/>
          <w:sz w:val="24"/>
          <w:szCs w:val="24"/>
          <w:rtl w:val="0"/>
        </w:rPr>
        <w:t xml:space="preserve">-VDP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w:t>
      </w:r>
      <w:r w:rsidDel="00000000" w:rsidR="00000000" w:rsidRPr="00000000">
        <w:rPr>
          <w:rFonts w:ascii="Times New Roman" w:cs="Times New Roman" w:eastAsia="Times New Roman" w:hAnsi="Times New Roman"/>
          <w:sz w:val="24"/>
          <w:szCs w:val="24"/>
          <w:rtl w:val="0"/>
        </w:rPr>
        <w:t xml:space="preserve">reasociaciones</w:t>
      </w:r>
      <w:r w:rsidDel="00000000" w:rsidR="00000000" w:rsidRPr="00000000">
        <w:rPr>
          <w:rFonts w:ascii="Times New Roman" w:cs="Times New Roman" w:eastAsia="Times New Roman" w:hAnsi="Times New Roman"/>
          <w:sz w:val="24"/>
          <w:szCs w:val="24"/>
          <w:rtl w:val="0"/>
        </w:rPr>
        <w:t xml:space="preserve">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w:t>
      </w:r>
      <w:r w:rsidDel="00000000" w:rsidR="00000000" w:rsidRPr="00000000">
        <w:rPr>
          <w:rFonts w:ascii="Times New Roman" w:cs="Times New Roman" w:eastAsia="Times New Roman" w:hAnsi="Times New Roman"/>
          <w:sz w:val="24"/>
          <w:szCs w:val="24"/>
          <w:rtl w:val="0"/>
        </w:rPr>
        <w:t xml:space="preserve">compara</w:t>
      </w:r>
      <w:r w:rsidDel="00000000" w:rsidR="00000000" w:rsidRPr="00000000">
        <w:rPr>
          <w:rFonts w:ascii="Times New Roman" w:cs="Times New Roman" w:eastAsia="Times New Roman" w:hAnsi="Times New Roman"/>
          <w:sz w:val="24"/>
          <w:szCs w:val="24"/>
          <w:rtl w:val="0"/>
        </w:rPr>
        <w:t xml:space="preserve">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w:t>
      </w:r>
      <w:r w:rsidDel="00000000" w:rsidR="00000000" w:rsidRPr="00000000">
        <w:rPr>
          <w:rFonts w:ascii="Times New Roman" w:cs="Times New Roman" w:eastAsia="Times New Roman" w:hAnsi="Times New Roman"/>
          <w:sz w:val="24"/>
          <w:szCs w:val="24"/>
          <w:rtl w:val="0"/>
        </w:rPr>
        <w:t xml:space="preserve">En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w:t>
      </w:r>
      <w:r w:rsidDel="00000000" w:rsidR="00000000" w:rsidRPr="00000000">
        <w:rPr>
          <w:rFonts w:ascii="Times New Roman" w:cs="Times New Roman" w:eastAsia="Times New Roman" w:hAnsi="Times New Roman"/>
          <w:sz w:val="24"/>
          <w:szCs w:val="24"/>
          <w:rtl w:val="0"/>
        </w:rPr>
        <w:t xml:space="preserve"> El tamaño del vocabulario se considera además una variable experimental, porque puede afectar la precisión y el costo de inferencia de manera dependiente de la arquitectura. Las familias YOLO orientadas a open-vocabulary </w:t>
      </w:r>
      <w:r w:rsidDel="00000000" w:rsidR="00000000" w:rsidRPr="00000000">
        <w:rPr>
          <w:rFonts w:ascii="Times New Roman" w:cs="Times New Roman" w:eastAsia="Times New Roman" w:hAnsi="Times New Roman"/>
          <w:sz w:val="24"/>
          <w:szCs w:val="24"/>
          <w:rtl w:val="0"/>
        </w:rPr>
        <w:t xml:space="preserve">precomputan</w:t>
      </w:r>
      <w:r w:rsidDel="00000000" w:rsidR="00000000" w:rsidRPr="00000000">
        <w:rPr>
          <w:rFonts w:ascii="Times New Roman" w:cs="Times New Roman" w:eastAsia="Times New Roman" w:hAnsi="Times New Roman"/>
          <w:sz w:val="24"/>
          <w:szCs w:val="24"/>
          <w:rtl w:val="0"/>
        </w:rPr>
        <w:t xml:space="preserve">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w:t>
      </w:r>
      <w:r w:rsidDel="00000000" w:rsidR="00000000" w:rsidRPr="00000000">
        <w:rPr>
          <w:rFonts w:ascii="Times New Roman" w:cs="Times New Roman" w:eastAsia="Times New Roman" w:hAnsi="Times New Roman"/>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w:t>
      </w:r>
      <w:r w:rsidDel="00000000" w:rsidR="00000000" w:rsidRPr="00000000">
        <w:rPr>
          <w:rFonts w:ascii="Times New Roman" w:cs="Times New Roman" w:eastAsia="Times New Roman" w:hAnsi="Times New Roman"/>
          <w:sz w:val="24"/>
          <w:szCs w:val="24"/>
          <w:rtl w:val="0"/>
        </w:rPr>
        <w:t xml:space="preserve">públicos</w:t>
      </w:r>
      <w:r w:rsidDel="00000000" w:rsidR="00000000" w:rsidRPr="00000000">
        <w:rPr>
          <w:rFonts w:ascii="Times New Roman" w:cs="Times New Roman" w:eastAsia="Times New Roman" w:hAnsi="Times New Roman"/>
          <w:sz w:val="24"/>
          <w:szCs w:val="24"/>
          <w:rtl w:val="0"/>
        </w:rPr>
        <w:t xml:space="preserve">.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w:t>
      </w:r>
      <w:r w:rsidDel="00000000" w:rsidR="00000000" w:rsidRPr="00000000">
        <w:rPr>
          <w:rFonts w:ascii="Times New Roman" w:cs="Times New Roman" w:eastAsia="Times New Roman" w:hAnsi="Times New Roman"/>
          <w:sz w:val="24"/>
          <w:szCs w:val="24"/>
          <w:rtl w:val="0"/>
        </w:rPr>
        <w:t xml:space="preserve">permitan</w:t>
      </w:r>
      <w:r w:rsidDel="00000000" w:rsidR="00000000" w:rsidRPr="00000000">
        <w:rPr>
          <w:rFonts w:ascii="Times New Roman" w:cs="Times New Roman" w:eastAsia="Times New Roman" w:hAnsi="Times New Roman"/>
          <w:sz w:val="24"/>
          <w:szCs w:val="24"/>
          <w:rtl w:val="0"/>
        </w:rPr>
        <w:t xml:space="preserve">.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w:t>
      </w:r>
      <w:r w:rsidDel="00000000" w:rsidR="00000000" w:rsidRPr="00000000">
        <w:rPr>
          <w:rFonts w:ascii="Times New Roman" w:cs="Times New Roman" w:eastAsia="Times New Roman" w:hAnsi="Times New Roman"/>
          <w:sz w:val="24"/>
          <w:szCs w:val="24"/>
          <w:rtl w:val="0"/>
        </w:rPr>
        <w:t xml:space="preserve">interanotador</w:t>
      </w:r>
      <w:r w:rsidDel="00000000" w:rsidR="00000000" w:rsidRPr="00000000">
        <w:rPr>
          <w:rFonts w:ascii="Times New Roman" w:cs="Times New Roman" w:eastAsia="Times New Roman" w:hAnsi="Times New Roman"/>
          <w:sz w:val="24"/>
          <w:szCs w:val="24"/>
          <w:rtl w:val="0"/>
        </w:rPr>
        <w:t xml:space="preserve">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w:t>
      </w:r>
      <w:r w:rsidDel="00000000" w:rsidR="00000000" w:rsidRPr="00000000">
        <w:rPr>
          <w:rFonts w:ascii="Times New Roman" w:cs="Times New Roman" w:eastAsia="Times New Roman" w:hAnsi="Times New Roman"/>
          <w:sz w:val="24"/>
          <w:szCs w:val="24"/>
          <w:rtl w:val="0"/>
        </w:rPr>
        <w:t xml:space="preserve">reanotación</w:t>
      </w:r>
      <w:r w:rsidDel="00000000" w:rsidR="00000000" w:rsidRPr="00000000">
        <w:rPr>
          <w:rFonts w:ascii="Times New Roman" w:cs="Times New Roman" w:eastAsia="Times New Roman" w:hAnsi="Times New Roman"/>
          <w:sz w:val="24"/>
          <w:szCs w:val="24"/>
          <w:rtl w:val="0"/>
        </w:rPr>
        <w:t xml:space="preserve">,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w:t>
      </w:r>
      <w:r w:rsidDel="00000000" w:rsidR="00000000" w:rsidRPr="00000000">
        <w:rPr>
          <w:rFonts w:ascii="Times New Roman" w:cs="Times New Roman" w:eastAsia="Times New Roman" w:hAnsi="Times New Roman"/>
          <w:sz w:val="24"/>
          <w:szCs w:val="24"/>
          <w:rtl w:val="0"/>
        </w:rPr>
        <w:t xml:space="preserve">superpongan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w:t>
      </w:r>
      <w:r w:rsidDel="00000000" w:rsidR="00000000" w:rsidRPr="00000000">
        <w:rPr>
          <w:rFonts w:ascii="Times New Roman" w:cs="Times New Roman" w:eastAsia="Times New Roman" w:hAnsi="Times New Roman"/>
          <w:sz w:val="24"/>
          <w:szCs w:val="24"/>
          <w:rtl w:val="0"/>
        </w:rPr>
        <w:t xml:space="preserve">tupla</w:t>
      </w:r>
      <w:r w:rsidDel="00000000" w:rsidR="00000000" w:rsidRPr="00000000">
        <w:rPr>
          <w:rFonts w:ascii="Times New Roman" w:cs="Times New Roman" w:eastAsia="Times New Roman" w:hAnsi="Times New Roman"/>
          <w:sz w:val="24"/>
          <w:szCs w:val="24"/>
          <w:rtl w:val="0"/>
        </w:rPr>
        <w:t xml:space="preserve">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w:t>
      </w:r>
      <w:r w:rsidDel="00000000" w:rsidR="00000000" w:rsidRPr="00000000">
        <w:rPr>
          <w:rFonts w:ascii="Times New Roman" w:cs="Times New Roman" w:eastAsia="Times New Roman" w:hAnsi="Times New Roman"/>
          <w:sz w:val="24"/>
          <w:szCs w:val="24"/>
          <w:rtl w:val="0"/>
        </w:rPr>
        <w:t xml:space="preserve">hiperparámetros</w:t>
      </w:r>
      <w:r w:rsidDel="00000000" w:rsidR="00000000" w:rsidRPr="00000000">
        <w:rPr>
          <w:rFonts w:ascii="Times New Roman" w:cs="Times New Roman" w:eastAsia="Times New Roman" w:hAnsi="Times New Roman"/>
          <w:sz w:val="24"/>
          <w:szCs w:val="24"/>
          <w:rtl w:val="0"/>
        </w:rPr>
        <w:t xml:space="preserve">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04922204"/>
          <w:tag w:val="goog_rdk_2"/>
        </w:sdtPr>
        <w:sdtContent>
          <w:commentRangeStart w:id="2"/>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w:t>
      </w:r>
      <w:r w:rsidDel="00000000" w:rsidR="00000000" w:rsidRPr="00000000">
        <w:rPr>
          <w:rFonts w:ascii="Times New Roman" w:cs="Times New Roman" w:eastAsia="Times New Roman" w:hAnsi="Times New Roman"/>
          <w:sz w:val="24"/>
          <w:szCs w:val="24"/>
          <w:rtl w:val="0"/>
        </w:rPr>
        <w:t xml:space="preserve">preentrenar</w:t>
      </w:r>
      <w:r w:rsidDel="00000000" w:rsidR="00000000" w:rsidRPr="00000000">
        <w:rPr>
          <w:rFonts w:ascii="Times New Roman" w:cs="Times New Roman" w:eastAsia="Times New Roman" w:hAnsi="Times New Roman"/>
          <w:sz w:val="24"/>
          <w:szCs w:val="24"/>
          <w:rtl w:val="0"/>
        </w:rPr>
        <w:t xml:space="preserve"> los modelos, las colecciones sin acceso o condiciones de uso verificables y las fuentes exclusivamente sintéticas que carezcan de validación manual o contraste documentado con escenas reales.</w:t>
      </w:r>
      <w:ins w:id="9024" w:author="Claude" w:date="2026-09-03T03:00:00Z">
        <w:r>
          <w:rPr>
            <w:rFonts w:ascii="Times New Roman" w:cs="Times New Roman" w:eastAsia="Times New Roman" w:hAnsi="Times New Roman"/>
            <w:sz w:val="24"/>
            <w:szCs w:val="24"/>
            <w:rtl w:val="0"/>
          </w:rPr>
          <w:t xml:space="preserve"> Las condiciones de calzado inadecuado, ausencia de guantes o gafas de protección y obstrucción de pasillos o materiales inestables no integran el catálogo de la sección 17.1.5.1, por lo que su cobertura de datos sólo correspondería analizarse si se ampliara el conjunto de condiciones evaluadas.</w:t>
        </w:r>
      </w:ins>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w:t>
            </w:r>
            <w:r w:rsidDel="00000000" w:rsidR="00000000" w:rsidRPr="00000000">
              <w:rPr>
                <w:rFonts w:ascii="Times New Roman" w:cs="Times New Roman" w:eastAsia="Times New Roman" w:hAnsi="Times New Roman"/>
                <w:sz w:val="24"/>
                <w:szCs w:val="24"/>
                <w:rtl w:val="0"/>
              </w:rPr>
              <w:t xml:space="preserve">persistentes</w:t>
            </w:r>
            <w:r w:rsidDel="00000000" w:rsidR="00000000" w:rsidRPr="00000000">
              <w:rPr>
                <w:rFonts w:ascii="Times New Roman" w:cs="Times New Roman" w:eastAsia="Times New Roman" w:hAnsi="Times New Roman"/>
                <w:sz w:val="24"/>
                <w:szCs w:val="24"/>
                <w:rtl w:val="0"/>
              </w:rPr>
              <w:t xml:space="preserve">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Versión o fecha de acceso por consignar.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Versión o fecha de acceso por consignar.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 [[PENDIENTE: consignar versión o fecha de acceso verificable de construction_site_safety y ppe_siabar · completar desde las fuentes de origen]].</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[[PENDIENTE: verificar las licencias consignadas para las fuentes no retenidas y distinguir la licencia del paquete de datos de la correspondiente al código o a la publicación asociada · completar desde las fuentes primarias]]</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w:t>
            </w:r>
            <w:r w:rsidDel="00000000" w:rsidR="00000000" w:rsidRPr="00000000">
              <w:rPr>
                <w:rFonts w:ascii="Times New Roman" w:cs="Times New Roman" w:eastAsia="Times New Roman" w:hAnsi="Times New Roman"/>
                <w:sz w:val="24"/>
                <w:szCs w:val="24"/>
                <w:rtl w:val="0"/>
              </w:rPr>
              <w:t xml:space="preserve">requieren</w:t>
            </w:r>
            <w:r w:rsidDel="00000000" w:rsidR="00000000" w:rsidRPr="00000000">
              <w:rPr>
                <w:rFonts w:ascii="Times New Roman" w:cs="Times New Roman" w:eastAsia="Times New Roman" w:hAnsi="Times New Roman"/>
                <w:sz w:val="24"/>
                <w:szCs w:val="24"/>
                <w:rtl w:val="0"/>
              </w:rPr>
              <w:t xml:space="preserve">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17.1.10.1 y aportar evidencia interpretable sin desplazar la evaluación del núcleo.</w:t>
      </w:r>
    </w:p>
    <w:p w:rsidR="00000000" w:rsidDel="00000000" w:rsidP="00000000" w:rsidRDefault="00000000" w:rsidRPr="00000000" w14:paraId="0000015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acota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w:t>
            </w:r>
            <w:r w:rsidDel="00000000" w:rsidR="00000000" w:rsidRPr="00000000">
              <w:rPr>
                <w:rFonts w:ascii="Times New Roman" w:cs="Times New Roman" w:eastAsia="Times New Roman" w:hAnsi="Times New Roman"/>
                <w:sz w:val="24"/>
                <w:szCs w:val="24"/>
                <w:rtl w:val="0"/>
              </w:rPr>
              <w:t xml:space="preserve">hiperparámetros</w:t>
            </w:r>
            <w:ins w:id="9014" w:author="Claude" w:date="2026-09-03T03:00:00Z">
              <w:r>
                <w:rPr>
                  <w:rFonts w:ascii="Times New Roman" w:cs="Times New Roman" w:eastAsia="Times New Roman" w:hAnsi="Times New Roman"/>
                  <w:sz w:val="24"/>
                  <w:szCs w:val="24"/>
                  <w:rtl w:val="0"/>
                </w:rPr>
                <w:t xml:space="preserve">, selección de checkpoints</w:t>
              </w:r>
            </w:ins>
            <w:r w:rsidDel="00000000" w:rsidR="00000000" w:rsidRPr="00000000">
              <w:rPr>
                <w:rFonts w:ascii="Times New Roman" w:cs="Times New Roman" w:eastAsia="Times New Roman" w:hAnsi="Times New Roman"/>
                <w:sz w:val="24"/>
                <w:szCs w:val="24"/>
                <w:rtl w:val="0"/>
              </w:rPr>
              <w:t xml:space="preserve"> ni aumento de datos.</w:t>
            </w:r>
          </w:p>
        </w:tc>
      </w:tr>
    </w:tbl>
    <w:p w:rsidR="00000000" w:rsidDel="00000000" w:rsidP="00000000" w:rsidRDefault="00000000" w:rsidRPr="00000000" w14:paraId="0000016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w:t>
      </w:r>
      <w:r w:rsidDel="00000000" w:rsidR="00000000" w:rsidRPr="00000000">
        <w:rPr>
          <w:rFonts w:ascii="Times New Roman" w:cs="Times New Roman" w:eastAsia="Times New Roman" w:hAnsi="Times New Roman"/>
          <w:sz w:val="24"/>
          <w:szCs w:val="24"/>
          <w:rtl w:val="0"/>
        </w:rPr>
        <w:t xml:space="preserve"> y LaSOT se excluyen porque corresponden a seguimiento de objeto único. OVT-B se prioriza sobre OV-TAO por su mayor escala. [[PENDIENTE: incorporar las referencias primarias y confirmar las licencias de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 completar desde fuentes oficiales]].</w:t>
      </w:r>
    </w:p>
    <w:p w:rsidR="00000000" w:rsidDel="00000000" w:rsidP="00000000" w:rsidRDefault="00000000" w:rsidRPr="00000000" w14:paraId="000001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1">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17.1.10.1.</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6">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7">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pPr>
        <w:spacing w:line="480" w:lineRule="auto"/>
        <w:ind w:firstLine="720"/>
        <w:rPr>
          <w:ins w:id="9001" w:author="Claude" w:date="2026-09-03T03:00:00Z"/>
          <w:rFonts w:ascii="Times New Roman" w:cs="Times New Roman" w:eastAsia="Times New Roman" w:hAnsi="Times New Roman"/>
          <w:sz w:val="24"/>
          <w:szCs w:val="24"/>
        </w:rPr>
      </w:pPr>
      <w:ins w:id="9002" w:author="Claude" w:date="2026-09-03T03:00:00Z">
        <w:r>
          <w:rPr>
            <w:rFonts w:ascii="Times New Roman" w:cs="Times New Roman" w:eastAsia="Times New Roman" w:hAnsi="Times New Roman"/>
            <w:sz w:val="24"/>
            <w:szCs w:val="24"/>
            <w:rtl w:val="0"/>
          </w:rPr>
          <w:t xml:space="preserve">El framework asigna además a cada métrica un nivel de compromiso. Una métrica obligatoria es la que el núcleo del prototipo debe reportar para sostener sus conclusiones. Una métrica deseable enriquece el análisis y su omisión no invalida el experimento si se explicita la razón. Un tratamiento conceptual tiene una formulación analítica pertinente aunque su evaluación empírica completa exceda el alcance del prototipo. Sobre ese eje se ordena una jerarquía interpretativa en tres niveles. El nivel primario reúne las métricas con valor operativo directo para la alerta, como t_alert-system, TTFD, SDR y la precisión y el recall por severidad. El nivel secundario reúne las métricas que explican el comportamiento del detector, de la identidad temporal y del pipeline sin constituir por sí mismas evidencia de valor operativo, como AP, las métricas MOT y los indicadores de rendimiento. El nivel transversal reúne las métricas de comparación entre la línea base zero-shot y la variante ajustada. La pertenencia al nivel primario expresa prioridad interpretativa y no aplicabilidad automática. Si los recursos experimentales no permiten ejecutar todo el repertorio con la misma profundidad, el núcleo evaluativo queda dado por las métricas primarias y por los diagnósticos mínimos del pipeline.</w:t>
        </w:r>
      </w:ins>
    </w:p>
    <w:p>
      <w:pPr>
        <w:spacing w:line="480" w:lineRule="auto"/>
        <w:ind w:firstLine="720"/>
        <w:rPr>
          <w:ins w:id="9003" w:author="Claude" w:date="2026-09-03T03:00:00Z"/>
          <w:rFonts w:ascii="Times New Roman" w:cs="Times New Roman" w:eastAsia="Times New Roman" w:hAnsi="Times New Roman"/>
          <w:sz w:val="24"/>
          <w:szCs w:val="24"/>
        </w:rPr>
      </w:pPr>
      <w:ins w:id="9004" w:author="Claude" w:date="2026-09-03T03:00:00Z">
        <w:r>
          <w:rPr>
            <w:rFonts w:ascii="Times New Roman" w:cs="Times New Roman" w:eastAsia="Times New Roman" w:hAnsi="Times New Roman"/>
            <w:sz w:val="24"/>
            <w:szCs w:val="24"/>
            <w:rtl w:val="0"/>
          </w:rPr>
          <w:t xml:space="preserve">Una métrica sólo se asume como obligatoria cuando cumple cinco condiciones a la vez. Debe ser necesaria para responder la pregunta de validación del prototipo. Debe contar con una referencia anotada verificable. Debe existir el módulo que produce la señal evaluada. Debe disponer de instrumentación suficiente mediante marcas temporales, registros o exportación de resultados, y su costo de anotación o procesamiento debe ser compatible con el proyecto. Bajo estos criterios una métrica puede estar correctamente definida en el framework y aun así no corresponder en una corrida concreta.</w:t>
        </w:r>
      </w:ins>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w:t>
      </w:r>
      <w:r w:rsidDel="00000000" w:rsidR="00000000" w:rsidRPr="00000000">
        <w:rPr>
          <w:rFonts w:ascii="Times New Roman" w:cs="Times New Roman" w:eastAsia="Times New Roman" w:hAnsi="Times New Roman"/>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744287987"/>
        <w:tag w:val="goog_rdk_3"/>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w:t>
      </w:r>
      <w:ins w:id="9015" w:author="Claude" w:date="2026-09-03T03:00:00Z">
        <w:r>
          <w:rPr>
            <w:rFonts w:ascii="Times New Roman" w:cs="Times New Roman" w:eastAsia="Times New Roman" w:hAnsi="Times New Roman"/>
            <w:sz w:val="24"/>
            <w:szCs w:val="24"/>
            <w:rtl w:val="0"/>
          </w:rPr>
          <w:t xml:space="preserve"> Las definiciones operativas, el formato de reporte y los criterios de estabilidad de estas medidas se consolidan en la Tabla D.1 del Anexo D.</w:t>
        </w:r>
      </w:ins>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w:t>
      </w:r>
      <w:r w:rsidDel="00000000" w:rsidR="00000000" w:rsidRPr="00000000">
        <w:rPr>
          <w:rFonts w:ascii="Times New Roman" w:cs="Times New Roman" w:eastAsia="Times New Roman" w:hAnsi="Times New Roman"/>
          <w:sz w:val="24"/>
          <w:szCs w:val="24"/>
          <w:rtl w:val="0"/>
        </w:rPr>
        <w:t xml:space="preserve">hitos</w:t>
      </w:r>
      <w:r w:rsidDel="00000000" w:rsidR="00000000" w:rsidRPr="00000000">
        <w:rPr>
          <w:rFonts w:ascii="Times New Roman" w:cs="Times New Roman" w:eastAsia="Times New Roman" w:hAnsi="Times New Roman"/>
          <w:sz w:val="24"/>
          <w:szCs w:val="24"/>
          <w:rtl w:val="0"/>
        </w:rPr>
        <w:t xml:space="preserve"> correlacionados, no mediante la suma de componentes agregados. Para un episodio </w:t>
      </w:r>
      <w:r w:rsidDel="00000000" w:rsidR="00000000" w:rsidRPr="00000000">
        <w:rPr>
          <w:rFonts w:ascii="Times New Roman" w:cs="Times New Roman" w:eastAsia="Times New Roman" w:hAnsi="Times New Roman"/>
          <w:sz w:val="24"/>
          <w:szCs w:val="24"/>
          <w:rtl w:val="0"/>
        </w:rPr>
        <w:t xml:space="preserve">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1845838725"/>
        <w:tag w:val="goog_rdk_14"/>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308231013"/>
                    <w:tag w:val="goog_rdk_4"/>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320686815"/>
                    <w:tag w:val="goog_rdk_5"/>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395298898"/>
                    <w:tag w:val="goog_rdk_6"/>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447463731"/>
                    <w:tag w:val="goog_rdk_7"/>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856559558"/>
                    <w:tag w:val="goog_rdk_8"/>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722111754"/>
                    <w:tag w:val="goog_rdk_9"/>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466091374"/>
                    <w:tag w:val="goog_rdk_10"/>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436668821"/>
                    <w:tag w:val="goog_rdk_11"/>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1080989301"/>
                    <w:tag w:val="goog_rdk_12"/>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690930947"/>
                    <w:tag w:val="goog_rdk_13"/>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se obtiene a partir de los hitos del episodio y de la alerta, no mediante la suma de percentiles de componentes.</w:t>
      </w:r>
    </w:p>
    <w:p>
      <w:pPr>
        <w:spacing w:line="480" w:lineRule="auto"/>
        <w:ind w:firstLine="720"/>
        <w:rPr>
          <w:ins w:id="9005" w:author="Claude" w:date="2026-09-03T03:00:00Z"/>
          <w:rFonts w:ascii="Times New Roman" w:cs="Times New Roman" w:eastAsia="Times New Roman" w:hAnsi="Times New Roman"/>
          <w:sz w:val="24"/>
          <w:szCs w:val="24"/>
        </w:rPr>
      </w:pPr>
      <w:ins w:id="9006" w:author="Claude" w:date="2026-09-03T03:00:00Z">
        <w:r>
          <w:rPr>
            <w:rFonts w:ascii="Times New Roman" w:cs="Times New Roman" w:eastAsia="Times New Roman" w:hAnsi="Times New Roman"/>
            <w:sz w:val="24"/>
            <w:szCs w:val="24"/>
            <w:rtl w:val="0"/>
          </w:rPr>
          <w:t xml:space="preserve">Para instrumentar la cadena y estimar la plausibilidad del presupuesto se adopta además un modelo aditivo orientativo. El modelo no reemplaza la medición por hitos ni constituye una regla de cálculo de t_alert-system. Su descomposición es la siguiente.</w:t>
        </w:r>
      </w:ins>
    </w:p>
    <w:p>
      <w:pPr>
        <w:spacing w:line="480" w:lineRule="auto"/>
        <w:jc w:val="center"/>
        <w:rPr>
          <w:ins w:id="9007" w:author="Claude" w:date="2026-09-03T03:00:00Z"/>
          <w:rFonts w:ascii="Times New Roman" w:cs="Times New Roman" w:eastAsia="Times New Roman" w:hAnsi="Times New Roman"/>
          <w:sz w:val="24"/>
          <w:szCs w:val="24"/>
        </w:rPr>
      </w:pPr>
      <w:ins w:id="9008" w:author="Claude" w:date="2026-09-03T03:00:00Z">
        <m:oMath xmlns:m="http://schemas.openxmlformats.org/officeDocument/2006/math" xmlns:w="http://schemas.openxmlformats.org/wordprocessingml/2006/mai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ins>
    </w:p>
    <w:p>
      <w:pPr>
        <w:spacing w:line="480" w:lineRule="auto"/>
        <w:jc w:val="center"/>
        <w:rPr>
          <w:ins w:id="9009" w:author="Claude" w:date="2026-09-03T03:00:00Z"/>
          <w:rFonts w:ascii="Times New Roman" w:cs="Times New Roman" w:eastAsia="Times New Roman" w:hAnsi="Times New Roman"/>
          <w:sz w:val="24"/>
          <w:szCs w:val="24"/>
        </w:rPr>
      </w:pPr>
      <w:ins w:id="9010" w:author="Claude" w:date="2026-09-03T03:00:00Z">
        <m:oMath xmlns:m="http://schemas.openxmlformats.org/officeDocument/2006/math" xmlns:w="http://schemas.openxmlformats.org/wordprocessingml/2006/mai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ins>
    </w:p>
    <w:p>
      <w:pPr>
        <w:spacing w:line="480" w:lineRule="auto"/>
        <w:ind w:firstLine="720"/>
        <w:rPr>
          <w:ins w:id="9011" w:author="Claude" w:date="2026-09-03T03:00:00Z"/>
          <w:rFonts w:ascii="Times New Roman" w:cs="Times New Roman" w:eastAsia="Times New Roman" w:hAnsi="Times New Roman"/>
          <w:sz w:val="24"/>
          <w:szCs w:val="24"/>
        </w:rPr>
      </w:pPr>
      <w:ins w:id="9012" w:author="Claude" w:date="2026-09-03T03:00:00Z">
        <w:r>
          <w:rPr>
            <w:rFonts w:ascii="Times New Roman" w:cs="Times New Roman" w:eastAsia="Times New Roman" w:hAnsi="Times New Roman"/>
            <w:sz w:val="24"/>
            <w:szCs w:val="24"/>
            <w:rtl w:val="0"/>
          </w:rPr>
          <w:t xml:space="preserve">En esta descomposición t_evidencia es la ventana funcional de persistencia, t_captura-host es el tramo capture_to_host de la Tabla 29 y sólo se incluye cuando la fuente aporta una marca de captura confiable, t_tracking es la identidad temporal cuando está habilitada y t_razonamiento es el cómputo de la evaluación del patrón. El modelo es deliberadamente aditivo y conservador. Aunque una implementación real puede presentar solapamientos, buffering o paralelismo, la descomposición lineal sigue siendo útil para instrumentar mediciones, detectar cuellos de botella y comparar configuraciones. La estimación orientativa que sigue corresponde a la suma de todos los términos salvo t_evidencia.</w:t>
        </w:r>
      </w:ins>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w:t>
      </w:r>
      <w:ins w:id="9013" w:author="Claude" w:date="2026-09-03T03:00:00Z">
        <w:r>
          <w:rPr>
            <w:rFonts w:ascii="Times New Roman" w:cs="Times New Roman" w:eastAsia="Times New Roman" w:hAnsi="Times New Roman"/>
            <w:sz w:val="24"/>
            <w:szCs w:val="24"/>
            <w:rtl w:val="0"/>
          </w:rPr>
          <w:t xml:space="preserve"> Para la severidad crítica, la ventana de 2 a 4 s propuesta en la sección 17.1.5.2 sumada al tramo computacional estimado vuelve coherente el objetivo de 3 a 5 s de la Tabla 30. Para las severidades alta y media, ventanas más largas hacen igualmente plausibles los objetivos de 5 a 10 s y de 10 a 20 s. Si el hardware efectivo difiere del perfil de referencia, por ejemplo con modelos más pesados, una resolución de entrada mayor o un transporte con más latencia, las referencias de la Tabla 30 deben recalibrarse antes de operar como criterio de aceptación.</w:t>
        </w:r>
      </w:ins>
    </w:p>
    <w:p w:rsidR="00000000" w:rsidDel="00000000" w:rsidP="00000000" w:rsidRDefault="00000000" w:rsidRPr="00000000" w14:paraId="000001F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663783242"/>
        <w:tag w:val="goog_rdk_18"/>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Rango objetivo orientativo de </w:t>
                </w:r>
                <w:r w:rsidDel="00000000" w:rsidR="00000000" w:rsidRPr="00000000">
                  <w:rPr>
                    <w:rFonts w:ascii="Times New Roman" w:cs="Times New Roman" w:eastAsia="Times New Roman" w:hAnsi="Times New Roman"/>
                    <w:b w:val="1"/>
                    <w:bCs w:val="1"/>
                    <w:sz w:val="24"/>
                    <w:szCs w:val="24"/>
                    <w:rtl w:val="0"/>
                  </w:rPr>
                  <w:t xml:space="preserve">t_alert</w:t>
                </w: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sdt>
                  <w:sdtPr>
                    <w:id w:val="-1461701850"/>
                    <w:tag w:val="goog_rdk_15"/>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sdt>
                  <w:sdtPr>
                    <w:id w:val="-2016351006"/>
                    <w:tag w:val="goog_rdk_16"/>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sdt>
                  <w:sdtPr>
                    <w:id w:val="921172163"/>
                    <w:tag w:val="goog_rdk_17"/>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6">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Como mínimo, se conservan la identificación de la corrida, el modelo, la versión o checkpoint, la variante, la resolución de entrada, la precisión numérica, el hardware, el entorno de software, la fuente visual, la cadencia nominal y efectiva, los umbrales de confianza y asociación, la configuración de NMS, el vocabulario activo, las ventanas de confirmación y resolución, y la presencia o ausencia de identidad temporal. En una comparación de ajuste se agregan la semilla, la partición, la composición del corpus y el procedimiento de entrenamiento.</w:t>
      </w:r>
      <w:ins w:id="9016" w:author="Claude" w:date="2026-09-03T03:00:00Z">
        <w:r>
          <w:rPr>
            <w:rFonts w:ascii="Times New Roman" w:cs="Times New Roman" w:eastAsia="Times New Roman" w:hAnsi="Times New Roman"/>
            <w:sz w:val="24"/>
            <w:szCs w:val="24"/>
            <w:rtl w:val="0"/>
          </w:rPr>
          <w:t xml:space="preserve"> El detalle de campos de la bitácora se consolida en la Tabla D.3 del Anexo D.</w:t>
        </w:r>
      </w:ins>
    </w:p>
    <w:p w:rsidR="00000000" w:rsidDel="00000000" w:rsidP="00000000" w:rsidRDefault="00000000" w:rsidRPr="00000000" w14:paraId="000002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2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no corresponde en pruebas que terminan en detecciones por imagen. TTFD y SDR no corresponden sin continuidad temporal e inicio anotado.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no corresponde sin un trayecto externo instrumentado. Los deltas de ajuste no son interpretables sin una línea base equivalente o cuando existe filtración entre entrenamiento y evaluación. En cada caso se informa el estado y su causa.</w:t>
      </w:r>
      <w:ins w:id="9017" w:author="Claude" w:date="2026-09-03T03:00:00Z">
        <w:r>
          <w:rPr>
            <w:rFonts w:ascii="Times New Roman" w:cs="Times New Roman" w:eastAsia="Times New Roman" w:hAnsi="Times New Roman"/>
            <w:sz w:val="24"/>
            <w:szCs w:val="24"/>
            <w:rtl w:val="0"/>
          </w:rPr>
          <w:t xml:space="preserve"> Los insumos mínimos que habilitan cada familia de métricas se consolidan en la Tabla D.2 del Anexo D.</w:t>
        </w:r>
      </w:ins>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w:t>
      </w:r>
      <w:r w:rsidDel="00000000" w:rsidR="00000000" w:rsidRPr="00000000">
        <w:rPr>
          <w:rFonts w:ascii="Times New Roman" w:cs="Times New Roman" w:eastAsia="Times New Roman" w:hAnsi="Times New Roman"/>
          <w:sz w:val="24"/>
          <w:szCs w:val="24"/>
          <w:rtl w:val="0"/>
        </w:rPr>
        <w:t xml:space="preserve">condicionaron</w:t>
      </w:r>
      <w:r w:rsidDel="00000000" w:rsidR="00000000" w:rsidRPr="00000000">
        <w:rPr>
          <w:rFonts w:ascii="Times New Roman" w:cs="Times New Roman" w:eastAsia="Times New Roman" w:hAnsi="Times New Roman"/>
          <w:sz w:val="24"/>
          <w:szCs w:val="24"/>
          <w:rtl w:val="0"/>
        </w:rPr>
        <w:t xml:space="preserve"> su interpretación.</w:t>
      </w:r>
      <w:r w:rsidDel="00000000" w:rsidR="00000000" w:rsidRPr="00000000">
        <w:rPr>
          <w:rtl w:val="0"/>
        </w:rPr>
      </w:r>
    </w:p>
    <w:p w:rsidR="00000000" w:rsidDel="00000000" w:rsidP="00000000" w:rsidRDefault="00000000" w:rsidRPr="00000000" w14:paraId="0000021D">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1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17.1.8.1. Secuencia general del protocolo</w:t>
      </w:r>
      <w:r w:rsidDel="00000000" w:rsidR="00000000" w:rsidRPr="00000000">
        <w:rPr>
          <w:rtl w:val="0"/>
        </w:rPr>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22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3">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24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17.1.9.1. Criterio metodológico general</w:t>
      </w:r>
      <w:r w:rsidDel="00000000" w:rsidR="00000000" w:rsidRPr="00000000">
        <w:rPr>
          <w:rtl w:val="0"/>
        </w:rPr>
      </w:r>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24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2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E">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25F">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17.1.10.1. Política de minimización y uso asistivo</w:t>
      </w:r>
      <w:r w:rsidDel="00000000" w:rsidR="00000000" w:rsidRPr="00000000">
        <w:rPr>
          <w:rtl w:val="0"/>
        </w:rPr>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26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17.1.10.2. Supuestos de interpretación</w:t>
      </w:r>
      <w:r w:rsidDel="00000000" w:rsidR="00000000" w:rsidRPr="00000000">
        <w:rPr>
          <w:rtl w:val="0"/>
        </w:rPr>
      </w:r>
    </w:p>
    <w:p w:rsidR="00000000" w:rsidDel="00000000" w:rsidP="00000000" w:rsidRDefault="00000000" w:rsidRPr="00000000" w14:paraId="0000026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rsidR="00000000" w:rsidDel="00000000" w:rsidP="00000000" w:rsidRDefault="00000000" w:rsidRPr="00000000" w14:paraId="0000026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2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27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A">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17.1.11.1. Cierre del alcance metodológico</w:t>
      </w:r>
      <w:r w:rsidDel="00000000" w:rsidR="00000000" w:rsidRPr="00000000">
        <w:rPr>
          <w:rtl w:val="0"/>
        </w:rPr>
      </w:r>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27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2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2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281">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17.1.5.3 y en los hallazgos de Zhou et al. (2022), Du et al. (2022), Gu et al. (2021) y Radford et al. (2021).</w:t>
      </w:r>
    </w:p>
    <w:p w:rsidR="00000000" w:rsidDel="00000000" w:rsidP="00000000" w:rsidRDefault="00000000" w:rsidRPr="00000000" w14:paraId="000002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2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sdt>
              <w:sdtPr>
                <w:id w:val="-854126883"/>
                <w:tag w:val="goog_rdk_19"/>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19995531"/>
                <w:tag w:val="goog_rdk_20"/>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sdt>
              <w:sdtPr>
                <w:id w:val="1815095697"/>
                <w:tag w:val="goog_rdk_21"/>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314">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del w:id="9018" w:author="Claude" w:date="2026-09-03T03:00:00Z">
              <w:r>
                <w:rPr>
                  <w:rFonts w:ascii="Times New Roman" w:cs="Times New Roman" w:eastAsia="Times New Roman" w:hAnsi="Times New Roman"/>
                  <w:sz w:val="24"/>
                  <w:szCs w:val="24"/>
                  <w:rtl w:val="0"/>
                </w:rPr>
                <w:delText xml:space="preserve">Intervalo entre captura o lectura del cuadro y disponibilidad del resultado de inferencia.</w:delText>
              </w:r>
            </w:del>
            <w:ins w:id="9019" w:author="Claude" w:date="2026-09-03T03:00:00Z">
              <w:r>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del w:id="9020" w:author="Claude" w:date="2026-09-03T03:00:00Z">
              <w:r>
                <w:rPr>
                  <w:rFonts w:ascii="Times New Roman" w:cs="Times New Roman" w:eastAsia="Times New Roman" w:hAnsi="Times New Roman"/>
                  <w:sz w:val="24"/>
                  <w:szCs w:val="24"/>
                  <w:rtl w:val="0"/>
                </w:rPr>
                <w:delText xml:space="preserve">Timestamps monotónicos</w:delText>
              </w:r>
            </w:del>
            <w:ins w:id="9021" w:author="Claude" w:date="2026-09-03T03:00:00Z">
              <w:r>
                <w:rPr>
                  <w:rFonts w:ascii="Times New Roman" w:cs="Times New Roman" w:eastAsia="Times New Roman" w:hAnsi="Times New Roman"/>
                  <w:sz w:val="24"/>
                  <w:szCs w:val="24"/>
                  <w:rtl w:val="0"/>
                </w:rPr>
                <w:t xml:space="preserve">Hitos y dominio de reloj declarados</w:t>
              </w:r>
            </w:ins>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6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2" w:date="2026-09-02T23:09:26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sobre todo la lista de pendientes y los datasets</w:t>
      </w:r>
    </w:p>
  </w:comment>
  <w:comment w:author="Matias Lautaro Carrizo" w:id="0" w:date="2026-09-01T23:51:46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esta seccion porque narrativamente estaba para atras, quedó bastante bien en mi opinion. De esta falta consolidar los anexos, posiblemente se junten varios y se haga referencia a uno solo, de ahí ahorramos tablas</w:t>
      </w:r>
    </w:p>
  </w:comment>
  <w:comment w:author="Matias Lautaro Carrizo" w:id="1" w:date="2026-09-02T02:36:28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5" w15:done="0"/>
  <w15:commentEx w15:paraId="00000386" w15:done="0"/>
  <w15:commentEx w15:paraId="000003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0PkoMYvpNikBMlDnVoKW/wtMg==">CgMxLjAaJwoBMBIiCiAIBCocCgtBQUFDR1Zrems0TRAIGgtBQUFDR1Zrems0TRonCgExEiIKIAgEKhwKC0FBQUNHYjQ1NmdZEAgaC0FBQUNHYjQ1NmdZGicKATISIgogCAQqHAoLQUFBQ0dlZjN5Vm8QCBoLQUFBQ0dlZjN5Vm8aHwoBMxIaChgICVIUChJ0YWJsZS5scjNneDIyYXp5MWg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i7QEKCnRleHQvcGxhaW4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qGyIVMTA2MTE5NzgwNDk4MDc5OTc2MzY1KAA4ADCrnYv7hTQ4q52L+4U0WgxtNnlzdHR3YWptN2tyAiAAeACIAQKaAQYIABAAGACqAeEB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