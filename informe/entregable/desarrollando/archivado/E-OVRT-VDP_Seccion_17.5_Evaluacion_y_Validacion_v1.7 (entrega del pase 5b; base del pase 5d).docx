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w:t>
      </w:r>
      <w:sdt>
        <w:sdtPr>
          <w:id w:val="1854018354"/>
          <w:tag w:val="goog_rdk_0"/>
        </w:sdtPr>
        <w:sdtContent>
          <w:ins w:author="Claude" w:id="0" w:date="2026-09-07T03:02:35Z"/>
          <w:sdt>
            <w:sdtPr>
              <w:id w:val="-1922449777"/>
              <w:tag w:val="goog_rdk_1"/>
            </w:sdtPr>
            <w:sdtContent>
              <w:commentRangeStart w:id="0"/>
            </w:sdtContent>
          </w:sdt>
          <w:ins w:author="Claude" w:id="0" w:date="2026-09-07T03:02:35Z">
            <w:r w:rsidDel="00000000" w:rsidR="00000000" w:rsidRPr="00000000">
              <w:rPr>
                <w:rtl w:val="0"/>
              </w:rPr>
              <w:t xml:space="preserve"> Las mediciones de percepción, estado por persona y alerta por episodio pertenecen al Escenario A, sobre material congelado y relectura por archivo, y las de tiempo real al Escenario B, sobre captura continua.</w:t>
            </w:r>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Rigen las reglas de lectura fijadas en la sección 17.1.7.3. Cada cifra se acompaña de la combinación que la produjo, del material o estrato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sdt>
        <w:sdtPr>
          <w:id w:val="63551386"/>
          <w:tag w:val="goog_rdk_2"/>
        </w:sdtPr>
        <w:sdtContent>
          <w:ins w:author="Claude" w:id="1" w:date="2026-09-07T03:02:35Z">
            <w:r w:rsidDel="00000000" w:rsidR="00000000" w:rsidRPr="00000000">
              <w:rPr>
                <w:rtl w:val="0"/>
              </w:rPr>
              <w:t xml:space="preserve"> Los nombres abreviados de esta sección son los del marco de métricas. La latencia de alerta mide el intervalo entre el inicio del episodio anotado y su alerta confirmada, y la cobertura del episodio, que las tablas abrevian SDR, expresa qué proporción del tiempo con la condición activa mantuvo evidencia correcta.</w:t>
            </w:r>
          </w:ins>
        </w:sdtContent>
      </w:sdt>
      <w:r w:rsidDel="00000000" w:rsidR="00000000" w:rsidRPr="00000000">
        <w:rPr>
          <w:rtl w:val="0"/>
        </w:rPr>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w:t>
      </w:r>
      <w:sdt>
        <w:sdtPr>
          <w:id w:val="1762342145"/>
          <w:tag w:val="goog_rdk_3"/>
        </w:sdtPr>
        <w:sdtContent>
          <w:del w:author="Claude" w:id="2" w:date="2026-09-07T03:02:35Z">
            <w:r w:rsidDel="00000000" w:rsidR="00000000" w:rsidRPr="00000000">
              <w:rPr>
                <w:rtl w:val="0"/>
              </w:rPr>
              <w:delText xml:space="preserve">Esta descomposición no debe confundirse con los 34 clips del bloque de rodaje guionado.</w:delText>
            </w:r>
          </w:del>
        </w:sdtContent>
      </w:sdt>
      <w:sdt>
        <w:sdtPr>
          <w:id w:val="1966028519"/>
          <w:tag w:val="goog_rdk_4"/>
        </w:sdtPr>
        <w:sdtContent>
          <w:ins w:author="Claude" w:id="2" w:date="2026-09-07T03:02:35Z">
            <w:r w:rsidDel="00000000" w:rsidR="00000000" w:rsidRPr="00000000">
              <w:rPr>
                <w:rtl w:val="0"/>
              </w:rPr>
              <w:t xml:space="preserve">Lo integran 34 clips de un bloque de rodaje guionado y 13 de un estrato de obra real no guionada.</w:t>
            </w:r>
          </w:ins>
        </w:sdtContent>
      </w:sdt>
      <w:r w:rsidDel="00000000" w:rsidR="00000000" w:rsidRPr="00000000">
        <w:rPr>
          <w:rtl w:val="0"/>
        </w:rPr>
        <w:t xml:space="preserve">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tl w:val="0"/>
        </w:rPr>
        <w:t xml:space="preserve">La Tabla 61 muestra que la combinación gdino-tiny-560 alcanzó el mAP50 más alto en el agregado y en el núcleo curado, </w:t>
      </w:r>
      <w:sdt>
        <w:sdtPr>
          <w:id w:val="-281811179"/>
          <w:tag w:val="goog_rdk_5"/>
        </w:sdtPr>
        <w:sdtContent>
          <w:del w:author="Claude" w:id="3" w:date="2026-09-07T03:02:35Z">
            <w:r w:rsidDel="00000000" w:rsidR="00000000" w:rsidRPr="00000000">
              <w:rPr>
                <w:rtl w:val="0"/>
              </w:rPr>
              <w:delText xml:space="preserve">mientras que gdino-base-560 produjo el recall más alto para CR-01</w:delText>
            </w:r>
          </w:del>
        </w:sdtContent>
      </w:sdt>
      <w:sdt>
        <w:sdtPr>
          <w:id w:val="1695778225"/>
          <w:tag w:val="goog_rdk_6"/>
        </w:sdtPr>
        <w:sdtContent>
          <w:ins w:author="Claude" w:id="3" w:date="2026-09-07T03:02:35Z">
            <w:r w:rsidDel="00000000" w:rsidR="00000000" w:rsidRPr="00000000">
              <w:rPr>
                <w:rtl w:val="0"/>
              </w:rPr>
              <w:t xml:space="preserve">mientras que gdino-base-560 produjo el recall más alto de CR-01 por evidencia directa</w:t>
            </w:r>
          </w:ins>
        </w:sdtContent>
      </w:sdt>
      <w:r w:rsidDel="00000000" w:rsidR="00000000" w:rsidRPr="00000000">
        <w:rPr>
          <w:rtl w:val="0"/>
        </w:rPr>
        <w:t xml:space="preserve">.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sdt>
        <w:sdtPr>
          <w:id w:val="2054952375"/>
          <w:tag w:val="goog_rdk_7"/>
        </w:sdtPr>
        <w:sdtContent>
          <w:ins w:author="Claude" w:id="4" w:date="2026-09-07T03:02:35Z">
            <w:r w:rsidDel="00000000" w:rsidR="00000000" w:rsidRPr="00000000">
              <w:rPr>
                <w:rtl w:val="0"/>
              </w:rPr>
              <w:t xml:space="preserve"> Las dos comparten resolución de entrada y umbrales, que declara la sección 17.4.4, y difieren en el tamaño del perfil.</w:t>
            </w:r>
          </w:ins>
        </w:sdtContent>
      </w:sdt>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pPr>
            <w:sdt>
              <w:sdtPr>
                <w:id w:val="1547761686"/>
                <w:tag w:val="goog_rdk_9"/>
              </w:sdtPr>
              <w:sdtContent>
                <w:del w:author="Claude" w:id="5" w:date="2026-09-07T03:02:35Z">
                  <w:r w:rsidDel="00000000" w:rsidR="00000000" w:rsidRPr="00000000">
                    <w:rPr>
                      <w:b w:val="1"/>
                      <w:bCs w:val="1"/>
                      <w:rtl w:val="0"/>
                    </w:rPr>
                    <w:delText xml:space="preserve">Recall CR-01</w:delText>
                  </w:r>
                </w:del>
              </w:sdtContent>
            </w:sdt>
            <w:sdt>
              <w:sdtPr>
                <w:id w:val="-1199740461"/>
                <w:tag w:val="goog_rdk_10"/>
              </w:sdtPr>
              <w:sdtContent>
                <w:ins w:author="Claude" w:id="5" w:date="2026-09-07T03:02:35Z"/>
                <w:sdt>
                  <w:sdtPr>
                    <w:id w:val="325836839"/>
                    <w:tag w:val="goog_rdk_11"/>
                  </w:sdtPr>
                  <w:sdtContent>
                    <w:commentRangeStart w:id="1"/>
                  </w:sdtContent>
                </w:sdt>
                <w:ins w:author="Claude" w:id="5" w:date="2026-09-07T03:02:35Z">
                  <w:r w:rsidDel="00000000" w:rsidR="00000000" w:rsidRPr="00000000">
                    <w:rPr>
                      <w:rtl w:val="0"/>
                    </w:rPr>
                    <w:t xml:space="preserve">Recall de CR-01 por evidencia directa</w:t>
                  </w:r>
                </w:ins>
              </w:sdtContent>
            </w:sdt>
            <w:commentRangeEnd w:id="1"/>
            <w:r w:rsidDel="00000000" w:rsidR="00000000" w:rsidRPr="00000000">
              <w:commentReference w:id="1"/>
            </w:r>
            <w:r w:rsidDel="00000000" w:rsidR="00000000" w:rsidRPr="00000000">
              <w:rPr>
                <w:b w:val="1"/>
                <w:bCs w:val="1"/>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Retenida como perfil operativo por liderar el mAP50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Retenida como contraste de mayor cobertura para CR-01 y chaleco.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sdt>
              <w:sdtPr>
                <w:id w:val="840266569"/>
                <w:tag w:val="goog_rdk_13"/>
              </w:sdtPr>
              <w:sdtContent>
                <w:del w:author="Claude" w:id="6" w:date="2026-09-07T03:02:35Z">
                  <w:r w:rsidDel="00000000" w:rsidR="00000000" w:rsidRPr="00000000">
                    <w:rPr>
                      <w:rtl w:val="0"/>
                    </w:rPr>
                    <w:delText xml:space="preserve">No apta para CR-01 bajo esta formulación: no recuperó cabeza descubierta.</w:delText>
                  </w:r>
                </w:del>
              </w:sdtContent>
            </w:sdt>
            <w:sdt>
              <w:sdtPr>
                <w:id w:val="-1165873710"/>
                <w:tag w:val="goog_rdk_14"/>
              </w:sdtPr>
              <w:sdtContent>
                <w:ins w:author="Claude" w:id="6" w:date="2026-09-07T03:02:35Z">
                  <w:r w:rsidDel="00000000" w:rsidR="00000000" w:rsidRPr="00000000">
                    <w:rPr>
                      <w:rtl w:val="0"/>
                    </w:rPr>
                    <w:t xml:space="preserve">Ciega a la cabeza descubierta, de modo que no sostiene la formulación directa. Su límite para el núcleo es el chaleco, con AP 0,182 en obra curada frente a 0,520 del perfil operativo.</w:t>
                  </w:r>
                </w:ins>
              </w:sdtContent>
            </w:sdt>
            <w:r w:rsidDel="00000000" w:rsidR="00000000" w:rsidRPr="00000000">
              <w:rPr>
                <w:rtl w:val="0"/>
              </w:rPr>
            </w:r>
          </w:p>
        </w:tc>
      </w:tr>
    </w:tbl>
    <w:p w:rsidR="00000000" w:rsidDel="00000000" w:rsidP="00000000" w:rsidRDefault="00000000" w:rsidRPr="00000000" w14:paraId="00000020">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w:t>
      </w:r>
      <w:sdt>
        <w:sdtPr>
          <w:id w:val="520626243"/>
          <w:tag w:val="goog_rdk_15"/>
        </w:sdtPr>
        <w:sdtContent>
          <w:del w:author="Claude" w:id="7" w:date="2026-09-07T03:02:35Z">
            <w:r w:rsidDel="00000000" w:rsidR="00000000" w:rsidRPr="00000000">
              <w:rPr>
                <w:rtl w:val="0"/>
              </w:rPr>
              <w:delText xml:space="preserve">El recall de CR-01 se informa sobre 5.313 positivos de referencia.</w:delText>
            </w:r>
          </w:del>
        </w:sdtContent>
      </w:sdt>
      <w:sdt>
        <w:sdtPr>
          <w:id w:val="1692844375"/>
          <w:tag w:val="goog_rdk_16"/>
        </w:sdtPr>
        <w:sdtContent>
          <w:ins w:author="Claude" w:id="7" w:date="2026-09-07T03:02:35Z">
            <w:r w:rsidDel="00000000" w:rsidR="00000000" w:rsidRPr="00000000">
              <w:rPr>
                <w:rtl w:val="0"/>
              </w:rPr>
              <w:t xml:space="preserve">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ins>
        </w:sdtContent>
      </w:sdt>
      <w:r w:rsidDel="00000000" w:rsidR="00000000" w:rsidRPr="00000000">
        <w:rPr>
          <w:rtl w:val="0"/>
        </w:rPr>
      </w:r>
    </w:p>
    <w:p w:rsidR="00000000" w:rsidDel="00000000" w:rsidP="00000000" w:rsidRDefault="00000000" w:rsidRPr="00000000" w14:paraId="00000021">
      <w:pPr>
        <w:widowControl w:val="1"/>
        <w:spacing w:after="0" w:before="0" w:line="480" w:lineRule="auto"/>
        <w:ind w:left="0" w:right="0" w:firstLine="720"/>
        <w:rPr/>
      </w:pPr>
      <w:r w:rsidDel="00000000" w:rsidR="00000000" w:rsidRPr="00000000">
        <w:rPr>
          <w:rtl w:val="0"/>
        </w:rPr>
        <w:t xml:space="preserve">La especialización del perfil base también apareció en chaleco, con AP 0,582 frente a 0,520 del perfil operativo sobre el estrato de mayor cobertura de esa clase. En los tres estratos, persona y casco se mantuvieron entre 0,70 y 0,89 de AP, mientras que chaleco quedó entre 0,55 y 0,58. </w:t>
      </w:r>
      <w:sdt>
        <w:sdtPr>
          <w:id w:val="179515350"/>
          <w:tag w:val="goog_rdk_17"/>
        </w:sdtPr>
        <w:sdtContent>
          <w:del w:author="Claude" w:id="8" w:date="2026-09-07T03:02:35Z">
            <w:r w:rsidDel="00000000" w:rsidR="00000000" w:rsidRPr="00000000">
              <w:rPr>
                <w:rtl w:val="0"/>
              </w:rPr>
              <w:delText xml:space="preserve">La asimetría no tuvo su dependencia de una única fuente</w:delText>
            </w:r>
          </w:del>
        </w:sdtContent>
      </w:sdt>
      <w:sdt>
        <w:sdtPr>
          <w:id w:val="-774889159"/>
          <w:tag w:val="goog_rdk_18"/>
        </w:sdtPr>
        <w:sdtContent>
          <w:ins w:author="Claude" w:id="8" w:date="2026-09-07T03:02:35Z">
            <w:r w:rsidDel="00000000" w:rsidR="00000000" w:rsidRPr="00000000">
              <w:rPr>
                <w:rtl w:val="0"/>
              </w:rPr>
              <w:t xml:space="preserve">La asimetría no dependió de una única fuente</w:t>
            </w:r>
          </w:ins>
        </w:sdtContent>
      </w:sdt>
      <w:r w:rsidDel="00000000" w:rsidR="00000000" w:rsidRPr="00000000">
        <w:rPr>
          <w:rtl w:val="0"/>
        </w:rPr>
        <w:t xml:space="preserve">, porque se sostuvo en los tres.</w:t>
      </w:r>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familia YOLOE presentó una limitación distinta. Sus cuatro variantes produjeron AP 0,000 para bare_head, la clase de cabeza descubierta, en el estrato que la anota de forma nativa. Aunque resultó adecuada para rutas de mayor velocidad, esa ceguera la volvió inservible para CR-01 en la configuración evaluada.</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extensibilidad semántica se ejerció sobre una clase nueva, cuyo costo de incorporación informa la sección 17.4.8. </w:t>
      </w:r>
      <w:sdt>
        <w:sdtPr>
          <w:id w:val="206707196"/>
          <w:tag w:val="goog_rdk_19"/>
        </w:sdtPr>
        <w:sdtContent>
          <w:del w:author="Claude" w:id="9" w:date="2026-09-07T03:02:35Z">
            <w:r w:rsidDel="00000000" w:rsidR="00000000" w:rsidRPr="00000000">
              <w:rPr>
                <w:rtl w:val="0"/>
              </w:rPr>
              <w:delText xml:space="preserve">Sin ninguna corrida de entrenamiento alcanzó AP50 de 0,662 sobre 99 cajas de referencia.</w:delText>
            </w:r>
          </w:del>
        </w:sdtContent>
      </w:sdt>
      <w:sdt>
        <w:sdtPr>
          <w:id w:val="-524186329"/>
          <w:tag w:val="goog_rdk_20"/>
        </w:sdtPr>
        <w:sdtContent>
          <w:ins w:author="Claude" w:id="9" w:date="2026-09-07T03:02:35Z">
            <w:r w:rsidDel="00000000" w:rsidR="00000000" w:rsidRPr="00000000">
              <w:rPr>
                <w:rtl w:val="0"/>
              </w:rPr>
              <w:t xml:space="preserve">La clase alcanzó AP50 de 0,662 sobre 99 cajas de referencia sin ninguna corrida de entrenamiento.</w:t>
            </w:r>
          </w:ins>
        </w:sdtContent>
      </w:sdt>
      <w:r w:rsidDel="00000000" w:rsidR="00000000" w:rsidRPr="00000000">
        <w:rPr>
          <w:rtl w:val="0"/>
        </w:rPr>
        <w:t xml:space="preserve"> El costo reducido no eliminó la necesidad de validación semántica. Sobre el mismo material, un sinónimo produjo 0 detecciones y otra palabra generó 252 cajas, ninguna correcta.</w:t>
      </w:r>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El nivel intermedio evaluó si la evidencia perceptiva permitía determinar el estado observable de cada persona. La calibración se realizó sobre una mitad del material y las métricas sobre la otra, </w:t>
      </w:r>
      <w:sdt>
        <w:sdtPr>
          <w:id w:val="1914831033"/>
          <w:tag w:val="goog_rdk_21"/>
        </w:sdtPr>
        <w:sdtContent>
          <w:del w:author="Claude" w:id="10" w:date="2026-09-07T03:02:35Z">
            <w:r w:rsidDel="00000000" w:rsidR="00000000" w:rsidRPr="00000000">
              <w:rPr>
                <w:rtl w:val="0"/>
              </w:rPr>
              <w:delText xml:space="preserve">con IoU mayor o igual que 0,5.</w:delText>
            </w:r>
          </w:del>
        </w:sdtContent>
      </w:sdt>
      <w:sdt>
        <w:sdtPr>
          <w:id w:val="183186382"/>
          <w:tag w:val="goog_rdk_22"/>
        </w:sdtPr>
        <w:sdtContent>
          <w:ins w:author="Claude" w:id="10" w:date="2026-09-07T03:02:35Z">
            <w:r w:rsidDel="00000000" w:rsidR="00000000" w:rsidRPr="00000000">
              <w:rPr>
                <w:rtl w:val="0"/>
              </w:rPr>
              <w:t xml:space="preserve">con IoU mayor o igual que 0,5. </w:t>
            </w:r>
          </w:ins>
          <w:sdt>
            <w:sdtPr>
              <w:id w:val="146372134"/>
              <w:tag w:val="goog_rdk_23"/>
            </w:sdtPr>
            <w:sdtContent>
              <w:commentRangeStart w:id="2"/>
            </w:sdtContent>
          </w:sdt>
          <w:ins w:author="Claude" w:id="10" w:date="2026-09-07T03:02:35Z">
            <w:r w:rsidDel="00000000" w:rsidR="00000000" w:rsidRPr="00000000">
              <w:rPr>
                <w:rtl w:val="0"/>
              </w:rPr>
              <w:t xml:space="preserve">La partición en mitades se registró con su semilla</w:t>
            </w:r>
            <w:commentRangeEnd w:id="2"/>
            <w:r w:rsidDel="00000000" w:rsidR="00000000" w:rsidRPr="00000000">
              <w:commentReference w:id="2"/>
            </w:r>
            <w:r w:rsidDel="00000000" w:rsidR="00000000" w:rsidRPr="00000000">
              <w:rPr>
                <w:rtl w:val="0"/>
              </w:rPr>
              <w:t xml:space="preserve"> y fue la misma para todos los brazos, de modo que ninguna imagen que ajustó un umbral entró después en la medición.</w:t>
            </w:r>
          </w:ins>
        </w:sdtContent>
      </w:sdt>
      <w:r w:rsidDel="00000000" w:rsidR="00000000" w:rsidRPr="00000000">
        <w:rPr>
          <w:rtl w:val="0"/>
        </w:rPr>
        <w:t xml:space="preserve"> Se compararon E-IND, la estrategia indirecta que reconstruye la ausencia desde evidencia positiva, y E-DIR, la formulación directa retenida para el contraste.</w:t>
      </w:r>
      <w:sdt>
        <w:sdtPr>
          <w:id w:val="1365079756"/>
          <w:tag w:val="goog_rdk_24"/>
        </w:sdtPr>
        <w:sdtContent>
          <w:del w:author="Claude" w:id="11" w:date="2026-09-07T03:02:35Z">
            <w:r w:rsidDel="00000000" w:rsidR="00000000" w:rsidRPr="00000000">
              <w:rPr>
                <w:rtl w:val="0"/>
              </w:rPr>
              <w:delText xml:space="preserve"> La medición sobre imágenes utilizó calibración en una mitad y evaluación en la otra.</w:delText>
            </w:r>
          </w:del>
        </w:sdtContent>
      </w:sdt>
      <w:r w:rsidDel="00000000" w:rsidR="00000000" w:rsidRPr="00000000">
        <w:rPr>
          <w:rtl w:val="0"/>
        </w:rPr>
        <w:t xml:space="preserve"> </w:t>
      </w:r>
      <w:sdt>
        <w:sdtPr>
          <w:id w:val="137686765"/>
          <w:tag w:val="goog_rdk_25"/>
        </w:sdtPr>
        <w:sdtContent>
          <w:del w:author="Claude" w:id="12" w:date="2026-09-07T03:02:35Z">
            <w:r w:rsidDel="00000000" w:rsidR="00000000" w:rsidRPr="00000000">
              <w:rPr>
                <w:rtl w:val="0"/>
              </w:rPr>
              <w:delText xml:space="preserve">La medición sobre video de obra real abarcó 17 clips y no incluyó el motor temporal.</w:delText>
            </w:r>
          </w:del>
        </w:sdtContent>
      </w:sdt>
      <w:sdt>
        <w:sdtPr>
          <w:id w:val="-700046024"/>
          <w:tag w:val="goog_rdk_26"/>
        </w:sdtPr>
        <w:sdtContent>
          <w:ins w:author="Claude" w:id="12" w:date="2026-09-07T03:02:35Z">
            <w:r w:rsidDel="00000000" w:rsidR="00000000" w:rsidRPr="00000000">
              <w:rPr>
                <w:rtl w:val="0"/>
              </w:rPr>
              <w:t xml:space="preserve">La medición sobre video abarcó 17 clips de obra real, un material distinto del estrato que integra el banco temporal, y no incluyó el motor temporal. La Tabla 62 reúne los resultados.</w:t>
            </w:r>
          </w:ins>
        </w:sdtContent>
      </w:sdt>
      <w:r w:rsidDel="00000000" w:rsidR="00000000" w:rsidRPr="00000000">
        <w:rPr>
          <w:rtl w:val="0"/>
        </w:rPr>
      </w:r>
    </w:p>
    <w:p w:rsidR="00000000" w:rsidDel="00000000" w:rsidP="00000000" w:rsidRDefault="00000000" w:rsidRPr="00000000" w14:paraId="00000026">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b w:val="1"/>
                <w:bCs w:val="1"/>
                <w:rtl w:val="0"/>
              </w:rPr>
              <w:t xml:space="preserve">Resultado 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Contraste 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Imágenes,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Núcleo curado,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Imágenes, 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Video de obra real -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Video de obra real - 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sdt>
              <w:sdtPr>
                <w:id w:val="-269027961"/>
                <w:tag w:val="goog_rdk_28"/>
              </w:sdtPr>
              <w:sdtContent>
                <w:del w:author="Claude" w:id="13" w:date="2026-09-07T03:02:35Z">
                  <w:r w:rsidDel="00000000" w:rsidR="00000000" w:rsidRPr="00000000">
                    <w:rPr>
                      <w:rtl w:val="0"/>
                    </w:rPr>
                    <w:delText xml:space="preserve">La misma frontera de de juicio dominó el resultado.</w:delText>
                  </w:r>
                </w:del>
              </w:sdtContent>
            </w:sdt>
            <w:sdt>
              <w:sdtPr>
                <w:id w:val="59637990"/>
                <w:tag w:val="goog_rdk_29"/>
              </w:sdtPr>
              <w:sdtContent>
                <w:ins w:author="Claude" w:id="13" w:date="2026-09-07T03:02:35Z">
                  <w:r w:rsidDel="00000000" w:rsidR="00000000" w:rsidRPr="00000000">
                    <w:rPr>
                      <w:rtl w:val="0"/>
                    </w:rPr>
                    <w:t xml:space="preserve">La misma frontera de juzgabilidad dominó el resultado.</w:t>
                  </w:r>
                </w:ins>
              </w:sdtContent>
            </w:sdt>
            <w:r w:rsidDel="00000000" w:rsidR="00000000" w:rsidRPr="00000000">
              <w:rPr>
                <w:rtl w:val="0"/>
              </w:rPr>
            </w:r>
          </w:p>
        </w:tc>
      </w:tr>
    </w:tbl>
    <w:p w:rsidR="00000000" w:rsidDel="00000000" w:rsidP="00000000" w:rsidRDefault="00000000" w:rsidRPr="00000000" w14:paraId="00000046">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048">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y 1.409 para CR-02, y contabilizó como falso positivo cualquier predicción emitida sobre ellos.</w:t>
      </w:r>
    </w:p>
    <w:sdt>
      <w:sdtPr>
        <w:id w:val="-707191289"/>
        <w:tag w:val="goog_rdk_33"/>
      </w:sdtPr>
      <w:sdtContent>
        <w:p w:rsidR="00000000" w:rsidDel="00000000" w:rsidP="00000000" w:rsidRDefault="00000000" w:rsidRPr="00000000" w14:paraId="00000049">
          <w:pPr>
            <w:widowControl w:val="1"/>
            <w:spacing w:after="0" w:before="0" w:line="480" w:lineRule="auto"/>
            <w:ind w:left="0" w:right="0" w:firstLine="720"/>
            <w:rPr>
              <w:ins w:author="Claude" w:id="14" w:date="2026-09-07T03:02:35Z"/>
            </w:rPr>
          </w:pPr>
          <w:sdt>
            <w:sdtPr>
              <w:id w:val="-507504899"/>
              <w:tag w:val="goog_rdk_31"/>
            </w:sdtPr>
            <w:sdtContent>
              <w:ins w:author="Claude" w:id="14" w:date="2026-09-07T03:02:35Z"/>
              <w:sdt>
                <w:sdtPr>
                  <w:id w:val="247672726"/>
                  <w:tag w:val="goog_rdk_32"/>
                </w:sdtPr>
                <w:sdtContent>
                  <w:commentRangeStart w:id="3"/>
                </w:sdtContent>
              </w:sdt>
              <w:ins w:author="Claude" w:id="14" w:date="2026-09-07T03:02:35Z">
                <w:r w:rsidDel="00000000" w:rsidR="00000000" w:rsidRPr="00000000">
                  <w:rPr>
                    <w:rtl w:val="0"/>
                  </w:rPr>
                  <w:t xml:space="preserve">Esa frontera tiene al menos tres ejes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en el clip nocturno del estrato las mismas bandas quedan entre 6 y 13 %. Y la oclusión invierte el orden de los dos ejes anteriores, ya que el clip con los sujetos más grandes del conjunto, con mediana de 370 píxeles, quedó entre los peores resultados con F1 0,084 sobre una cuadrilla apiñada en la que el 58,5 % de las personas aparece solapada con otra. Tampoco la juzgabilidad humana anticipa la del sistema, porque el clip con la segunda proporción más baja de cuadros no observables para el anotador rindió el peor F1 del conjunto.</w:t>
                </w:r>
                <w:commentRangeEnd w:id="3"/>
                <w:r w:rsidDel="00000000" w:rsidR="00000000" w:rsidRPr="00000000">
                  <w:commentReference w:id="3"/>
                </w:r>
                <w:r w:rsidDel="00000000" w:rsidR="00000000" w:rsidRPr="00000000">
                  <w:rPr>
                    <w:rtl w:val="0"/>
                  </w:rPr>
                </w:r>
              </w:ins>
            </w:sdtContent>
          </w:sdt>
        </w:p>
      </w:sdtContent>
    </w:sdt>
    <w:p w:rsidR="00000000" w:rsidDel="00000000" w:rsidP="00000000" w:rsidRDefault="00000000" w:rsidRPr="00000000" w14:paraId="0000004A">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B">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w:t>
      </w:r>
      <w:sdt>
        <w:sdtPr>
          <w:id w:val="978372480"/>
          <w:tag w:val="goog_rdk_34"/>
        </w:sdtPr>
        <w:sdtContent>
          <w:del w:author="Claude" w:id="15" w:date="2026-09-07T03:02:35Z">
            <w:r w:rsidDel="00000000" w:rsidR="00000000" w:rsidRPr="00000000">
              <w:rPr>
                <w:rtl w:val="0"/>
              </w:rPr>
              <w:delText xml:space="preserve">y uno quedó censurado con causa</w:delText>
            </w:r>
          </w:del>
        </w:sdtContent>
      </w:sdt>
      <w:sdt>
        <w:sdtPr>
          <w:id w:val="-1427796362"/>
          <w:tag w:val="goog_rdk_35"/>
        </w:sdtPr>
        <w:sdtContent>
          <w:ins w:author="Claude" w:id="15" w:date="2026-09-07T03:02:35Z">
            <w:r w:rsidDel="00000000" w:rsidR="00000000" w:rsidRPr="00000000">
              <w:rPr>
                <w:rtl w:val="0"/>
              </w:rPr>
              <w:t xml:space="preserve">y uno quedó censurado con causa declarada, porque su duración no permitía que una alerta lenta ocurriera dentro del clip</w:t>
            </w:r>
          </w:ins>
        </w:sdtContent>
      </w:sdt>
      <w:r w:rsidDel="00000000" w:rsidR="00000000" w:rsidRPr="00000000">
        <w:rPr>
          <w:rtl w:val="0"/>
        </w:rPr>
        <w:t xml:space="preserve">, y cuatro clips fueron negativos.</w:t>
      </w:r>
      <w:sdt>
        <w:sdtPr>
          <w:id w:val="-1312668646"/>
          <w:tag w:val="goog_rdk_36"/>
        </w:sdtPr>
        <w:sdtContent>
          <w:ins w:author="Claude" w:id="16" w:date="2026-09-07T03:02:35Z">
            <w:r w:rsidDel="00000000" w:rsidR="00000000" w:rsidRPr="00000000">
              <w:rPr>
                <w:rtl w:val="0"/>
              </w:rPr>
              <w:t xml:space="preserve"> La Tabla 63 reúne las combinaciones ejecutadas sobre ese material, cada una con una sola variable cambiada respecto de la línea de base.</w:t>
            </w:r>
          </w:ins>
        </w:sdtContent>
      </w:sdt>
      <w:r w:rsidDel="00000000" w:rsidR="00000000" w:rsidRPr="00000000">
        <w:rPr>
          <w:rtl w:val="0"/>
        </w:rPr>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D">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1065"/>
        <w:gridCol w:w="1860"/>
        <w:gridCol w:w="1620"/>
        <w:tblGridChange w:id="0">
          <w:tblGrid>
            <w:gridCol w:w="1620"/>
            <w:gridCol w:w="1620"/>
            <w:gridCol w:w="1620"/>
            <w:gridCol w:w="1155"/>
            <w:gridCol w:w="2400"/>
            <w:gridCol w:w="1065"/>
            <w:gridCol w:w="1860"/>
            <w:gridCol w:w="1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Núcleo E-IND,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Contraste 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E-DIR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E-HYB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Núcleo E-IND,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La identidad elevó F1 sin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Vocabulario nativo bare_head</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w:t>
      </w:r>
      <w:sdt>
        <w:sdtPr>
          <w:id w:val="-164750968"/>
          <w:tag w:val="goog_rdk_37"/>
        </w:sdtPr>
        <w:sdtContent>
          <w:del w:author="Claude" w:id="17" w:date="2026-09-07T03:02:35Z">
            <w:r w:rsidDel="00000000" w:rsidR="00000000" w:rsidRPr="00000000">
              <w:rPr>
                <w:rtl w:val="0"/>
              </w:rPr>
              <w:delText xml:space="preserve">y la columna de latencia declara cuántos episodios confirmados sostienen cada valor</w:delText>
            </w:r>
          </w:del>
        </w:sdtContent>
      </w:sdt>
      <w:sdt>
        <w:sdtPr>
          <w:id w:val="-1598028549"/>
          <w:tag w:val="goog_rdk_38"/>
        </w:sdtPr>
        <w:sdtContent>
          <w:ins w:author="Claude" w:id="17" w:date="2026-09-07T03:02:35Z">
            <w:r w:rsidDel="00000000" w:rsidR="00000000" w:rsidRPr="00000000">
              <w:rPr>
                <w:rtl w:val="0"/>
              </w:rPr>
              <w:t xml:space="preserve">y el número entre paréntesis de la columna de latencia es la cantidad de episodios confirmados, mientras que </w:t>
            </w:r>
          </w:ins>
          <w:sdt>
            <w:sdtPr>
              <w:id w:val="-1160551754"/>
              <w:tag w:val="goog_rdk_39"/>
            </w:sdtPr>
            <w:sdtContent>
              <w:commentRangeStart w:id="4"/>
            </w:sdtContent>
          </w:sdt>
          <w:ins w:author="Claude" w:id="17" w:date="2026-09-07T03:02:35Z">
            <w:r w:rsidDel="00000000" w:rsidR="00000000" w:rsidRPr="00000000">
              <w:rPr>
                <w:rtl w:val="0"/>
              </w:rPr>
              <w:t xml:space="preserve">la media se promedia por clip con alerta confirmada</w:t>
            </w:r>
            <w:commentRangeEnd w:id="4"/>
            <w:r w:rsidDel="00000000" w:rsidR="00000000" w:rsidRPr="00000000">
              <w:commentReference w:id="4"/>
            </w:r>
            <w:r w:rsidDel="00000000" w:rsidR="00000000" w:rsidRPr="00000000">
              <w:rPr>
                <w:rtl w:val="0"/>
              </w:rPr>
              <w:t xml:space="preserve">, un conteo menor cuando un mismo clip contiene las dos condiciones</w:t>
            </w:r>
          </w:ins>
        </w:sdtContent>
      </w:sdt>
      <w:r w:rsidDel="00000000" w:rsidR="00000000" w:rsidRPr="00000000">
        <w:rPr>
          <w:rtl w:val="0"/>
        </w:rPr>
        <w:t xml:space="preserve">. Los falsos positivos se cuentan sobre los cuatro clips negativos y no incluyen re-alertas.</w:t>
      </w:r>
    </w:p>
    <w:p w:rsidR="00000000" w:rsidDel="00000000" w:rsidP="00000000" w:rsidRDefault="00000000" w:rsidRPr="00000000" w14:paraId="00000087">
      <w:pPr>
        <w:widowControl w:val="1"/>
        <w:spacing w:after="0" w:before="0" w:line="480" w:lineRule="auto"/>
        <w:ind w:left="0" w:right="0" w:firstLine="720"/>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w:t>
      </w:r>
      <w:sdt>
        <w:sdtPr>
          <w:id w:val="-2057149304"/>
          <w:tag w:val="goog_rdk_40"/>
        </w:sdtPr>
        <w:sdtContent>
          <w:del w:author="Claude" w:id="18" w:date="2026-09-07T03:02:35Z">
            <w:r w:rsidDel="00000000" w:rsidR="00000000" w:rsidRPr="00000000">
              <w:rPr>
                <w:rtl w:val="0"/>
              </w:rPr>
              <w:delText xml:space="preserve">, medida sobre 23 episodios confirmados.</w:delText>
            </w:r>
          </w:del>
        </w:sdtContent>
      </w:sdt>
      <w:sdt>
        <w:sdtPr>
          <w:id w:val="1326490628"/>
          <w:tag w:val="goog_rdk_41"/>
        </w:sdtPr>
        <w:sdtContent>
          <w:ins w:author="Claude" w:id="18" w:date="2026-09-07T03:02:35Z">
            <w:r w:rsidDel="00000000" w:rsidR="00000000" w:rsidRPr="00000000">
              <w:rPr>
                <w:rtl w:val="0"/>
              </w:rPr>
              <w:t xml:space="preserve">. Las dos medias se promediaron por clip con alerta confirmada, </w:t>
            </w:r>
          </w:ins>
          <w:sdt>
            <w:sdtPr>
              <w:id w:val="699302967"/>
              <w:tag w:val="goog_rdk_42"/>
            </w:sdtPr>
            <w:sdtContent>
              <w:commentRangeStart w:id="5"/>
            </w:sdtContent>
          </w:sdt>
          <w:ins w:author="Claude" w:id="18" w:date="2026-09-07T03:02:35Z">
            <w:r w:rsidDel="00000000" w:rsidR="00000000" w:rsidRPr="00000000">
              <w:rPr>
                <w:rtl w:val="0"/>
              </w:rPr>
              <w:t xml:space="preserve">siete en CR-02 y veintiuno en CR-01</w:t>
            </w:r>
            <w:commentRangeEnd w:id="5"/>
            <w:r w:rsidDel="00000000" w:rsidR="00000000" w:rsidRPr="00000000">
              <w:commentReference w:id="5"/>
            </w:r>
            <w:r w:rsidDel="00000000" w:rsidR="00000000" w:rsidRPr="00000000">
              <w:rPr>
                <w:rtl w:val="0"/>
              </w:rPr>
              <w:t xml:space="preserve">.</w:t>
            </w:r>
          </w:ins>
        </w:sdtContent>
      </w:sdt>
      <w:r w:rsidDel="00000000" w:rsidR="00000000" w:rsidRPr="00000000">
        <w:rPr>
          <w:rtl w:val="0"/>
        </w:rPr>
        <w:t xml:space="preserve"> La diferencia fue coherente con ventanas de confirmación de 7,0 y 4,0 s. Una detección sostenida sólo durante una fracción del episodio pudo producir una alerta correcta cuando acumuló evidencia suficiente dentro de la ventana.</w:t>
      </w:r>
      <w:sdt>
        <w:sdtPr>
          <w:id w:val="1926732341"/>
          <w:tag w:val="goog_rdk_43"/>
        </w:sdtPr>
        <w:sdtContent>
          <w:ins w:author="Claude" w:id="19" w:date="2026-09-07T03:02:35Z">
            <w:r w:rsidDel="00000000" w:rsidR="00000000" w:rsidRPr="00000000">
              <w:rPr>
                <w:rtl w:val="0"/>
              </w:rPr>
              <w:t xml:space="preserve"> La Figura 4.6 muestra un fotograma con la alerta ya confirmada.</w:t>
            </w:r>
          </w:ins>
        </w:sdtContent>
      </w:sdt>
      <w:r w:rsidDel="00000000" w:rsidR="00000000" w:rsidRPr="00000000">
        <w:rPr>
          <w:rtl w:val="0"/>
        </w:rPr>
      </w:r>
    </w:p>
    <w:sdt>
      <w:sdtPr>
        <w:id w:val="2108195485"/>
        <w:tag w:val="goog_rdk_46"/>
      </w:sdtPr>
      <w:sdtContent>
        <w:p w:rsidR="00000000" w:rsidDel="00000000" w:rsidP="00000000" w:rsidRDefault="00000000" w:rsidRPr="00000000" w14:paraId="00000088">
          <w:pPr>
            <w:keepNext w:val="1"/>
            <w:widowControl w:val="1"/>
            <w:spacing w:after="0" w:before="0" w:line="480" w:lineRule="auto"/>
            <w:ind w:left="0" w:right="0" w:firstLine="0"/>
            <w:rPr>
              <w:ins w:author="Claude" w:id="20" w:date="2026-09-07T03:02:35Z"/>
              <w:b w:val="1"/>
              <w:bCs w:val="1"/>
            </w:rPr>
          </w:pPr>
          <w:sdt>
            <w:sdtPr>
              <w:id w:val="-1949676151"/>
              <w:tag w:val="goog_rdk_45"/>
            </w:sdtPr>
            <w:sdtContent>
              <w:ins w:author="Claude" w:id="20" w:date="2026-09-07T03:02:35Z">
                <w:r w:rsidDel="00000000" w:rsidR="00000000" w:rsidRPr="00000000">
                  <w:rPr>
                    <w:rtl w:val="0"/>
                  </w:rPr>
                </w:r>
              </w:ins>
            </w:sdtContent>
          </w:sdt>
        </w:p>
      </w:sdtContent>
    </w:sdt>
    <w:sdt>
      <w:sdtPr>
        <w:id w:val="859938709"/>
        <w:tag w:val="goog_rdk_49"/>
      </w:sdtPr>
      <w:sdtContent>
        <w:p w:rsidR="00000000" w:rsidDel="00000000" w:rsidP="00000000" w:rsidRDefault="00000000" w:rsidRPr="00000000" w14:paraId="00000089">
          <w:pPr>
            <w:keepNext w:val="1"/>
            <w:widowControl w:val="1"/>
            <w:spacing w:after="0" w:before="0" w:line="480" w:lineRule="auto"/>
            <w:ind w:left="0" w:right="0" w:firstLine="0"/>
            <w:rPr>
              <w:ins w:author="Claude" w:id="20" w:date="2026-09-07T03:02:35Z"/>
            </w:rPr>
          </w:pPr>
          <w:sdt>
            <w:sdtPr>
              <w:id w:val="1135254606"/>
              <w:tag w:val="goog_rdk_47"/>
            </w:sdtPr>
            <w:sdtContent>
              <w:ins w:author="Claude" w:id="20" w:date="2026-09-07T03:02:35Z"/>
              <w:sdt>
                <w:sdtPr>
                  <w:id w:val="-882978989"/>
                  <w:tag w:val="goog_rdk_48"/>
                </w:sdtPr>
                <w:sdtContent>
                  <w:commentRangeStart w:id="6"/>
                </w:sdtContent>
              </w:sdt>
              <w:ins w:author="Claude" w:id="20" w:date="2026-09-07T03:02:35Z">
                <w:r w:rsidDel="00000000" w:rsidR="00000000" w:rsidRPr="00000000">
                  <w:rPr>
                    <w:b w:val="1"/>
                    <w:bCs w:val="1"/>
                    <w:rtl w:val="0"/>
                  </w:rPr>
                  <w:t xml:space="preserve">Figura 4.6</w:t>
                </w:r>
                <w:commentRangeEnd w:id="6"/>
                <w:r w:rsidDel="00000000" w:rsidR="00000000" w:rsidRPr="00000000">
                  <w:commentReference w:id="6"/>
                </w:r>
                <w:r w:rsidDel="00000000" w:rsidR="00000000" w:rsidRPr="00000000">
                  <w:rPr>
                    <w:rtl w:val="0"/>
                  </w:rPr>
                </w:r>
              </w:ins>
            </w:sdtContent>
          </w:sdt>
        </w:p>
      </w:sdtContent>
    </w:sdt>
    <w:sdt>
      <w:sdtPr>
        <w:id w:val="822230241"/>
        <w:tag w:val="goog_rdk_51"/>
      </w:sdtPr>
      <w:sdtContent>
        <w:p w:rsidR="00000000" w:rsidDel="00000000" w:rsidP="00000000" w:rsidRDefault="00000000" w:rsidRPr="00000000" w14:paraId="0000008A">
          <w:pPr>
            <w:keepNext w:val="1"/>
            <w:widowControl w:val="1"/>
            <w:spacing w:after="0" w:before="0" w:line="480" w:lineRule="auto"/>
            <w:ind w:left="0" w:right="0" w:firstLine="0"/>
            <w:rPr>
              <w:ins w:author="Claude" w:id="20" w:date="2026-09-07T03:02:35Z"/>
            </w:rPr>
          </w:pPr>
          <w:sdt>
            <w:sdtPr>
              <w:id w:val="71896058"/>
              <w:tag w:val="goog_rdk_50"/>
            </w:sdtPr>
            <w:sdtContent>
              <w:ins w:author="Claude" w:id="20" w:date="2026-09-07T03:02:35Z">
                <w:r w:rsidDel="00000000" w:rsidR="00000000" w:rsidRPr="00000000">
                  <w:rPr>
                    <w:i w:val="1"/>
                    <w:iCs w:val="1"/>
                    <w:rtl w:val="0"/>
                  </w:rPr>
                  <w:t xml:space="preserve">Fotograma con alerta confirmada de CR-01</w:t>
                </w:r>
                <w:r w:rsidDel="00000000" w:rsidR="00000000" w:rsidRPr="00000000">
                  <w:rPr>
                    <w:rtl w:val="0"/>
                  </w:rPr>
                </w:r>
              </w:ins>
            </w:sdtContent>
          </w:sdt>
        </w:p>
      </w:sdtContent>
    </w:sdt>
    <w:sdt>
      <w:sdtPr>
        <w:id w:val="-1950299850"/>
        <w:tag w:val="goog_rdk_53"/>
      </w:sdtPr>
      <w:sdtContent>
        <w:p w:rsidR="00000000" w:rsidDel="00000000" w:rsidP="00000000" w:rsidRDefault="00000000" w:rsidRPr="00000000" w14:paraId="0000008B">
          <w:pPr>
            <w:keepNext w:val="1"/>
            <w:widowControl w:val="1"/>
            <w:spacing w:after="0" w:before="0" w:line="480" w:lineRule="auto"/>
            <w:ind w:left="0" w:right="0" w:firstLine="0"/>
            <w:rPr>
              <w:ins w:author="Claude" w:id="20" w:date="2026-09-07T03:02:35Z"/>
            </w:rPr>
          </w:pPr>
          <w:sdt>
            <w:sdtPr>
              <w:id w:val="745770678"/>
              <w:tag w:val="goog_rdk_52"/>
            </w:sdtPr>
            <w:sdtContent>
              <w:ins w:author="Claude" w:id="20" w:date="2026-09-07T03:02:35Z">
                <w:r w:rsidDel="00000000" w:rsidR="00000000" w:rsidRPr="00000000">
                  <w:rPr/>
                  <w:drawing>
                    <wp:inline distB="0" distT="0" distL="0" distR="0">
                      <wp:extent cx="5760720" cy="3003375"/>
                      <wp:effectExtent b="0" l="0" r="0" t="0"/>
                      <wp:docPr id="9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720" cy="3003375"/>
                              </a:xfrm>
                              <a:prstGeom prst="rect"/>
                              <a:ln/>
                            </pic:spPr>
                          </pic:pic>
                        </a:graphicData>
                      </a:graphic>
                    </wp:inline>
                  </w:drawing>
                </w:r>
                <w:r w:rsidDel="00000000" w:rsidR="00000000" w:rsidRPr="00000000">
                  <w:rPr>
                    <w:rtl w:val="0"/>
                  </w:rPr>
                </w:r>
              </w:ins>
            </w:sdtContent>
          </w:sdt>
        </w:p>
      </w:sdtContent>
    </w:sdt>
    <w:sdt>
      <w:sdtPr>
        <w:id w:val="2006685651"/>
        <w:tag w:val="goog_rdk_55"/>
      </w:sdtPr>
      <w:sdtContent>
        <w:p w:rsidR="00000000" w:rsidDel="00000000" w:rsidP="00000000" w:rsidRDefault="00000000" w:rsidRPr="00000000" w14:paraId="0000008C">
          <w:pPr>
            <w:widowControl w:val="1"/>
            <w:spacing w:after="0" w:before="0" w:line="480" w:lineRule="auto"/>
            <w:ind w:left="0" w:right="0" w:firstLine="720"/>
            <w:rPr>
              <w:ins w:author="Claude" w:id="20" w:date="2026-09-07T03:02:35Z"/>
            </w:rPr>
          </w:pPr>
          <w:sdt>
            <w:sdtPr>
              <w:id w:val="994421436"/>
              <w:tag w:val="goog_rdk_54"/>
            </w:sdtPr>
            <w:sdtContent>
              <w:ins w:author="Claude" w:id="20" w:date="2026-09-07T03:02:35Z">
                <w:r w:rsidDel="00000000" w:rsidR="00000000" w:rsidRPr="00000000">
                  <w:rPr>
                    <w:b w:val="1"/>
                    <w:bCs w:val="1"/>
                    <w:rtl w:val="0"/>
                  </w:rPr>
                  <w:t xml:space="preserve">Nota.</w:t>
                </w:r>
                <w:r w:rsidDel="00000000" w:rsidR="00000000" w:rsidRPr="00000000">
                  <w:rPr>
                    <w:rtl w:val="0"/>
                  </w:rPr>
                  <w:t xml:space="preserve"> Fotograma de la corrida de línea de base sobre un clip del bloque de rodaje, en un instante posterior a la alerta, con el motor en estado sostenido. El casco detectado sobre la mesa no suprime la condición, porque CR-01 se evalúa sobre el sujeto y no sobre la escena.</w:t>
                </w:r>
              </w:ins>
            </w:sdtContent>
          </w:sdt>
        </w:p>
      </w:sdtContent>
    </w:sdt>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E">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p>
    <w:p w:rsidR="00000000" w:rsidDel="00000000" w:rsidP="00000000" w:rsidRDefault="00000000" w:rsidRPr="00000000" w14:paraId="00000090">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w:t>
      </w:r>
      <w:sdt>
        <w:sdtPr>
          <w:id w:val="471158953"/>
          <w:tag w:val="goog_rdk_56"/>
        </w:sdtPr>
        <w:sdtContent>
          <w:del w:author="Claude" w:id="21" w:date="2026-09-07T03:02:35Z">
            <w:r w:rsidDel="00000000" w:rsidR="00000000" w:rsidRPr="00000000">
              <w:rPr>
                <w:rtl w:val="0"/>
              </w:rPr>
              <w:delText xml:space="preserve">estuvo dos órdenes de magnitud por debajo de la necesaria para sostener una</w:delText>
            </w:r>
          </w:del>
        </w:sdtContent>
      </w:sdt>
      <w:sdt>
        <w:sdtPr>
          <w:id w:val="1643259547"/>
          <w:tag w:val="goog_rdk_57"/>
        </w:sdtPr>
        <w:sdtContent>
          <w:ins w:author="Claude" w:id="21" w:date="2026-09-07T03:02:35Z">
            <w:r w:rsidDel="00000000" w:rsidR="00000000" w:rsidRPr="00000000">
              <w:rPr>
                <w:rtl w:val="0"/>
              </w:rPr>
              <w:t xml:space="preserve">estuvo casi treinta veces por debajo de la necesaria para sostener una</w:t>
            </w:r>
          </w:ins>
        </w:sdtContent>
      </w:sdt>
      <w:r w:rsidDel="00000000" w:rsidR="00000000" w:rsidRPr="00000000">
        <w:rPr>
          <w:rtl w:val="0"/>
        </w:rPr>
        <w:t xml:space="preserve">.</w:t>
      </w:r>
    </w:p>
    <w:p w:rsidR="00000000" w:rsidDel="00000000" w:rsidP="00000000" w:rsidRDefault="00000000" w:rsidRPr="00000000" w14:paraId="00000091">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2">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w:t>
      </w:r>
      <w:sdt>
        <w:sdtPr>
          <w:id w:val="1228382748"/>
          <w:tag w:val="goog_rdk_58"/>
        </w:sdtPr>
        <w:sdtContent>
          <w:del w:author="Claude" w:id="22" w:date="2026-09-07T03:02:35Z">
            <w:r w:rsidDel="00000000" w:rsidR="00000000" w:rsidRPr="00000000">
              <w:rPr>
                <w:rtl w:val="0"/>
              </w:rPr>
              <w:delText xml:space="preserve">entregó entre 1,16 y 4,42 fps en cuatro densidades medidas sobre los 34 clips del bloque de rodaje, remuestreados de manera pareada.</w:delText>
            </w:r>
          </w:del>
        </w:sdtContent>
      </w:sdt>
      <w:sdt>
        <w:sdtPr>
          <w:id w:val="1331519149"/>
          <w:tag w:val="goog_rdk_59"/>
        </w:sdtPr>
        <w:sdtContent>
          <w:ins w:author="Claude" w:id="22" w:date="2026-09-07T03:02:35Z">
            <w:r w:rsidDel="00000000" w:rsidR="00000000" w:rsidRPr="00000000">
              <w:rPr>
                <w:rtl w:val="0"/>
              </w:rPr>
              <w:t xml:space="preserve">entregó entre 1,16 y 4,42 fps. Para cubrir esa franja, los 34 clips del bloque de rodaje se remuestrearon de manera pareada a cuatro densidades, de 30 a 1,15 cuadros por segundo.</w:t>
            </w:r>
          </w:ins>
        </w:sdtContent>
      </w:sdt>
      <w:r w:rsidDel="00000000" w:rsidR="00000000" w:rsidRPr="00000000">
        <w:rPr>
          <w:rtl w:val="0"/>
        </w:rPr>
        <w:t xml:space="preserve"> La Tabla 64 reúne esas mediciones junto con las de integridad y latencia por tramo.</w:t>
      </w:r>
    </w:p>
    <w:p w:rsidR="00000000" w:rsidDel="00000000" w:rsidP="00000000" w:rsidRDefault="00000000" w:rsidRPr="00000000" w14:paraId="00000093">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4">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sdt>
        <w:sdtPr>
          <w:id w:val="-2098311346"/>
          <w:tag w:val="goog_rdk_61"/>
        </w:sdtPr>
        <w:sdtContent>
          <w:tr>
            <w:trPr>
              <w:cantSplit w:val="0"/>
              <w:tblHeader w:val="0"/>
              <w:ins w:author="Claude" w:id="23" w:date="2026-09-07T03:02:35Z"/>
            </w:trPr>
            <w:tc>
              <w:tcPr>
                <w:tcBorders>
                  <w:top w:color="000000" w:space="0" w:sz="0" w:val="nil"/>
                  <w:left w:color="000000" w:space="0" w:sz="0" w:val="nil"/>
                  <w:bottom w:color="000000" w:space="0" w:sz="0" w:val="nil"/>
                  <w:right w:color="000000" w:space="0" w:sz="0" w:val="nil"/>
                </w:tcBorders>
              </w:tcPr>
              <w:sdt>
                <w:sdtPr>
                  <w:id w:val="-582756927"/>
                  <w:tag w:val="goog_rdk_63"/>
                </w:sdtPr>
                <w:sdtContent>
                  <w:p w:rsidR="00000000" w:rsidDel="00000000" w:rsidP="00000000" w:rsidRDefault="00000000" w:rsidRPr="00000000" w14:paraId="0000009A">
                    <w:pPr>
                      <w:widowControl w:val="1"/>
                      <w:spacing w:after="0" w:before="0" w:line="480" w:lineRule="auto"/>
                      <w:ind w:left="0" w:right="0" w:firstLine="0"/>
                      <w:rPr>
                        <w:ins w:author="Claude" w:id="23" w:date="2026-09-07T03:02:35Z"/>
                      </w:rPr>
                    </w:pPr>
                    <w:sdt>
                      <w:sdtPr>
                        <w:id w:val="1077963451"/>
                        <w:tag w:val="goog_rdk_62"/>
                      </w:sdtPr>
                      <w:sdtContent>
                        <w:ins w:author="Claude" w:id="23"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558710863"/>
                  <w:tag w:val="goog_rdk_65"/>
                </w:sdtPr>
                <w:sdtContent>
                  <w:p w:rsidR="00000000" w:rsidDel="00000000" w:rsidP="00000000" w:rsidRDefault="00000000" w:rsidRPr="00000000" w14:paraId="0000009B">
                    <w:pPr>
                      <w:widowControl w:val="1"/>
                      <w:spacing w:after="0" w:before="0" w:line="480" w:lineRule="auto"/>
                      <w:ind w:left="0" w:right="0" w:firstLine="0"/>
                      <w:rPr>
                        <w:ins w:author="Claude" w:id="23" w:date="2026-09-07T03:02:35Z"/>
                      </w:rPr>
                    </w:pPr>
                    <w:sdt>
                      <w:sdtPr>
                        <w:id w:val="154451151"/>
                        <w:tag w:val="goog_rdk_64"/>
                      </w:sdtPr>
                      <w:sdtContent>
                        <w:ins w:author="Claude" w:id="23" w:date="2026-09-07T03:02:35Z">
                          <w:r w:rsidDel="00000000" w:rsidR="00000000" w:rsidRPr="00000000">
                            <w:rPr>
                              <w:rtl w:val="0"/>
                            </w:rPr>
                            <w:t xml:space="preserve">Referencia del banco, 30 fps</w:t>
                          </w:r>
                        </w:ins>
                      </w:sdtContent>
                    </w:sdt>
                  </w:p>
                </w:sdtContent>
              </w:sdt>
            </w:tc>
            <w:tc>
              <w:tcPr>
                <w:tcBorders>
                  <w:top w:color="000000" w:space="0" w:sz="0" w:val="nil"/>
                  <w:left w:color="000000" w:space="0" w:sz="0" w:val="nil"/>
                  <w:bottom w:color="000000" w:space="0" w:sz="0" w:val="nil"/>
                  <w:right w:color="000000" w:space="0" w:sz="0" w:val="nil"/>
                </w:tcBorders>
              </w:tcPr>
              <w:sdt>
                <w:sdtPr>
                  <w:id w:val="202089249"/>
                  <w:tag w:val="goog_rdk_67"/>
                </w:sdtPr>
                <w:sdtContent>
                  <w:p w:rsidR="00000000" w:rsidDel="00000000" w:rsidP="00000000" w:rsidRDefault="00000000" w:rsidRPr="00000000" w14:paraId="0000009C">
                    <w:pPr>
                      <w:widowControl w:val="1"/>
                      <w:spacing w:after="0" w:before="0" w:line="480" w:lineRule="auto"/>
                      <w:ind w:left="0" w:right="0" w:firstLine="0"/>
                      <w:rPr>
                        <w:ins w:author="Claude" w:id="23" w:date="2026-09-07T03:02:35Z"/>
                      </w:rPr>
                    </w:pPr>
                    <w:sdt>
                      <w:sdtPr>
                        <w:id w:val="-133465363"/>
                        <w:tag w:val="goog_rdk_66"/>
                      </w:sdtPr>
                      <w:sdtContent>
                        <w:ins w:author="Claude" w:id="23" w:date="2026-09-07T03:02:35Z">
                          <w:r w:rsidDel="00000000" w:rsidR="00000000" w:rsidRPr="00000000">
                            <w:rPr>
                              <w:rtl w:val="0"/>
                            </w:rPr>
                            <w:t xml:space="preserve">Escena 0,789 · sujeto 0,930</w:t>
                          </w:r>
                        </w:ins>
                      </w:sdtContent>
                    </w:sdt>
                  </w:p>
                </w:sdtContent>
              </w:sdt>
            </w:tc>
            <w:tc>
              <w:tcPr>
                <w:tcBorders>
                  <w:top w:color="000000" w:space="0" w:sz="0" w:val="nil"/>
                  <w:left w:color="000000" w:space="0" w:sz="0" w:val="nil"/>
                  <w:bottom w:color="000000" w:space="0" w:sz="0" w:val="nil"/>
                  <w:right w:color="000000" w:space="0" w:sz="0" w:val="nil"/>
                </w:tcBorders>
              </w:tcPr>
              <w:sdt>
                <w:sdtPr>
                  <w:id w:val="80608679"/>
                  <w:tag w:val="goog_rdk_69"/>
                </w:sdtPr>
                <w:sdtContent>
                  <w:p w:rsidR="00000000" w:rsidDel="00000000" w:rsidP="00000000" w:rsidRDefault="00000000" w:rsidRPr="00000000" w14:paraId="0000009D">
                    <w:pPr>
                      <w:widowControl w:val="1"/>
                      <w:spacing w:after="0" w:before="0" w:line="480" w:lineRule="auto"/>
                      <w:ind w:left="0" w:right="0" w:firstLine="0"/>
                      <w:rPr>
                        <w:ins w:author="Claude" w:id="23" w:date="2026-09-07T03:02:35Z"/>
                      </w:rPr>
                    </w:pPr>
                    <w:sdt>
                      <w:sdtPr>
                        <w:id w:val="-128344436"/>
                        <w:tag w:val="goog_rdk_68"/>
                      </w:sdtPr>
                      <w:sdtContent>
                        <w:ins w:author="Claude" w:id="23"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694688801"/>
                  <w:tag w:val="goog_rdk_71"/>
                </w:sdtPr>
                <w:sdtContent>
                  <w:p w:rsidR="00000000" w:rsidDel="00000000" w:rsidP="00000000" w:rsidRDefault="00000000" w:rsidRPr="00000000" w14:paraId="0000009E">
                    <w:pPr>
                      <w:widowControl w:val="1"/>
                      <w:spacing w:after="0" w:before="0" w:line="480" w:lineRule="auto"/>
                      <w:ind w:left="0" w:right="0" w:firstLine="0"/>
                      <w:rPr>
                        <w:ins w:author="Claude" w:id="23" w:date="2026-09-07T03:02:35Z"/>
                      </w:rPr>
                    </w:pPr>
                    <w:sdt>
                      <w:sdtPr>
                        <w:id w:val="1179859701"/>
                        <w:tag w:val="goog_rdk_70"/>
                      </w:sdtPr>
                      <w:sdtContent>
                        <w:ins w:author="Claude" w:id="23" w:date="2026-09-07T03:02:35Z">
                          <w:r w:rsidDel="00000000" w:rsidR="00000000" w:rsidRPr="00000000">
                            <w:rPr>
                              <w:rtl w:val="0"/>
                            </w:rPr>
                            <w:t xml:space="preserve">Punto de partida de la comparación.</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480" w:lineRule="auto"/>
              <w:ind w:left="0" w:right="0" w:firstLine="0"/>
              <w:rPr/>
            </w:pPr>
            <w:r w:rsidDel="00000000" w:rsidR="00000000" w:rsidRPr="00000000">
              <w:rPr>
                <w:rtl w:val="0"/>
              </w:rPr>
              <w:t xml:space="preserve">La ganancia por identidad se conservó.</w:t>
            </w:r>
          </w:p>
        </w:tc>
      </w:tr>
      <w:sdt>
        <w:sdtPr>
          <w:id w:val="942826083"/>
          <w:tag w:val="goog_rdk_73"/>
        </w:sdtPr>
        <w:sdtContent>
          <w:tr>
            <w:trPr>
              <w:cantSplit w:val="0"/>
              <w:tblHeader w:val="0"/>
              <w:ins w:author="Claude" w:id="24" w:date="2026-09-07T03:02:35Z"/>
            </w:trPr>
            <w:tc>
              <w:tcPr>
                <w:tcBorders>
                  <w:top w:color="000000" w:space="0" w:sz="0" w:val="nil"/>
                  <w:left w:color="000000" w:space="0" w:sz="0" w:val="nil"/>
                  <w:bottom w:color="000000" w:space="0" w:sz="0" w:val="nil"/>
                  <w:right w:color="000000" w:space="0" w:sz="0" w:val="nil"/>
                </w:tcBorders>
              </w:tcPr>
              <w:sdt>
                <w:sdtPr>
                  <w:id w:val="312185892"/>
                  <w:tag w:val="goog_rdk_75"/>
                </w:sdtPr>
                <w:sdtContent>
                  <w:p w:rsidR="00000000" w:rsidDel="00000000" w:rsidP="00000000" w:rsidRDefault="00000000" w:rsidRPr="00000000" w14:paraId="000000A4">
                    <w:pPr>
                      <w:widowControl w:val="1"/>
                      <w:spacing w:after="0" w:before="0" w:line="480" w:lineRule="auto"/>
                      <w:ind w:left="0" w:right="0" w:firstLine="0"/>
                      <w:rPr>
                        <w:ins w:author="Claude" w:id="24" w:date="2026-09-07T03:02:35Z"/>
                      </w:rPr>
                    </w:pPr>
                    <w:sdt>
                      <w:sdtPr>
                        <w:id w:val="-2038752142"/>
                        <w:tag w:val="goog_rdk_74"/>
                      </w:sdtPr>
                      <w:sdtContent>
                        <w:ins w:author="Claude" w:id="24"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208537587"/>
                  <w:tag w:val="goog_rdk_77"/>
                </w:sdtPr>
                <w:sdtContent>
                  <w:p w:rsidR="00000000" w:rsidDel="00000000" w:rsidP="00000000" w:rsidRDefault="00000000" w:rsidRPr="00000000" w14:paraId="000000A5">
                    <w:pPr>
                      <w:widowControl w:val="1"/>
                      <w:spacing w:after="0" w:before="0" w:line="480" w:lineRule="auto"/>
                      <w:ind w:left="0" w:right="0" w:firstLine="0"/>
                      <w:rPr>
                        <w:ins w:author="Claude" w:id="24" w:date="2026-09-07T03:02:35Z"/>
                      </w:rPr>
                    </w:pPr>
                    <w:sdt>
                      <w:sdtPr>
                        <w:id w:val="-1503848452"/>
                        <w:tag w:val="goog_rdk_76"/>
                      </w:sdtPr>
                      <w:sdtContent>
                        <w:ins w:author="Claude" w:id="24" w:date="2026-09-07T03:02:35Z">
                          <w:r w:rsidDel="00000000" w:rsidR="00000000" w:rsidRPr="00000000">
                            <w:rPr>
                              <w:rtl w:val="0"/>
                            </w:rPr>
                            <w:t xml:space="preserve">Intermedia, aproximadamente 2,00 fps</w:t>
                          </w:r>
                        </w:ins>
                      </w:sdtContent>
                    </w:sdt>
                  </w:p>
                </w:sdtContent>
              </w:sdt>
            </w:tc>
            <w:tc>
              <w:tcPr>
                <w:tcBorders>
                  <w:top w:color="000000" w:space="0" w:sz="0" w:val="nil"/>
                  <w:left w:color="000000" w:space="0" w:sz="0" w:val="nil"/>
                  <w:bottom w:color="000000" w:space="0" w:sz="0" w:val="nil"/>
                  <w:right w:color="000000" w:space="0" w:sz="0" w:val="nil"/>
                </w:tcBorders>
              </w:tcPr>
              <w:sdt>
                <w:sdtPr>
                  <w:id w:val="-1747249975"/>
                  <w:tag w:val="goog_rdk_79"/>
                </w:sdtPr>
                <w:sdtContent>
                  <w:p w:rsidR="00000000" w:rsidDel="00000000" w:rsidP="00000000" w:rsidRDefault="00000000" w:rsidRPr="00000000" w14:paraId="000000A6">
                    <w:pPr>
                      <w:widowControl w:val="1"/>
                      <w:spacing w:after="0" w:before="0" w:line="480" w:lineRule="auto"/>
                      <w:ind w:left="0" w:right="0" w:firstLine="0"/>
                      <w:rPr>
                        <w:ins w:author="Claude" w:id="24" w:date="2026-09-07T03:02:35Z"/>
                      </w:rPr>
                    </w:pPr>
                    <w:sdt>
                      <w:sdtPr>
                        <w:id w:val="-725786013"/>
                        <w:tag w:val="goog_rdk_78"/>
                      </w:sdtPr>
                      <w:sdtContent>
                        <w:ins w:author="Claude" w:id="24" w:date="2026-09-07T03:02:35Z">
                          <w:r w:rsidDel="00000000" w:rsidR="00000000" w:rsidRPr="00000000">
                            <w:rPr>
                              <w:rtl w:val="0"/>
                            </w:rPr>
                            <w:t xml:space="preserve">Escena 0,738 · sujeto 0,875</w:t>
                          </w:r>
                        </w:ins>
                      </w:sdtContent>
                    </w:sdt>
                  </w:p>
                </w:sdtContent>
              </w:sdt>
            </w:tc>
            <w:tc>
              <w:tcPr>
                <w:tcBorders>
                  <w:top w:color="000000" w:space="0" w:sz="0" w:val="nil"/>
                  <w:left w:color="000000" w:space="0" w:sz="0" w:val="nil"/>
                  <w:bottom w:color="000000" w:space="0" w:sz="0" w:val="nil"/>
                  <w:right w:color="000000" w:space="0" w:sz="0" w:val="nil"/>
                </w:tcBorders>
              </w:tcPr>
              <w:sdt>
                <w:sdtPr>
                  <w:id w:val="1194613474"/>
                  <w:tag w:val="goog_rdk_81"/>
                </w:sdtPr>
                <w:sdtContent>
                  <w:p w:rsidR="00000000" w:rsidDel="00000000" w:rsidP="00000000" w:rsidRDefault="00000000" w:rsidRPr="00000000" w14:paraId="000000A7">
                    <w:pPr>
                      <w:widowControl w:val="1"/>
                      <w:spacing w:after="0" w:before="0" w:line="480" w:lineRule="auto"/>
                      <w:ind w:left="0" w:right="0" w:firstLine="0"/>
                      <w:rPr>
                        <w:ins w:author="Claude" w:id="24" w:date="2026-09-07T03:02:35Z"/>
                      </w:rPr>
                    </w:pPr>
                    <w:sdt>
                      <w:sdtPr>
                        <w:id w:val="-1818661173"/>
                        <w:tag w:val="goog_rdk_80"/>
                      </w:sdtPr>
                      <w:sdtContent>
                        <w:ins w:author="Claude" w:id="24"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454234143"/>
                  <w:tag w:val="goog_rdk_83"/>
                </w:sdtPr>
                <w:sdtContent>
                  <w:p w:rsidR="00000000" w:rsidDel="00000000" w:rsidP="00000000" w:rsidRDefault="00000000" w:rsidRPr="00000000" w14:paraId="000000A8">
                    <w:pPr>
                      <w:widowControl w:val="1"/>
                      <w:spacing w:after="0" w:before="0" w:line="480" w:lineRule="auto"/>
                      <w:ind w:left="0" w:right="0" w:firstLine="0"/>
                      <w:rPr>
                        <w:ins w:author="Claude" w:id="24" w:date="2026-09-07T03:02:35Z"/>
                      </w:rPr>
                    </w:pPr>
                    <w:sdt>
                      <w:sdtPr>
                        <w:id w:val="642097369"/>
                        <w:tag w:val="goog_rdk_82"/>
                      </w:sdtPr>
                      <w:sdtContent>
                        <w:ins w:author="Claude" w:id="24" w:date="2026-09-07T03:02:35Z">
                          <w:r w:rsidDel="00000000" w:rsidR="00000000" w:rsidRPr="00000000">
                            <w:rPr>
                              <w:rtl w:val="0"/>
                            </w:rPr>
                            <w:t xml:space="preserve">La pérdida no avanza de manera uniforme.</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Relectura frente a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Paridad byte a byte · 0 eventos perdidos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n = 6 corridas del rodaje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Detector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p50 14,7 · p95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Dentro del presupuesto declarado en la sección 17.1.7.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CR-01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480" w:lineRule="auto"/>
              <w:ind w:left="0" w:right="0" w:firstLine="0"/>
              <w:rPr/>
            </w:pPr>
            <w:r w:rsidDel="00000000" w:rsidR="00000000" w:rsidRPr="00000000">
              <w:rPr>
                <w:rtl w:val="0"/>
              </w:rPr>
              <w:t xml:space="preserve">CR-02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480" w:lineRule="auto"/>
              <w:ind w:left="0" w:right="0" w:firstLine="0"/>
              <w:rPr/>
            </w:pPr>
            <w:sdt>
              <w:sdtPr>
                <w:id w:val="-502630103"/>
                <w:tag w:val="goog_rdk_84"/>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D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7">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sdt>
        <w:sdtPr>
          <w:id w:val="248759802"/>
          <w:tag w:val="goog_rdk_85"/>
        </w:sdtPr>
        <w:sdtContent>
          <w:ins w:author="Claude" w:id="25" w:date="2026-09-07T03:02:35Z">
            <w:r w:rsidDel="00000000" w:rsidR="00000000" w:rsidRPr="00000000">
              <w:rPr>
                <w:rtl w:val="0"/>
              </w:rPr>
              <w:t xml:space="preserve"> Entre la densidad del banco y el techo del camino en vivo el resultado por escena no cambió de manera apreciable y el resultado por sujeto perdió 0,064, mientras que en la densidad más baja </w:t>
            </w:r>
            <w:r w:rsidDel="00000000" w:rsidR="00000000" w:rsidRPr="00000000">
              <w:rPr>
                <w:rtl w:val="0"/>
              </w:rPr>
              <w:t xml:space="preserve">la caída ya alcanza 0,143 y 0,188</w:t>
            </w:r>
            <w:r w:rsidDel="00000000" w:rsidR="00000000" w:rsidRPr="00000000">
              <w:rPr>
                <w:rtl w:val="0"/>
              </w:rPr>
              <w:t xml:space="preserve"> respectivamente. Con 34 episodios evaluables, las diferencias menores que 0,02 quedan dentro de la resolución del banco y no se leen como orden.</w:t>
            </w:r>
          </w:ins>
        </w:sdtContent>
      </w:sdt>
      <w:r w:rsidDel="00000000" w:rsidR="00000000" w:rsidRPr="00000000">
        <w:rPr>
          <w:rtl w:val="0"/>
        </w:rPr>
      </w:r>
    </w:p>
    <w:p w:rsidR="00000000" w:rsidDel="00000000" w:rsidP="00000000" w:rsidRDefault="00000000" w:rsidRPr="00000000" w14:paraId="000000D8">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D9">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A">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cuyo umbral de 0,5 se fijó de antemano y quedó muy por encima del valor obtenido. La brecha que ya mostraba en el estado por persona se amplió al atravesar el motor temporal.</w:t>
      </w:r>
    </w:p>
    <w:p w:rsidR="00000000" w:rsidDel="00000000" w:rsidP="00000000" w:rsidRDefault="00000000" w:rsidRPr="00000000" w14:paraId="000000DB">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dentro del motor temporal, ya que las detecciones más tempranas desplazaron confirmaciones fuera de la ventana de referencia. La variante por conjunción no se ejecutó, porque no podía medirse contra el banco sin romper la comparabilidad de las seis combinaciones. </w:t>
      </w:r>
      <w:sdt>
        <w:sdtPr>
          <w:id w:val="-669200852"/>
          <w:tag w:val="goog_rdk_86"/>
        </w:sdtPr>
        <w:sdtContent>
          <w:del w:author="Claude" w:id="26" w:date="2026-09-07T03:02:35Z">
            <w:r w:rsidDel="00000000" w:rsidR="00000000" w:rsidRPr="00000000">
              <w:rPr>
                <w:rtl w:val="0"/>
              </w:rPr>
              <w:delText xml:space="preserve">La familia MM-Grounding DINO se integró por el mismo mecanismo de adaptación, se evaluó y se archivó durante la selección, sin incorporarse al perfil operativo.</w:delText>
            </w:r>
          </w:del>
        </w:sdtContent>
      </w:sdt>
      <w:sdt>
        <w:sdtPr>
          <w:id w:val="928240936"/>
          <w:tag w:val="goog_rdk_87"/>
        </w:sdtPr>
        <w:sdtContent>
          <w:ins w:author="Claude" w:id="26" w:date="2026-09-07T03:02:35Z">
            <w:r w:rsidDel="00000000" w:rsidR="00000000" w:rsidRPr="00000000">
              <w:rPr>
                <w:rtl w:val="0"/>
              </w:rPr>
              <w:t xml:space="preserve">La familia MM-Grounding DINO se integró por el mismo mecanismo de adaptación y se archivó durante la selección de modelos, sobre el banco anterior al congelado, de modo que no tiene cifra comparable en esta sección. Una de sus variantes no aportó ventaja en ninguna dimensión evaluada, y las otras dos entregaron cajas cuya geometría las volvía inservibles, con origen en el punto de control publicado y no en el adaptador que las integró.</w:t>
            </w:r>
          </w:ins>
        </w:sdtContent>
      </w:sdt>
      <w:r w:rsidDel="00000000" w:rsidR="00000000" w:rsidRPr="00000000">
        <w:rPr>
          <w:rtl w:val="0"/>
        </w:rPr>
      </w:r>
    </w:p>
    <w:p w:rsidR="00000000" w:rsidDel="00000000" w:rsidP="00000000" w:rsidRDefault="00000000" w:rsidRPr="00000000" w14:paraId="000000DC">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D">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E">
      <w:pPr>
        <w:keepNext w:val="1"/>
        <w:widowControl w:val="1"/>
        <w:spacing w:after="0" w:before="0" w:line="480" w:lineRule="auto"/>
        <w:ind w:left="0" w:right="0" w:firstLine="0"/>
        <w:rPr/>
      </w:pPr>
      <w:sdt>
        <w:sdtPr>
          <w:id w:val="-1840958161"/>
          <w:tag w:val="goog_rdk_88"/>
        </w:sdtPr>
        <w:sdtContent>
          <w:commentRangeStart w:id="7"/>
        </w:sdtContent>
      </w:sdt>
      <w:sdt>
        <w:sdtPr>
          <w:id w:val="-2082210974"/>
          <w:tag w:val="goog_rdk_89"/>
        </w:sdtPr>
        <w:sdtContent>
          <w:commentRangeStart w:id="8"/>
        </w:sdtContent>
      </w:sdt>
      <w:commentRangeStart w:id="11"/>
      <w:r w:rsidDel="00000000" w:rsidR="00000000" w:rsidRPr="00000000">
        <w:rPr>
          <w:i w:val="1"/>
          <w:iCs w:val="1"/>
          <w:rtl w:val="0"/>
        </w:rPr>
        <w:t xml:space="preserve">Curva de capacidad</w:t>
      </w:r>
      <w:commentRangeEnd w:id="11"/>
      <w:r>
        <w:rPr>
          <w:rtl w:val="0"/>
        </w:rPr>
        <w:commentReference w:id="11"/>
      </w:r>
      <w:r w:rsidDel="00000000" w:rsidR="00000000" w:rsidRPr="00000000">
        <w:rPr>
          <w:i w:val="1"/>
          <w:iCs w:val="1"/>
          <w:rtl w:val="0"/>
        </w:rPr>
        <w:t xml:space="preserve"> </w:t>
      </w:r>
      <w:commentRangeStart w:id="12"/>
      <w:r w:rsidDel="00000000" w:rsidR="00000000" w:rsidRPr="00000000">
        <w:rPr>
          <w:i w:val="1"/>
          <w:iCs w:val="1"/>
          <w:rtl w:val="0"/>
        </w:rPr>
        <w:t xml:space="preserve">de la rama comparativa de ajuste fino</w:t>
      </w:r>
      <w:commentRangeEnd w:id="12"/>
      <w:r>
        <w:rPr>
          <w:rtl w:val="0"/>
        </w:rPr>
        <w:commentReference w:id="12"/>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bl>
      <w:tblPr>
        <w:tblStyle w:val="Table5"/>
        <w:tblW w:w="12960.0" w:type="dxa"/>
        <w:jc w:val="center"/>
        <w:tblLayout w:type="fixed"/>
        <w:tblLook w:val="0400"/>
      </w:tblPr>
      <w:tblGrid>
        <w:gridCol w:w="2760"/>
        <w:gridCol w:w="2850"/>
        <w:gridCol w:w="4110"/>
        <w:gridCol w:w="3240"/>
        <w:tblGridChange w:id="0">
          <w:tblGrid>
            <w:gridCol w:w="2760"/>
            <w:gridCol w:w="2850"/>
            <w:gridCol w:w="4110"/>
            <w:gridCol w:w="32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AP50 bare_head 0,0000 · </w:t>
            </w:r>
            <w:sdt>
              <w:sdtPr>
                <w:id w:val="2022263727"/>
                <w:tag w:val="goog_rdk_90"/>
              </w:sdtPr>
              <w:sdtContent>
                <w:del w:author="Claude" w:id="27" w:date="2026-09-07T03:02:35Z">
                  <w:r w:rsidDel="00000000" w:rsidR="00000000" w:rsidRPr="00000000">
                    <w:rPr>
                      <w:rtl w:val="0"/>
                    </w:rPr>
                    <w:delText xml:space="preserve">recall CR-01 0,0002</w:delText>
                  </w:r>
                </w:del>
              </w:sdtContent>
            </w:sdt>
            <w:sdt>
              <w:sdtPr>
                <w:id w:val="319375671"/>
                <w:tag w:val="goog_rdk_91"/>
              </w:sdtPr>
              <w:sdtContent>
                <w:ins w:author="Claude" w:id="27" w:date="2026-09-07T03:02:35Z">
                  <w:r w:rsidDel="00000000" w:rsidR="00000000" w:rsidRPr="00000000">
                    <w:rPr>
                      <w:rtl w:val="0"/>
                    </w:rPr>
                    <w:t xml:space="preserve">recall de CR-01 por evidencia directa 0,0002</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480" w:lineRule="auto"/>
              <w:ind w:left="0" w:right="0" w:firstLine="0"/>
              <w:rPr/>
            </w:pPr>
            <w:r w:rsidDel="00000000" w:rsidR="00000000" w:rsidRPr="00000000">
              <w:rPr>
                <w:rtl w:val="0"/>
              </w:rPr>
              <w:t xml:space="preserve">AP50 bare_head 0,0455 · </w:t>
            </w:r>
            <w:sdt>
              <w:sdtPr>
                <w:id w:val="1090933067"/>
                <w:tag w:val="goog_rdk_92"/>
              </w:sdtPr>
              <w:sdtContent>
                <w:del w:author="Claude" w:id="28" w:date="2026-09-07T03:02:35Z">
                  <w:r w:rsidDel="00000000" w:rsidR="00000000" w:rsidRPr="00000000">
                    <w:rPr>
                      <w:rtl w:val="0"/>
                    </w:rPr>
                    <w:delText xml:space="preserve">recall CR-01 0,2089</w:delText>
                  </w:r>
                </w:del>
              </w:sdtContent>
            </w:sdt>
            <w:sdt>
              <w:sdtPr>
                <w:id w:val="1046164352"/>
                <w:tag w:val="goog_rdk_93"/>
              </w:sdtPr>
              <w:sdtContent>
                <w:ins w:author="Claude" w:id="28" w:date="2026-09-07T03:02:35Z">
                  <w:r w:rsidDel="00000000" w:rsidR="00000000" w:rsidRPr="00000000">
                    <w:rPr>
                      <w:rtl w:val="0"/>
                    </w:rPr>
                    <w:t xml:space="preserve">recall de CR-01 por evidencia directa 0,2089</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480" w:lineRule="auto"/>
              <w:ind w:left="0" w:right="0" w:firstLine="0"/>
              <w:rPr/>
            </w:pPr>
            <w:r w:rsidDel="00000000" w:rsidR="00000000" w:rsidRPr="00000000">
              <w:rPr>
                <w:rtl w:val="0"/>
              </w:rPr>
              <w:t xml:space="preserve">Quedó a 0,0045 del umbral y redujo person 11,62 %, con tope de 10 %.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rtl w:val="0"/>
              </w:rPr>
              <w:t xml:space="preserve">Detención temprana 16/60, mejor época 1; mAP50 protegido -43,4 %; retención open-vocabulary 0,4347 a 0,1247 (-71,3 %) · n = 5.000 imágenes del banco generalista.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F3">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w:t>
      </w:r>
    </w:p>
    <w:p w:rsidR="00000000" w:rsidDel="00000000" w:rsidP="00000000" w:rsidRDefault="00000000" w:rsidRPr="00000000" w14:paraId="000000F4">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w:t>
      </w:r>
      <w:sdt>
        <w:sdtPr>
          <w:id w:val="-1389405001"/>
          <w:tag w:val="goog_rdk_94"/>
        </w:sdtPr>
        <w:sdtContent>
          <w:del w:author="Claude" w:id="29" w:date="2026-09-07T03:02:35Z">
            <w:r w:rsidDel="00000000" w:rsidR="00000000" w:rsidRPr="00000000">
              <w:rPr>
                <w:rtl w:val="0"/>
              </w:rPr>
              <w:delText xml:space="preserve">con 2.946 imágenes de ajuste frente a 10,35 millones de parámetros</w:delText>
            </w:r>
          </w:del>
        </w:sdtContent>
      </w:sdt>
      <w:sdt>
        <w:sdtPr>
          <w:id w:val="11252703"/>
          <w:tag w:val="goog_rdk_95"/>
        </w:sdtPr>
        <w:sdtContent>
          <w:ins w:author="Claude" w:id="29" w:date="2026-09-07T03:02:35Z">
            <w:r w:rsidDel="00000000" w:rsidR="00000000" w:rsidRPr="00000000">
              <w:rPr>
                <w:rtl w:val="0"/>
              </w:rPr>
              <w:t xml:space="preserve">con 2.946 imágenes de ajuste frente a 10,35 millones de parámetros, </w:t>
            </w:r>
            <w:del w:id="9001" w:author="Claude" w:date="2026-09-07T12:00:00Z">
              <w:r w:rsidDel="00000000" w:rsidR="00000000" w:rsidRPr="00000000">
                <w:rPr>
                  <w:rtl w:val="0"/>
                </w:rPr>
                <w:delText xml:space="preserve">un conjunto cuya composición y regla de partición declara la sección 17.4.7</w:delText>
              </w:r>
            </w:del>
            <w:ins w:id="9002" w:author="Claude" w:date="2026-09-07T12:00:00Z">
              <w:r>
                <w:rPr>
                  <w:rtl w:val="0"/>
                </w:rPr>
                <w:t xml:space="preserve">un conjunto cuya composición, regla de partición y configuración de entrenamiento declara la sección 17.4.7</w:t>
              </w:r>
            </w:ins>
          </w:ins>
        </w:sdtContent>
      </w:sdt>
      <w:r w:rsidDel="00000000" w:rsidR="00000000" w:rsidRPr="00000000">
        <w:rPr>
          <w:rtl w:val="0"/>
        </w:rPr>
        <w:t xml:space="preserve">. Ningún checkpoint se adoptó como modelo de servicio, y los veredictos negativos se conservaron como resultados pre-registrados y no como trabajo pendiente.</w:t>
      </w:r>
    </w:p>
    <w:p w:rsidR="00000000" w:rsidDel="00000000" w:rsidP="00000000" w:rsidRDefault="00000000" w:rsidRPr="00000000" w14:paraId="000000F5">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F6">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7">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deshabilitada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F9">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A">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B">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sdt>
      <w:sdtPr>
        <w:id w:val="-1301123523"/>
        <w:tag w:val="goog_rdk_99"/>
      </w:sdtPr>
      <w:sdtContent>
        <w:p w:rsidR="00000000" w:rsidDel="00000000" w:rsidP="00000000" w:rsidRDefault="00000000" w:rsidRPr="00000000" w14:paraId="000000FC">
          <w:pPr>
            <w:widowControl w:val="1"/>
            <w:spacing w:after="0" w:before="0" w:line="480" w:lineRule="auto"/>
            <w:ind w:left="0" w:right="0" w:firstLine="720"/>
            <w:rPr>
              <w:ins w:author="Claude" w:id="30" w:date="2026-09-07T03:02:35Z"/>
            </w:rPr>
          </w:pPr>
          <w:sdt>
            <w:sdtPr>
              <w:id w:val="1462265633"/>
              <w:tag w:val="goog_rdk_97"/>
            </w:sdtPr>
            <w:sdtContent>
              <w:ins w:author="Claude" w:id="30" w:date="2026-09-07T03:02:35Z"/>
              <w:sdt>
                <w:sdtPr>
                  <w:id w:val="1074904257"/>
                  <w:tag w:val="goog_rdk_98"/>
                </w:sdtPr>
                <w:sdtContent>
                  <w:commentRangeStart w:id="9"/>
                </w:sdtContent>
              </w:sdt>
              <w:ins w:author="Claude" w:id="30" w:date="2026-09-07T03:02:35Z">
                <w:r w:rsidDel="00000000" w:rsidR="00000000" w:rsidRPr="00000000">
                  <w:rPr>
                    <w:rtl w:val="0"/>
                  </w:rPr>
                  <w:t xml:space="preserve">El marco de métricas admite además medidas que esta evaluación no reporta, y su estado se declara en lugar de omitirse. El tiempo hasta la primera detección se computó en todas las campañas y no se informa acá, porque la comparación entre combinaciones se resolvió con la latencia de alerta, que es la que integra el motor temporal. La precisión media promediada sobre el rango de umbrales de solapamiento y el percentil 99 de latencia quedaron sin computar, el primero porque la lectura se fijó en un único umbral y el segundo porque las corridas en vivo procesaron entre 20 y 295 unidades, muy por debajo de lo que ese percentil requiere.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w:t>
                </w:r>
                <w:commentRangeEnd w:id="9"/>
                <w:r w:rsidDel="00000000" w:rsidR="00000000" w:rsidRPr="00000000">
                  <w:commentReference w:id="9"/>
                </w:r>
                <w:r w:rsidDel="00000000" w:rsidR="00000000" w:rsidRPr="00000000">
                  <w:rPr>
                    <w:rtl w:val="0"/>
                  </w:rPr>
                </w:r>
              </w:ins>
            </w:sdtContent>
          </w:sdt>
        </w:p>
      </w:sdtContent>
    </w:sdt>
    <w:p w:rsidR="00000000" w:rsidDel="00000000" w:rsidP="00000000" w:rsidRDefault="00000000" w:rsidRPr="00000000" w14:paraId="000000FD">
      <w:pPr>
        <w:widowControl w:val="1"/>
        <w:spacing w:after="0" w:before="0" w:line="480" w:lineRule="auto"/>
        <w:ind w:left="0" w:right="0" w:firstLine="720"/>
        <w:rPr/>
      </w:pPr>
      <w:sdt>
        <w:sdtPr>
          <w:id w:val="1575370964"/>
          <w:tag w:val="goog_rdk_100"/>
        </w:sdtPr>
        <w:sdtContent>
          <w:ins w:author="Claude" w:id="30" w:date="2026-09-07T03:02:35Z"/>
          <w:sdt>
            <w:sdtPr>
              <w:id w:val="-635500146"/>
              <w:tag w:val="goog_rdk_101"/>
            </w:sdtPr>
            <w:sdtContent>
              <w:commentRangeStart w:id="10"/>
            </w:sdtContent>
          </w:sdt>
          <w:ins w:author="Claude" w:id="30" w:date="2026-09-07T03:02:35Z">
            <w:r w:rsidDel="00000000" w:rsidR="00000000" w:rsidRPr="00000000">
              <w:rPr>
                <w:rtl w:val="0"/>
              </w:rPr>
              <w:t xml:space="preserve">Ocho limitaciones acotan la lectura de todo lo anterior. La tasa de falsas alarmas por hora no sostiene una cota operativa. La referencia temporal no tuvo doble anotación ni medida de acuerdo entre anotadores, y los bordes de episodio se adjudicaron por criterio único en seis clips.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El seguimiento no se midió en obra real con multitud. Una de las fuentes de imágenes conserva licencia parcial. Y la condición de chaleco no quedó cerrada al nivel del estado por persona.</w:t>
            </w:r>
          </w:ins>
        </w:sdtContent>
      </w:sdt>
      <w:commentRangeEnd w:id="10"/>
      <w:r w:rsidDel="00000000" w:rsidR="00000000" w:rsidRPr="00000000">
        <w:commentReference w:id="10"/>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7" w:date="2026-09-07T04:00:2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clara como se configuro el entreamiento: epocas,etc</w:t>
      </w:r>
    </w:p>
  </w:comment>
  <w:comment w:author="Simon Llamosas" w:id="8" w:date="2026-09-07T04:01:0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si esto corresponde a este documento o al de implementacion</w:t>
      </w:r>
    </w:p>
  </w:comment>
  <w:comment w:author="Simon Llamosas" w:id="0" w:date="2026-09-07T03:05:4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laude" w:id="4" w:date="2026-09-07T03:02:3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verificada contra el artefacto de cada campaña. El número entre paréntesis es matched, los episodios confirmados; la media de latencia se calcula por clip con alerta confirmada. En la línea de base son 28 episodios y 26 clips, y en la fila de granularidad por sujeto, 33 y 29.</w:t>
      </w:r>
    </w:p>
  </w:comment>
  <w:comment w:author="Claude" w:id="5" w:date="2026-09-07T03:02:35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«23» anterior era la cantidad de clips con CR-01 confirmado en la campaña, no el denominador de la media. Reconstruido desde el artefacto: la media de 4.314 ms sale de 21 clips y la de 8.572 ms, de 7.</w:t>
      </w:r>
    </w:p>
  </w:comment>
  <w:comment w:author="Claude" w:id="1" w:date="2026-09-07T03:02:3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Coherencia pedida el 07-09. El evaluador de esta columna cuenta sólo detecciones de cabeza descubierta, así que mide la formulación DIRECTA, que es la que el proyecto no adoptó. Con el encabezado anterior la tabla usaba dos varas: el 0,000 descalificaba a YOLOE «para CR-01» mientras el 0,308 del perfil operativo no lo descalificaba a él. Verificado sobre los artefactos: en las dos clases que la vía indirecta necesita, YOLOE mide person 0,785 y helmet 0,715 contra 0,770 y 0,707 del perfil operativo, de modo que para CR-01 por vía indirecta no es inferior. Lo que sí la deja fuera del núcleo es el chaleco y el mAP50 agregado.</w:t>
      </w:r>
    </w:p>
  </w:comment>
  <w:comment w:author="Claude" w:id="10" w:date="2026-09-07T03:02:3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Restaurado tal como estaba antes de la edición del 06-09; es lo que piden AJ-5.05 y la decisión D-H. Si preferís que las limitaciones vivan en el cierre y no acá, se borra este párrafo y queda anotado el traslado a §18.</w:t>
      </w:r>
    </w:p>
  </w:comment>
  <w:comment w:author="Claude" w:id="2" w:date="2026-09-07T03:02:3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para que esta medición no choque con la regla de congelamiento del banco, que prohíbe usarlo en calibración. Verificado sobre el artefacto de la campaña: la semilla está registrada y es la misma en la corrida principal y en su réplica, así que la partición es determinista y previa a los resultados.</w:t>
      </w:r>
    </w:p>
  </w:comment>
  <w:comment w:author="Claude" w:id="6" w:date="2026-09-07T03:02:35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Numeración: §17.3 lleva las Figuras 4.1 a 4.4 y §17.4 la 4.5, así que esta es la 4.6 y la única de §17.5. Al integrar el maestro conviene numerarlas con campo de Word.</w:t>
      </w:r>
    </w:p>
  </w:comment>
  <w:comment w:author="Claude" w:id="3" w:date="2026-09-07T03:02:3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 a la figura de la frontera de juzgabilidad, que se descartó el 07-09. La figura mezclaba dos cosas distintas: la juzgabilidad es si el anotador humano puede determinar el estado, y lo que graficaba era rendimiento del sistema. Además tomaba cuatro clips de una foto anterior al cierre de la campaña de 17. Este párrafo conserva los tres ejes con las cifras exactas, incluida la caída nocturna, que era lo que valía la pena no perder.</w:t>
      </w:r>
    </w:p>
  </w:comment>
  <w:comment w:author="Claude" w:id="9" w:date="2026-09-07T03:02:3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 a la exigencia del marco de métricas de declarar el estado de cada medida adoptada. Si alguna de las cuatro te parece de más, se saca.</w:t>
      </w:r>
    </w:p>
  </w:comment>
  <w:comment w:id="11" w:author="Claude" w:initials="C" w:date="2026-09-07T12:00:00Z">
    <w:p w14:paraId="C000000B">
      <w:pPr>
        <w:rPr/>
      </w:pPr>
      <w:r>
        <w:rPr>
          <w:rtl w:val="0"/>
        </w:rPr>
        <w:t xml:space="preserve">Sobre tu comentario «dejar clara cómo se configuró el entrenamiento». Quedó escrito en §17.4.7, en tres párrafos nuevos que siguen al del conjunto de ajuste: el perfil común a los dos tramos (640 px, lotes de ocho, semilla fija, 2.946 y 483 imágenes, punto de control por mejor precisión media) y el régimen de época de cada uno (10 épocas el primero; techo de 60 con detención tras 15 sin mejora el segundo, que se detuvo en la 16 con mejor época 1). Si preferís que viva acá, se mueve tal cual.</w:t>
      </w:r>
      <w:r>
        <w:rPr>
          <w:rtl w:val="0"/>
        </w:rPr>
        <w:annotationRef/>
      </w:r>
    </w:p>
  </w:comment>
  <w:comment w:id="12" w:author="Claude" w:initials="C" w:date="2026-09-07T12:00:00Z">
    <w:p w14:paraId="C000000C">
      <w:pPr>
        <w:rPr/>
      </w:pPr>
      <w:r>
        <w:rPr>
          <w:rtl w:val="0"/>
        </w:rPr>
        <w:t xml:space="preserve">Sobre tu comentario «ver si esto corresponde a este documento o al de implementación». Corresponde a implementación. §17.4 describe cómo está hecho y ya declara el conjunto de ajuste, su regla de partición y la desviación, así que la configuración del entrenamiento completa ese párrafo; §17.5 se queda con los resultados y los veredictos. Es la misma separación que las dos secciones sostienen en todo lo demás. La remisión del párrafo que cierra 17.5.6 se amplió para nombrarla.</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0" w15:done="0"/>
  <w15:commentEx w15:paraId="00000101" w15:paraIdParent="00000100"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Ex w15:paraId="C000000B" w15:done="0"/>
  <w15:commentEx w15:paraId="C00000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bAlNZtPD779krjSsXKRDv35qg==">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4qPwoGQ2xhdWRlGjUvL3NzbC5nc3RhdGljLmNvbS9kb2NzL2NvbW1vbi9ibHVlX3NpbGhvdWV0dGU5Ni0wLnBuZzCum8XOhzQ4rpvFzoc0ckEKBkNsYXVkZRo3CjUvL3NzbC5nc3RhdGljLmNvbS9kb2NzL2NvbW1vbi9ibHVlX3NpbGhvdWV0dGU5Ni0wLnBuZ3gAiAEBmgEGCAAQABgAqgGnA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LwAQoKdGV4dC9wbGFpbh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4qPwoGQ2xhdWRlGjUvL3NzbC5nc3RhdGljLmNvbS9kb2NzL2NvbW1vbi9ibHVlX3NpbGhvdWV0dGU5Ni0wLnBuZzCum8XOhzQ4rpvFzoc0ckEKBkNsYXVkZRo3CjUvL3NzbC5nc3RhdGljLmNvbS9kb2NzL2NvbW1vbi9ibHVlX3NpbGhvdWV0dGU5Ni0wLnBuZ3gAiAEBmgEGCAAQABgAqgG/A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