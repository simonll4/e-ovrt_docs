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17.1.4.2.</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Fonts w:ascii="Times New Roman" w:cs="Times New Roman" w:eastAsia="Times New Roman" w:hAnsi="Times New Roman"/>
          <w:sz w:val="24"/>
          <w:szCs w:val="24"/>
          <w:rtl w:val="0"/>
        </w:rPr>
        <w:t xml:space="preserve"> Las variables de sensibilidad candidatas para el EBE se consolidan en la Tabla C.2 del Anexo C.</w:t>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o la presencia de guantes y gafas de protección, y las que carecen de correlato visual directo, como una capacitación insuficiente. También quedan fuera, aunque son preventivamente relevantes, condiciones de escena como la obstrucción de pasillos o la presencia de materiales inestables, que no admiten una definición visual estable para su anotación.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agregan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MOT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se pondera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pueden co-ocurrir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 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por patrón. Recibe detecciones normalizadas, marcas de tiempo, la configuración de prompts y, cuando corresponde,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reasociaciones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preentrenamiento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preentrenamiento.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compara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En E-OVRT-VDP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 El tamaño del vocabulario se considera además una variable experimental, porque puede afectar la precisión y el costo de inferencia de manera dependiente de la arquitectura. Las familias YOLO orientadas a open-vocabulary precomputan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preentrenamiento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preentrenamiento.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públicos.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permitan.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interanotador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reanotación,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superpongan.</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tupla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hiperparámetros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r w:rsidDel="00000000" w:rsidR="00000000" w:rsidRPr="00000000">
        <w:rPr>
          <w:rtl w:val="0"/>
        </w:rPr>
      </w:r>
    </w:p>
    <w:p w:rsidR="00000000" w:rsidDel="00000000" w:rsidP="00000000" w:rsidRDefault="00000000" w:rsidRPr="00000000" w14:paraId="000000E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preentrenar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persistentes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Roboflow Universe, versión 27.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 Roboflow Universe, versión 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4.0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licencias consignadas son las que declara cada paquete de datos. Cuando la declaración proviene de un repositorio de código, de una publicación o de una copia y no del paquete original, la fuente se mantiene en estado condicional.</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 y aportar evidencia interpretable sin desplazar la evaluación del núcleo.</w:t>
      </w:r>
    </w:p>
    <w:p>
      <w:pPr>
        <w:spacing w:line="480" w:lineRule="auto"/>
        <w:ind w:firstLine="720"/>
        <w:rPr>
          <w:ins w:id="9002" w:author="Claude" w:date="2026-09-07T12:00:00Z"/>
          <w:rFonts w:ascii="Times New Roman" w:cs="Times New Roman" w:eastAsia="Times New Roman" w:hAnsi="Times New Roman"/>
          <w:sz w:val="24"/>
          <w:szCs w:val="24"/>
        </w:rPr>
      </w:pPr>
      <w:commentRangeStart w:id="501"/>
      <w:ins w:id="9003" w:author="Claude" w:date="2026-09-07T12:00:00Z">
        <w:r>
          <w:rPr>
            <w:rtl w:val="0"/>
          </w:rPr>
          <w:t xml:space="preserve">La evaluación temporal exige además un material propio, porque ninguna de las fuentes retenidas aporta secuencias con episodios anotados de las condiciones del núcleo. Ese banco se construye con dos bloques de procedencia y control experimental distintos, un rodaje guionado registrado con el hardware de captura del prototipo y un lote de obra real no guionada obtenido de fuentes públicas, que aporta tiempo en cumplimiento y permite medir especificidad. Cada clip conserva su procedencia y su grado de control como atributo, y la referencia de episodios se congela antes de reportar.</w:t>
        </w:r>
      </w:ins>
      <w:commentRangeEnd w:id="501"/>
      <w:r>
        <w:rPr>
          <w:rtl w:val="0"/>
        </w:rPr>
        <w:commentReference w:id="501"/>
      </w:r>
    </w:p>
    <w:p w:rsidR="00000000" w:rsidDel="00000000" w:rsidP="00000000" w:rsidRDefault="00000000" w:rsidRPr="00000000" w14:paraId="000001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17.1.6.3. Asignación de roles y partición experimental</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acota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 en especial en colecciones obtenidas de la Web o mediante contribución distribuida.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hiperparámetros, selección de checkpoints ni aumento de datos.</w:t>
            </w:r>
            <w:ins w:id="9001" w:author="Claude" w:date="2026-09-07T12:00:00Z">
              <w:r>
                <w:rPr>
                  <w:rtl w:val="0"/>
                </w:rPr>
                <w:t xml:space="preserve"> </w:t>
              </w:r>
              <w:commentRangeStart w:id="500"/>
              <w:r>
                <w:rPr>
                  <w:rtl w:val="0"/>
                </w:rPr>
                <w:t xml:space="preserve">La calibración de umbrales de decisión</w:t>
              </w:r>
              <w:commentRangeEnd w:id="500"/>
              <w:r>
                <w:rPr>
                  <w:rtl w:val="0"/>
                </w:rPr>
                <w:commentReference w:id="500"/>
              </w:r>
              <w:r>
                <w:rPr>
                  <w:rtl w:val="0"/>
                </w:rPr>
                <w:t xml:space="preserve">, que no modifica el modelo, se admite sobre una mitad predeclarada del banco, disjunta de aquella sobre la que se informan las métricas.</w:t>
              </w:r>
            </w:ins>
          </w:p>
        </w:tc>
      </w:tr>
    </w:tbl>
    <w:p w:rsidR="00000000" w:rsidDel="00000000" w:rsidP="00000000" w:rsidRDefault="00000000" w:rsidRPr="00000000" w14:paraId="0000016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17.1.6.4. Benchmarks de referencia para seguimiento</w:t>
      </w:r>
    </w:p>
    <w:p w:rsidR="00000000" w:rsidDel="00000000" w:rsidP="00000000" w:rsidRDefault="00000000" w:rsidRPr="00000000" w14:paraId="0000016C">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MOT17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 y LaSOT se excluyen porque corresponden a seguimiento de objeto único. OVT-B se prioriza sobre OV-TAO por su mayor escala. TETA es Track Every Thing Accuracy y se descompone en LocA, ClsA y AssA, que miden localización, clasificación y asociación. Las referencias primarias son Milan et al. (2016) para MOT17 y Liang y Han (2024) para OVT-B.</w:t>
      </w:r>
    </w:p>
    <w:p w:rsidR="00000000" w:rsidDel="00000000" w:rsidP="00000000" w:rsidRDefault="00000000" w:rsidRPr="00000000" w14:paraId="000001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0">
      <w:pPr>
        <w:pStyle w:val="Heading4"/>
        <w:spacing w:after="0" w:before="0" w:line="480" w:lineRule="auto"/>
        <w:rPr>
          <w:rFonts w:ascii="Times New Roman" w:cs="Times New Roman" w:eastAsia="Times New Roman" w:hAnsi="Times New Roman"/>
          <w:b w:val="1"/>
          <w:bCs w:val="1"/>
          <w:color w:val="000000"/>
        </w:rPr>
      </w:pPr>
      <w:bookmarkStart w:colFirst="0" w:colLast="0" w:name="_heading=h.m8ippf97ncfb" w:id="1"/>
      <w:bookmarkEnd w:id="1"/>
      <w:r w:rsidDel="00000000" w:rsidR="00000000" w:rsidRPr="00000000">
        <w:rPr>
          <w:rFonts w:ascii="Times New Roman" w:cs="Times New Roman" w:eastAsia="Times New Roman" w:hAnsi="Times New Roman"/>
          <w:b w:val="1"/>
          <w:bCs w:val="1"/>
          <w:color w:val="000000"/>
          <w:rtl w:val="0"/>
        </w:rPr>
        <w:t xml:space="preserve">17.1.6.5. Licencias, ética y logística de datos</w:t>
      </w:r>
    </w:p>
    <w:p w:rsidR="00000000" w:rsidDel="00000000" w:rsidP="00000000" w:rsidRDefault="00000000" w:rsidRPr="00000000" w14:paraId="000001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5">
      <w:pPr>
        <w:pStyle w:val="Heading3"/>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6">
      <w:pPr>
        <w:pStyle w:val="Heading4"/>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p>
    <w:p w:rsidR="00000000" w:rsidDel="00000000" w:rsidP="00000000" w:rsidRDefault="00000000" w:rsidRPr="00000000" w14:paraId="0000018B">
      <w:pPr>
        <w:pStyle w:val="Heading4"/>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por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1935138247"/>
        <w:tag w:val="goog_rdk_0"/>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t_alert-system,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t_alert-system,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 Las definiciones operativas, el formato de reporte y los criterios de estabilidad de estas medidas se consolidan en la Tabla D.1 del Anexo D.</w:t>
      </w:r>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t_alert-system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hitos correlacionados, no mediante la suma de componentes agregados. Para un episodio 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t_alert-system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t_alert-notification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t_alert-system.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2042065636"/>
        <w:tag w:val="goog_rdk_11"/>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004178218"/>
                    <w:tag w:val="goog_rdk_1"/>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512307928"/>
                    <w:tag w:val="goog_rdk_2"/>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512379235"/>
                    <w:tag w:val="goog_rdk_3"/>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936769344"/>
                    <w:tag w:val="goog_rdk_4"/>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1426400294"/>
                    <w:tag w:val="goog_rdk_5"/>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1528160432"/>
                    <w:tag w:val="goog_rdk_6"/>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1669451554"/>
                    <w:tag w:val="goog_rdk_7"/>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352942248"/>
                    <w:tag w:val="goog_rdk_8"/>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(t_alert-system)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979959771"/>
                    <w:tag w:val="goog_rdk_9"/>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(t_alert-notification)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665971358"/>
                    <w:tag w:val="goog_rdk_10"/>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t_alert-system se obtiene a partir de los hitos del episodio y de la alerta, no mediante la suma de percentiles de componentes.</w:t>
      </w:r>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instrumentar la cadena y estimar la plausibilidad del presupuesto se adopta además un modelo de presupuesto de ingeniería </w:t>
      </w:r>
      <w:r w:rsidDel="00000000" w:rsidR="00000000" w:rsidRPr="00000000">
        <w:rPr>
          <w:rFonts w:ascii="Times New Roman" w:cs="Times New Roman" w:eastAsia="Times New Roman" w:hAnsi="Times New Roman"/>
          <w:sz w:val="24"/>
          <w:szCs w:val="24"/>
          <w:rtl w:val="0"/>
        </w:rPr>
        <w:t xml:space="preserve">con notación</w:t>
      </w:r>
      <w:r w:rsidDel="00000000" w:rsidR="00000000" w:rsidRPr="00000000">
        <w:rPr>
          <w:rFonts w:ascii="Times New Roman" w:cs="Times New Roman" w:eastAsia="Times New Roman" w:hAnsi="Times New Roman"/>
          <w:sz w:val="24"/>
          <w:szCs w:val="24"/>
          <w:rtl w:val="0"/>
        </w:rPr>
        <w:t xml:space="preserve"> propia, separada de las métricas medidas por hitos. B denota la estimación orientativa de un tramo y W una espera funcional. Los componentes sólo se suman cuando son sucesivos y no se solapan.</w:t>
      </w:r>
    </w:p>
    <w:p w:rsidR="00000000" w:rsidDel="00000000" w:rsidP="00000000" w:rsidRDefault="00000000" w:rsidRPr="00000000" w14:paraId="000001F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inferencia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identidad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reglas</m:t>
            </m:r>
          </m:sub>
        </m:sSub>
      </m:oMath>
      <w:r w:rsidDel="00000000" w:rsidR="00000000" w:rsidRPr="00000000">
        <w:rPr>
          <w:rtl w:val="0"/>
        </w:rPr>
      </w:r>
    </w:p>
    <w:p w:rsidR="00000000" w:rsidDel="00000000" w:rsidP="00000000" w:rsidRDefault="00000000" w:rsidRPr="00000000" w14:paraId="000001FF">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alerta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oMath>
      <w:r w:rsidDel="00000000" w:rsidR="00000000" w:rsidRPr="00000000">
        <w:rPr>
          <w:rtl w:val="0"/>
        </w:rPr>
      </w:r>
    </w:p>
    <w:p w:rsidR="00000000" w:rsidDel="00000000" w:rsidP="00000000" w:rsidRDefault="00000000" w:rsidRPr="00000000" w14:paraId="000002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B_captura-host corresponde al tramo capture_to_host de la Tabla 29 y sólo se incluye cuando la fuente aporta una marca de captura confiable. B_identidad corresponde a la identidad temporal cuando está habilitada y B_reglas al cómputo de la evaluación del patrón. B_alerta es una referencia de plausibilidad y no reemplaza a t_alert-system, que se obtiene de los hitos reales del episodio y de la alerta. La latencia vidrio a alerta de un episodio se aproxima entonces a la suma de TTFD y B_alerta. t_alert-system, medida entre hitos del reloj de la fuente, comprende la reacción perceptiva inicial y la ventana funcional, pero no la cola de procesamiento del cuadro que confirma, que se informa por separado mediante capture_to_host y t_G2A. La estimación orientativa que sigue corresponde a B_procesamiento.</w:t>
      </w:r>
    </w:p>
    <w:p w:rsidR="00000000" w:rsidDel="00000000" w:rsidP="00000000" w:rsidRDefault="00000000" w:rsidRPr="00000000" w14:paraId="000002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20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 El objetivo de t_alert-system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p>
    <w:p w:rsidR="00000000" w:rsidDel="00000000" w:rsidP="00000000" w:rsidRDefault="00000000" w:rsidRPr="00000000" w14:paraId="00000203">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4">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1022377522"/>
        <w:tag w:val="goog_rdk_15"/>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Máximo orientativo de t_alert-system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sdt>
                  <w:sdtPr>
                    <w:id w:val="-1350125104"/>
                    <w:tag w:val="goog_rdk_12"/>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sdt>
                  <w:sdtPr>
                    <w:id w:val="-547304011"/>
                    <w:tag w:val="goog_rdk_13"/>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sdt>
                  <w:sdtPr>
                    <w:id w:val="690363247"/>
                    <w:tag w:val="goog_rdk_14"/>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A">
      <w:pPr>
        <w:pStyle w:val="Heading4"/>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con los campos mínimos consolidados en la Tabla D.3 del Anexo D. En una comparación de ajuste se agregan la semilla, la partición, la composición del corpus y el procedimiento de entrenamiento.</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w:t>
      </w:r>
      <w:r w:rsidDel="00000000" w:rsidR="00000000" w:rsidRPr="00000000">
        <w:rPr>
          <w:rFonts w:ascii="Times New Roman" w:cs="Times New Roman" w:eastAsia="Times New Roman" w:hAnsi="Times New Roman"/>
          <w:sz w:val="24"/>
          <w:szCs w:val="24"/>
          <w:rtl w:val="0"/>
        </w:rPr>
        <w:t xml:space="preserve">correlacionarla</w:t>
      </w:r>
      <w:r w:rsidDel="00000000" w:rsidR="00000000" w:rsidRPr="00000000">
        <w:rPr>
          <w:rFonts w:ascii="Times New Roman" w:cs="Times New Roman" w:eastAsia="Times New Roman" w:hAnsi="Times New Roman"/>
          <w:sz w:val="24"/>
          <w:szCs w:val="24"/>
          <w:rtl w:val="0"/>
        </w:rPr>
        <w:t xml:space="preserve">. La falta de uno de estos hitos limita el tramo que puede reportarse.</w:t>
      </w:r>
    </w:p>
    <w:p w:rsidR="00000000" w:rsidDel="00000000" w:rsidP="00000000" w:rsidRDefault="00000000" w:rsidRPr="00000000" w14:paraId="000002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t_alert-system no corresponde en pruebas que terminan en detecciones por imagen. TTFD y SDR no corresponden sin continuidad temporal e inicio anotado. t_alert-notification no corresponde sin un trayecto externo instrumentado. Los deltas de ajuste no son interpretables sin una línea base equivalente o cuando existe filtración entre entrenamiento y evaluación. En cada caso se informa el estado y su causa. Los insumos mínimos que habilitan cada familia de métricas se consolidan en la Tabla D.2 del Anexo D.</w:t>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condicionaron su interpretación.</w:t>
      </w:r>
    </w:p>
    <w:p w:rsidR="00000000" w:rsidDel="00000000" w:rsidP="00000000" w:rsidRDefault="00000000" w:rsidRPr="00000000" w14:paraId="000002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se ejecuta antes de congelar el software relevante, los checkpoints retenidos, el banco de evaluación y la estructura mínima de bitácora. Sobre esa base el protocolo se ordena en las fases sucesivas de la Tabla 33 y no como un conjunto abierto de ensayos.</w:t>
      </w:r>
    </w:p>
    <w:p w:rsidR="00000000" w:rsidDel="00000000" w:rsidP="00000000" w:rsidRDefault="00000000" w:rsidRPr="00000000" w14:paraId="0000022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conjunto de métricas aplicables a cada corrida se fija antes de ejecutarla con las reglas de aplicabilidad de la sección 17.1.7.6. Las métricas temporales y las de seguimiento sólo se exigen cuando la evidencia disponible las habilita.</w:t>
      </w:r>
    </w:p>
    <w:p w:rsidR="00000000" w:rsidDel="00000000" w:rsidP="00000000" w:rsidRDefault="00000000" w:rsidRPr="00000000" w14:paraId="00000224">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banco de evaluación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obligatorias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t_G2A,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banco de evaluación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6">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expresa dependencias entre fases y no un calendario. El orden y las fechas efectivas de ejecución se documentan en la implementación.</w:t>
      </w:r>
    </w:p>
    <w:p w:rsidR="00000000" w:rsidDel="00000000" w:rsidP="00000000" w:rsidRDefault="00000000" w:rsidRPr="00000000" w14:paraId="0000024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condicionada y no como un requisito para demostrar la viabilidad del enfoque. Adoptarla de antemano convertiría una hipótesis todavía no probada en un supuesto metodológico. La rama sólo se habilita cuando existe soporte de datos suficiente y la comparación puede sostenerse sin romper la integridad del protocolo. Sus condiciones de habilitación son de datos y de protocolo y no de disponibilidad de cómputo. El TN aporta el entrenamiento y el CPN conserva la referencia operativa.</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comparación se concentra como máximo en dos candidatos, Grounding DINO y YOLOE, que representan compromisos distintos entre expresividad semántica y eficiencia de inferencia (Liu et al., 2024; Wang et al., 2025). Cuál de ellos se ajusta depende de la factibilidad real de integración, exportación y ejecución sobre el CPN y no sólo de su rendimiento en benchmarks generales.</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ejecuta como una jornada experimental completa con criterios prerregistrados, una única línea base, márgenes fijados antes de evaluar y un veredicto determinado por reglas de aceptación declaradas de antemano. La Tabla 34 consolida esa regla de decisión.</w:t>
      </w:r>
    </w:p>
    <w:p w:rsidR="00000000" w:rsidDel="00000000" w:rsidP="00000000" w:rsidRDefault="00000000" w:rsidRPr="00000000" w14:paraId="0000024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banco de evaluación.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 el ajuste donde puede producir evidencia útil y comparaciones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superar el margen fijado antes de evaluar y no mostrar sólo una ventaja marginal.</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F">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ajuste deba ejecutarse. Define cuándo vale la pena hacerlo sin distorsionar el objetivo principal del prototipo.</w:t>
      </w:r>
    </w:p>
    <w:p w:rsidR="00000000" w:rsidDel="00000000" w:rsidP="00000000" w:rsidRDefault="00000000" w:rsidRPr="00000000" w14:paraId="00000260">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protocolo se apoya en la minimización de datos y en el uso asistivo del sistema. Cuando el proyecto genera material propio para el EBE rigen salvaguardas de finalidad determinada, acceso restringido, retención acotada y ausencia de reconocimiento de identidad personal o tratamiento biométrico, en línea con los principios de la sección 16.6 y con el régimen argentino de protección de datos personales y videovigilancia (Argentina, 2000, 2015).</w:t>
      </w:r>
    </w:p>
    <w:p w:rsidR="00000000" w:rsidDel="00000000" w:rsidP="00000000" w:rsidRDefault="00000000" w:rsidRPr="00000000" w14:paraId="0000026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interpretación de los resultados descansa en cinco supuestos. El prototipo es un sistema asistivo y una alerta no equivale a una sanción ni a una determinación automática de incumplimiento normativo. La evaluabilidad de varias condiciones depende de variables que el detector no controla del todo, como la escala aparente, el ángulo de cámara, la oclusión o la iluminación. CR-06 presupone una parametrización espacial externa al prompt y no se evalúa como si el lenguaje por sí solo definiera la zona restringida. El EBE valida en entorno controlado o simulado y no en obra real.</w:t>
      </w:r>
    </w:p>
    <w:p w:rsidR="00000000" w:rsidDel="00000000" w:rsidP="00000000" w:rsidRDefault="00000000" w:rsidRPr="00000000" w14:paraId="00000263">
      <w:pPr>
        <w:spacing w:line="480" w:lineRule="auto"/>
        <w:ind w:left="0"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El quinto supuesto es que la disyunción entre datos de entrenamiento y banco de evaluación sólo es verificable sobre el ajuste propio del trabajo. Los modelos preentrenados de vocabulario abierto provienen de corpus de terceros no inspeccionables, de modo que no puede descartarse que imágenes del banco hayan participado de ese preentrenamiento. Es una condición estructural de toda evaluación de modelos preentrenados y no una particularidad de este protocolo. Por eso las cifras zero-shot se leen como una comparación entre combinaciones bajo condiciones idénticas y no como afirmaciones sobre generalización a material inédito. La Tabla 35 reúne los riesgos metodológicos y operativos que condicionan las instancias siguientes y la mitigación adoptada para cada uno.</w:t>
      </w:r>
    </w:p>
    <w:p w:rsidR="00000000" w:rsidDel="00000000" w:rsidP="00000000" w:rsidRDefault="00000000" w:rsidRPr="00000000" w14:paraId="0000026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el diseño reducido de la sección 17.1.3.3, con la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 con registro explícito de finalidad y condiciones de captura.</w:t>
            </w:r>
          </w:p>
        </w:tc>
      </w:tr>
    </w:tbl>
    <w:p w:rsidR="00000000" w:rsidDel="00000000" w:rsidP="00000000" w:rsidRDefault="00000000" w:rsidRPr="00000000" w14:paraId="0000027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27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cierra con un protocolo experimental integrado y ajustado al alcance real del prototipo. El núcleo obligatorio queda en las condiciones de detección directa de Nivel 1, la comparación controlada en DBE se separa de la plausibilidad operativa en EBE, la estrategia de datos evita la filtración entre entrenamiento y evaluación, el framework de métricas se centra en el valor operativo de la alerta y una regla explícita decide cuándo habilitar o descartar la adaptación al dominio.</w:t>
      </w:r>
    </w:p>
    <w:p w:rsidR="00000000" w:rsidDel="00000000" w:rsidP="00000000" w:rsidRDefault="00000000" w:rsidRPr="00000000" w14:paraId="000002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instancias siguientes toman estas definiciones como referencia. El análisis y diseño arquitectónico las traduce en una organización técnica y la validación experimental produce resultados sobre las condiciones, los escenarios y las métricas fijadas, con la instrumentación de t_G2A y t_alert-system definida en la sección 17.1.7. En todos los casos debe declararse qué elementos del catálogo se implementaron, cuáles no aplicaron y cuáles permanecieron condicionados. Esa trazabilidad entre definición metodológica, diseño, implementación y validación es el principal resultado de esta parte del proyecto y sostiene su orientación central, que es evaluar si la detección open-vocabulary puede integrarse como herramienta asistiva para el monitoreo de condiciones de riesgo en construcción civil.</w:t>
      </w:r>
    </w:p>
    <w:p w:rsidR="00000000" w:rsidDel="00000000" w:rsidP="00000000" w:rsidRDefault="00000000" w:rsidRPr="00000000" w14:paraId="0000027C">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27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2D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2F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sdt>
              <w:sdtPr>
                <w:id w:val="-1789140763"/>
                <w:tag w:val="goog_rdk_16"/>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sdt>
              <w:sdtPr>
                <w:id w:val="1848383598"/>
                <w:tag w:val="goog_rdk_17"/>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52262689"/>
                <w:tag w:val="goog_rdk_18"/>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0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30F">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31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Hitos y dominio de reloj declarados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 instrumentado, registro interno de alertas, event log del pipeline, bitácora de corrida y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episodio.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5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5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id="500" w:author="Claude" w:initials="C" w:date="2026-09-07T12:00:00Z">
    <w:p w14:paraId="C00001F4">
      <w:pPr>
        <w:rPr/>
      </w:pPr>
      <w:r>
        <w:rPr>
          <w:rtl w:val="0"/>
        </w:rPr>
        <w:t xml:space="preserve">§17.5.3 calibra umbrales sobre una mitad del banco de imágenes y mide sobre la otra. Sin esta salvedad, la fila prohíbe esa calibración. La condición que la hace admisible es que las mitades se fijen antes de calibrar y sean disjuntas.</w:t>
      </w:r>
      <w:r>
        <w:rPr>
          <w:rtl w:val="0"/>
        </w:rPr>
        <w:annotationRef/>
      </w:r>
    </w:p>
  </w:comment>
  <w:comment w:id="501" w:author="Claude" w:initials="C" w:date="2026-09-07T12:00:00Z">
    <w:p w14:paraId="C00001F5">
      <w:pPr>
        <w:rPr/>
      </w:pPr>
      <w:r>
        <w:rPr>
          <w:rtl w:val="0"/>
        </w:rPr>
        <w:t xml:space="preserve">El banco temporal es el material del resultado principal de §17.5 y la estrategia de datos no lo fijaba como decisión: sólo aparecía como «material controlado del EBE» al final de la escalera de ampliación. Va sin cifras, para no adelantar resultados en esta sección.</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C00001F4" w15:done="0"/>
  <w15:commentEx w15:paraId="C00001F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omments" Target="comments.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vPGlKpl9QY9ffsiRB0jI21kAg==">CgMxLjAaHwoBMBIaChgICVIUChJ0YWJsZS5scjNneDIyYXp5M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