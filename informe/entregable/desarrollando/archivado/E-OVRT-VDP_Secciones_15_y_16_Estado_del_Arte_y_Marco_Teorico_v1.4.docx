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heading=h.j9s40ucjary6"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u4gwvq667qmt"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i7h6tihjrcrp"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vzukfq0sbd7"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donde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junto con consideraciones prácticas de inferencia relevantes para aplicaciones en vídeo.</w:t>
      </w:r>
    </w:p>
    <w:p w:rsidR="00000000" w:rsidDel="00000000" w:rsidP="00000000" w:rsidRDefault="00000000" w:rsidRPr="00000000" w14:paraId="0000000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15.2.1.1. Detectores end-to-end derivados de DETR/DINO con fusión multimodal profunda</w:t>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detectores derivados de DETR y DINO, el texto participa del propio proceso de predicción en lugar de aplicarse como clasificación posterior sobre regiones ya obtenidas. Grounding DINO extiende el phrase grounding de GLIP mediante un esquema dual-encoder/single-decoder, donde un backbone visual extrae características multiescala, un encoder BERT representa el prompt y un Transformer produce cajas condicionadas por ambas modalidades (L. H. Li et al., 2021; Liu et al., 2024). La alineación se distribuye entre el Feature Enhancer, que relaciona características visuales y textuales, la Language-guided Query Selection, que prioriza consultas relevantes y el Cross-modality Decoder, que refina las cajas y su asociación con fragmentos del prompt. Esta fusión profunda favorece expresiones referenciales y atributos compuestos, pero incrementa el costo de inferencia y la complejidad de despliegue (Liu et al., 2024).</w:t>
      </w:r>
    </w:p>
    <w:p w:rsidR="00000000" w:rsidDel="00000000" w:rsidP="00000000" w:rsidRDefault="00000000" w:rsidRPr="00000000" w14:paraId="0000001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publicadas deben leerse junto con el backbone, el protocolo y los datos de entrenamiento. Grounding DINO con Swin-L reporta 52,5 AP en COCO y 26,1 mean AP en ODinW bajo evaluación zero-shot, mientras que Swin-T alcanza aproximadamente 48,4 AP en COCO (Liu et al., 2024). La variante Swin-B dispone de pesos públicos, pero su checkpoint incluye COCO entre los datos de entrenamiento; por ello, el 56,7 AP informado para esa configuración no constituye una referencia zero-shot directamente comparable. MM-Grounding-DINO conserva esta línea arquitectónica en una tubería unificada y, en sus variantes Tiny, reporta entre 50,4 y 50,6 AP@[0,50:0,95] en COCO zero-shot y entre 35,7 y 41,4 AP@[0,50:0,95] en LVIS-minival, según la configuración evaluada (IDEA-Research, 2024c; X. Zhao et al., 2024).</w:t>
      </w:r>
    </w:p>
    <w:p w:rsidR="00000000" w:rsidDel="00000000" w:rsidP="00000000" w:rsidRDefault="00000000" w:rsidRPr="00000000" w14:paraId="0000001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recientes exploran generalización y eficiencia como objetivos diferenciados. Grounding DINO 1.5 Pro, preentrenado con Grounding-20M, reporta 54,3 AP en COCO y 55,7 AP en LVIS-minival en zero-shot transfer; la variante Edge alcanza 75,2 FPS con 36,2 AP en LVIS-minival mediante TensorRT y supera 10 FPS en NVIDIA Orin NX (Ren, Jiang, et al., 2024). DINO-X amplía las modalidades de consulta con prompts textuales, visuales y personalizados, además de un Universal Object Prompt para operar sin una lista explícita de clases. Preentrenado sobre Grounding-100M, DINO-X Pro reporta 56,0 AP en COCO, 59,8 AP en LVIS-minival y 63,3 AP en las clases raras de LVIS-minival (Ren, Chen, et al., 2024). La familia ofrece alta precisión semántica y manejo de expresiones referenciales complejas, a costa de mayor exigencia computacional y, en las variantes cerradas, menor reproducibilidad independiente. El repositorio del Grounding DINO original se distribuye bajo Apache-2.0, mientras que Grounding DINO 1.5 y DINO-X se ofrecen mediante API sin pesos abiertos. La licencia Apache-2.0 corresponde a sus SDK de acceso (IDEA-Research, 2024a, 2024c; Ren, Chen, et al., 2024; Ren, Jiang, et al., 2024).</w:t>
      </w:r>
    </w:p>
    <w:p w:rsidR="00000000" w:rsidDel="00000000" w:rsidP="00000000" w:rsidRDefault="00000000" w:rsidRPr="00000000" w14:paraId="0000001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15.2.1.2. Detectores one-stage de la familia YOLO con alineamiento región-texto</w:t>
      </w:r>
    </w:p>
    <w:p w:rsidR="00000000" w:rsidDel="00000000" w:rsidP="00000000" w:rsidRDefault="00000000" w:rsidRPr="00000000" w14:paraId="0000001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familia one-stage traslada la capacidad open-vocabulary a una estructura orientada a predicción densa y baja latencia. En lugar de sostener un decoder multimodal profundo, realiza el alineamiento región-texto dentro del flujo backbone-PAN-head y procura absorber parte de ese costo mediante reparametrización. YOLO-World introduce RepVL-PAN, con Text-guided CSPLayer para incorporar guía textual en las características visuales e Image Pooling Attention para enriquecer los embeddings del vocabulario. Cuando este permanece estable, puede precomputarse y utilizarse offline, prescindiendo del encoder textual durante la inferencia reparametrizada (Cheng et al., 2024). YOLOE amplía la estrategia con RepRTA para prompts textuales, SAVPE para prompts visuales y LRPC para un modo sin prompt explícito. Tras la reparametrización, su grafo de inferencia conserva una estructura equivalente a la de un YOLO de vocabulario cerrado (A. Wang et al., 2025).</w:t>
      </w:r>
    </w:p>
    <w:p w:rsidR="00000000" w:rsidDel="00000000" w:rsidP="00000000" w:rsidRDefault="00000000" w:rsidRPr="00000000" w14:paraId="0000001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de operación publicados reflejan esa prioridad temporal. YOLO-World-L reporta 35,4 AP en LVIS-minival con 52,0 FPS sobre una NVIDIA V100 sin TensorRT. En LVIS-minival zero-shot, YOLOE-v8-S alcanza 27,9 AP con 305,8 FPS y YOLOE-v8-L 35,9 AP con 102,5 FPS sobre una NVIDIA T4 mediante TensorRT (Cheng et al., 2024; A. Wang et al., 2025). Estas cifras provienen de hardware y runtimes distintos y no constituyen un benchmark homogéneo. También debe distinguirse la versión evaluada, donde el trabajo original informa variantes YOLOE-v8 y YOLOE-11, mientras que YOLOE-26 es una extensión posterior de Ultralytics. Los resultados de las variantes v8 no deben presentarse como mediciones de YOLOE-26 (A. Wang et al., 2025; Ultralytics, 2026).</w:t>
      </w:r>
    </w:p>
    <w:p w:rsidR="00000000" w:rsidDel="00000000" w:rsidP="00000000" w:rsidRDefault="00000000" w:rsidRPr="00000000" w14:paraId="0000001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se distribuye bajo GPL-3.0 y YOLOE bajo AGPL-3.0, licencias que pueden imponer obligaciones copyleft en integraciones posteriores (AILab-CVC, 2024; THU-MIG, 2025). La fortaleza de este paradigma es la velocidad y su compatibilidad con hardware de borde, y su limitación es una expresividad relativamente menor frente a consultas relacionales o con atributos altamente compuestos, no la ausencia de apertura semántica.</w:t>
      </w:r>
    </w:p>
    <w:p w:rsidR="00000000" w:rsidDel="00000000" w:rsidP="00000000" w:rsidRDefault="00000000" w:rsidRPr="00000000" w14:paraId="0000001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15.2.1.3. Detectores dual-encoder CLIP-like con correspondencia por similitud</w:t>
      </w:r>
    </w:p>
    <w:p w:rsidR="00000000" w:rsidDel="00000000" w:rsidP="00000000" w:rsidRDefault="00000000" w:rsidRPr="00000000" w14:paraId="0000001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enfoques derivados de CLIP separan con mayor claridad la representación visual de la textual. OWL-ViT utiliza un Vision Transformer encoder-only que conserva tokens espaciales y agrega cabezales livianos para predecir, por token, una caja y un embedding de compatibilidad. La categoría de cada región se obtiene por similitud con embeddings derivados de las consultas, en lugar de surgir de un clasificador con logits fijos, lo que permite que el vocabulario pueda modificarse sin alterar los parámetros ni los cabezales del detector (Minderer et al., 2022). OWLv2 mantiene ese mecanismo y escala la supervisión mediante OWL-ST, que utiliza un modelo OWL-ViT para generar pseudo-cajas sobre WebLI. El entrenamiento incorpora un </w:t>
      </w:r>
      <w:r w:rsidDel="00000000" w:rsidR="00000000" w:rsidRPr="00000000">
        <w:rPr>
          <w:rFonts w:ascii="Times New Roman" w:cs="Times New Roman" w:eastAsia="Times New Roman" w:hAnsi="Times New Roman"/>
          <w:i w:val="1"/>
          <w:iCs w:val="1"/>
          <w:sz w:val="24"/>
          <w:szCs w:val="24"/>
          <w:rtl w:val="0"/>
        </w:rPr>
        <w:t xml:space="preserve">objectness head</w:t>
      </w:r>
      <w:r w:rsidDel="00000000" w:rsidR="00000000" w:rsidRPr="00000000">
        <w:rPr>
          <w:rFonts w:ascii="Times New Roman" w:cs="Times New Roman" w:eastAsia="Times New Roman" w:hAnsi="Times New Roman"/>
          <w:sz w:val="24"/>
          <w:szCs w:val="24"/>
          <w:rtl w:val="0"/>
        </w:rPr>
        <w:t xml:space="preserve"> para concentrar las pérdidas en tokens plausibles como objetos y token dropping para reducir el costo de optimización (Minderer et al., 2023).</w:t>
      </w:r>
    </w:p>
    <w:p w:rsidR="00000000" w:rsidDel="00000000" w:rsidP="00000000" w:rsidRDefault="00000000" w:rsidRPr="00000000" w14:paraId="000000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LVIS, OWL-ViT L/14 reporta 34,6 AP y 31,2 AP en clases raras; OWLv2 L/14 con OWL-ST alcanza 44,6 AP zero-shot en clases raras de LVIS-val, y la variante G/14 llega a 47,2 AP. Los pesos de ambas generaciones se distribuyen bajo Apache-2.0 (Google, 2022, 2023; Minderer et al., 2022, 2023). </w:t>
      </w:r>
    </w:p>
    <w:p w:rsidR="00000000" w:rsidDel="00000000" w:rsidP="00000000" w:rsidRDefault="00000000" w:rsidRPr="00000000" w14:paraId="0000001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fortaleza de la familia es la modularidad. Esto permite que el vocabulario se amplíe o sustituya mediante nuevas consultas. Su costo depende, sin embargo, de la cantidad de embeddings activos. Cuando el vocabulario permanece estable entre cuadros, el cacheo evita recomputar la representación textual. Aún así, sostener una latencia estable exige controlar el tamaño del conjunto de consultas.</w:t>
      </w:r>
    </w:p>
    <w:p w:rsidR="00000000" w:rsidDel="00000000" w:rsidP="00000000" w:rsidRDefault="00000000" w:rsidRPr="00000000" w14:paraId="0000001A">
      <w:pPr>
        <w:pStyle w:val="Heading4"/>
        <w:spacing w:after="0" w:before="0" w:line="480" w:lineRule="auto"/>
        <w:rPr>
          <w:rFonts w:ascii="Times New Roman" w:cs="Times New Roman" w:eastAsia="Times New Roman" w:hAnsi="Times New Roman"/>
          <w:b w:val="1"/>
          <w:bCs w:val="1"/>
          <w:color w:val="000000"/>
        </w:rPr>
      </w:pPr>
      <w:bookmarkStart w:colFirst="0" w:colLast="0" w:name="_heading=h.ihr77a2sf2nj" w:id="4"/>
      <w:bookmarkEnd w:id="4"/>
      <w:r w:rsidDel="00000000" w:rsidR="00000000" w:rsidRPr="00000000">
        <w:rPr>
          <w:rFonts w:ascii="Times New Roman" w:cs="Times New Roman" w:eastAsia="Times New Roman" w:hAnsi="Times New Roman"/>
          <w:b w:val="1"/>
          <w:bCs w:val="1"/>
          <w:color w:val="000000"/>
          <w:rtl w:val="0"/>
        </w:rPr>
        <w:t xml:space="preserve">15.2.1.4. Modelos guiados por prompts generalistas: formulaciones generativas e híbridas</w:t>
      </w:r>
    </w:p>
    <w:p w:rsidR="00000000" w:rsidDel="00000000" w:rsidP="00000000" w:rsidRDefault="00000000" w:rsidRPr="00000000" w14:paraId="0000001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se define por ampliar la forma de especificar la tarea y el tipo de salida, no por una única topología de detector. Florence-2 constituye el caso propiamente generativo, donde interpreta una instrucción y produce secuencias de texto o tokens de localización. APE utiliza prompting generalista, pero genera predicciones estructuradas de manera directa. LLMDet incorpora conocimiento de un modelo de lenguaje durante el entrenamiento y prescinde de ese componente en inferencia. T-Rex2, en cambio, combina prompts textuales y visuales dentro de una formulación multimodal (Shen et al., 2023; Fu et al., 2025; Jiang et al., 2024; Xiao et al., 2024). El rasgo común es la flexibilidad de interacción, por lo que no corresponde atribuir decodificación autoregresiva ni una misma restricción temporal a toda la familia.</w:t>
      </w:r>
    </w:p>
    <w:p w:rsidR="00000000" w:rsidDel="00000000" w:rsidP="00000000" w:rsidRDefault="00000000" w:rsidRPr="00000000" w14:paraId="0000001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materializa esa unificación con un encoder visual DaViT y un Transformer encoder-decoder multimodal que genera etiquetas, cajas y otras salidas estructuradas sin cabezales específicos por tarea. Fue preentrenado sobre FLD-5B, compuesto por 126 millones de imágenes y 5,4 mil millones de anotaciones, y su variante large reporta 37,5 mAP en detección zero-shot sobre COCO. Los pesos se publican bajo licencia MIT (Microsoft, 2024; Xiao et al., 2024). La decodificación autoregresiva introduce latencia variable y menor paralelismo, mientras que en APE el prompting masivo no equivale a una garantía de tiempo real estricto. LLMDet y T-Rex2 muestran que la flexibilidad lingüística o multimodal también puede integrarse sin mantener un generador autoregresivo en inferencia. </w:t>
      </w:r>
    </w:p>
    <w:p w:rsidR="00000000" w:rsidDel="00000000" w:rsidP="00000000" w:rsidRDefault="00000000" w:rsidRPr="00000000" w14:paraId="0000001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aporta flexibilidad multitarea y multimodal, pero su aptitud temporal debe verificarse por modelo y configuración.</w:t>
      </w:r>
    </w:p>
    <w:p w:rsidR="00000000" w:rsidDel="00000000" w:rsidP="00000000" w:rsidRDefault="00000000" w:rsidRPr="00000000" w14:paraId="0000001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ubhtghhxhuzd"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20">
      <w:pPr>
        <w:spacing w:after="0" w:before="0" w:line="480" w:lineRule="auto"/>
        <w:ind w:left="0"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dc9pvkrxqe91" w:id="6"/>
      <w:bookmarkEnd w:id="6"/>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22">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23">
      <w:pPr>
        <w:keepNext w:val="1"/>
        <w:keepLines w:val="1"/>
        <w:spacing w:after="0" w:before="0" w:line="480" w:lineRule="auto"/>
        <w:ind w:left="0" w:right="0" w:firstLine="0"/>
        <w:rPr>
          <w:rFonts w:ascii="Times New Roman" w:cs="Times New Roman" w:eastAsia="Times New Roman" w:hAnsi="Times New Roman"/>
          <w:b w:val="1"/>
          <w:bCs w:val="1"/>
          <w:i w:val="1"/>
          <w:iCs w:val="1"/>
          <w:sz w:val="24"/>
          <w:szCs w:val="24"/>
        </w:rPr>
      </w:pPr>
      <w:bookmarkStart w:colFirst="0" w:colLast="0" w:name="_heading=h.zox1et0cdv1"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Tabla 2</w:t>
      </w:r>
      <w:r w:rsidDel="00000000" w:rsidR="00000000" w:rsidRPr="00000000">
        <w:rPr>
          <w:rtl w:val="0"/>
        </w:rPr>
      </w:r>
    </w:p>
    <w:p w:rsidR="00000000" w:rsidDel="00000000" w:rsidP="00000000" w:rsidRDefault="00000000" w:rsidRPr="00000000" w14:paraId="00000024">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564"/>
        <w:gridCol w:w="2657"/>
        <w:gridCol w:w="2806"/>
        <w:gridCol w:w="2135"/>
        <w:gridCol w:w="3798"/>
        <w:tblGridChange w:id="0">
          <w:tblGrid>
            <w:gridCol w:w="1564"/>
            <w:gridCol w:w="2657"/>
            <w:gridCol w:w="2806"/>
            <w:gridCol w:w="2135"/>
            <w:gridCol w:w="3798"/>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Modelo(s) representativos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Mecanismo visión-lenguaje</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Fortaleza principal</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Limitación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DETR/DINO + fusión profunda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 MM-Grounding-DINO, DINO-X</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multimodal en decoder mediante atención cruzada visión-lenguaje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precisión semántica; manejo de expresiones referenciales complejas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Costo computacional elevado; requiere optimización explícita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One-stage YOLO + puntuación región-texto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 YOLOE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Alineamiento región-texto reparametrizable; reducción progresiva del overhead de fusión mediante reparametrización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velocidad de inferencia; compatible con hardware de borde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Menor expresividad semántica frente a consultas complejas o con atributos compuestos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Dual-encoder CLIP-like + matching por similitud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OWLv2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Matching por similitud en espacio de embeddings compartido; reutilización directa de preentrenamiento contrastivo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Modularidad; cambio de vocabulario sin modificar el modelo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latencia variable según tamaño del vocabulario; requiere caching para vocabularios estables; requiere cómputo de embeddings por consulta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Prompts generalistas: generativo e híbrido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APE, LLMDet, T-Rex2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Mecanismos heterogéneos: generación autoregresiva en Florence-2; predicción directa o integración híbrida en APE, LLMDet y T-Rex2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Flexibilidad multitarea; soporte para prompts complejos y multimodales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latencia de inferencia variable e inestabilidad temporal por decodificación autoregresiva; APE: costo de prompting masivo escalable pero sin garantías de tiempo real estricto</w:t>
            </w:r>
            <w:r w:rsidDel="00000000" w:rsidR="00000000" w:rsidRPr="00000000">
              <w:rPr>
                <w:rtl w:val="0"/>
              </w:rPr>
            </w:r>
          </w:p>
        </w:tc>
      </w:tr>
    </w:tbl>
    <w:p w:rsidR="00000000" w:rsidDel="00000000" w:rsidP="00000000" w:rsidRDefault="00000000" w:rsidRPr="00000000" w14:paraId="0000003E">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0">
        <w:r w:rsidDel="00000000" w:rsidR="00000000" w:rsidRPr="00000000">
          <w:rPr>
            <w:rFonts w:ascii="Times New Roman" w:cs="Times New Roman" w:eastAsia="Times New Roman" w:hAnsi="Times New Roman"/>
            <w:i w:val="0"/>
            <w:iCs w:val="0"/>
            <w:color w:val="000000"/>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aún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40">
      <w:pPr>
        <w:spacing w:after="0" w:before="0" w:line="480" w:lineRule="auto"/>
        <w:ind w:firstLine="720"/>
        <w:rPr>
          <w:rFonts w:ascii="Times New Roman" w:cs="Times New Roman" w:eastAsia="Times New Roman" w:hAnsi="Times New Roman"/>
          <w:sz w:val="24"/>
          <w:szCs w:val="24"/>
        </w:rPr>
      </w:pPr>
      <w:sdt>
        <w:sdtPr>
          <w:id w:val="732930938"/>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w:t>
      </w:r>
    </w:p>
    <w:p w:rsidR="00000000" w:rsidDel="00000000" w:rsidP="00000000" w:rsidRDefault="00000000" w:rsidRPr="00000000" w14:paraId="000000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tensión entre precisión semántica y latencia de inferencia. Los modelos con fusión visión-lenguaje más profunda suelen ofrecer mayor capacidad frente a consultas complejas, pero con un costo computacional que puede reducir la tasa de procesamiento. </w:t>
      </w:r>
    </w:p>
    <w:p w:rsidR="00000000" w:rsidDel="00000000" w:rsidP="00000000" w:rsidRDefault="00000000" w:rsidRPr="00000000" w14:paraId="000000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lo cual define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w:t>
      </w:r>
    </w:p>
    <w:p w:rsidR="00000000" w:rsidDel="00000000" w:rsidP="00000000" w:rsidRDefault="00000000" w:rsidRPr="00000000" w14:paraId="000000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siendo esta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47">
      <w:pPr>
        <w:pStyle w:val="Heading4"/>
        <w:spacing w:after="0" w:before="0" w:line="480" w:lineRule="auto"/>
        <w:rPr>
          <w:rFonts w:ascii="Times New Roman" w:cs="Times New Roman" w:eastAsia="Times New Roman" w:hAnsi="Times New Roman"/>
          <w:b w:val="1"/>
          <w:bCs w:val="1"/>
          <w:color w:val="000000"/>
        </w:rPr>
      </w:pPr>
      <w:bookmarkStart w:colFirst="0" w:colLast="0" w:name="_heading=h.9wj48vazq6ic" w:id="8"/>
      <w:bookmarkEnd w:id="8"/>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48">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49">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upwwcyl4a7ym"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Tabla 3</w:t>
      </w:r>
      <w:r w:rsidDel="00000000" w:rsidR="00000000" w:rsidRPr="00000000">
        <w:rPr>
          <w:rtl w:val="0"/>
        </w:rPr>
      </w:r>
    </w:p>
    <w:p w:rsidR="00000000" w:rsidDel="00000000" w:rsidP="00000000" w:rsidRDefault="00000000" w:rsidRPr="00000000" w14:paraId="0000004A">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Análisis comparativo de rendimiento de modelos OVD para tiempo real</w:t>
      </w:r>
      <w:r w:rsidDel="00000000" w:rsidR="00000000" w:rsidRPr="00000000">
        <w:rPr>
          <w:rtl w:val="0"/>
        </w:rPr>
      </w:r>
    </w:p>
    <w:tbl>
      <w:tblPr>
        <w:tblStyle w:val="Table2"/>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550"/>
        <w:gridCol w:w="1357"/>
        <w:gridCol w:w="2073"/>
        <w:gridCol w:w="1133"/>
        <w:gridCol w:w="2839"/>
        <w:gridCol w:w="3008"/>
        <w:tblGridChange w:id="0">
          <w:tblGrid>
            <w:gridCol w:w="2550"/>
            <w:gridCol w:w="1357"/>
            <w:gridCol w:w="2073"/>
            <w:gridCol w:w="1133"/>
            <w:gridCol w:w="2839"/>
            <w:gridCol w:w="3008"/>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Hardware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Framework</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FPS</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derivada (ms/cuadro)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5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LVIS-minival AP@[0,50:0,95]</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305,8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27,9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102,5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9,8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G-DINO 1.5 Edge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75,2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36,2</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PyTorch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19,2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35,4</w:t>
            </w:r>
            <w:r w:rsidDel="00000000" w:rsidR="00000000" w:rsidRPr="00000000">
              <w:rPr>
                <w:rtl w:val="0"/>
              </w:rPr>
            </w:r>
          </w:p>
        </w:tc>
      </w:tr>
    </w:tbl>
    <w:p w:rsidR="00000000" w:rsidDel="00000000" w:rsidP="00000000" w:rsidRDefault="00000000" w:rsidRPr="00000000" w14:paraId="00000069">
      <w:pPr>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Nota.</w:t>
      </w:r>
      <w:r w:rsidDel="00000000" w:rsidR="00000000" w:rsidRPr="00000000">
        <w:rPr>
          <w:rFonts w:ascii="Times New Roman" w:cs="Times New Roman" w:eastAsia="Times New Roman" w:hAnsi="Times New Roman"/>
          <w:i w:val="0"/>
          <w:iCs w:val="0"/>
          <w:color w:val="000000"/>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r w:rsidDel="00000000" w:rsidR="00000000" w:rsidRPr="00000000">
        <w:rPr>
          <w:rtl w:val="0"/>
        </w:rPr>
      </w:r>
    </w:p>
    <w:p w:rsidR="00000000" w:rsidDel="00000000" w:rsidP="00000000" w:rsidRDefault="00000000" w:rsidRPr="00000000" w14:paraId="0000006A">
      <w:pPr>
        <w:spacing w:after="0" w:before="0"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6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ygqibvodzobw" w:id="10"/>
      <w:bookmarkEnd w:id="10"/>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6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Una solución es el ajuste selectivo de capas, el cual puede puede preservar mejor información preentrenada que el ajuste completo (Lee et al., 2023).</w:t>
      </w:r>
    </w:p>
    <w:p w:rsidR="00000000" w:rsidDel="00000000" w:rsidP="00000000" w:rsidRDefault="00000000" w:rsidRPr="00000000" w14:paraId="0000006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por su parte,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6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 Grounding Dataset, que conserva textos y tareas de grounding, del ajuste closed-set con MultiModal 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6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7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de extremo a extremo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71">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tal,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72">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qvy3nfx4njbp"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Tabla 4</w:t>
      </w:r>
      <w:r w:rsidDel="00000000" w:rsidR="00000000" w:rsidRPr="00000000">
        <w:rPr>
          <w:rtl w:val="0"/>
        </w:rPr>
      </w:r>
    </w:p>
    <w:p w:rsidR="00000000" w:rsidDel="00000000" w:rsidP="00000000" w:rsidRDefault="00000000" w:rsidRPr="00000000" w14:paraId="00000073">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Estrategias de fine-tuning documentadas y retención OVD reportada por familia arquitectónica</w:t>
      </w:r>
      <w:r w:rsidDel="00000000" w:rsidR="00000000" w:rsidRPr="00000000">
        <w:rPr>
          <w:rtl w:val="0"/>
        </w:rPr>
      </w:r>
    </w:p>
    <w:tbl>
      <w:tblPr>
        <w:tblStyle w:val="Table3"/>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92"/>
        <w:gridCol w:w="3809"/>
        <w:gridCol w:w="2028"/>
        <w:gridCol w:w="4031"/>
        <w:tblGridChange w:id="0">
          <w:tblGrid>
            <w:gridCol w:w="3092"/>
            <w:gridCol w:w="3809"/>
            <w:gridCol w:w="2028"/>
            <w:gridCol w:w="4031"/>
          </w:tblGrid>
        </w:tblGridChange>
      </w:tblGrid>
      <w:tr>
        <w:trPr>
          <w:cantSplit w:val="1"/>
          <w:tblHeader w:val="1"/>
        </w:trPr>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Familia / Modelo</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Estrategia de fine-tuning</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Retención OVD reportada </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Condición clave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restringido post-ajuste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Preentrenamiento continuado open-set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LR reducido; módulos congelados; datos mixtos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open-vocabulary (base a novel)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Evaluación explícita en categorías no vistas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Adaptación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Backbones congelados; solo adapters entrenables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MixedGroundingDataset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 de capas ajustadas; text encoder frágil</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 (MultiModalDataset)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fijo en JSON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Reparametrización eficiente (sin RepVL-PAN)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Text encoder removido; equivale a YOLOv8</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Transferring (linear probing / full tuning)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 evaluada por los autores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receta estándar produce vocabulario fijo; la retención requiere reinyectar y evaluar vocabulario abierto</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de extremo a extremo con regularización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Requiere estrategias de regularización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Self-training (OWL-ST) con pseudo-anotaciones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diverso (n-gramas) preserva OVD</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A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Retención parcial de clases base; encoder congelado recomendado</w:t>
            </w:r>
            <w:r w:rsidDel="00000000" w:rsidR="00000000" w:rsidRPr="00000000">
              <w:rPr>
                <w:rtl w:val="0"/>
              </w:rPr>
            </w:r>
          </w:p>
        </w:tc>
      </w:tr>
    </w:tbl>
    <w:p w:rsidR="00000000" w:rsidDel="00000000" w:rsidP="00000000" w:rsidRDefault="00000000" w:rsidRPr="00000000" w14:paraId="000000A4">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r w:rsidDel="00000000" w:rsidR="00000000" w:rsidRPr="00000000">
        <w:rPr>
          <w:rtl w:val="0"/>
        </w:rPr>
      </w:r>
    </w:p>
    <w:p w:rsidR="00000000" w:rsidDel="00000000" w:rsidP="00000000" w:rsidRDefault="00000000" w:rsidRPr="00000000" w14:paraId="000000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más bien, corresponde describir qué receta retuvo capacidad OVD, bajo qué datos y con qué protocolo de evaluación.</w:t>
      </w:r>
    </w:p>
    <w:p w:rsidR="00000000" w:rsidDel="00000000" w:rsidP="00000000" w:rsidRDefault="00000000" w:rsidRPr="00000000" w14:paraId="000000A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66jphxyv5oc6" w:id="12"/>
      <w:bookmarkEnd w:id="12"/>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A8">
      <w:pPr>
        <w:pStyle w:val="Heading4"/>
        <w:spacing w:after="0" w:before="0" w:line="480" w:lineRule="auto"/>
        <w:rPr>
          <w:rFonts w:ascii="Times New Roman" w:cs="Times New Roman" w:eastAsia="Times New Roman" w:hAnsi="Times New Roman"/>
          <w:b w:val="1"/>
          <w:bCs w:val="1"/>
          <w:color w:val="000000"/>
        </w:rPr>
      </w:pPr>
      <w:bookmarkStart w:colFirst="0" w:colLast="0" w:name="_heading=h.6ypaep4gc4p7" w:id="13"/>
      <w:bookmarkEnd w:id="13"/>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A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AB">
      <w:pPr>
        <w:pStyle w:val="Heading4"/>
        <w:spacing w:after="0" w:before="0" w:line="480" w:lineRule="auto"/>
        <w:rPr>
          <w:rFonts w:ascii="Times New Roman" w:cs="Times New Roman" w:eastAsia="Times New Roman" w:hAnsi="Times New Roman"/>
          <w:b w:val="1"/>
          <w:bCs w:val="1"/>
          <w:color w:val="000000"/>
        </w:rPr>
      </w:pPr>
      <w:bookmarkStart w:colFirst="0" w:colLast="0" w:name="_heading=h.305ogsoex38y" w:id="14"/>
      <w:bookmarkEnd w:id="14"/>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cuadro de manera independiente sin mantener memoria de estados previos ni modelar explícitamente la evolución temporal de las detecciones. Esta característica introduce variabilidad entre cuadros consecutivos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seguimiento seleccionado.</w:t>
      </w:r>
    </w:p>
    <w:p w:rsidR="00000000" w:rsidDel="00000000" w:rsidP="00000000" w:rsidRDefault="00000000" w:rsidRPr="00000000" w14:paraId="000000AE">
      <w:pPr>
        <w:pStyle w:val="Heading4"/>
        <w:spacing w:after="0" w:before="0" w:line="480" w:lineRule="auto"/>
        <w:rPr>
          <w:rFonts w:ascii="Times New Roman" w:cs="Times New Roman" w:eastAsia="Times New Roman" w:hAnsi="Times New Roman"/>
          <w:b w:val="1"/>
          <w:bCs w:val="1"/>
          <w:color w:val="000000"/>
        </w:rPr>
      </w:pPr>
      <w:bookmarkStart w:colFirst="0" w:colLast="0" w:name="_heading=h.i11h1powflqu" w:id="15"/>
      <w:bookmarkEnd w:id="15"/>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Por ejemplo,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B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B1">
      <w:pPr>
        <w:pStyle w:val="Heading4"/>
        <w:spacing w:after="0" w:before="0" w:line="480" w:lineRule="auto"/>
        <w:rPr>
          <w:rFonts w:ascii="Times New Roman" w:cs="Times New Roman" w:eastAsia="Times New Roman" w:hAnsi="Times New Roman"/>
          <w:b w:val="1"/>
          <w:bCs w:val="1"/>
          <w:color w:val="000000"/>
        </w:rPr>
      </w:pPr>
      <w:bookmarkStart w:colFirst="0" w:colLast="0" w:name="_heading=h.6txoeihsmzw0" w:id="16"/>
      <w:bookmarkEnd w:id="16"/>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B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B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B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B9">
      <w:pPr>
        <w:pStyle w:val="Heading4"/>
        <w:spacing w:after="0" w:before="0" w:line="480" w:lineRule="auto"/>
        <w:rPr>
          <w:rFonts w:ascii="Times New Roman" w:cs="Times New Roman" w:eastAsia="Times New Roman" w:hAnsi="Times New Roman"/>
          <w:b w:val="1"/>
          <w:bCs w:val="1"/>
          <w:color w:val="000000"/>
        </w:rPr>
      </w:pPr>
      <w:bookmarkStart w:colFirst="0" w:colLast="0" w:name="_heading=h.3xqpxvq793fn" w:id="17"/>
      <w:bookmarkEnd w:id="17"/>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B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cuadro a cuadro, sin considerar aspectos temporales ni el impacto diferenciado de distintos tipos de error en escenarios de monitoreo de riesgos.</w:t>
      </w:r>
    </w:p>
    <w:p w:rsidR="00000000" w:rsidDel="00000000" w:rsidP="00000000" w:rsidRDefault="00000000" w:rsidRPr="00000000" w14:paraId="000000BB">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BC">
      <w:pPr>
        <w:pStyle w:val="Heading4"/>
        <w:spacing w:after="0" w:before="0" w:line="480" w:lineRule="auto"/>
        <w:rPr>
          <w:rFonts w:ascii="Times New Roman" w:cs="Times New Roman" w:eastAsia="Times New Roman" w:hAnsi="Times New Roman"/>
          <w:b w:val="1"/>
          <w:bCs w:val="1"/>
          <w:color w:val="000000"/>
        </w:rPr>
      </w:pPr>
      <w:bookmarkStart w:colFirst="0" w:colLast="0" w:name="_heading=h.92bt48osfy2c" w:id="18"/>
      <w:bookmarkEnd w:id="18"/>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BD">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B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c1z4d4d86g5a"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Tabla 5</w:t>
      </w:r>
      <w:r w:rsidDel="00000000" w:rsidR="00000000" w:rsidRPr="00000000">
        <w:rPr>
          <w:rtl w:val="0"/>
        </w:rPr>
      </w:r>
    </w:p>
    <w:p w:rsidR="00000000" w:rsidDel="00000000" w:rsidP="00000000" w:rsidRDefault="00000000" w:rsidRPr="00000000" w14:paraId="000000BF">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949"/>
        <w:gridCol w:w="5328"/>
        <w:gridCol w:w="4683"/>
        <w:tblGridChange w:id="0">
          <w:tblGrid>
            <w:gridCol w:w="2949"/>
            <w:gridCol w:w="5328"/>
            <w:gridCol w:w="4683"/>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Contextualización semántica limitada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modelos OVD detectan entidades localmente pero no infieren relaciones espaciales complejas entre ellas (p. ej., “persona dentro de zona restringida” requiere razonamiento relacional)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condiciones composicionales no pueden evaluarse a partir de la salida local del detector sin una estrategia adicional explícitamente definida y validada.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consistencia temporal nativa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detección cuadro a cuadro introduce variabilidad en puntajes de confianza, apariciones y desapariciones espurias entre cuadros consecutivos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Necesidad de integración con módulo MOT para aportar coherencia temporal a las detecciones semánticas </w:t>
            </w:r>
            <w:hyperlink r:id="rId11">
              <w:r w:rsidDel="00000000" w:rsidR="00000000" w:rsidRPr="00000000">
                <w:rPr>
                  <w:rFonts w:ascii="Times New Roman" w:cs="Times New Roman" w:eastAsia="Times New Roman" w:hAnsi="Times New Roman"/>
                  <w:i w:val="0"/>
                  <w:iCs w:val="0"/>
                  <w:color w:val="000000"/>
                  <w:sz w:val="24"/>
                  <w:szCs w:val="24"/>
                  <w:rtl w:val="0"/>
                </w:rPr>
                <w:t xml:space="preserve">(S. Li et al., 2023)</w:t>
              </w:r>
            </w:hyperlink>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Sensibilidad a la formulación del prompt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Pequeños cambios en la redacción producen diferencias significativas en el desempeño, incluso para conceptos equivalentes </w:t>
            </w:r>
            <w:hyperlink r:id="rId12">
              <w:r w:rsidDel="00000000" w:rsidR="00000000" w:rsidRPr="00000000">
                <w:rPr>
                  <w:rFonts w:ascii="Times New Roman" w:cs="Times New Roman" w:eastAsia="Times New Roman" w:hAnsi="Times New Roman"/>
                  <w:i w:val="0"/>
                  <w:iCs w:val="0"/>
                  <w:color w:val="000000"/>
                  <w:sz w:val="24"/>
                  <w:szCs w:val="24"/>
                  <w:rtl w:val="0"/>
                </w:rPr>
                <w:t xml:space="preserve">(Zhou et al., 2022b)</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diseño de prompts para condiciones de riesgo requiere un proceso sistemático; la selección informal puede comprometer la robustez del sistema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Brecha de dominio con benchmarks estándar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resultados en COCO o LVIS no garantizan transferencia al dominio objetivo. Grounding DINO con backbone Swin-L pasa de 52,5 AP en COCO a 26,1 mean AP en ODinW.</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debe incorporar una línea base zero-shot propia y un conjunto de prueba de dominio congelado; los benchmarks generales funcionan únicamente como referencia externa.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protocolos de evaluación específicos para seguridad industrial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AP en COCO/LVIS </w:t>
            </w:r>
            <w:hyperlink r:id="rId13">
              <w:r w:rsidDel="00000000" w:rsidR="00000000" w:rsidRPr="00000000">
                <w:rPr>
                  <w:rFonts w:ascii="Times New Roman" w:cs="Times New Roman" w:eastAsia="Times New Roman" w:hAnsi="Times New Roman"/>
                  <w:i w:val="0"/>
                  <w:iCs w:val="0"/>
                  <w:color w:val="000000"/>
                  <w:sz w:val="24"/>
                  <w:szCs w:val="24"/>
                  <w:rtl w:val="0"/>
                </w:rPr>
                <w:t xml:space="preserve">(Gupta et al., 2019; Lin et al., 2014)</w:t>
              </w:r>
            </w:hyperlink>
            <w:r w:rsidDel="00000000" w:rsidR="00000000" w:rsidRPr="00000000">
              <w:rPr>
                <w:rFonts w:ascii="Times New Roman" w:cs="Times New Roman" w:eastAsia="Times New Roman" w:hAnsi="Times New Roman"/>
                <w:i w:val="0"/>
                <w:iCs w:val="0"/>
                <w:color w:val="000000"/>
                <w:sz w:val="24"/>
                <w:szCs w:val="24"/>
                <w:rtl w:val="0"/>
              </w:rPr>
              <w:t xml:space="preserve"> no capturan el valor operativo del sistema: no consideran latencia de alerta, persistencia de la detección ni impacto diferenciado de falsos positivos/negativos.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experimental debe definir métricas alineadas con el valor operativo de la alerta, incluyendo persistencia temporal, latencia y tratamiento diferenciado de falsos positivos y falsos negativos.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D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Escasez de evaluación OVD × EPP</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color w:val="000000"/>
                <w:sz w:val="24"/>
                <w:szCs w:val="24"/>
                <w:rtl w:val="0"/>
              </w:rPr>
              <w:t xml:space="preserve">person</w:t>
            </w:r>
            <w:r w:rsidDel="00000000" w:rsidR="00000000" w:rsidRPr="00000000">
              <w:rPr>
                <w:rFonts w:ascii="Times New Roman" w:cs="Times New Roman" w:eastAsia="Times New Roman" w:hAnsi="Times New Roman"/>
                <w:i w:val="0"/>
                <w:iCs w:val="0"/>
                <w:color w:val="000000"/>
                <w:sz w:val="24"/>
                <w:szCs w:val="24"/>
                <w:rtl w:val="0"/>
              </w:rPr>
              <w:t xml:space="preserve">, 0,6493 para detección directa de </w:t>
            </w:r>
            <w:r w:rsidDel="00000000" w:rsidR="00000000" w:rsidRPr="00000000">
              <w:rPr>
                <w:rFonts w:ascii="Times New Roman" w:cs="Times New Roman" w:eastAsia="Times New Roman" w:hAnsi="Times New Roman"/>
                <w:i w:val="1"/>
                <w:iCs w:val="1"/>
                <w:color w:val="000000"/>
                <w:sz w:val="24"/>
                <w:szCs w:val="24"/>
                <w:rtl w:val="0"/>
              </w:rPr>
              <w:t xml:space="preserve">hardhat</w:t>
            </w:r>
            <w:r w:rsidDel="00000000" w:rsidR="00000000" w:rsidRPr="00000000">
              <w:rPr>
                <w:rFonts w:ascii="Times New Roman" w:cs="Times New Roman" w:eastAsia="Times New Roman" w:hAnsi="Times New Roman"/>
                <w:i w:val="0"/>
                <w:iCs w:val="0"/>
                <w:color w:val="000000"/>
                <w:sz w:val="24"/>
                <w:szCs w:val="24"/>
                <w:rtl w:val="0"/>
              </w:rPr>
              <w:t xml:space="preserve">, 0,1024 para la clase </w:t>
            </w:r>
            <w:r w:rsidDel="00000000" w:rsidR="00000000" w:rsidRPr="00000000">
              <w:rPr>
                <w:rFonts w:ascii="Times New Roman" w:cs="Times New Roman" w:eastAsia="Times New Roman" w:hAnsi="Times New Roman"/>
                <w:i w:val="1"/>
                <w:iCs w:val="1"/>
                <w:color w:val="000000"/>
                <w:sz w:val="24"/>
                <w:szCs w:val="24"/>
                <w:rtl w:val="0"/>
              </w:rPr>
              <w:t xml:space="preserve">head </w:t>
            </w:r>
            <w:r w:rsidDel="00000000" w:rsidR="00000000" w:rsidRPr="00000000">
              <w:rPr>
                <w:rFonts w:ascii="Times New Roman" w:cs="Times New Roman" w:eastAsia="Times New Roman" w:hAnsi="Times New Roman"/>
                <w:i w:val="0"/>
                <w:iCs w:val="0"/>
                <w:color w:val="000000"/>
                <w:sz w:val="24"/>
                <w:szCs w:val="24"/>
                <w:rtl w:val="0"/>
              </w:rPr>
              <w:t xml:space="preserve">y 0,2699 para la cascada multietapa. El relevamiento no identificó evaluaciones de Grounding DINO o YOLO-World zero-shot sobre SHEL5K o CHV, ni un benchmark de EPP multi-fuente bajo protocolo COCO.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requiere una línea base zero-shot propia y un conjunto de prueba congelado; la respuesta experimental se presenta fuera del estado del arte.</w:t>
            </w:r>
            <w:r w:rsidDel="00000000" w:rsidR="00000000" w:rsidRPr="00000000">
              <w:rPr>
                <w:rtl w:val="0"/>
              </w:rPr>
            </w:r>
          </w:p>
        </w:tc>
      </w:tr>
    </w:tbl>
    <w:p w:rsidR="00000000" w:rsidDel="00000000" w:rsidP="00000000" w:rsidRDefault="00000000" w:rsidRPr="00000000" w14:paraId="000000D5">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delimitan problemas técnicos que el protocolo y la arquitectura deben abordar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0"/>
          <w:iCs w:val="0"/>
          <w:color w:val="000000"/>
          <w:sz w:val="24"/>
          <w:szCs w:val="24"/>
          <w:rtl w:val="0"/>
        </w:rPr>
        <w:t xml:space="preserve">o se presentan como limitaciones insalvables. Fuente: elaboración propia basada en Choi y Greer (2024), Chen y Zou (2025), Gupta et al. (2019), S. Li et al. (2023), Lin et al. (2014), Liu et al. (2024), Zareian et al. (2021) y Zhou et al. (2022b).</w:t>
      </w:r>
      <w:r w:rsidDel="00000000" w:rsidR="00000000" w:rsidRPr="00000000">
        <w:rPr>
          <w:rtl w:val="0"/>
        </w:rPr>
      </w:r>
    </w:p>
    <w:p w:rsidR="00000000" w:rsidDel="00000000" w:rsidP="00000000" w:rsidRDefault="00000000" w:rsidRPr="00000000" w14:paraId="000000D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eh6agl8yrcoc" w:id="20"/>
      <w:bookmarkEnd w:id="20"/>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D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cuadro a cuadro,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D9">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pp1zrldqw7i" w:id="21"/>
      <w:bookmarkEnd w:id="21"/>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D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8tguem6rnmb" w:id="22"/>
      <w:bookmarkEnd w:id="22"/>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DD">
      <w:pPr>
        <w:pStyle w:val="Heading4"/>
        <w:spacing w:after="0" w:before="0" w:line="480" w:lineRule="auto"/>
        <w:rPr>
          <w:rFonts w:ascii="Times New Roman" w:cs="Times New Roman" w:eastAsia="Times New Roman" w:hAnsi="Times New Roman"/>
          <w:b w:val="1"/>
          <w:bCs w:val="1"/>
          <w:color w:val="000000"/>
        </w:rPr>
      </w:pPr>
      <w:bookmarkStart w:colFirst="0" w:colLast="0" w:name="_heading=h.ina524lejo6t" w:id="23"/>
      <w:bookmarkEnd w:id="23"/>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D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DF">
      <w:pPr>
        <w:pStyle w:val="Heading4"/>
        <w:spacing w:after="0" w:before="0" w:line="480" w:lineRule="auto"/>
        <w:rPr>
          <w:rFonts w:ascii="Times New Roman" w:cs="Times New Roman" w:eastAsia="Times New Roman" w:hAnsi="Times New Roman"/>
          <w:b w:val="1"/>
          <w:bCs w:val="1"/>
          <w:color w:val="000000"/>
        </w:rPr>
      </w:pPr>
      <w:bookmarkStart w:colFirst="0" w:colLast="0" w:name="_heading=h.n13z75yemuiy" w:id="24"/>
      <w:bookmarkEnd w:id="24"/>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s42rooj34blk" w:id="25"/>
      <w:bookmarkEnd w:id="25"/>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E2">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E3">
      <w:pPr>
        <w:keepNext w:val="1"/>
        <w:keepLines w:val="1"/>
        <w:spacing w:after="0" w:before="0" w:line="480" w:lineRule="auto"/>
        <w:ind w:left="0" w:right="0" w:firstLine="0"/>
        <w:rPr>
          <w:rFonts w:ascii="Times New Roman" w:cs="Times New Roman" w:eastAsia="Times New Roman" w:hAnsi="Times New Roman"/>
          <w:sz w:val="24"/>
          <w:szCs w:val="24"/>
        </w:rPr>
      </w:pPr>
      <w:bookmarkStart w:colFirst="0" w:colLast="0" w:name="_heading=h.cyq1a757twcg"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Tabla 6</w:t>
      </w:r>
      <w:r w:rsidDel="00000000" w:rsidR="00000000" w:rsidRPr="00000000">
        <w:rPr>
          <w:rtl w:val="0"/>
        </w:rPr>
      </w:r>
    </w:p>
    <w:p w:rsidR="00000000" w:rsidDel="00000000" w:rsidP="00000000" w:rsidRDefault="00000000" w:rsidRPr="00000000" w14:paraId="000000E4">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2959.99999999999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366"/>
        <w:gridCol w:w="1415"/>
        <w:gridCol w:w="1887"/>
        <w:gridCol w:w="2210"/>
        <w:gridCol w:w="1465"/>
        <w:gridCol w:w="2086"/>
        <w:gridCol w:w="2531"/>
        <w:tblGridChange w:id="0">
          <w:tblGrid>
            <w:gridCol w:w="1366"/>
            <w:gridCol w:w="1415"/>
            <w:gridCol w:w="1887"/>
            <w:gridCol w:w="2210"/>
            <w:gridCol w:w="1465"/>
            <w:gridCol w:w="2086"/>
            <w:gridCol w:w="2531"/>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Método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movimiento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Asociación de datos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Robustez a oclusiones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 FPS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Dependencia de entrenamiento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E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Húngaro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(&gt;200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DeepSORT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Cascada: movimiento + apariencia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ByteTrack</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Jerárquica: alta/baja confianza + IoU</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(&gt;170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OC-SORT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 correcciones OC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consistencia de momento (OCM)</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BoT-SORT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mejorado + CMC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IoU-ReID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TrackFormer / MOTR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End-to-end (Transformer)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Atención temporal aprendida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 de atención global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Entrenamiento conjunto requerido</w:t>
            </w:r>
            <w:r w:rsidDel="00000000" w:rsidR="00000000" w:rsidRPr="00000000">
              <w:rPr>
                <w:rtl w:val="0"/>
              </w:rPr>
            </w:r>
          </w:p>
        </w:tc>
      </w:tr>
    </w:tbl>
    <w:p w:rsidR="00000000" w:rsidDel="00000000" w:rsidP="00000000" w:rsidRDefault="00000000" w:rsidRPr="00000000" w14:paraId="00000116">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4">
        <w:r w:rsidDel="00000000" w:rsidR="00000000" w:rsidRPr="00000000">
          <w:rPr>
            <w:rFonts w:ascii="Times New Roman" w:cs="Times New Roman" w:eastAsia="Times New Roman" w:hAnsi="Times New Roman"/>
            <w:i w:val="0"/>
            <w:iCs w:val="0"/>
            <w:color w:val="000000"/>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17">
      <w:pPr>
        <w:pStyle w:val="Heading4"/>
        <w:spacing w:after="0" w:before="0" w:line="480" w:lineRule="auto"/>
        <w:rPr>
          <w:rFonts w:ascii="Times New Roman" w:cs="Times New Roman" w:eastAsia="Times New Roman" w:hAnsi="Times New Roman"/>
          <w:b w:val="1"/>
          <w:bCs w:val="1"/>
          <w:color w:val="000000"/>
        </w:rPr>
      </w:pPr>
      <w:bookmarkStart w:colFirst="0" w:colLast="0" w:name="_heading=h.udd69iamsgsn" w:id="27"/>
      <w:bookmarkEnd w:id="27"/>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1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in0n84immy2w" w:id="28"/>
      <w:bookmarkEnd w:id="28"/>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métodos de seguimiento requiere complementar sus diferencias arquitectónicas con criterios que permitan cuantificar la calidad de las trayectorias obtenidas. La evaluación de MOT considera dimensiones relacionadas pero distintas —como los errores de detección, la continuidad de identidad y la calidad de asociación—, por lo que la literatura emplea métricas específicas y complementarias para caracterizar su desempeño.</w:t>
      </w:r>
    </w:p>
    <w:p w:rsidR="00000000" w:rsidDel="00000000" w:rsidP="00000000" w:rsidRDefault="00000000" w:rsidRPr="00000000" w14:paraId="000001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w:t>
      </w:r>
      <w:sdt>
        <w:sdtPr>
          <w:id w:val="-1515456294"/>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A.2 del Anexo 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qseag15ghlai"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1D">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1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selregkmggds"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Tabla 7</w:t>
      </w:r>
      <w:r w:rsidDel="00000000" w:rsidR="00000000" w:rsidRPr="00000000">
        <w:rPr>
          <w:rtl w:val="0"/>
        </w:rPr>
      </w:r>
    </w:p>
    <w:p w:rsidR="00000000" w:rsidDel="00000000" w:rsidP="00000000" w:rsidRDefault="00000000" w:rsidRPr="00000000" w14:paraId="0000011F">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329"/>
        <w:gridCol w:w="5576"/>
        <w:gridCol w:w="5055"/>
        <w:tblGridChange w:id="0">
          <w:tblGrid>
            <w:gridCol w:w="2329"/>
            <w:gridCol w:w="5576"/>
            <w:gridCol w:w="5055"/>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Dependencia de la calidad del detector subyacente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rendimiento del MOT está fuertemente acoplado al desempeño del detector. Errores de detección —FP, FN, bounding boxes inestables— se propagan al seguimiento, produciendo fragmentación de trayectorias, pérdidas de identidad y asociaciones erróneas </w:t>
            </w:r>
            <w:hyperlink r:id="rId15">
              <w:r w:rsidDel="00000000" w:rsidR="00000000" w:rsidRPr="00000000">
                <w:rPr>
                  <w:rFonts w:ascii="Times New Roman" w:cs="Times New Roman" w:eastAsia="Times New Roman" w:hAnsi="Times New Roman"/>
                  <w:i w:val="0"/>
                  <w:iCs w:val="0"/>
                  <w:color w:val="000000"/>
                  <w:sz w:val="24"/>
                  <w:szCs w:val="24"/>
                  <w:rtl w:val="0"/>
                </w:rPr>
                <w:t xml:space="preserve">(S. Li et al., 2025)</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Fragilidad ante oclusiones prolongadas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Aunque los métodos modernos manejan oclusiones breves, las oclusiones de larga duración producen terminación prematura de trayectorias, re-asociaciones inciertas y aumento de ID switches </w:t>
            </w:r>
            <w:hyperlink r:id="rId16">
              <w:r w:rsidDel="00000000" w:rsidR="00000000" w:rsidRPr="00000000">
                <w:rPr>
                  <w:rFonts w:ascii="Times New Roman" w:cs="Times New Roman" w:eastAsia="Times New Roman" w:hAnsi="Times New Roman"/>
                  <w:i w:val="0"/>
                  <w:iCs w:val="0"/>
                  <w:color w:val="000000"/>
                  <w:sz w:val="24"/>
                  <w:szCs w:val="24"/>
                  <w:rtl w:val="0"/>
                </w:rPr>
                <w:t xml:space="preserve">(Du et al., 2024)</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entornos de obra civil con alta densidad de obstrucciones (andamios, maquinaria, materiales), la robustez ante oclusiones es una restricción de diseño relevante que debe evaluarse empíricamente</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Métricas estándar no alineadas con objetivos operativos de seguridad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MOTA, IDF1 y HOTA evalúan el desempeño del seguimiento cuadro a cuadro sin considerar el impacto operativo diferenciado de distintos tipos de error en el contexto de seguridad laboral </w:t>
            </w:r>
            <w:hyperlink r:id="rId17">
              <w:r w:rsidDel="00000000" w:rsidR="00000000" w:rsidRPr="00000000">
                <w:rPr>
                  <w:rFonts w:ascii="Times New Roman" w:cs="Times New Roman" w:eastAsia="Times New Roman" w:hAnsi="Times New Roman"/>
                  <w:i w:val="0"/>
                  <w:iCs w:val="0"/>
                  <w:color w:val="000000"/>
                  <w:sz w:val="24"/>
                  <w:szCs w:val="24"/>
                  <w:rtl w:val="0"/>
                </w:rPr>
                <w:t xml:space="preserve">(Luiten et al., 2021)</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datasets de construcción con anotaciones de seguimiento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benchmarks estándar de MOT (MOT17, MOT20, DanceTrack) no contemplan el dominio de obras civiles; la evaluación del tracker en condiciones representativas requiere datos del dominio específico </w:t>
            </w:r>
            <w:hyperlink r:id="rId18">
              <w:r w:rsidDel="00000000" w:rsidR="00000000" w:rsidRPr="00000000">
                <w:rPr>
                  <w:rFonts w:ascii="Times New Roman" w:cs="Times New Roman" w:eastAsia="Times New Roman" w:hAnsi="Times New Roman"/>
                  <w:i w:val="0"/>
                  <w:iCs w:val="0"/>
                  <w:color w:val="000000"/>
                  <w:sz w:val="24"/>
                  <w:szCs w:val="24"/>
                  <w:rtl w:val="0"/>
                </w:rPr>
                <w:t xml:space="preserve">(Dendorfer et al., 2020; Milan et al., 2016)</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validación del componente MOT en el prototipo no puede apoyarse en benchmarks estándar; se requiere la definición de un protocolo de evaluación propio con datos recopilados en el contexto del proyecto</w:t>
            </w:r>
            <w:r w:rsidDel="00000000" w:rsidR="00000000" w:rsidRPr="00000000">
              <w:rPr>
                <w:rtl w:val="0"/>
              </w:rPr>
            </w:r>
          </w:p>
        </w:tc>
      </w:tr>
    </w:tbl>
    <w:p w:rsidR="00000000" w:rsidDel="00000000" w:rsidP="00000000" w:rsidRDefault="00000000" w:rsidRPr="00000000" w14:paraId="0000012F">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definen el espacio de problemas abiertos que </w:t>
      </w:r>
      <w:r w:rsidDel="00000000" w:rsidR="00000000" w:rsidRPr="00000000">
        <w:rPr>
          <w:rFonts w:ascii="Times New Roman" w:cs="Times New Roman" w:eastAsia="Times New Roman" w:hAnsi="Times New Roman"/>
          <w:sz w:val="24"/>
          <w:szCs w:val="24"/>
          <w:rtl w:val="0"/>
        </w:rPr>
        <w:t xml:space="preserve">se abordan en las siguientes etapas</w:t>
      </w:r>
      <w:r w:rsidDel="00000000" w:rsidR="00000000" w:rsidRPr="00000000">
        <w:rPr>
          <w:rFonts w:ascii="Times New Roman" w:cs="Times New Roman" w:eastAsia="Times New Roman" w:hAnsi="Times New Roman"/>
          <w:i w:val="0"/>
          <w:iCs w:val="0"/>
          <w:color w:val="000000"/>
          <w:sz w:val="24"/>
          <w:szCs w:val="24"/>
          <w:rtl w:val="0"/>
        </w:rPr>
        <w:t xml:space="preserve">. Fuente: Elaboración propia basada en las fuentes citadas </w:t>
      </w:r>
      <w:hyperlink r:id="rId19">
        <w:r w:rsidDel="00000000" w:rsidR="00000000" w:rsidRPr="00000000">
          <w:rPr>
            <w:rFonts w:ascii="Times New Roman" w:cs="Times New Roman" w:eastAsia="Times New Roman" w:hAnsi="Times New Roman"/>
            <w:i w:val="0"/>
            <w:iCs w:val="0"/>
            <w:color w:val="000000"/>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3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seguimiento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sino que requiere de la definición de un protocolo de evaluación propio que se apoyará en los datos recopilados durante la fase experimental del proyecto.</w:t>
      </w:r>
    </w:p>
    <w:p w:rsidR="00000000" w:rsidDel="00000000" w:rsidP="00000000" w:rsidRDefault="00000000" w:rsidRPr="00000000" w14:paraId="00000131">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km0jhbfxtlz5" w:id="31"/>
      <w:bookmarkEnd w:id="31"/>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3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p39swiz6rady"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3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3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3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no se comparan adecuadamente mediante una única etiqueta de latencia. Su comportamiento resulta de la combinación entre la forma de controlar la entrega, la topología de distribución y la configuración temporal del flujo. Estas dimensiones permiten ordenar alternativas sin asumir que una familia sea superior en todos los escenarios.</w:t>
      </w:r>
    </w:p>
    <w:p w:rsidR="00000000" w:rsidDel="00000000" w:rsidP="00000000" w:rsidRDefault="00000000" w:rsidRPr="00000000" w14:paraId="000001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dimensión distingue quién gobierna la transferencia. En un esquema push, una vez establecida la sesión, el emisor sostiene el envío continuo y el receptor consume las unidades a medida que llegan. En un esquema pull, el receptor inicia y regula solicitudes sucesivas de contenido. La diferencia no determina por sí sola la latencia ni la confiabilidad: indica dónde reside el control operativo de la entrega y cómo avanza el flujo.</w:t>
      </w:r>
    </w:p>
    <w:p w:rsidR="00000000" w:rsidDel="00000000" w:rsidP="00000000" w:rsidRDefault="00000000" w:rsidRPr="00000000" w14:paraId="0000013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dimensión corresponde a la topología de distribución. En unicast, cada receptor mantiene una comunicación individual con el origen o con un intermediario; en multicast, una única transmisión se replica dentro de la red para un conjunto de receptores. Esta dimensión es independiente del modelo push o pull y permite analizar el costo de escalar destinatarios, el control por receptor y las restricciones de la infraestructura de red.</w:t>
      </w:r>
    </w:p>
    <w:p w:rsidR="00000000" w:rsidDel="00000000" w:rsidP="00000000" w:rsidRDefault="00000000" w:rsidRPr="00000000" w14:paraId="000001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dimensión es el orden de magnitud de la latencia extremo a extremo. Su clasificación en rangos bajos, medios o altos tiene valor comparativo, pero no constituye una propiedad invariable del protocolo. El resultado depende también de la captura, la codificación, las pérdidas y retransmisiones, las colas, la decodificación y el buffer de reproducción. Por ello, la latencia debe interpretarse como efecto de una configuración completa y no como garantía aislada del estándar.</w:t>
      </w:r>
    </w:p>
    <w:p w:rsidR="00000000" w:rsidDel="00000000" w:rsidP="00000000" w:rsidRDefault="00000000" w:rsidRPr="00000000" w14:paraId="000001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dimensiones conforman un marco teórico común. La sección siguiente lo aplica a las principales familias de protocolos y explicita qué combinación de control de entrega, topología y compromiso temporal caracteriza a cada una.</w:t>
      </w:r>
    </w:p>
    <w:p w:rsidR="00000000" w:rsidDel="00000000" w:rsidP="00000000" w:rsidRDefault="00000000" w:rsidRPr="00000000" w14:paraId="0000013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3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aplicar los criterios anteriores, las familias se organizan por su perfil operativo dominante y por el tramo del sistema que resuelven. El mapa resultante no establece equivalencias ni un ordenamiento general: muestra cómo cada alternativa combina control de entrega, distribución, resiliencia y latencia.</w:t>
      </w:r>
    </w:p>
    <w:p w:rsidR="00000000" w:rsidDel="00000000" w:rsidP="00000000" w:rsidRDefault="00000000" w:rsidRPr="00000000" w14:paraId="000001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 representa el perfil de ingesta continua asociado a cámaras IP. RTSP gobierna la sesión mediante la descripción del flujo, la negociación de parámetros y las operaciones de reproducción, mientras que RTP transporta el medio como un flujo continuo y RTCP informa pérdida y jitter (Schulzrinne et al., 1998, 2003, 2016). En esta combinación, el cliente controla el establecimiento de la sesión, pero, una vez iniciada, el medio se envía de forma continua. RTP puede operar en unicast o multicast y sobre UDP, o intercalado sobre la conexión TCP de RTSP. Su madurez y su adopción por ONVIF Profile S explican su presencia extendida en videovigilancia y cámaras IP industriales (ONVIF, 2019).</w:t>
      </w:r>
    </w:p>
    <w:p w:rsidR="00000000" w:rsidDel="00000000" w:rsidP="00000000" w:rsidRDefault="00000000" w:rsidRPr="00000000" w14:paraId="000001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ubicación en el mapa no implica una latencia invariable. El retardo extremo a extremo depende de la captura, la codificación, la red, la decodificación y, de manera marcada, del buffer del receptor. Axis Communications AB (2015) identifica el play-out buffer como un componente que puede dominar el retardo cuando se prioriza estabilidad frente a jitter. Bajo condiciones favorables, RTSP/RTP puede operar aproximadamente entre 200 y 800 ms, mientras que configuraciones de videovigilancia con buffering conservador pueden elevarlo a valores de entre 1.000 y 2.000 ms o más.</w:t>
      </w:r>
    </w:p>
    <w:p w:rsidR="00000000" w:rsidDel="00000000" w:rsidP="00000000" w:rsidRDefault="00000000" w:rsidRPr="00000000" w14:paraId="000001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familias responden a prioridades diferentes. RTMP se utiliza principalmente para contribución push y unicast hacia un servidor mediante una sesión persistente. HLS y MPEG-DASH adoptan entrega pull y segmentada sobre HTTP; su integración con cachés y CDN favorece la distribución masiva, a costa del retardo de segmentación, incluso cuando las variantes de baja latencia reducen ese margen. WebRTC privilegia la interacción subsegundo mediante transporte seguro y control de congestión, mientras que SRT y RIST combinan transporte sobre UDP con recuperación selectiva de pérdidas dentro de un presupuesto temporal. No son sustitutos directos: el mapa distingue perfiles orientados a contribución, distribución escalable, interacción y transporte resiliente de baja latencia. La Tabla 8 sintetiza estos compromisos sin convertirlos en un ranking universal (ISO/IEC, 2022; Keranen et al., 2018; May, 2017; Sharabayko et al., 2024; Video Services Forum, 2020).</w:t>
      </w:r>
    </w:p>
    <w:p w:rsidR="00000000" w:rsidDel="00000000" w:rsidP="00000000" w:rsidRDefault="00000000" w:rsidRPr="00000000" w14:paraId="0000014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c85xxecrk1e9"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anterior caracteriza el transporte de un flujo de medios ya codificado, pero un pipeline completo incorpora decisiones que pertenecen a capas distintas. La captura mediante SDK, la intermediación de un servidor de medios y la distribución de alertas intervienen, respectivamente, en el acceso a la fuente, la transformación o retransmisión del video y la entrega de eventos posteriores a la inferencia; por ello, no corresponde tratarlas como alternativas de una misma categoría.</w:t>
      </w:r>
    </w:p>
    <w:p w:rsidR="00000000" w:rsidDel="00000000" w:rsidP="00000000" w:rsidRDefault="00000000" w:rsidRPr="00000000" w14:paraId="000001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entrada, la captura mediante SDK evita consumir necesariamente un stream de red preconfigurado.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la ejecución de inferencia OVD en el borde</w:t>
      </w:r>
      <w:sdt>
        <w:sdtPr>
          <w:id w:val="113103351"/>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 (Luxonis, s. f.-b).</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incorpora un servidor de medios, su efecto depende de la función que cumpla. Un relay agrega principalmente un salto de red y gestión de colas; una pasarela o un reempaquetador adapta protocolos o contenedores; y la transcodificación añade decodificación y recodificación. Para un sistema de analítica visual, esta distinción resulta más informativa que un catálogo de productos, porque permite separar el costo del transporte del costo de transformar el contenido (Ahmad et al., 2005; Amirante et al., 2014, 2015).</w:t>
      </w:r>
    </w:p>
    <w:p w:rsidR="00000000" w:rsidDel="00000000" w:rsidP="00000000" w:rsidRDefault="00000000" w:rsidRPr="00000000" w14:paraId="000001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inferencia, el problema deja de ser el transporte de video y pasa a ser la distribución de eventos. Los patrones publicador-suscriptor desacoplan la generación de alertas de sus consumidores. MQTT formaliza niveles de calidad de servicio. QoS 1 requiere confirmación mediante PUBACK y ofrece una semántica de entrega al menos una vez, por lo que la aplicación debe tolerar reentregas y controlar idempotencia cuando un mismo evento no deba producir efectos duplicados (OASIS, 2019).</w:t>
      </w:r>
    </w:p>
    <w:p w:rsidR="00000000" w:rsidDel="00000000" w:rsidP="00000000" w:rsidRDefault="00000000" w:rsidRPr="00000000" w14:paraId="0000014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lxdld8jqpfgb"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48">
      <w:pPr>
        <w:pStyle w:val="Heading4"/>
        <w:spacing w:after="0" w:before="0" w:line="480" w:lineRule="auto"/>
        <w:rPr>
          <w:rFonts w:ascii="Times New Roman" w:cs="Times New Roman" w:eastAsia="Times New Roman" w:hAnsi="Times New Roman"/>
          <w:b w:val="1"/>
          <w:bCs w:val="1"/>
          <w:color w:val="000000"/>
        </w:rPr>
      </w:pPr>
      <w:bookmarkStart w:colFirst="0" w:colLast="0" w:name="_heading=h.nk6ehv4vb3h1" w:id="35"/>
      <w:bookmarkEnd w:id="35"/>
      <w:r w:rsidDel="00000000" w:rsidR="00000000" w:rsidRPr="00000000">
        <w:rPr>
          <w:rFonts w:ascii="Times New Roman" w:cs="Times New Roman" w:eastAsia="Times New Roman" w:hAnsi="Times New Roman"/>
          <w:b w:val="1"/>
          <w:bCs w:val="1"/>
          <w:color w:val="000000"/>
          <w:rtl w:val="0"/>
        </w:rPr>
        <w:t xml:space="preserve">15.4.3.1. Ausencia de benchmarks extremo a extremo integrados para pipelines OVD</w:t>
      </w:r>
    </w:p>
    <w:p w:rsidR="00000000" w:rsidDel="00000000" w:rsidP="00000000" w:rsidRDefault="00000000" w:rsidRPr="00000000" w14:paraId="000001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4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La definición de protocolos de medición reproducibles se aborda en las siguientes secciones.</w:t>
      </w:r>
    </w:p>
    <w:p w:rsidR="00000000" w:rsidDel="00000000" w:rsidP="00000000" w:rsidRDefault="00000000" w:rsidRPr="00000000" w14:paraId="0000014B">
      <w:pPr>
        <w:pStyle w:val="Heading4"/>
        <w:spacing w:after="0" w:before="0" w:line="480" w:lineRule="auto"/>
        <w:rPr>
          <w:rFonts w:ascii="Times New Roman" w:cs="Times New Roman" w:eastAsia="Times New Roman" w:hAnsi="Times New Roman"/>
          <w:b w:val="1"/>
          <w:bCs w:val="1"/>
          <w:color w:val="000000"/>
        </w:rPr>
      </w:pPr>
      <w:bookmarkStart w:colFirst="0" w:colLast="0" w:name="_heading=h.rrreujogzau8" w:id="36"/>
      <w:bookmarkEnd w:id="36"/>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4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en particular implica que la integración de modelos OVD dentro del pipeline de streaming requerirá capas de adaptación específicas.</w:t>
      </w:r>
    </w:p>
    <w:p w:rsidR="00000000" w:rsidDel="00000000" w:rsidP="00000000" w:rsidRDefault="00000000" w:rsidRPr="00000000" w14:paraId="0000014E">
      <w:pPr>
        <w:pStyle w:val="Heading4"/>
        <w:spacing w:after="0" w:before="0" w:line="480" w:lineRule="auto"/>
        <w:rPr>
          <w:rFonts w:ascii="Times New Roman" w:cs="Times New Roman" w:eastAsia="Times New Roman" w:hAnsi="Times New Roman"/>
          <w:b w:val="1"/>
          <w:bCs w:val="1"/>
          <w:color w:val="000000"/>
        </w:rPr>
      </w:pPr>
      <w:bookmarkStart w:colFirst="0" w:colLast="0" w:name="_heading=h.hdqt3wavxjxq" w:id="37"/>
      <w:bookmarkEnd w:id="37"/>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5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esta brecha resulta relevante,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a una solución que no introduzca dependencias rígidas con un único protocolo de ingesta.</w:t>
      </w:r>
    </w:p>
    <w:p w:rsidR="00000000" w:rsidDel="00000000" w:rsidP="00000000" w:rsidRDefault="00000000" w:rsidRPr="00000000" w14:paraId="00000151">
      <w:pPr>
        <w:pStyle w:val="Heading4"/>
        <w:spacing w:after="0" w:before="0" w:line="480" w:lineRule="auto"/>
        <w:rPr>
          <w:rFonts w:ascii="Times New Roman" w:cs="Times New Roman" w:eastAsia="Times New Roman" w:hAnsi="Times New Roman"/>
          <w:b w:val="1"/>
          <w:bCs w:val="1"/>
          <w:color w:val="000000"/>
        </w:rPr>
      </w:pPr>
      <w:bookmarkStart w:colFirst="0" w:colLast="0" w:name="_heading=h.azwzdgkqzqsu" w:id="38"/>
      <w:bookmarkEnd w:id="38"/>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5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53">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w4bhcllll5wj"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54">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55">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5bisvvgook34"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Tabla 8</w:t>
      </w:r>
      <w:r w:rsidDel="00000000" w:rsidR="00000000" w:rsidRPr="00000000">
        <w:rPr>
          <w:rtl w:val="0"/>
        </w:rPr>
      </w:r>
    </w:p>
    <w:p w:rsidR="00000000" w:rsidDel="00000000" w:rsidP="00000000" w:rsidRDefault="00000000" w:rsidRPr="00000000" w14:paraId="00000156">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Comparativa de protocolos de transmisión de video de baja latencia para sistemas de video analítico en tiempo real</w:t>
      </w:r>
      <w:r w:rsidDel="00000000" w:rsidR="00000000" w:rsidRPr="00000000">
        <w:rPr>
          <w:rtl w:val="0"/>
        </w:rPr>
      </w:r>
    </w:p>
    <w:tbl>
      <w:tblPr>
        <w:tblStyle w:val="Table7"/>
        <w:tblW w:w="1294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485"/>
        <w:gridCol w:w="1605"/>
        <w:gridCol w:w="1605"/>
        <w:gridCol w:w="1995"/>
        <w:gridCol w:w="1845"/>
        <w:gridCol w:w="1620"/>
        <w:gridCol w:w="2790"/>
        <w:tblGridChange w:id="0">
          <w:tblGrid>
            <w:gridCol w:w="1485"/>
            <w:gridCol w:w="1605"/>
            <w:gridCol w:w="1605"/>
            <w:gridCol w:w="1995"/>
            <w:gridCol w:w="1845"/>
            <w:gridCol w:w="1620"/>
            <w:gridCol w:w="2790"/>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Protocolo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 E2E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Transporte base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entrega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Resiliencia a pérdida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Cifrado nativo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Caso de uso principal</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RTSP/RTP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~200–800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(o 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 controla la sesión; RTP transporta el flujo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RTCP)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Opcional (RTSPS)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Cámaras IP industriales, CCTV, entornos LAN controlados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RTMP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~2–5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(TCP garantiza entrega)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(RTMPS/TLS)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Ingesta a plataformas de streaming; encoders hacia servidores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HLS / MPEG-DASH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~5–45 s (LL: ~2–10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HTTP/TCP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Pull (segmentado)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(CDN + HTTP)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(HTTPS)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Distribución masiva de contenido; viewers simultáneos elevados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WebRTC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&lt; 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(SRTP sobre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Push/Pull (P2P o SFU)</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NACK/FEC)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(DTLS-SRTP, obligatorio)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Interactividad ultra-baja latencia; videoconferencia; monitoreo P2P</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 (configurable)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 ARQ selectivo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con presupuesto de tiempo)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(AES-128/256)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Contribución broadcast; enlaces WAN no confiables; 4G/5G</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RIST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RTP + ARQ (RTCP FB)</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 (multicast posible)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 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Broadcast profesional; distribución multicast en redes gestionadas</w:t>
            </w:r>
            <w:r w:rsidDel="00000000" w:rsidR="00000000" w:rsidRPr="00000000">
              <w:rPr>
                <w:rtl w:val="0"/>
              </w:rPr>
            </w:r>
          </w:p>
        </w:tc>
      </w:tr>
    </w:tbl>
    <w:p w:rsidR="00000000" w:rsidDel="00000000" w:rsidP="00000000" w:rsidRDefault="00000000" w:rsidRPr="00000000" w14:paraId="00000188">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de latencia extremo a extremo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SFU = Selective Forwarding Unit. NACK = Negative Acknowledgement.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r w:rsidDel="00000000" w:rsidR="00000000" w:rsidRPr="00000000">
        <w:rPr>
          <w:rtl w:val="0"/>
        </w:rPr>
      </w:r>
    </w:p>
    <w:p w:rsidR="00000000" w:rsidDel="00000000" w:rsidP="00000000" w:rsidRDefault="00000000" w:rsidRPr="00000000" w14:paraId="0000018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 esquema típico suele dedicar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w:t>
      </w:r>
    </w:p>
    <w:p w:rsidR="00000000" w:rsidDel="00000000" w:rsidP="00000000" w:rsidRDefault="00000000" w:rsidRPr="00000000" w14:paraId="0000018A">
      <w:pPr>
        <w:pStyle w:val="Heading1"/>
        <w:spacing w:after="0" w:before="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Marco teórico</w:t>
      </w:r>
      <w:r w:rsidDel="00000000" w:rsidR="00000000" w:rsidRPr="00000000">
        <w:rPr>
          <w:rtl w:val="0"/>
        </w:rPr>
      </w:r>
    </w:p>
    <w:p w:rsidR="00000000" w:rsidDel="00000000" w:rsidP="00000000" w:rsidRDefault="00000000" w:rsidRPr="00000000" w14:paraId="0000018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Su propósito es establecer una base conceptual para justificar qué se detecta, cómo se interpreta, bajo qué restricciones opera el sistema y qué condiciones ético-legales delimitan su uso.</w:t>
      </w:r>
    </w:p>
    <w:p w:rsidR="00000000" w:rsidDel="00000000" w:rsidP="00000000" w:rsidRDefault="00000000" w:rsidRPr="00000000" w14:paraId="0000018C">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4ol6cs6pi8t3" w:id="41"/>
      <w:bookmarkEnd w:id="41"/>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8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8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w:t>
      </w:r>
    </w:p>
    <w:p w:rsidR="00000000" w:rsidDel="00000000" w:rsidP="00000000" w:rsidRDefault="00000000" w:rsidRPr="00000000" w14:paraId="0000018F">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90">
      <w:pPr>
        <w:keepNext w:val="1"/>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9</w:t>
      </w:r>
      <w:r w:rsidDel="00000000" w:rsidR="00000000" w:rsidRPr="00000000">
        <w:rPr>
          <w:rtl w:val="0"/>
        </w:rPr>
      </w:r>
    </w:p>
    <w:p w:rsidR="00000000" w:rsidDel="00000000" w:rsidP="00000000" w:rsidRDefault="00000000" w:rsidRPr="00000000" w14:paraId="00000191">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Correspondencia entre dominios del marco teórico, preguntas articuladoras y contribución al proyecto</w:t>
      </w:r>
      <w:r w:rsidDel="00000000" w:rsidR="00000000" w:rsidRPr="00000000">
        <w:rPr>
          <w:rtl w:val="0"/>
        </w:rPr>
      </w:r>
    </w:p>
    <w:p w:rsidR="00000000" w:rsidDel="00000000" w:rsidP="00000000" w:rsidRDefault="00000000" w:rsidRPr="00000000" w14:paraId="0000019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130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Dominio del marco teórico</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Pregunta articuladora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Contribución al proyecto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Seguridad laboral y condiciones de riesgo observables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condiciones debe poder identificar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Define el dominio de aplicación y traduce obligaciones preventivas en evidencias visuales detectables.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Detección open-vocabulary y modelos visión-lenguaje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puede el sistema interpretar descripciones abiertas en lenguaje natural?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Fundamenta el uso de modelos capaces de detectar conceptos no restringidos a un vocabulario cerrado.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Seguimiento multiobjeto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se mantiene la continuidad temporal de las detecciones?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Justifica la incorporación de mecanismos de seguimiento para reducir inestabilidad entre cuadros consecutivos y evaluar persistencia.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Video en tiempo real, streaming y latencia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restricciones impone el procesamiento continuo de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Delimita los componentes del pipeline, las fuentes de latencia y los criterios para operar en tiempo real.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Marco ético-legal y privacidad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¿Bajo qué condiciones es legítimo aplicar visión computacional en entornos laborales?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Establece límites de uso responsable, minimización de datos, carácter asistivo y ausencia de identificación personal.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Convergencias y preguntas rectoras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brechas atraviesan los dominios y qué debe definir el protocolo experimental?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Integra restricciones, </w:t>
            </w:r>
            <w:r w:rsidDel="00000000" w:rsidR="00000000" w:rsidRPr="00000000">
              <w:rPr>
                <w:rFonts w:ascii="Times New Roman" w:cs="Times New Roman" w:eastAsia="Times New Roman" w:hAnsi="Times New Roman"/>
                <w:sz w:val="24"/>
                <w:szCs w:val="24"/>
                <w:rtl w:val="0"/>
              </w:rPr>
              <w:t xml:space="preserve">explica </w:t>
            </w:r>
            <w:r w:rsidDel="00000000" w:rsidR="00000000" w:rsidRPr="00000000">
              <w:rPr>
                <w:rFonts w:ascii="Times New Roman" w:cs="Times New Roman" w:eastAsia="Times New Roman" w:hAnsi="Times New Roman"/>
                <w:i w:val="0"/>
                <w:iCs w:val="0"/>
                <w:color w:val="000000"/>
                <w:sz w:val="24"/>
                <w:szCs w:val="24"/>
                <w:rtl w:val="0"/>
              </w:rPr>
              <w:t xml:space="preserve">límites y formula las preguntas que guían la consolidación metodológica.</w:t>
            </w:r>
            <w:r w:rsidDel="00000000" w:rsidR="00000000" w:rsidRPr="00000000">
              <w:rPr>
                <w:rtl w:val="0"/>
              </w:rPr>
            </w:r>
          </w:p>
        </w:tc>
      </w:tr>
    </w:tbl>
    <w:p w:rsidR="00000000" w:rsidDel="00000000" w:rsidP="00000000" w:rsidRDefault="00000000" w:rsidRPr="00000000" w14:paraId="000001A8">
      <w:pPr>
        <w:keepLines w:val="1"/>
        <w:spacing w:after="0" w:before="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Cada dominio se corresponde con una sección de este capítulo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Fuente: elaboración propia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9">
      <w:pPr>
        <w:pStyle w:val="Heading2"/>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16.2. Condiciones de riesgo observables</w:t>
      </w:r>
      <w:r w:rsidDel="00000000" w:rsidR="00000000" w:rsidRPr="00000000">
        <w:rPr>
          <w:rtl w:val="0"/>
        </w:rPr>
      </w:r>
    </w:p>
    <w:p w:rsidR="00000000" w:rsidDel="00000000" w:rsidP="00000000" w:rsidRDefault="00000000" w:rsidRPr="00000000" w14:paraId="000001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visual requiere delimitar qué se entiende por condición de riesgo observable. En este trabajo, esa expresión no designa un incumplimiento normativo demostrado, sino una configuración visible de personas, elementos de protección o componentes del entorno que resulta relevante para la prevención y puede representarse en imágenes o video. La normativa aporta el fundamento de esa relevancia, pero no se utiliza como una lista exhaustiva de requisitos que el prototipo deba fiscalizar.</w:t>
      </w:r>
    </w:p>
    <w:p w:rsidR="00000000" w:rsidDel="00000000" w:rsidP="00000000" w:rsidRDefault="00000000" w:rsidRPr="00000000" w14:paraId="000001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integrar una condición al alcance experimental se consideran tres propiedades: su correspondencia con un riesgo preventivo reconocido, la existencia de evidencia visual susceptible de anotación humana y una definición suficientemente precisa para contrastar la salida del sistema con una referencia. Con esta delimitación, lo que se busca es evitar confundir la observación de una señal con la certificación del cumplimiento de una obligación.</w:t>
      </w:r>
    </w:p>
    <w:p w:rsidR="00000000" w:rsidDel="00000000" w:rsidP="00000000" w:rsidRDefault="00000000" w:rsidRPr="00000000" w14:paraId="000001AC">
      <w:pPr>
        <w:pStyle w:val="Heading3"/>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16.2.1. Marco normativo de referencia</w:t>
      </w:r>
      <w:r w:rsidDel="00000000" w:rsidR="00000000" w:rsidRPr="00000000">
        <w:rPr>
          <w:rtl w:val="0"/>
        </w:rPr>
      </w:r>
    </w:p>
    <w:p w:rsidR="00000000" w:rsidDel="00000000" w:rsidP="00000000" w:rsidRDefault="00000000" w:rsidRPr="00000000" w14:paraId="000001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general del dominio, la Ley 19.587 establece que las condiciones de higiene y seguridad deben orientarse a prevenir daños en el trabajo (Ley 19.587, 1972). Para la industria de la construcción, el Decreto 911/96 desarrolla disposiciones específicas sobre medidas preventivas y equipos de protección personal, atendiendo a los riesgos propios de una obra (Decreto 911/96, 1996). En esta sección, ambas normas se emplean para justificar la relevancia preventiva de determinadas evidencias visuales, no para reconstruir de manera exhaustiva el régimen jurídico aplicable.</w:t>
      </w:r>
    </w:p>
    <w:p w:rsidR="00000000" w:rsidDel="00000000" w:rsidP="00000000" w:rsidRDefault="00000000" w:rsidRPr="00000000" w14:paraId="000001A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marco se retienen dos ideas. La primera es que la prevención se orienta a reconocer y controlar condiciones anteriores al daño. La segunda es que algunas medidas preventivas poseen correlatos visibles, como la presencia de protección cefálica o de elementos de alta visibilidad. Sin embargo, la exigencia y adecuación de cada elemento dependen de la tarea, del riesgo y del contexto de uso. Por ello, la ausencia observada en una imagen no constituye por sí sola una infracción ni permite atribuir responsabilidades.</w:t>
      </w:r>
    </w:p>
    <w:p w:rsidR="00000000" w:rsidDel="00000000" w:rsidP="00000000" w:rsidRDefault="00000000" w:rsidRPr="00000000" w14:paraId="000001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alcance de la observación visual las obligaciones cuya verificación exige documentación, mediciones, certificaciones, capacitación, inspección física o conocimiento detallado de la tarea. Una cámara puede registrar que un elemento no resulta visible, pero no determinar su homologación, vida útil, ajuste técnico ni correspondencia con todas las condiciones particulares del puesto. Esta diferencia entre referencia preventiva y juicio normativo delimita el papel del prototipo.</w:t>
      </w:r>
    </w:p>
    <w:p w:rsidR="00000000" w:rsidDel="00000000" w:rsidP="00000000" w:rsidRDefault="00000000" w:rsidRPr="00000000" w14:paraId="000001B0">
      <w:pPr>
        <w:pStyle w:val="Heading3"/>
        <w:spacing w:after="0" w:before="0" w:line="480" w:lineRule="auto"/>
        <w:rPr>
          <w:rFonts w:ascii="Times New Roman" w:cs="Times New Roman" w:eastAsia="Times New Roman" w:hAnsi="Times New Roman"/>
          <w:color w:val="000000"/>
          <w:sz w:val="24"/>
          <w:szCs w:val="24"/>
        </w:rPr>
      </w:pPr>
      <w:sdt>
        <w:sdtPr>
          <w:id w:val="1200924892"/>
          <w:tag w:val="goog_rdk_3"/>
        </w:sdtPr>
        <w:sdtContent>
          <w:commentRangeStart w:id="3"/>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de las condiciones nucleares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transforma una categoría preventiva en una evidencia que pueda observarse y evaluarse. El recorrido conceptual comprende tres niveles: una referencia normativa que justifica la relevancia del riesgo, una evidencia visual que puede anotarse en imagen o video y una condición formulada de manera evaluable. La relación entre esos niveles es metodológica y no convierte la predicción del sistema en una conclusión jurídica.</w:t>
      </w:r>
    </w:p>
    <w:p w:rsidR="00000000" w:rsidDel="00000000" w:rsidP="00000000" w:rsidRDefault="00000000" w:rsidRPr="00000000" w14:paraId="000001B2">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sdt>
        <w:sdtPr>
          <w:id w:val="-166526092"/>
          <w:tag w:val="goog_rdk_4"/>
        </w:sdtPr>
        <w:sdtContent>
          <w:commentRangeStart w:id="4"/>
        </w:sdtContent>
      </w:sdt>
      <w:sdt>
        <w:sdtPr>
          <w:id w:val="-1030181391"/>
          <w:tag w:val="goog_rdk_5"/>
        </w:sdtPr>
        <w:sdtContent>
          <w:commentRangeStart w:id="5"/>
        </w:sdtContent>
      </w:sdt>
      <w:sdt>
        <w:sdtPr>
          <w:id w:val="457247223"/>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En el núcleo del trabajo se priorizan </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dos condiciones vinculadas con equipos de protección personal: CR-01, persona sin casco, y CR-02, persona sin chaleco reflectivo. Su selección responde a que pueden definirse mediante evidencia visual localizada sobre una persona y admiten una referencia humana reproducible. La Tabla 10 resume esta operacionalización y explicita el límite de lectura de cada condición.</w:t>
      </w:r>
    </w:p>
    <w:p w:rsidR="00000000" w:rsidDel="00000000" w:rsidP="00000000" w:rsidRDefault="00000000" w:rsidRPr="00000000" w14:paraId="000001B3">
      <w:pPr>
        <w:keepNext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B4">
      <w:pPr>
        <w:keepNext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Operacionalización de las condiciones nucleares del trabajo</w:t>
      </w:r>
      <w:r w:rsidDel="00000000" w:rsidR="00000000" w:rsidRPr="00000000">
        <w:rPr>
          <w:rtl w:val="0"/>
        </w:rPr>
      </w:r>
    </w:p>
    <w:tbl>
      <w:tblPr>
        <w:tblStyle w:val="Table9"/>
        <w:tblW w:w="12900.000000000004"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00.000000000001"/>
        <w:gridCol w:w="4300.000000000001"/>
        <w:gridCol w:w="4300.000000000001"/>
        <w:tblGridChange w:id="0">
          <w:tblGrid>
            <w:gridCol w:w="4300.000000000001"/>
            <w:gridCol w:w="4300.000000000001"/>
            <w:gridCol w:w="4300.000000000001"/>
          </w:tblGrid>
        </w:tblGridChange>
      </w:tblGrid>
      <w:tr>
        <w:trPr>
          <w:cantSplit w:val="1"/>
          <w:tblHeader w:val="1"/>
        </w:trPr>
        <w:tc>
          <w:tcPr>
            <w:tcBorders>
              <w:bottom w:color="000000" w:space="0" w:sz="4" w:val="single"/>
            </w:tcBorders>
            <w:tcMar>
              <w:top w:w="100.0" w:type="dxa"/>
              <w:bottom w:w="100.0" w:type="dxa"/>
            </w:tcMar>
            <w:vAlign w:val="center"/>
          </w:tcPr>
          <w:p w:rsidR="00000000" w:rsidDel="00000000" w:rsidP="00000000" w:rsidRDefault="00000000" w:rsidRPr="00000000" w14:paraId="000001B5">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nuclear</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6">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de referencia</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7">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permitida y límite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8">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Mar>
              <w:top w:w="100.0" w:type="dxa"/>
              <w:bottom w:w="100.0" w:type="dxa"/>
            </w:tcMar>
            <w:vAlign w:val="center"/>
          </w:tcPr>
          <w:p w:rsidR="00000000" w:rsidDel="00000000" w:rsidP="00000000" w:rsidRDefault="00000000" w:rsidRPr="00000000" w14:paraId="000001B9">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casco en la región cefálica.</w:t>
            </w:r>
          </w:p>
        </w:tc>
        <w:tc>
          <w:tcPr>
            <w:tcMar>
              <w:top w:w="100.0" w:type="dxa"/>
              <w:bottom w:w="100.0" w:type="dxa"/>
            </w:tcMar>
            <w:vAlign w:val="center"/>
          </w:tcPr>
          <w:p w:rsidR="00000000" w:rsidDel="00000000" w:rsidP="00000000" w:rsidRDefault="00000000" w:rsidRPr="00000000" w14:paraId="000001BA">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protección cefálica. No verifica homologación, estado, ajuste ni el contexto completo de exigibilidad.</w:t>
            </w:r>
          </w:p>
        </w:tc>
      </w:tr>
      <w:tr>
        <w:trPr>
          <w:cantSplit w:val="1"/>
          <w:tblHeader w:val="0"/>
        </w:trPr>
        <w:tc>
          <w:tcPr>
            <w:tcMar>
              <w:top w:w="100.0" w:type="dxa"/>
              <w:bottom w:w="100.0" w:type="dxa"/>
            </w:tcMar>
            <w:vAlign w:val="center"/>
          </w:tcPr>
          <w:p w:rsidR="00000000" w:rsidDel="00000000" w:rsidP="00000000" w:rsidRDefault="00000000" w:rsidRPr="00000000" w14:paraId="000001BB">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Mar>
              <w:top w:w="100.0" w:type="dxa"/>
              <w:bottom w:w="100.0" w:type="dxa"/>
            </w:tcMar>
            <w:vAlign w:val="center"/>
          </w:tcPr>
          <w:p w:rsidR="00000000" w:rsidDel="00000000" w:rsidP="00000000" w:rsidRDefault="00000000" w:rsidRPr="00000000" w14:paraId="000001BC">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chaleco reflectivo en el torso.</w:t>
            </w:r>
          </w:p>
        </w:tc>
        <w:tc>
          <w:tcPr>
            <w:tcMar>
              <w:top w:w="100.0" w:type="dxa"/>
              <w:bottom w:w="100.0" w:type="dxa"/>
            </w:tcMar>
            <w:vAlign w:val="center"/>
          </w:tcPr>
          <w:p w:rsidR="00000000" w:rsidDel="00000000" w:rsidP="00000000" w:rsidRDefault="00000000" w:rsidRPr="00000000" w14:paraId="000001BD">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alta visibilidad. No determina por sí solo si la tarea o la zona requerían ese EPP.</w:t>
            </w:r>
          </w:p>
        </w:tc>
      </w:tr>
    </w:tbl>
    <w:p w:rsidR="00000000" w:rsidDel="00000000" w:rsidP="00000000" w:rsidRDefault="00000000" w:rsidRPr="00000000" w14:paraId="000001BE">
      <w:pPr>
        <w:keepLines w:val="1"/>
        <w:spacing w:after="0" w:before="0"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Las condiciones se expresan como señales visuales para evaluación experimental. La ausencia indicada no equivale a una determinación normativa ni permite verificar la certificación, el estado o el ajuste del EPP. Fuente: elaboración propia a partir de la Ley 19.587 (1972) y del Decreto 911/96 (1996).</w:t>
      </w:r>
    </w:p>
    <w:p w:rsidR="00000000" w:rsidDel="00000000" w:rsidP="00000000" w:rsidRDefault="00000000" w:rsidRPr="00000000" w14:paraId="000001B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ambos casos, el objeto de análisis no es un elemento aislado, sino el estado observable de una persona respecto de un EPP esperado. La condición se construye a partir de la presencia de la persona y de que el elemento no resulte visible en la región correspondiente. Esta estructura composicional distingue la detección de objetos de la interpretación de una condición expresada por ausencia y enlaza con los fundamentos de percepción visión-lenguaje desarrollados en la sección siguiente.</w:t>
      </w:r>
    </w:p>
    <w:p w:rsidR="00000000" w:rsidDel="00000000" w:rsidP="00000000" w:rsidRDefault="00000000" w:rsidRPr="00000000" w14:paraId="000001C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criterio permitiría formular otras condiciones asociadas con trabajos en altura, zonas restringidas, interacción con maquinaria u obstrucciones. No obstante, su sola relevancia preventiva no basta para incorporarlas al núcleo, ya que pueden requerir relaciones espaciales, estimación geométrica, contexto operativo o evidencia adicional. Por ello, se consideran posibilidades de extensión y no capacidades asumidas del prototipo.</w:t>
      </w:r>
    </w:p>
    <w:p w:rsidR="00000000" w:rsidDel="00000000" w:rsidP="00000000" w:rsidRDefault="00000000" w:rsidRPr="00000000" w14:paraId="000001C1">
      <w:pPr>
        <w:pStyle w:val="Heading3"/>
        <w:spacing w:after="0" w:before="0" w:line="480" w:lineRule="auto"/>
        <w:rPr>
          <w:rFonts w:ascii="Times New Roman" w:cs="Times New Roman" w:eastAsia="Times New Roman" w:hAnsi="Times New Roman"/>
          <w:sz w:val="24"/>
          <w:szCs w:val="24"/>
        </w:rPr>
      </w:pPr>
      <w:bookmarkStart w:colFirst="0" w:colLast="0" w:name="_heading=h.dscokajzg7vc" w:id="42"/>
      <w:bookmarkEnd w:id="42"/>
      <w:r w:rsidDel="00000000" w:rsidR="00000000" w:rsidRPr="00000000">
        <w:rPr>
          <w:rFonts w:ascii="Times New Roman" w:cs="Times New Roman" w:eastAsia="Times New Roman" w:hAnsi="Times New Roman"/>
          <w:b w:val="1"/>
          <w:bCs w:val="1"/>
          <w:i w:val="1"/>
          <w:iCs w:val="1"/>
          <w:sz w:val="24"/>
          <w:szCs w:val="24"/>
          <w:rtl w:val="0"/>
        </w:rPr>
        <w:t xml:space="preserve">16.2.3. Alcance y límites de la observación visual</w:t>
      </w:r>
      <w:r w:rsidDel="00000000" w:rsidR="00000000" w:rsidRPr="00000000">
        <w:rPr>
          <w:rtl w:val="0"/>
        </w:rPr>
      </w:r>
    </w:p>
    <w:p w:rsidR="00000000" w:rsidDel="00000000" w:rsidP="00000000" w:rsidRDefault="00000000" w:rsidRPr="00000000" w14:paraId="000001C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observabilidad conceptual, la detectabilidad técnica y la interpretación normativa constituyen niveles distintos. Una condición puede ser visible para una persona y, aun así, resultar difícil de detectar por variaciones de iluminación, resolución, perspectiva u oclusión. A su vez, una detección visual correcta puede no aportar el contexto necesario para determinar si una medida era exigible o si el elemento observado cumplía sus especificaciones técnicas.</w:t>
      </w:r>
    </w:p>
    <w:p w:rsidR="00000000" w:rsidDel="00000000" w:rsidP="00000000" w:rsidRDefault="00000000" w:rsidRPr="00000000" w14:paraId="000001C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las salidas del sistema se interpretan como indicios trazables que requieren revisión humana. Las alertas son asistivas y no vinculantes, es decir, no certifican cumplimiento, no establecen responsabilidades, no realizan reconocimiento de identidad personal y no sustituyen al responsable de seguridad ni a la evaluación técnica en terreno. Su función consiste en señalar evidencia visual relevante, conservarla para su revisión y favorecer una supervisión más oportuna.</w:t>
      </w:r>
    </w:p>
    <w:p w:rsidR="00000000" w:rsidDel="00000000" w:rsidP="00000000" w:rsidRDefault="00000000" w:rsidRPr="00000000" w14:paraId="000001C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marco normativo cumple una función que fundamenta por qué las condiciones seleccionadas son preventivamente pertinentes, de tal manera que la operacionalización define qué evidencia puede evaluarse y los límites de interpretación evitan atribuir al análisis visual capacidades que no posee.</w:t>
      </w:r>
    </w:p>
    <w:p w:rsidR="00000000" w:rsidDel="00000000" w:rsidP="00000000" w:rsidRDefault="00000000" w:rsidRPr="00000000" w14:paraId="000001C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42hdfu8357fd" w:id="43"/>
      <w:bookmarkEnd w:id="43"/>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1C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1C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w:t>
      </w:r>
    </w:p>
    <w:p w:rsidR="00000000" w:rsidDel="00000000" w:rsidP="00000000" w:rsidRDefault="00000000" w:rsidRPr="00000000" w14:paraId="000001C8">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yktnbyva37fc"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1C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w:t>
      </w:r>
      <w:sdt>
        <w:sdtPr>
          <w:id w:val="-725826802"/>
          <w:tag w:val="goog_rdk_7"/>
        </w:sdtPr>
        <w:sdtContent>
          <w:del w:author="Claude" w:id="0" w:date="2026-09-07T12:00:00Z">
            <w:r w:rsidDel="00000000" w:rsidR="00000000" w:rsidRPr="00000000">
              <w:rPr>
                <w:rFonts w:ascii="Times New Roman" w:cs="Times New Roman" w:eastAsia="Times New Roman" w:hAnsi="Times New Roman"/>
                <w:sz w:val="24"/>
                <w:szCs w:val="24"/>
                <w:rtl w:val="0"/>
              </w:rPr>
              <w:delText xml:space="preserve">siendo que el sistema solo puede detectar lo que fue explícitamente contemplado en el diseño</w:delText>
            </w:r>
          </w:del>
        </w:sdtContent>
      </w:sdt>
      <w:sdt>
        <w:sdtPr>
          <w:id w:val="-655071650"/>
          <w:tag w:val="goog_rdk_8"/>
        </w:sdtPr>
        <w:sdtContent>
          <w:ins w:author="Claude" w:id="0" w:date="2026-09-07T12:00:00Z">
            <w:r w:rsidDel="00000000" w:rsidR="00000000" w:rsidRPr="00000000">
              <w:rPr>
                <w:rFonts w:ascii="Times New Roman" w:cs="Times New Roman" w:eastAsia="Times New Roman" w:hAnsi="Times New Roman"/>
                <w:sz w:val="24"/>
                <w:szCs w:val="24"/>
                <w:rtl w:val="0"/>
              </w:rPr>
              <w:t xml:space="preserve">porque el sistema solo puede detectar lo que fue explícitamente contemplado en el diseño</w:t>
            </w:r>
          </w:ins>
        </w:sdtContent>
      </w:sdt>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1C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1CC">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qqkqoibrq2d"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1C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1C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1CF">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eading=h.p6jmvc2096go" w:id="46"/>
      <w:bookmarkEnd w:id="46"/>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1D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Esto quiere decir que la consulta textual define qué concepto debe localizarse sin modificar el clasificador ni volver a entrenar el modelo. Esta propiedad permite expresar entidades, atributos y relaciones mediante vocabulario natural, pero introduce una variable ausente en los detectores closed-set, donde las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comparando variantes bajo los mismos datos, umbrales y métricas y evitando atribuir al modelo diferencias producidas únicamente por la redacción.</w:t>
      </w:r>
    </w:p>
    <w:p w:rsidR="00000000" w:rsidDel="00000000" w:rsidP="00000000" w:rsidRDefault="00000000" w:rsidRPr="00000000" w14:paraId="000001D2">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s3iv0i59x1yr"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1D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sdt>
        <w:sdtPr>
          <w:id w:val="-1215739433"/>
          <w:tag w:val="goog_rdk_9"/>
        </w:sdtPr>
        <w:sdtContent>
          <w:commentRangeStart w:id="7"/>
        </w:sdtContent>
      </w:sdt>
      <w:r w:rsidDel="00000000" w:rsidR="00000000" w:rsidRPr="00000000">
        <w:rPr>
          <w:rFonts w:ascii="Times New Roman" w:cs="Times New Roman" w:eastAsia="Times New Roman" w:hAnsi="Times New Roman"/>
          <w:sz w:val="24"/>
          <w:szCs w:val="24"/>
          <w:rtl w:val="0"/>
        </w:rPr>
        <w:t xml:space="preserve">Yuksekgonul </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1D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1D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w:t>
      </w:r>
      <w:r w:rsidDel="00000000" w:rsidR="00000000" w:rsidRPr="00000000">
        <w:rPr>
          <w:rFonts w:ascii="Times New Roman" w:cs="Times New Roman" w:eastAsia="Times New Roman" w:hAnsi="Times New Roman"/>
          <w:sz w:val="24"/>
          <w:szCs w:val="24"/>
          <w:rtl w:val="0"/>
        </w:rPr>
        <w:t xml:space="preserve">La primera pide directamente al modelo</w:t>
      </w:r>
      <w:r w:rsidDel="00000000" w:rsidR="00000000" w:rsidRPr="00000000">
        <w:rPr>
          <w:rFonts w:ascii="Times New Roman" w:cs="Times New Roman" w:eastAsia="Times New Roman" w:hAnsi="Times New Roman"/>
          <w:sz w:val="24"/>
          <w:szCs w:val="24"/>
          <w:rtl w:val="0"/>
        </w:rPr>
        <w:t xml:space="preserve"> que localice la infracción completa. La segunda solicita evidencia positiva y deriva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p>
    <w:p w:rsidR="00000000" w:rsidDel="00000000" w:rsidP="00000000" w:rsidRDefault="00000000" w:rsidRPr="00000000" w14:paraId="000001D8">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86tcnry6b50n" w:id="48"/>
      <w:bookmarkEnd w:id="48"/>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1D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Las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1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1DC">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bb1o85n2xr6l"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por ejemplo, la capacidad de generalización zero-shot y transferencia de dominio, la expresividad frente a atributos y relaciones, la latencia y dependencia del hardware, la modalidad de consulta, la disponibilidad de código y pesos y las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1D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es decir,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w:t>
      </w:r>
    </w:p>
    <w:p w:rsidR="00000000" w:rsidDel="00000000" w:rsidP="00000000" w:rsidRDefault="00000000" w:rsidRPr="00000000" w14:paraId="000001DF">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j6prutk5f91q" w:id="50"/>
      <w:bookmarkEnd w:id="50"/>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cuadro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p>
    <w:p w:rsidR="00000000" w:rsidDel="00000000" w:rsidP="00000000" w:rsidRDefault="00000000" w:rsidRPr="00000000" w14:paraId="000001E1">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gh2vp5obb63y" w:id="51"/>
      <w:bookmarkEnd w:id="51"/>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cuadro</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donde dada una imagen, produce un conjunto de regiones detectadas con sus etiquetas semánticas y puntajes de confianza. Esta operación se realiza de manera independiente para cada cuadro del flujo de video, sin memoria ni referencia a los cuadros anteriores. En consecuencia, el mismo objeto físico presente en dos cuadros consecutivos es tratado como dos entidades sin relación, de tal forma que no existe ningún mecanismo que les asigne una identidad común ni que modele su trayectoria a lo largo del tiempo (Bewley et al., 2016; Luo et al., 2021).</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cuadro a cuadro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1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cuadro no ofrece, asignando identificadores temporales internos a las entidades detectadas, modelando su estado y trayectoria a lo largo de la secuencia y produciendo trayectorias estructuradas sobre las que puede agregarse evidencia temporal (Du et al., 2024; Milan et al., 2016).</w:t>
      </w:r>
    </w:p>
    <w:p w:rsidR="00000000" w:rsidDel="00000000" w:rsidP="00000000" w:rsidRDefault="00000000" w:rsidRPr="00000000" w14:paraId="000001E5">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flxvmjnikluk"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como el identificador temporal, última caja observada, la antigüedad y el número de cuadros sin asociación, entre otros atributos posibles. Ese identificador sólo organiza observaciones dentro del flujo, y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1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1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Esto implica que falsos negativos, cajas inestables y detecciones espurias pueden fragmentar trayectorias o producir cambios de identificador.</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p>
    <w:p w:rsidR="00000000" w:rsidDel="00000000" w:rsidP="00000000" w:rsidRDefault="00000000" w:rsidRPr="00000000" w14:paraId="000001EC">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99ec1uejc3j9"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1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donde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las cuales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w:t>
      </w:r>
    </w:p>
    <w:p w:rsidR="00000000" w:rsidDel="00000000" w:rsidP="00000000" w:rsidRDefault="00000000" w:rsidRPr="00000000" w14:paraId="000001F1">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7gzn0pv2ptd2" w:id="54"/>
      <w:bookmarkEnd w:id="54"/>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w:t>
      </w:r>
    </w:p>
    <w:p w:rsidR="00000000" w:rsidDel="00000000" w:rsidP="00000000" w:rsidRDefault="00000000" w:rsidRPr="00000000" w14:paraId="000001F3">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u6kuea1fg6np"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w:t>
      </w:r>
      <w:r w:rsidDel="00000000" w:rsidR="00000000" w:rsidRPr="00000000">
        <w:rPr>
          <w:rFonts w:ascii="Times New Roman" w:cs="Times New Roman" w:eastAsia="Times New Roman" w:hAnsi="Times New Roman"/>
          <w:i w:val="1"/>
          <w:iCs w:val="1"/>
          <w:sz w:val="24"/>
          <w:szCs w:val="24"/>
          <w:rtl w:val="0"/>
        </w:rPr>
        <w:t xml:space="preserve">Glass-to-Glass</w:t>
      </w:r>
      <w:r w:rsidDel="00000000" w:rsidR="00000000" w:rsidRPr="00000000">
        <w:rPr>
          <w:rFonts w:ascii="Times New Roman" w:cs="Times New Roman" w:eastAsia="Times New Roman" w:hAnsi="Times New Roman"/>
          <w:sz w:val="24"/>
          <w:szCs w:val="24"/>
          <w:rtl w:val="0"/>
        </w:rPr>
        <w:t xml:space="preserve"> (G2G) abarca desde la captura hasta la presentación del contenido en una interfaz. </w:t>
      </w:r>
      <w:r w:rsidDel="00000000" w:rsidR="00000000" w:rsidRPr="00000000">
        <w:rPr>
          <w:rFonts w:ascii="Times New Roman" w:cs="Times New Roman" w:eastAsia="Times New Roman" w:hAnsi="Times New Roman"/>
          <w:i w:val="1"/>
          <w:iCs w:val="1"/>
          <w:sz w:val="24"/>
          <w:szCs w:val="24"/>
          <w:rtl w:val="0"/>
        </w:rPr>
        <w:t xml:space="preserve">Glass-to-Algorithm</w:t>
      </w:r>
      <w:r w:rsidDel="00000000" w:rsidR="00000000" w:rsidRPr="00000000">
        <w:rPr>
          <w:rFonts w:ascii="Times New Roman" w:cs="Times New Roman" w:eastAsia="Times New Roman" w:hAnsi="Times New Roman"/>
          <w:sz w:val="24"/>
          <w:szCs w:val="24"/>
          <w:rtl w:val="0"/>
        </w:rPr>
        <w:t xml:space="preserve"> (G2A) termina cuando el resultado algorítmico asociado a un cuadro queda disponible (Axis Communications AB, 2015; Bachhuber et al., 2018). En una plataforma de alertas, G2A caracteriza un subtramo instrumental por cuadro, donde no incluye por sí solo la asociación temporal, la ventana necesaria para confirmar una condición, el registro de la alerta ni su distribución.</w:t>
      </w:r>
    </w:p>
    <w:p w:rsidR="00000000" w:rsidDel="00000000" w:rsidP="00000000" w:rsidRDefault="00000000" w:rsidRPr="00000000" w14:paraId="000001F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1F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1F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Es por esto que el diseño debe presupuestar los buffers y declarar sus políticas, ya que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1F8">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jbcohay8uq1p" w:id="56"/>
      <w:bookmarkEnd w:id="56"/>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1F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1FA">
      <w:pPr>
        <w:spacing w:after="0" w:before="0" w:line="480" w:lineRule="auto"/>
        <w:ind w:firstLine="720"/>
        <w:rPr>
          <w:rFonts w:ascii="Times New Roman" w:cs="Times New Roman" w:eastAsia="Times New Roman" w:hAnsi="Times New Roman"/>
          <w:sz w:val="24"/>
          <w:szCs w:val="24"/>
        </w:rPr>
      </w:pPr>
      <w:sdt>
        <w:sdtPr>
          <w:id w:val="-153970573"/>
          <w:tag w:val="goog_rdk_10"/>
        </w:sdtPr>
        <w:sdtContent>
          <w:commentRangeStart w:id="8"/>
        </w:sdtContent>
      </w:sdt>
      <w:r w:rsidDel="00000000" w:rsidR="00000000" w:rsidRPr="00000000">
        <w:rPr>
          <w:rFonts w:ascii="Times New Roman" w:cs="Times New Roman" w:eastAsia="Times New Roman" w:hAnsi="Times New Roman"/>
          <w:sz w:val="24"/>
          <w:szCs w:val="24"/>
          <w:rtl w:val="0"/>
        </w:rPr>
        <w:t xml:space="preserve">t_G2A = t_capture + t_transport + t_preprocess + t_inference (1)</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F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t_capture representa la adquisición o lectura del cuadro hasta su disponibilidad para el host o consumidor instrumentado. t_transport comprende el suministro efectivo de la fuente —red, stream o lectura local—, incluidos los buffers y operaciones de entrada/salida que correspondan. t_preprocess agrupa decodificación cuando aplique, conversión de formato, redimensionado, normalización y transferencias de memoria. t_inference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1FC">
      <w:pPr>
        <w:spacing w:after="0" w:before="0" w:line="480" w:lineRule="auto"/>
        <w:ind w:firstLine="72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r w:rsidDel="00000000" w:rsidR="00000000" w:rsidRPr="00000000">
        <w:rPr>
          <w:rtl w:val="0"/>
        </w:rPr>
      </w:r>
    </w:p>
    <w:p w:rsidR="00000000" w:rsidDel="00000000" w:rsidP="00000000" w:rsidRDefault="00000000" w:rsidRPr="00000000" w14:paraId="000001FD">
      <w:pPr>
        <w:keepNext w:val="1"/>
        <w:keepLines w:val="1"/>
        <w:pageBreakBefore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11</w:t>
      </w:r>
      <w:r w:rsidDel="00000000" w:rsidR="00000000" w:rsidRPr="00000000">
        <w:rPr>
          <w:rtl w:val="0"/>
        </w:rPr>
      </w:r>
    </w:p>
    <w:p w:rsidR="00000000" w:rsidDel="00000000" w:rsidP="00000000" w:rsidRDefault="00000000" w:rsidRPr="00000000" w14:paraId="000001FE">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Componentes instrumentales del subtramo Glass-to-Algorithm</w:t>
      </w:r>
      <w:r w:rsidDel="00000000" w:rsidR="00000000" w:rsidRPr="00000000">
        <w:rPr>
          <w:rtl w:val="0"/>
        </w:rPr>
      </w:r>
    </w:p>
    <w:tbl>
      <w:tblPr>
        <w:tblStyle w:val="Table10"/>
        <w:tblW w:w="1284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695"/>
        <w:gridCol w:w="4158.333333333334"/>
        <w:gridCol w:w="3776.666666666667"/>
        <w:gridCol w:w="3210"/>
        <w:tblGridChange w:id="0">
          <w:tblGrid>
            <w:gridCol w:w="1695"/>
            <w:gridCol w:w="4158.333333333334"/>
            <w:gridCol w:w="3776.666666666667"/>
            <w:gridCol w:w="3210"/>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Componente</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Definición operativa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Fuentes principales de variabilidad</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Criterio de interpretación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Captura, lectura o dequeue del cuadro en el punto temporal definido por la instrumentación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Período de cuadro, exposición, ISP y buffering de la fuente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sdt>
              <w:sdtPr>
                <w:id w:val="-1731487239"/>
                <w:tag w:val="goog_rdk_11"/>
              </w:sdtPr>
              <w:sdtContent>
                <w:r w:rsidDel="00000000" w:rsidR="00000000" w:rsidRPr="00000000">
                  <w:rPr>
                    <w:rFonts w:ascii="Gungsuh" w:cs="Gungsuh" w:eastAsia="Gungsuh" w:hAnsi="Gungsuh"/>
                    <w:i w:val="0"/>
                    <w:iCs w:val="0"/>
                    <w:color w:val="000000"/>
                    <w:sz w:val="24"/>
                    <w:szCs w:val="24"/>
                    <w:rtl w:val="0"/>
                  </w:rPr>
                  <w:t xml:space="preserve">Debe declararse el origen exacto del timestamp; a 30 fps, un período de cuadro es ≈33,3 ms</w:t>
                </w:r>
              </w:sdtContent>
            </w:sdt>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Entrega del cuadro desde la fuente al consumidor del pipeline, por red, stream o I/O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Jitter, colas, pérdida, retransmisiones, buffers y ritmo de lectura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cola y los percentiles describen mejor la estabilidad que la media aislada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t_preprocess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Preparación de la entrada del modelo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Decodificación, formato de píxel, resize, normalización y movimiento CPU–GPU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Debe medirse por configuración porque las copias de memoria pueden dominar en pipelines acelerados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Ejecución del modelo hasta obtener detecciones o resultados equivalentes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Arquitectura, resolución, vocabulario, runtime y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reporta órdenes de 10–30 ms para alternativas one-stage optimizadas y 50–150 ms para Transformers sin optimización equivalente</w:t>
            </w:r>
            <w:r w:rsidDel="00000000" w:rsidR="00000000" w:rsidRPr="00000000">
              <w:rPr>
                <w:rtl w:val="0"/>
              </w:rPr>
            </w:r>
          </w:p>
        </w:tc>
      </w:tr>
    </w:tbl>
    <w:p w:rsidR="00000000" w:rsidDel="00000000" w:rsidP="00000000" w:rsidRDefault="00000000" w:rsidRPr="00000000" w14:paraId="00000213">
      <w:pPr>
        <w:keepLines w:val="1"/>
        <w:spacing w:after="0" w:before="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1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w:t>
      </w:r>
    </w:p>
    <w:p w:rsidR="00000000" w:rsidDel="00000000" w:rsidP="00000000" w:rsidRDefault="00000000" w:rsidRPr="00000000" w14:paraId="0000021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mientras que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1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1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por lo que no deben trasladarse como predicción. La medición por componentes permite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1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límites deben ser observables y utilizar un dominio temporal coherente. Cuando el origen no expone el instante físico de captura, t_capture comienza en el punto más temprano que la aplicación puede medir y esa convención debe declararse. Los timestamps de CPU y acelerador tampoco son intercambiables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 En este trabajo la instrumentación fija ese punto en </w:t>
      </w:r>
      <w:r w:rsidDel="00000000" w:rsidR="00000000" w:rsidRPr="00000000">
        <w:rPr>
          <w:rFonts w:ascii="Times New Roman" w:cs="Times New Roman" w:eastAsia="Times New Roman" w:hAnsi="Times New Roman"/>
          <w:sz w:val="24"/>
          <w:szCs w:val="24"/>
          <w:rtl w:val="0"/>
        </w:rPr>
        <w:t xml:space="preserve">el retiro de la unidad por parte del consumidor</w:t>
      </w:r>
      <w:r w:rsidDel="00000000" w:rsidR="00000000" w:rsidRPr="00000000">
        <w:rPr>
          <w:rFonts w:ascii="Times New Roman" w:cs="Times New Roman" w:eastAsia="Times New Roman" w:hAnsi="Times New Roman"/>
          <w:sz w:val="24"/>
          <w:szCs w:val="24"/>
          <w:rtl w:val="0"/>
        </w:rPr>
        <w:t xml:space="preserve">, de modo que el tramo anterior, desde la captura hasta la disponibilidad en el host, se mide y se informa por separado.</w:t>
      </w:r>
    </w:p>
    <w:p w:rsidR="00000000" w:rsidDel="00000000" w:rsidP="00000000" w:rsidRDefault="00000000" w:rsidRPr="00000000" w14:paraId="0000021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Por ejemplo, mientras un cuadro se infiere, otro puede estar siendo capturado o preparado. El throughput describe cuántas unidades se completan por unidad de tiempo, mientras que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 s</w:t>
      </w:r>
      <w:r w:rsidDel="00000000" w:rsidR="00000000" w:rsidRPr="00000000">
        <w:rPr>
          <w:rFonts w:ascii="Times New Roman" w:cs="Times New Roman" w:eastAsia="Times New Roman" w:hAnsi="Times New Roman"/>
          <w:color w:val="000000"/>
          <w:sz w:val="24"/>
          <w:szCs w:val="24"/>
          <w:rtl w:val="0"/>
        </w:rPr>
        <w:t xml:space="preserve">ostenido. Estas variables permiten </w:t>
      </w:r>
      <w:r w:rsidDel="00000000" w:rsidR="00000000" w:rsidRPr="00000000">
        <w:rPr>
          <w:rFonts w:ascii="Times New Roman" w:cs="Times New Roman" w:eastAsia="Times New Roman" w:hAnsi="Times New Roman"/>
          <w:sz w:val="24"/>
          <w:szCs w:val="24"/>
          <w:rtl w:val="0"/>
        </w:rPr>
        <w:t xml:space="preserve">distinguir la variación</w:t>
      </w: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casional de saturación sistemática y vincular el resultado global con el componente que la produce (Gettys &amp; Nichols, 2012).</w:t>
      </w:r>
    </w:p>
    <w:p w:rsidR="00000000" w:rsidDel="00000000" w:rsidP="00000000" w:rsidRDefault="00000000" w:rsidRPr="00000000" w14:paraId="0000021B">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1C">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lo que implica que ambos planos pueden coexistir en un host o distribuirse cuando el diseño lo justifique.</w:t>
      </w:r>
    </w:p>
    <w:p w:rsidR="00000000" w:rsidDel="00000000" w:rsidP="00000000" w:rsidRDefault="00000000" w:rsidRPr="00000000" w14:paraId="0000021D">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 la tasa de cuadros. Mantener responsabilidades diferenciadas facilita aislar cuellos de botella y evita que una operación de registro o notificación bloquee la recepción del siguiente cuadro (Bass et al., 2022). </w:t>
      </w:r>
    </w:p>
    <w:p w:rsidR="00000000" w:rsidDel="00000000" w:rsidP="00000000" w:rsidRDefault="00000000" w:rsidRPr="00000000" w14:paraId="0000021E">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y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1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20">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ya que la durabilidad requiere un repositorio o una política de retención independiente de la mensajería en vivo (Cugola &amp; Margara, 2012).</w:t>
      </w:r>
    </w:p>
    <w:p w:rsidR="00000000" w:rsidDel="00000000" w:rsidP="00000000" w:rsidRDefault="00000000" w:rsidRPr="00000000" w14:paraId="0000022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mientras que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w:t>
      </w:r>
    </w:p>
    <w:p w:rsidR="00000000" w:rsidDel="00000000" w:rsidP="00000000" w:rsidRDefault="00000000" w:rsidRPr="00000000" w14:paraId="00000222">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23">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una</w:t>
      </w:r>
      <w:r w:rsidDel="00000000" w:rsidR="00000000" w:rsidRPr="00000000">
        <w:rPr>
          <w:rFonts w:ascii="Times New Roman" w:cs="Times New Roman" w:eastAsia="Times New Roman" w:hAnsi="Times New Roman"/>
          <w:color w:val="000000"/>
          <w:sz w:val="24"/>
          <w:szCs w:val="24"/>
          <w:rtl w:val="0"/>
        </w:rPr>
        <w:t xml:space="preserve"> capa intermedia de agregación cercana o regional y cloud </w:t>
      </w:r>
      <w:r w:rsidDel="00000000" w:rsidR="00000000" w:rsidRPr="00000000">
        <w:rPr>
          <w:rFonts w:ascii="Times New Roman" w:cs="Times New Roman" w:eastAsia="Times New Roman" w:hAnsi="Times New Roman"/>
          <w:sz w:val="24"/>
          <w:szCs w:val="24"/>
          <w:rtl w:val="0"/>
        </w:rPr>
        <w:t xml:space="preserve">centros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24">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y su conveniencia depende del tramo que se desplace y de la carga sostenida.</w:t>
      </w:r>
    </w:p>
    <w:p w:rsidR="00000000" w:rsidDel="00000000" w:rsidP="00000000" w:rsidRDefault="00000000" w:rsidRPr="00000000" w14:paraId="0000022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2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el ancho de banda y distribuir recursos en cargas de video a escala. En un prototipo, el mismo principio puede evaluarse de forma acotada, midiendo cuánto trabajo se ejecuta antes del host, qué evidencia se descarta y qué impacto tiene esa decisión sobre calidad y latencia.</w:t>
      </w:r>
    </w:p>
    <w:p w:rsidR="00000000" w:rsidDel="00000000" w:rsidP="00000000" w:rsidRDefault="00000000" w:rsidRPr="00000000" w14:paraId="0000022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2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w:t>
      </w:r>
    </w:p>
    <w:p w:rsidR="00000000" w:rsidDel="00000000" w:rsidP="00000000" w:rsidRDefault="00000000" w:rsidRPr="00000000" w14:paraId="0000022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2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2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fuentes principales de investigación caracterizan por separado protocolos, códecs, hardware y modelos de inferencia, pero no ofrecen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pro</w:t>
      </w:r>
      <w:r w:rsidDel="00000000" w:rsidR="00000000" w:rsidRPr="00000000">
        <w:rPr>
          <w:rFonts w:ascii="Times New Roman" w:cs="Times New Roman" w:eastAsia="Times New Roman" w:hAnsi="Times New Roman"/>
          <w:color w:val="000000"/>
          <w:sz w:val="24"/>
          <w:szCs w:val="24"/>
          <w:rtl w:val="0"/>
        </w:rPr>
        <w:t xml:space="preserve">tocolo reproducible sin anticipar la s</w:t>
      </w:r>
      <w:r w:rsidDel="00000000" w:rsidR="00000000" w:rsidRPr="00000000">
        <w:rPr>
          <w:rFonts w:ascii="Times New Roman" w:cs="Times New Roman" w:eastAsia="Times New Roman" w:hAnsi="Times New Roman"/>
          <w:sz w:val="24"/>
          <w:szCs w:val="24"/>
          <w:rtl w:val="0"/>
        </w:rPr>
        <w:t xml:space="preserve">elección del stack.</w:t>
      </w:r>
    </w:p>
    <w:p w:rsidR="00000000" w:rsidDel="00000000" w:rsidP="00000000" w:rsidRDefault="00000000" w:rsidRPr="00000000" w14:paraId="0000022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r w:rsidDel="00000000" w:rsidR="00000000" w:rsidRPr="00000000">
        <w:rPr>
          <w:rtl w:val="0"/>
        </w:rPr>
      </w:r>
    </w:p>
    <w:p w:rsidR="00000000" w:rsidDel="00000000" w:rsidP="00000000" w:rsidRDefault="00000000" w:rsidRPr="00000000" w14:paraId="0000022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entornos laborales introduce restricciones que exceden el desempeño técnico del sistema. Las imágenes pueden constituir datos personales y las salidas de un modelo de inteligencia artificial pueden influir en la evaluación de situaciones que involucran a trabajadores. Por ello, el marco ético-legal se concentra en las condiciones de contorno relevantes para un uso preventivo y asistivo: finalidad determinada, minimización de datos, seguridad, transparencia, ausencia de identificación biométrica, supervisión humana y trazabilidad. Estos principios delimitan el tratamiento de la información y la interpretación de las alertas, sin convertir una observación visual en una determinación normativa sobre una persona (Organisation for Economic Co-operation and Development, 2019; UNESCO, 2021).</w:t>
      </w:r>
    </w:p>
    <w:p w:rsidR="00000000" w:rsidDel="00000000" w:rsidP="00000000" w:rsidRDefault="00000000" w:rsidRPr="00000000" w14:paraId="0000022E">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16.6.1. Protección de datos y finalidad del tratamiento</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la Ley 25.326 considera dato personal a la información referida a personas determinadas o determinables. En consecuencia, un flujo de video puede quedar comprendido en el régimen de protección de datos aun cuando el análisis no utilice reconocimiento facial: la imagen y su combinación con elementos contextuales —como tiempo, ubicación o secuencia de observaciones— pueden permitir una identificación directa o indirecta (Agencia de Acceso a la Información Pública, s. f.-a; Argentina, 2000).</w:t>
      </w:r>
    </w:p>
    <w:p w:rsidR="00000000" w:rsidDel="00000000" w:rsidP="00000000" w:rsidRDefault="00000000" w:rsidRPr="00000000" w14:paraId="0000023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finalidad preventiva no elimina estas exigencias. La recolección y el uso de imágenes deben responder a un propósito definido y conservar una relación de proporcionalidad con él, evitando datos o usos que resulten innecesarios para la función declarada. En materia de videovigilancia, la </w:t>
      </w:r>
      <w:r w:rsidDel="00000000" w:rsidR="00000000" w:rsidRPr="00000000">
        <w:rPr>
          <w:rFonts w:ascii="Times New Roman" w:cs="Times New Roman" w:eastAsia="Times New Roman" w:hAnsi="Times New Roman"/>
          <w:sz w:val="24"/>
          <w:szCs w:val="24"/>
          <w:rtl w:val="0"/>
        </w:rPr>
        <w:t xml:space="preserve">Disposición 10/2015</w:t>
      </w:r>
      <w:r w:rsidDel="00000000" w:rsidR="00000000" w:rsidRPr="00000000">
        <w:rPr>
          <w:rFonts w:ascii="Times New Roman" w:cs="Times New Roman" w:eastAsia="Times New Roman" w:hAnsi="Times New Roman"/>
          <w:sz w:val="24"/>
          <w:szCs w:val="24"/>
          <w:rtl w:val="0"/>
        </w:rPr>
        <w:t xml:space="preserve"> aplica estos principios mediante pautas de información al titular, definición de responsabilidades y documentación de las condiciones de tratamiento, acceso, seguridad y conservación (Argentina, 2000, 2015). De este modo, la captación de video se entiende como un tratamiento delimitado y no como una fuente de información reutilizable sin restricciones para finalidades distintas.</w:t>
      </w:r>
    </w:p>
    <w:p w:rsidR="00000000" w:rsidDel="00000000" w:rsidP="00000000" w:rsidRDefault="00000000" w:rsidRPr="00000000" w14:paraId="00000231">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16.6.2. Minimización, seguridad y exclusión de identificación personal</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minimización debe evaluarse sobre el conjunto de información que produce el sistema y no únicamente sobre el video original. Recortes de imagen, marcas temporales, zonas, trayectorias internas, alertas y registros pueden conservar capacidad de identificación indirecta o ampliar el alcance del tratamiento. Por ello, la captación, la persistencia y la conservación de evidencias deben limitarse a aquello que resulte necesario para la finalidad preventiva, con criterios explícitos de retención y eliminación (Argentina, 2000; European Data Protection Board, 2020).</w:t>
      </w:r>
    </w:p>
    <w:p w:rsidR="00000000" w:rsidDel="00000000" w:rsidP="00000000" w:rsidRDefault="00000000" w:rsidRPr="00000000" w14:paraId="0000023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información exige, además, medidas técnicas y organizativas proporcionales al riesgo del tratamiento. Para este marco resulta suficiente retener que el acceso a imágenes y registros debe estar restringido, su almacenamiento y transmisión deben protegerse frente a usos no autorizados y la conservación no debe extenderse indefinidamente sin una finalidad que la justifique (Argentina, 2006; European Data Protection Board, 2020). La selección concreta de controles no modifica el principio general de reducir exposición y superficie de acceso.</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también entre el tratamiento de imágenes y la identificación biométrica. Una imagen puede constituir un dato personal sin que exista reconocimiento facial. El tratamiento adquiere carácter biométrico cuando se procesan características físicas o fisiológicas con el propósito de identificar de manera unívoca a una persona (European Data Protection Board, 2020). En consecuencia, la detección de personas, elementos de protección o condiciones observables, así como el uso de identificadores temporales internos para mantener continuidad dentro de una secuencia, no requieren atribuir identidad civil ni incorporar mecanismos de reconocimiento personal.</w:t>
      </w:r>
    </w:p>
    <w:p w:rsidR="00000000" w:rsidDel="00000000" w:rsidP="00000000" w:rsidRDefault="00000000" w:rsidRPr="00000000" w14:paraId="00000235">
      <w:pPr>
        <w:pStyle w:val="Heading3"/>
        <w:spacing w:after="0" w:before="0" w:line="480" w:lineRule="auto"/>
        <w:rPr>
          <w:rFonts w:ascii="Times New Roman" w:cs="Times New Roman" w:eastAsia="Times New Roman" w:hAnsi="Times New Roman"/>
          <w:b w:val="1"/>
          <w:bCs w:val="1"/>
          <w:sz w:val="24"/>
          <w:szCs w:val="24"/>
        </w:rPr>
      </w:pPr>
      <w:bookmarkStart w:colFirst="0" w:colLast="0" w:name="_heading=h.xun60u9fsus3" w:id="57"/>
      <w:bookmarkEnd w:id="57"/>
      <w:r w:rsidDel="00000000" w:rsidR="00000000" w:rsidRPr="00000000">
        <w:rPr>
          <w:rFonts w:ascii="Times New Roman" w:cs="Times New Roman" w:eastAsia="Times New Roman" w:hAnsi="Times New Roman"/>
          <w:b w:val="1"/>
          <w:bCs w:val="1"/>
          <w:sz w:val="24"/>
          <w:szCs w:val="24"/>
          <w:rtl w:val="0"/>
        </w:rPr>
        <w:t xml:space="preserve">16.6.3. Supervisión humana, trazabilidad y alcance asistivo</w:t>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de gobernanza de inteligencia artificial enfatizan la supervisión humana, la rendición de cuentas y la comunicación comprensible de las limitaciones del sistema. En un contexto de seguridad laboral, una alerta algorítmica debe interpretarse como evidencia para revisión y no como una decisión autónoma sobre cumplimiento, conducta o responsabilidad de una persona. La incertidumbre, los falsos positivos y los falsos negativos forman parte de las limitaciones que deben permanecer visibles para quien utiliza la salida del sistema (ISO, 2023; Organisation for Economic Co-operation and Development, 2019; UNESCO, 2021).</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trazabilidad complementa ese carácter asistivo. Versiones de modelos y configuraciones, criterios de inferencia y registros suficientes para reconstruir el origen de una alerta permiten auditar resultados inesperados sin asumir que la predicción sea correcta. Así, el marco ético-legal condiciona qué información se procesa, cuánto se conserva y con qué alcance se interpreta una alerta. Estas restricciones se integran con las brechas técnicas en la sección 16.7 (ISO, 2023; Organisation for Economic Co-operation and Development, 2019).</w:t>
      </w:r>
    </w:p>
    <w:p w:rsidR="00000000" w:rsidDel="00000000" w:rsidP="00000000" w:rsidRDefault="00000000" w:rsidRPr="00000000" w14:paraId="00000238">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 Convergencias y preguntas rectoras</w:t>
      </w:r>
    </w:p>
    <w:p w:rsidR="00000000" w:rsidDel="00000000" w:rsidP="00000000" w:rsidRDefault="00000000" w:rsidRPr="00000000" w14:paraId="00000239">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16.7.1. Interdependencia de los dominios</w:t>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 una plataforma de análisis asistivo no depende de un componente aislado, sino de la articulación entre los dominios desarrollados en este marco. Una condición de riesgo debe ser observable y evaluable; su formulación en lenguaje debe poder vincularse con evidencia visual; esa evidencia debe conservar continuidad suficiente para distinguir estados transitorios de condiciones sostenidas; y el procesamiento del video debe realizarse dentro de restricciones temporales explícitas. A su vez, la captura y el tratamiento de imágenes quedan sujetos a criterios de finalidad, minimización, seguridad y revisión humana. En consecuencia, calidad perceptiva, continuidad temporal, latencia y trazabilidad forman parte de una misma cadena de análisis y no pueden interpretarse como propiedades independientes (Bass et al., 2022; Cugola &amp; Margara, 2012).</w:t>
      </w:r>
    </w:p>
    <w:p w:rsidR="00000000" w:rsidDel="00000000" w:rsidP="00000000" w:rsidRDefault="00000000" w:rsidRPr="00000000" w14:paraId="0000023B">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16.7.2. Del marco conceptual al protocolo experimental</w:t>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no determina una arquitectura ni una configuración concreta, pero sí delimita las decisiones que el protocolo experimental debe volver evaluables. Esto comprende definir qué condiciones integran el núcleo de análisis y cómo se representan, qué materiales y anotaciones permiten contrastarlas, qué restricciones de ejecución condicionan configuraciones comparables, qué niveles y métricas separan percepción, estado por entidad y alerta temporal, y bajo qué condiciones resulta pertinente explorar adaptación paramétrica. La consolidación metodológica transforma estos fundamentos en variables, criterios y comparaciones reproducibles, sin confundir una capacidad conceptual con una función implementada o un resultado medido.</w:t>
      </w:r>
    </w:p>
    <w:p w:rsidR="00000000" w:rsidDel="00000000" w:rsidP="00000000" w:rsidRDefault="00000000" w:rsidRPr="00000000" w14:paraId="0000023D">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16.7.3. Preguntas rectoras para la consolidación metodológica</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seguimiento sólo resultan aplicables si existen anotaciones y objetivos MOT explícitos; no deben trasladarse automáticamente a la evaluación de alertas.</w:t>
      </w:r>
    </w:p>
    <w:p w:rsidR="00000000" w:rsidDel="00000000" w:rsidP="00000000" w:rsidRDefault="00000000" w:rsidRPr="00000000" w14:paraId="000002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46">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9hf73ya3t3ng" w:id="58"/>
      <w:bookmarkEnd w:id="58"/>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interpreta observables expresados mediante lenguaje sobre video, mantiene continuidad temporal y produce alertas trazables para revisión humana. Esta factibilidad no implica superioridad de OVD frente a detectores supervisados ni habilita conclusiones de cumplimiento desde una observación visual; depende de condiciones evaluables, del comportamiento en el dominio y de restricciones temporales explícitas.</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delimita también qué debe resolverse empíricamente: los benchmarks generales no predicen el rendimiento en construcción; una detección por cuadro no equivale a una alerta; un identificador de seguimiento no representa identidad personal; y una capacidad de la literatura no constituye una función implementada. En un campo en evolución, estas separaciones exigen decisiones trazables y validación reproducible.</w:t>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2" w:date="2026-09-01T04:55:47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a que referencia, si a la camera o algo que dicen los vagos esos</w:t>
      </w:r>
    </w:p>
  </w:comment>
  <w:comment w:author="Matias Lautaro Carrizo" w:id="0" w:date="2026-08-29T17:50:10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anexo</w:t>
      </w:r>
    </w:p>
  </w:comment>
  <w:comment w:author="Matias Lautaro Carrizo" w:id="7" w:date="2026-08-31T04:11:04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me suena a que es nueva</w:t>
      </w:r>
    </w:p>
  </w:comment>
  <w:comment w:author="Simon Llamosas" w:id="4" w:date="2026-09-01T05:02:29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bien ya nombrar esto aca? ni se sabe que es CR-01 y CR-02, a lo sumo referenciar la seccion donde se desarrollan</w:t>
      </w:r>
    </w:p>
  </w:comment>
  <w:comment w:author="Gabriel Agustin Guillaumet" w:id="5" w:date="2026-09-07T18:53:31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 definimos recien en la próxima seccion, no deberia estar aca</w:t>
      </w:r>
    </w:p>
  </w:comment>
  <w:comment w:author="Gabriel Agustin Guillaumet" w:id="6" w:date="2026-09-07T18:53:44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Gabriel Agustin Guillaumet" w:id="3" w:date="2026-09-07T18:56:37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llegue hasta aca</w:t>
      </w:r>
    </w:p>
  </w:comment>
  <w:comment w:author="Matias Lautaro Carrizo" w:id="8" w:date="2026-08-31T04:27:57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 a formula</w:t>
      </w:r>
    </w:p>
  </w:comment>
  <w:comment w:author="Matias Lautaro Carrizo" w:id="1" w:date="2026-08-29T19:19:12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A" w15:done="0"/>
  <w15:commentEx w15:paraId="0000024B" w15:done="0"/>
  <w15:commentEx w15:paraId="0000024C" w15:done="0"/>
  <w15:commentEx w15:paraId="0000024D" w15:done="0"/>
  <w15:commentEx w15:paraId="0000024F" w15:paraIdParent="0000024D" w15:done="0"/>
  <w15:commentEx w15:paraId="00000250" w15:paraIdParent="0000024D" w15:done="0"/>
  <w15:commentEx w15:paraId="00000251" w15:done="0"/>
  <w15:commentEx w15:paraId="00000252" w15:done="0"/>
  <w15:commentEx w15:paraId="000002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Salvo indicación expresa, las cifras de COCO y LVIS corresponden a AP promediado entre umbrales de intersección sobre unión (IoU) de 0,50 a 0,95; en LVIS se conserva el protocolo Fixed AP cuando así lo informa la fuente. Los resultados de literatura supervisada de EPP se presentan como mAP@0,5 o AP@0,5 en una serie separada y no deben compararse numéricamente con COCO/LVIS AP.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
    <w:basedOn w:val="TableNormal"/>
    <w:tblPr>
      <w:tblStyleRowBandSize w:val="1"/>
      <w:tblStyleColBandSize w:val="1"/>
      <w:tblCellMar>
        <w:top w:w="60.0" w:type="dxa"/>
        <w:left w:w="115.0" w:type="dxa"/>
        <w:bottom w:w="60.0" w:type="dxa"/>
        <w:right w:w="115.0" w:type="dxa"/>
      </w:tblCellMar>
    </w:tblPr>
  </w:style>
  <w:style w:type="table" w:styleId="Table2">
    <w:basedOn w:val="TableNormal"/>
    <w:tblPr>
      <w:tblStyleRowBandSize w:val="1"/>
      <w:tblStyleColBandSize w:val="1"/>
      <w:tblCellMar>
        <w:top w:w="60.0" w:type="dxa"/>
        <w:left w:w="115.0" w:type="dxa"/>
        <w:bottom w:w="60.0" w:type="dxa"/>
        <w:right w:w="115.0" w:type="dxa"/>
      </w:tblCellMar>
    </w:tblPr>
  </w:style>
  <w:style w:type="table" w:styleId="Table3">
    <w:basedOn w:val="TableNormal"/>
    <w:tblPr>
      <w:tblStyleRowBandSize w:val="1"/>
      <w:tblStyleColBandSize w:val="1"/>
      <w:tblCellMar>
        <w:top w:w="60.0" w:type="dxa"/>
        <w:left w:w="115.0" w:type="dxa"/>
        <w:bottom w:w="60.0" w:type="dxa"/>
        <w:right w:w="115.0" w:type="dxa"/>
      </w:tblCellMar>
    </w:tblPr>
  </w:style>
  <w:style w:type="table" w:styleId="Table4">
    <w:basedOn w:val="TableNormal"/>
    <w:tblPr>
      <w:tblStyleRowBandSize w:val="1"/>
      <w:tblStyleColBandSize w:val="1"/>
      <w:tblCellMar>
        <w:top w:w="60.0" w:type="dxa"/>
        <w:left w:w="115.0" w:type="dxa"/>
        <w:bottom w:w="60.0" w:type="dxa"/>
        <w:right w:w="115.0" w:type="dxa"/>
      </w:tblCellMar>
    </w:tblPr>
  </w:style>
  <w:style w:type="table" w:styleId="Table5">
    <w:basedOn w:val="TableNormal"/>
    <w:tblPr>
      <w:tblStyleRowBandSize w:val="1"/>
      <w:tblStyleColBandSize w:val="1"/>
      <w:tblCellMar>
        <w:top w:w="60.0" w:type="dxa"/>
        <w:left w:w="115.0" w:type="dxa"/>
        <w:bottom w:w="60.0" w:type="dxa"/>
        <w:right w:w="115.0" w:type="dxa"/>
      </w:tblCellMar>
    </w:tblPr>
  </w:style>
  <w:style w:type="table" w:styleId="Table6">
    <w:basedOn w:val="TableNormal"/>
    <w:tblPr>
      <w:tblStyleRowBandSize w:val="1"/>
      <w:tblStyleColBandSize w:val="1"/>
      <w:tblCellMar>
        <w:top w:w="60.0" w:type="dxa"/>
        <w:left w:w="115.0" w:type="dxa"/>
        <w:bottom w:w="60.0" w:type="dxa"/>
        <w:right w:w="115.0" w:type="dxa"/>
      </w:tblCellMar>
    </w:tblPr>
  </w:style>
  <w:style w:type="table" w:styleId="Table7">
    <w:basedOn w:val="TableNormal"/>
    <w:tblPr>
      <w:tblStyleRowBandSize w:val="1"/>
      <w:tblStyleColBandSize w:val="1"/>
      <w:tblCellMar>
        <w:top w:w="60.0" w:type="dxa"/>
        <w:left w:w="115.0" w:type="dxa"/>
        <w:bottom w:w="60.0" w:type="dxa"/>
        <w:right w:w="115.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15.0" w:type="dxa"/>
        <w:bottom w:w="60.0" w:type="dxa"/>
        <w:right w:w="115.0" w:type="dxa"/>
      </w:tblCellMar>
    </w:tblPr>
  </w:style>
  <w:style w:type="table" w:styleId="Table2">
    <w:basedOn w:val="TableNormal"/>
    <w:tblPr>
      <w:tblStyleRowBandSize w:val="1"/>
      <w:tblStyleColBandSize w:val="1"/>
      <w:tblCellMar>
        <w:top w:w="60.0" w:type="dxa"/>
        <w:left w:w="115.0" w:type="dxa"/>
        <w:bottom w:w="60.0" w:type="dxa"/>
        <w:right w:w="115.0" w:type="dxa"/>
      </w:tblCellMar>
    </w:tblPr>
  </w:style>
  <w:style w:type="table" w:styleId="Table3">
    <w:basedOn w:val="TableNormal"/>
    <w:tblPr>
      <w:tblStyleRowBandSize w:val="1"/>
      <w:tblStyleColBandSize w:val="1"/>
      <w:tblCellMar>
        <w:top w:w="60.0" w:type="dxa"/>
        <w:left w:w="115.0" w:type="dxa"/>
        <w:bottom w:w="60.0" w:type="dxa"/>
        <w:right w:w="115.0" w:type="dxa"/>
      </w:tblCellMar>
    </w:tblPr>
  </w:style>
  <w:style w:type="table" w:styleId="Table4">
    <w:basedOn w:val="TableNormal"/>
    <w:tblPr>
      <w:tblStyleRowBandSize w:val="1"/>
      <w:tblStyleColBandSize w:val="1"/>
      <w:tblCellMar>
        <w:top w:w="60.0" w:type="dxa"/>
        <w:left w:w="115.0" w:type="dxa"/>
        <w:bottom w:w="60.0" w:type="dxa"/>
        <w:right w:w="115.0" w:type="dxa"/>
      </w:tblCellMar>
    </w:tblPr>
  </w:style>
  <w:style w:type="table" w:styleId="Table5">
    <w:basedOn w:val="TableNormal"/>
    <w:tblPr>
      <w:tblStyleRowBandSize w:val="1"/>
      <w:tblStyleColBandSize w:val="1"/>
      <w:tblCellMar>
        <w:top w:w="60.0" w:type="dxa"/>
        <w:left w:w="115.0" w:type="dxa"/>
        <w:bottom w:w="60.0" w:type="dxa"/>
        <w:right w:w="115.0" w:type="dxa"/>
      </w:tblCellMar>
    </w:tblPr>
  </w:style>
  <w:style w:type="table" w:styleId="Table6">
    <w:basedOn w:val="TableNormal"/>
    <w:tblPr>
      <w:tblStyleRowBandSize w:val="1"/>
      <w:tblStyleColBandSize w:val="1"/>
      <w:tblCellMar>
        <w:top w:w="60.0" w:type="dxa"/>
        <w:left w:w="115.0" w:type="dxa"/>
        <w:bottom w:w="60.0" w:type="dxa"/>
        <w:right w:w="115.0" w:type="dxa"/>
      </w:tblCellMar>
    </w:tblPr>
  </w:style>
  <w:style w:type="table" w:styleId="Table7">
    <w:basedOn w:val="TableNormal"/>
    <w:tblPr>
      <w:tblStyleRowBandSize w:val="1"/>
      <w:tblStyleColBandSize w:val="1"/>
      <w:tblCellMar>
        <w:top w:w="60.0" w:type="dxa"/>
        <w:left w:w="115.0" w:type="dxa"/>
        <w:bottom w:w="60.0" w:type="dxa"/>
        <w:right w:w="115.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QCjNbB" TargetMode="External"/><Relationship Id="rId10" Type="http://schemas.openxmlformats.org/officeDocument/2006/relationships/hyperlink" Target="https://www.zotero.org/google-docs/?UnnoA1" TargetMode="External"/><Relationship Id="rId13" Type="http://schemas.openxmlformats.org/officeDocument/2006/relationships/hyperlink" Target="https://www.zotero.org/google-docs/?gm5pG6" TargetMode="External"/><Relationship Id="rId12" Type="http://schemas.openxmlformats.org/officeDocument/2006/relationships/hyperlink" Target="https://www.zotero.org/google-docs/?N8gvP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www.zotero.org/google-docs/?EJbmoO" TargetMode="External"/><Relationship Id="rId14" Type="http://schemas.openxmlformats.org/officeDocument/2006/relationships/hyperlink" Target="https://www.zotero.org/google-docs/?b9GG8T" TargetMode="External"/><Relationship Id="rId17" Type="http://schemas.openxmlformats.org/officeDocument/2006/relationships/hyperlink" Target="https://www.zotero.org/google-docs/?A7BpnU" TargetMode="External"/><Relationship Id="rId16" Type="http://schemas.openxmlformats.org/officeDocument/2006/relationships/hyperlink" Target="https://www.zotero.org/google-docs/?ytG2P2" TargetMode="External"/><Relationship Id="rId5" Type="http://schemas.openxmlformats.org/officeDocument/2006/relationships/footnotes" Target="footnotes.xml"/><Relationship Id="rId19" Type="http://schemas.openxmlformats.org/officeDocument/2006/relationships/hyperlink" Target="https://www.zotero.org/google-docs/?kiBZGp" TargetMode="External"/><Relationship Id="rId6" Type="http://schemas.openxmlformats.org/officeDocument/2006/relationships/numbering" Target="numbering.xml"/><Relationship Id="rId18" Type="http://schemas.openxmlformats.org/officeDocument/2006/relationships/hyperlink" Target="https://www.zotero.org/google-docs/?6bdl21" TargetMode="Externa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C2idITQEiCHFzVEg77m618cVA==">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