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21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del w:id="27" w:author="ChatGPT" w:date="2026-08-31T03:44:50Z">
        <w:r>
          <w:rPr>
            <w:rFonts w:ascii="Times New Roman" w:cs="Times New Roman" w:eastAsia="Times New Roman" w:hAnsi="Times New Roman"/>
            <w:sz w:val="24"/>
            <w:szCs w:val="24"/>
            <w:rtl w:val="0"/>
          </w:rPr>
          <w:delText>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delText>
        </w:r>
      </w:del>
      <w:ins w:id="28" w:author="ChatGPT" w:date="2026-08-31T03:44:50Z">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ins>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18</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20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del w:id="29" w:author="ChatGPT" w:date="2026-08-31T03:44:50Z">
        <w:r>
          <w:delText>La presente sección responde a la pregunta rectora P-E1-02 definida en la fundamentación teórica,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Sobre esa base, la sección define la taxonomía de condiciones de riesgo del prototipo experimental, establece los patrones de riesgo asociados con severidad y persistencia orientativa, y fija un protocolo sistemático para el diseño y la evaluación de prompts OVD. En articulación con el framework de métricas, delimita además cómo esas definiciones deben leerse respecto de la latencia de alerta, las métricas operativas y los criterios de aplicación del framework evaluativo.</w:delText>
        </w:r>
      </w:del>
      <w:ins w:id="30" w:author="ChatGPT" w:date="2026-08-31T03:44:50Z">
        <w:r>
          <w:t>La taxonomía de condiciones de riesgo, los patrones asociados y el protocolo de prompts responden a la pregunta rectora P-E1-02,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ins>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del w:id="31" w:author="ChatGPT" w:date="2026-08-31T03:44:50Z">
        <w:r>
          <w:rPr>
            <w:rFonts w:ascii="Times New Roman" w:cs="Times New Roman" w:eastAsia="Times New Roman" w:hAnsi="Times New Roman"/>
            <w:sz w:val="24"/>
            <w:szCs w:val="24"/>
            <w:rtl w:val="0"/>
          </w:rPr>
          <w:delText>El alcance de la sección es metodológico. Establece qué condiciones</w:delText>
        </w:r>
      </w:del>
      <w:ins w:id="32" w:author="ChatGPT" w:date="2026-08-31T03:44:50Z">
        <w:r>
          <w:rPr>
            <w:rFonts w:ascii="Times New Roman" w:cs="Times New Roman" w:eastAsia="Times New Roman" w:hAnsi="Times New Roman"/>
            <w:sz w:val="24"/>
            <w:szCs w:val="24"/>
            <w:rtl w:val="0"/>
          </w:rPr>
          <w:t>El alcance es metodológico: establece qué condiciones</w:t>
        </w:r>
      </w:ins>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pPr>
        <w:spacing w:line="480" w:lineRule="auto"/>
        <w:ind w:firstLine="720"/>
        <w:rPr>
          <w:rFonts w:ascii="Times New Roman" w:cs="Times New Roman" w:eastAsia="Times New Roman" w:hAnsi="Times New Roman"/>
          <w:sz w:val="24"/>
          <w:szCs w:val="24"/>
          <w:ins w:id="72" w:author="ChatGPT" w:date="2026-08-31T03:44:50Z"/>
        </w:rPr>
      </w:pPr>
      <w:r>
        <w:rPr>
          <w:rFonts w:ascii="Times New Roman" w:cs="Times New Roman" w:eastAsia="Times New Roman" w:hAnsi="Times New Roman"/>
          <w:sz w:val="24"/>
          <w:szCs w:val="24"/>
          <w:rtl w:val="0"/>
        </w:rPr>
        <w:t>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ins w:id="73" w:author="ChatGPT" w:date="2026-08-31T03:44:50Z"/>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r>
        <w:rPr>
          <w:rFonts w:ascii="Times New Roman" w:cs="Times New Roman" w:eastAsia="Times New Roman" w:hAnsi="Times New Roman"/>
          <w:sz w:val="24"/>
          <w:szCs w:val="24"/>
          <w:rtl w:val="0"/>
        </w:rPr>
        <w:t xml:space="preserve">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ins w:id="74" w:author="ChatGPT" w:date="2026-08-31T03:44:50Z"/>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del w:id="33" w:author="ChatGPT" w:date="2026-08-31T03:44:50Z">
        <w:r>
          <w:rPr>
            <w:rFonts w:ascii="Times New Roman" w:cs="Times New Roman" w:eastAsia="Times New Roman" w:hAnsi="Times New Roman"/>
            <w:sz w:val="24"/>
            <w:szCs w:val="24"/>
            <w:rtl w:val="0"/>
          </w:rPr>
          <w:delText>Esta sección define conceptualmente los patrones de riesgo que constituyen la unidad operativa de análisis del sistema E-OVRT-VDP. Para ello articula tres componentes:</w:delText>
        </w:r>
      </w:del>
      <w:ins w:id="34" w:author="ChatGPT" w:date="2026-08-31T03:44:50Z">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ins>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del w:id="35" w:author="ChatGPT" w:date="2026-08-31T03:44:50Z">
        <w:r>
          <w:rPr>
            <w:rFonts w:ascii="Times New Roman" w:cs="Times New Roman" w:eastAsia="Times New Roman" w:hAnsi="Times New Roman"/>
            <w:sz w:val="24"/>
            <w:szCs w:val="24"/>
            <w:rtl w:val="0"/>
          </w:rPr>
          <w:delText>La presente sección define estos criterios en términos de duración temporal</w:delText>
        </w:r>
      </w:del>
      <w:ins w:id="36" w:author="ChatGPT" w:date="2026-08-31T03:44:50Z">
        <w:r>
          <w:rPr>
            <w:rFonts w:ascii="Times New Roman" w:cs="Times New Roman" w:eastAsia="Times New Roman" w:hAnsi="Times New Roman"/>
            <w:sz w:val="24"/>
            <w:szCs w:val="24"/>
            <w:rtl w:val="0"/>
          </w:rPr>
          <w:t>Estos criterios se definen en términos de duración temporal</w:t>
        </w:r>
      </w:ins>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22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del w:id="37" w:author="ChatGPT" w:date="2026-08-31T03:44:50Z">
        <w:r>
          <w:rPr>
            <w:rFonts w:ascii="Times New Roman" w:cs="Times New Roman" w:eastAsia="Times New Roman" w:hAnsi="Times New Roman"/>
            <w:sz w:val="24"/>
            <w:szCs w:val="24"/>
            <w:rtl w:val="0"/>
          </w:rPr>
          <w:delText>El desarrollo de esta sección deja tres insumos directos para la instancia</w:delText>
        </w:r>
      </w:del>
      <w:ins w:id="38" w:author="ChatGPT" w:date="2026-08-31T03:44:50Z">
        <w:r>
          <w:rPr>
            <w:rFonts w:ascii="Times New Roman" w:cs="Times New Roman" w:eastAsia="Times New Roman" w:hAnsi="Times New Roman"/>
            <w:sz w:val="24"/>
            <w:szCs w:val="24"/>
            <w:rtl w:val="0"/>
          </w:rPr>
          <w:t>Quedan tres insumos directos para la instancia</w:t>
        </w:r>
      </w:ins>
      <w:r>
        <w:rPr>
          <w:rFonts w:ascii="Times New Roman" w:cs="Times New Roman" w:eastAsia="Times New Roman" w:hAnsi="Times New Roman"/>
          <w:sz w:val="24"/>
          <w:szCs w:val="24"/>
          <w:rtl w:val="0"/>
        </w:rPr>
        <w:t xml:space="preserve">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del w:id="39" w:author="ChatGPT" w:date="2026-08-31T03:44:50Z">
        <w:r>
          <w:rPr>
            <w:rFonts w:ascii="Times New Roman" w:cs="Times New Roman" w:eastAsia="Times New Roman" w:hAnsi="Times New Roman"/>
            <w:sz w:val="24"/>
            <w:szCs w:val="24"/>
            <w:rtl w:val="0"/>
          </w:rPr>
          <w:delText>Esta sección establece el marco metodológico para el diseño, la variación sistemática y la evaluación empírica de los prompts textuales que operan como interfaz de consulta del modelo OVD.</w:delText>
        </w:r>
      </w:del>
      <w:ins w:id="40" w:author="ChatGPT" w:date="2026-08-31T03:44:50Z">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ins>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ins w:id="71" w:author="ChatGPT" w:date="2026-08-31T03:44:50Z"/>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del w:id="41" w:author="ChatGPT" w:date="2026-08-31T03:44:50Z">
        <w:r>
          <w:rPr>
            <w:rFonts w:ascii="Times New Roman" w:cs="Times New Roman" w:eastAsia="Times New Roman" w:hAnsi="Times New Roman"/>
            <w:sz w:val="24"/>
            <w:szCs w:val="24"/>
            <w:rtl w:val="0"/>
          </w:rPr>
          <w:delText>El protocolo se articula con el framework definido en el framework de métricas, de la cual toma las métricas</w:delText>
        </w:r>
      </w:del>
      <w:ins w:id="42" w:author="ChatGPT" w:date="2026-08-31T03:44:50Z">
        <w:r>
          <w:rPr>
            <w:rFonts w:ascii="Times New Roman" w:cs="Times New Roman" w:eastAsia="Times New Roman" w:hAnsi="Times New Roman"/>
            <w:sz w:val="24"/>
            <w:szCs w:val="24"/>
            <w:rtl w:val="0"/>
          </w:rPr>
          <w:t>El protocolo se articula con el framework de métricas, del cual toma las métricas</w:t>
        </w:r>
      </w:ins>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w:t>
      </w:r>
    </w:p>
    <w:p>
      <w:pPr>
        <w:spacing w:line="480" w:lineRule="auto"/>
        <w:ind w:firstLine="720"/>
        <w:rPr>
          <w:rFonts w:ascii="Times New Roman" w:cs="Times New Roman" w:eastAsia="Times New Roman" w:hAnsi="Times New Roman"/>
          <w:sz w:val="24"/>
          <w:szCs w:val="24"/>
          <w:ins w:id="75" w:author="ChatGPT" w:date="2026-08-31T03:44:50Z"/>
        </w:rPr>
      </w:pPr>
      <w:r>
        <w:rPr>
          <w:rFonts w:ascii="Times New Roman" w:cs="Times New Roman" w:eastAsia="Times New Roman" w:hAnsi="Times New Roman"/>
          <w:sz w:val="24"/>
          <w:szCs w:val="24"/>
          <w:rtl w:val="0"/>
        </w:rPr>
        <w:t>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w:t>
      </w:r>
    </w:p>
    <w:p>
      <w:pPr>
        <w:spacing w:line="480" w:lineRule="auto"/>
        <w:ind w:firstLine="720"/>
        <w:rPr>
          <w:rFonts w:ascii="Times New Roman" w:cs="Times New Roman" w:eastAsia="Times New Roman" w:hAnsi="Times New Roman"/>
          <w:sz w:val="24"/>
          <w:szCs w:val="24"/>
          <w:ins w:id="76" w:author="ChatGPT" w:date="2026-08-31T03:44:50Z"/>
        </w:rPr>
      </w:pPr>
      <w:r>
        <w:rPr>
          <w:rFonts w:ascii="Times New Roman" w:cs="Times New Roman" w:eastAsia="Times New Roman" w:hAnsi="Times New Roman"/>
          <w:sz w:val="24"/>
          <w:szCs w:val="24"/>
          <w:rtl w:val="0"/>
        </w:rPr>
        <w:t>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21)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pPr>
        <w:spacing w:line="480" w:lineRule="auto"/>
        <w:ind w:firstLine="720"/>
        <w:rPr>
          <w:rFonts w:ascii="Times New Roman" w:cs="Times New Roman" w:eastAsia="Times New Roman" w:hAnsi="Times New Roman"/>
          <w:sz w:val="24"/>
          <w:szCs w:val="24"/>
          <w:ins w:id="77" w:author="ChatGPT" w:date="2026-08-31T03:44:50Z"/>
        </w:rPr>
      </w:pPr>
      <w:r>
        <w:rPr>
          <w:rFonts w:ascii="Times New Roman" w:cs="Times New Roman" w:eastAsia="Times New Roman" w:hAnsi="Times New Roman"/>
          <w:sz w:val="24"/>
          <w:szCs w:val="24"/>
          <w:rtl w:val="0"/>
        </w:rPr>
        <w:t>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pPr>
        <w:spacing w:line="480" w:lineRule="auto"/>
        <w:ind w:firstLine="720"/>
        <w:rPr>
          <w:rFonts w:ascii="Times New Roman" w:cs="Times New Roman" w:eastAsia="Times New Roman" w:hAnsi="Times New Roman"/>
          <w:sz w:val="24"/>
          <w:szCs w:val="24"/>
          <w:ins w:id="78" w:author="ChatGPT" w:date="2026-08-31T03:44:50Z"/>
        </w:rPr>
      </w:pPr>
      <w:r>
        <w:rPr>
          <w:rFonts w:ascii="Times New Roman" w:cs="Times New Roman" w:eastAsia="Times New Roman" w:hAnsi="Times New Roman"/>
          <w:sz w:val="24"/>
          <w:szCs w:val="24"/>
          <w:rtl w:val="0"/>
        </w:rPr>
        <w:t>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w:t>
      </w:r>
    </w:p>
    <w:p>
      <w:pPr>
        <w:spacing w:line="480" w:lineRule="auto"/>
        <w:ind w:firstLine="720"/>
        <w:rPr>
          <w:rFonts w:ascii="Times New Roman" w:cs="Times New Roman" w:eastAsia="Times New Roman" w:hAnsi="Times New Roman"/>
          <w:sz w:val="24"/>
          <w:szCs w:val="24"/>
          <w:ins w:id="79" w:author="ChatGPT" w:date="2026-08-31T03:44:50Z"/>
        </w:rPr>
      </w:pPr>
      <w:r>
        <w:rPr>
          <w:rFonts w:ascii="Times New Roman" w:cs="Times New Roman" w:eastAsia="Times New Roman" w:hAnsi="Times New Roman"/>
          <w:sz w:val="24"/>
          <w:szCs w:val="24"/>
          <w:rtl w:val="0"/>
        </w:rPr>
        <w:t xml:space="preserve">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w:t>
      </w:r>
    </w:p>
    <w:p>
      <w:pPr>
        <w:spacing w:line="480" w:lineRule="auto"/>
        <w:ind w:firstLine="720"/>
        <w:rPr>
          <w:rFonts w:ascii="Times New Roman" w:cs="Times New Roman" w:eastAsia="Times New Roman" w:hAnsi="Times New Roman"/>
          <w:sz w:val="24"/>
          <w:szCs w:val="24"/>
          <w:ins w:id="80" w:author="ChatGPT" w:date="2026-08-31T03:44:50Z"/>
        </w:rPr>
      </w:pPr>
      <w:r>
        <w:rPr>
          <w:rFonts w:ascii="Times New Roman" w:cs="Times New Roman" w:eastAsia="Times New Roman" w:hAnsi="Times New Roman"/>
          <w:sz w:val="24"/>
          <w:szCs w:val="24"/>
          <w:rtl w:val="0"/>
        </w:rPr>
        <w:t>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ins w:id="81" w:author="ChatGPT" w:date="2026-08-31T03:44:50Z"/>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del w:id="43" w:author="ChatGPT" w:date="2026-08-31T03:44:50Z">
        <w:r>
          <w:rPr>
            <w:rFonts w:ascii="Times New Roman" w:cs="Times New Roman" w:eastAsia="Times New Roman" w:hAnsi="Times New Roman"/>
            <w:sz w:val="24"/>
            <w:szCs w:val="24"/>
            <w:rtl w:val="0"/>
          </w:rPr>
          <w:delText>Para evitar ambigüedades terminológicas, esta sección adopta dos definiciones operativas.</w:delText>
        </w:r>
      </w:del>
      <w:ins w:id="44" w:author="ChatGPT" w:date="2026-08-31T03:44:50Z">
        <w:r>
          <w:rPr>
            <w:rFonts w:ascii="Times New Roman" w:cs="Times New Roman" w:eastAsia="Times New Roman" w:hAnsi="Times New Roman"/>
            <w:sz w:val="24"/>
            <w:szCs w:val="24"/>
            <w:rtl w:val="0"/>
          </w:rPr>
          <w:t>Para evitar ambigüedades terminológicas se adoptan dos definiciones operativas.</w:t>
        </w:r>
      </w:ins>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del w:id="45" w:author="ChatGPT" w:date="2026-08-31T03:44:50Z">
        <w:r>
          <w:rPr>
            <w:rFonts w:ascii="Times New Roman" w:cs="Times New Roman" w:eastAsia="Times New Roman" w:hAnsi="Times New Roman"/>
            <w:sz w:val="24"/>
            <w:szCs w:val="24"/>
            <w:rtl w:val="0"/>
          </w:rPr>
          <w:delText>La presente sección responde a las preguntas rectoras P-E1-03 y P-E1-08 formuladas en la sección 16.7.3 de la fundamentación teórica. En relación con P-E1-03, construye</w:delText>
        </w:r>
      </w:del>
      <w:ins w:id="46" w:author="ChatGPT" w:date="2026-08-31T03:44:50Z">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ins>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del w:id="47" w:author="ChatGPT" w:date="2026-08-31T03:44:50Z">
        <w:r>
          <w:rPr>
            <w:rFonts w:ascii="Times New Roman" w:cs="Times New Roman" w:eastAsia="Times New Roman" w:hAnsi="Times New Roman"/>
            <w:sz w:val="24"/>
            <w:szCs w:val="24"/>
            <w:rtl w:val="0"/>
          </w:rPr>
          <w:delText>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delText>
        </w:r>
      </w:del>
      <w:ins w:id="48" w:author="ChatGPT" w:date="2026-08-31T03:44:50Z">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ins>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del w:id="49" w:author="ChatGPT" w:date="2026-08-31T03:44:50Z">
        <w:r>
          <w:rPr>
            <w:rFonts w:ascii="Times New Roman" w:cs="Times New Roman" w:eastAsia="Times New Roman" w:hAnsi="Times New Roman"/>
            <w:sz w:val="24"/>
            <w:szCs w:val="24"/>
            <w:rtl w:val="0"/>
          </w:rPr>
          <w:delText>El alcance de la sección es metodológico. Elabora un inventario</w:delText>
        </w:r>
      </w:del>
      <w:ins w:id="50" w:author="ChatGPT" w:date="2026-08-31T03:44:50Z">
        <w:r>
          <w:rPr>
            <w:rFonts w:ascii="Times New Roman" w:cs="Times New Roman" w:eastAsia="Times New Roman" w:hAnsi="Times New Roman"/>
            <w:sz w:val="24"/>
            <w:szCs w:val="24"/>
            <w:rtl w:val="0"/>
          </w:rPr>
          <w:t>El alcance es metodológico: elabora un inventario</w:t>
        </w:r>
      </w:ins>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del w:id="51" w:author="ChatGPT" w:date="2026-08-31T03:44:50Z">
        <w:r>
          <w:rPr>
            <w:rFonts w:ascii="Times New Roman" w:cs="Times New Roman" w:eastAsia="Times New Roman" w:hAnsi="Times New Roman"/>
            <w:sz w:val="24"/>
            <w:szCs w:val="24"/>
            <w:rtl w:val="0"/>
          </w:rPr>
          <w:delText>El inventario de esta sección se organiza en dos categorías</w:delText>
        </w:r>
      </w:del>
      <w:ins w:id="52" w:author="ChatGPT" w:date="2026-08-31T03:44:50Z">
        <w:r>
          <w:rPr>
            <w:rFonts w:ascii="Times New Roman" w:cs="Times New Roman" w:eastAsia="Times New Roman" w:hAnsi="Times New Roman"/>
            <w:sz w:val="24"/>
            <w:szCs w:val="24"/>
            <w:rtl w:val="0"/>
          </w:rPr>
          <w:t>El inventario se organiza en dos categorías</w:t>
        </w:r>
      </w:ins>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del w:id="53" w:author="ChatGPT" w:date="2026-08-31T03:44:50Z">
        <w:r>
          <w:rPr>
            <w:rFonts w:ascii="Times New Roman" w:cs="Times New Roman" w:eastAsia="Times New Roman" w:hAnsi="Times New Roman"/>
            <w:sz w:val="24"/>
            <w:szCs w:val="24"/>
            <w:rtl w:val="0"/>
          </w:rPr>
          <w:delText>Quedan fuera del alcance de la presente sección las colecciones generalistas</w:delText>
        </w:r>
      </w:del>
      <w:ins w:id="54" w:author="ChatGPT" w:date="2026-08-31T03:44:50Z">
        <w:r>
          <w:rPr>
            <w:rFonts w:ascii="Times New Roman" w:cs="Times New Roman" w:eastAsia="Times New Roman" w:hAnsi="Times New Roman"/>
            <w:sz w:val="24"/>
            <w:szCs w:val="24"/>
            <w:rtl w:val="0"/>
          </w:rPr>
          <w:t>Quedan fuera del inventario las colecciones generalistas</w:t>
        </w:r>
      </w:ins>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del w:id="55" w:author="ChatGPT" w:date="2026-08-31T03:44:50Z">
        <w:r>
          <w:rPr>
            <w:rFonts w:ascii="Times New Roman" w:cs="Times New Roman" w:eastAsia="Times New Roman" w:hAnsi="Times New Roman"/>
            <w:sz w:val="24"/>
            <w:szCs w:val="24"/>
            <w:rtl w:val="0"/>
          </w:rPr>
          <w:delText>La presente sección documenta sólo las condiciones metodológicas que cualquier esquema de partición deberá satisfacer.</w:delText>
        </w:r>
      </w:del>
      <w:ins w:id="56" w:author="ChatGPT" w:date="2026-08-31T03:44:50Z">
        <w:r>
          <w:rPr>
            <w:rFonts w:ascii="Times New Roman" w:cs="Times New Roman" w:eastAsia="Times New Roman" w:hAnsi="Times New Roman"/>
            <w:sz w:val="24"/>
            <w:szCs w:val="24"/>
            <w:rtl w:val="0"/>
          </w:rPr>
          <w:t>El protocolo fija sólo las condiciones metodológicas que cualquier esquema de partición deberá satisfacer.</w:t>
        </w:r>
      </w:ins>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27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del w:id="57" w:author="ChatGPT" w:date="2026-08-31T03:44:50Z">
        <w:r>
          <w:rPr>
            <w:rFonts w:ascii="Times New Roman" w:cs="Times New Roman" w:eastAsia="Times New Roman" w:hAnsi="Times New Roman"/>
            <w:sz w:val="24"/>
            <w:szCs w:val="24"/>
            <w:rtl w:val="0"/>
          </w:rPr>
          <w:delText>Las secciones precedentes analizaron los datasets desde una perspectiva técnica y metodológica. La presente sección documenta dos dimensiones que atraviesan el inventario completo</w:delText>
        </w:r>
      </w:del>
      <w:ins w:id="58" w:author="ChatGPT" w:date="2026-08-31T03:44:50Z">
        <w:r>
          <w:rPr>
            <w:rFonts w:ascii="Times New Roman" w:cs="Times New Roman" w:eastAsia="Times New Roman" w:hAnsi="Times New Roman"/>
            <w:sz w:val="24"/>
            <w:szCs w:val="24"/>
            <w:rtl w:val="0"/>
          </w:rPr>
          <w:t>Dos dimensiones atraviesan el inventario completo</w:t>
        </w:r>
      </w:ins>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25,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La partición de datos se rige por las condiciones metodológicas obligatorias de la Tabla 26.</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del w:id="59" w:author="ChatGPT" w:date="2026-08-31T03:44:50Z">
        <w:r>
          <w:rPr>
            <w:rFonts w:ascii="Times New Roman" w:cs="Times New Roman" w:eastAsia="Times New Roman" w:hAnsi="Times New Roman"/>
            <w:sz w:val="24"/>
            <w:szCs w:val="24"/>
            <w:rtl w:val="0"/>
          </w:rPr>
          <w:delText>En ese marco, la presente sección responde a dos de las preguntas rectoras formuladas en la fundamentación teórica. En relación con P-E1-06, define el framework de métricas para evaluar</w:delText>
        </w:r>
      </w:del>
      <w:ins w:id="60" w:author="ChatGPT" w:date="2026-08-31T03:44:50Z">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ins>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del w:id="61" w:author="ChatGPT" w:date="2026-08-31T03:44:50Z">
        <w:r>
          <w:rPr>
            <w:rFonts w:ascii="Times New Roman" w:cs="Times New Roman" w:eastAsia="Times New Roman" w:hAnsi="Times New Roman"/>
            <w:sz w:val="24"/>
            <w:szCs w:val="24"/>
            <w:rtl w:val="0"/>
          </w:rPr>
          <w:delText>El alcance de la sección es metodológico. Define métricas</w:delText>
        </w:r>
      </w:del>
      <w:ins w:id="62" w:author="ChatGPT" w:date="2026-08-31T03:44:50Z">
        <w:r>
          <w:rPr>
            <w:rFonts w:ascii="Times New Roman" w:cs="Times New Roman" w:eastAsia="Times New Roman" w:hAnsi="Times New Roman"/>
            <w:sz w:val="24"/>
            <w:szCs w:val="24"/>
            <w:rtl w:val="0"/>
          </w:rPr>
          <w:t>El alcance es metodológico: define métricas</w:t>
        </w:r>
      </w:ins>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del w:id="63" w:author="ChatGPT" w:date="2026-08-31T03:44:50Z">
        <w:r>
          <w:rPr>
            <w:rFonts w:ascii="Times New Roman" w:cs="Times New Roman" w:eastAsia="Times New Roman" w:hAnsi="Times New Roman"/>
            <w:sz w:val="24"/>
            <w:szCs w:val="24"/>
            <w:rtl w:val="0"/>
          </w:rPr>
          <w:delText>No todas las métricas definidas en esta sección asumen el mismo nivel de compromiso.</w:delText>
        </w:r>
      </w:del>
      <w:ins w:id="64" w:author="ChatGPT" w:date="2026-08-31T03:44:50Z">
        <w:r>
          <w:rPr>
            <w:rFonts w:ascii="Times New Roman" w:cs="Times New Roman" w:eastAsia="Times New Roman" w:hAnsi="Times New Roman"/>
            <w:sz w:val="24"/>
            <w:szCs w:val="24"/>
            <w:rtl w:val="0"/>
          </w:rPr>
          <w:t>No todas las métricas del framework asumen el mismo nivel de compromiso.</w:t>
        </w:r>
      </w:ins>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del w:id="65" w:author="ChatGPT" w:date="2026-08-31T03:44:50Z">
        <w:r>
          <w:rPr>
            <w:rFonts w:ascii="Times New Roman" w:cs="Times New Roman" w:eastAsia="Times New Roman" w:hAnsi="Times New Roman"/>
            <w:sz w:val="24"/>
            <w:szCs w:val="24"/>
            <w:rtl w:val="0"/>
          </w:rPr>
          <w:delText>Las secciones siguientes presentan las familias de métricas seleccionadas para los tres planos del sistema evaluable: detección OVD, seguimiento multiobjeto (MOT) y rendimiento del pipeline.</w:delText>
        </w:r>
      </w:del>
      <w:ins w:id="66" w:author="ChatGPT" w:date="2026-08-31T03:44:50Z">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ins>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del w:id="67" w:author="ChatGPT" w:date="2026-08-31T03:44:50Z">
        <w:r>
          <w:rPr>
            <w:rFonts w:ascii="Times New Roman" w:cs="Times New Roman" w:eastAsia="Times New Roman" w:hAnsi="Times New Roman"/>
            <w:sz w:val="24"/>
            <w:szCs w:val="24"/>
            <w:rtl w:val="0"/>
          </w:rPr>
          <w:delText>Por ello, esta sección incorpora métricas operativas específicas del dominio:</w:delText>
        </w:r>
      </w:del>
      <w:ins w:id="68" w:author="ChatGPT" w:date="2026-08-31T03:44:50Z">
        <w:r>
          <w:rPr>
            <w:rFonts w:ascii="Times New Roman" w:cs="Times New Roman" w:eastAsia="Times New Roman" w:hAnsi="Times New Roman"/>
            <w:sz w:val="24"/>
            <w:szCs w:val="24"/>
            <w:rtl w:val="0"/>
          </w:rPr>
          <w:t>Por ello, el framework incorpora métricas operativas específicas del dominio:</w:t>
        </w:r>
      </w:ins>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ins w:id="82" w:author="ChatGPT" w:date="2026-08-31T03:44:50Z"/>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ins w:id="83" w:author="ChatGPT" w:date="2026-08-31T03:44:50Z"/>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ins w:id="84" w:author="ChatGPT" w:date="2026-08-31T03:44:50Z"/>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Los umbrales orientativos consolidados se presentan en la Tabla 33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del w:id="69" w:author="ChatGPT" w:date="2026-08-31T03:44:50Z">
        <w:r>
          <w:rPr>
            <w:rFonts w:ascii="Times New Roman" w:cs="Times New Roman" w:eastAsia="Times New Roman" w:hAnsi="Times New Roman"/>
            <w:sz w:val="24"/>
            <w:szCs w:val="24"/>
            <w:rtl w:val="0"/>
          </w:rPr>
          <w:delText>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delText>
        </w:r>
      </w:del>
      <w:ins w:id="70" w:author="ChatGPT" w:date="2026-08-31T03:44:50Z">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ins>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ins w:id="85" w:author="ChatGPT" w:date="2026-08-31T03:44:50Z"/>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36</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