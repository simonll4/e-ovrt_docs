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CENTRO REGIONAL UNIVERSITARIO CÓRDOBA IUA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FACULTAD DE INGENIERÍA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14300" distT="114300" distL="114300" distR="114300">
            <wp:extent cx="1966913" cy="196691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66913" cy="196691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PROYECTO INTEGRADOR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 EXPERIMENTAL DE DETECCIÓN OPEN-VOCABULARY EN VIDEO EN TIEMPO REAL PARA MONITOREO ASISTIVO DE RIESGOS EN CONSTRUCCIÓN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INGENIERÍA EN INFORMÁTICA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TUTOR</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García Mattio, Mariano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INTEGRANTES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Carrizo, Matías Lautaro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Guillaumet, Gabriel Agustín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Llamosas, Simon</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widowControl w:val="1"/>
        <w:rPr/>
      </w:pPr>
      <w:bookmarkStart w:colFirst="0" w:colLast="0" w:name="_heading=h.dbs3bm8yc1va" w:id="0"/>
      <w:bookmarkEnd w:id="0"/>
      <w:r w:rsidDel="00000000" w:rsidR="00000000" w:rsidRPr="00000000">
        <w:rPr>
          <w:rtl w:val="0"/>
        </w:rPr>
        <w:t xml:space="preserve">2. Hoja de Aceptación del Trabajo Final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widowControl w:val="1"/>
        <w:rPr/>
      </w:pPr>
      <w:bookmarkStart w:colFirst="0" w:colLast="0" w:name="_heading=h.blm4vldbj06e" w:id="1"/>
      <w:bookmarkEnd w:id="1"/>
      <w:r w:rsidDel="00000000" w:rsidR="00000000" w:rsidRPr="00000000">
        <w:rPr>
          <w:rtl w:val="0"/>
        </w:rPr>
        <w:t xml:space="preserve">3. Dedicatoria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widowControl w:val="1"/>
        <w:rPr/>
      </w:pPr>
      <w:bookmarkStart w:colFirst="0" w:colLast="0" w:name="_heading=h.qmozs0ieti9e" w:id="2"/>
      <w:bookmarkEnd w:id="2"/>
      <w:r w:rsidDel="00000000" w:rsidR="00000000" w:rsidRPr="00000000">
        <w:rPr>
          <w:rtl w:val="0"/>
        </w:rPr>
        <w:t xml:space="preserve">4. Agradecimientos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widowControl w:val="1"/>
        <w:rPr/>
      </w:pPr>
      <w:bookmarkStart w:colFirst="0" w:colLast="0" w:name="_heading=h.33nc6o9asg11" w:id="3"/>
      <w:bookmarkEnd w:id="3"/>
      <w:r w:rsidDel="00000000" w:rsidR="00000000" w:rsidRPr="00000000">
        <w:rPr>
          <w:rtl w:val="0"/>
        </w:rPr>
        <w:t xml:space="preserve">5. Título del proyecto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Plataforma experimental de detección open-vocabulary en video en tiempo real para monitoreo asistivo de riesgos en construcción.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widowControl w:val="1"/>
        <w:rPr/>
      </w:pPr>
      <w:bookmarkStart w:colFirst="0" w:colLast="0" w:name="_heading=h.b3hfklt08df9" w:id="4"/>
      <w:bookmarkEnd w:id="4"/>
      <w:r w:rsidDel="00000000" w:rsidR="00000000" w:rsidRPr="00000000">
        <w:rPr>
          <w:rtl w:val="0"/>
        </w:rPr>
        <w:t xml:space="preserve">6. Abstract</w:t>
      </w:r>
    </w:p>
    <w:p w:rsidR="00000000" w:rsidDel="00000000" w:rsidP="00000000" w:rsidRDefault="00000000" w:rsidRPr="00000000" w14:paraId="0000001D">
      <w:pPr>
        <w:pStyle w:val="Heading2"/>
        <w:widowControl w:val="1"/>
        <w:rPr/>
      </w:pPr>
      <w:bookmarkStart w:colFirst="0" w:colLast="0" w:name="_heading=h.gsh8eemglc3u" w:id="5"/>
      <w:bookmarkEnd w:id="5"/>
      <w:r w:rsidDel="00000000" w:rsidR="00000000" w:rsidRPr="00000000">
        <w:rPr>
          <w:rtl w:val="0"/>
        </w:rPr>
        <w:t xml:space="preserve">Resumen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rPr>
          <w:rtl w:val="0"/>
        </w:rPr>
      </w:r>
    </w:p>
    <w:p w:rsidR="00000000" w:rsidDel="00000000" w:rsidP="00000000" w:rsidRDefault="00000000" w:rsidRPr="00000000" w14:paraId="0000001F">
      <w:pPr>
        <w:pStyle w:val="Heading2"/>
        <w:widowControl w:val="1"/>
        <w:rPr/>
      </w:pPr>
      <w:bookmarkStart w:colFirst="0" w:colLast="0" w:name="_heading=h.omq7i754k5jv" w:id="6"/>
      <w:bookmarkEnd w:id="6"/>
      <w:r w:rsidDel="00000000" w:rsidR="00000000" w:rsidRPr="00000000">
        <w:rPr>
          <w:rtl w:val="0"/>
        </w:rPr>
        <w:t xml:space="preserve">Abstract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c65911"/>
          <w:sz w:val="24"/>
          <w:szCs w:val="24"/>
          <w:u w:val="none"/>
          <w:shd w:fill="auto" w:val="clear"/>
          <w:vertAlign w:val="baseline"/>
          <w:rtl w:val="0"/>
        </w:rPr>
        <w:t xml:space="preserve">[se completará más adelante]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widowControl w:val="1"/>
        <w:rPr/>
      </w:pPr>
      <w:bookmarkStart w:colFirst="0" w:colLast="0" w:name="_heading=h.x01yhzkwzs63" w:id="7"/>
      <w:bookmarkEnd w:id="7"/>
      <w:r w:rsidDel="00000000" w:rsidR="00000000" w:rsidRPr="00000000">
        <w:rPr>
          <w:rtl w:val="0"/>
        </w:rPr>
        <w:t xml:space="preserve">7. Palabras clave</w:t>
      </w:r>
    </w:p>
    <w:p w:rsidR="00000000" w:rsidDel="00000000" w:rsidP="00000000" w:rsidRDefault="00000000" w:rsidRPr="00000000" w14:paraId="00000023">
      <w:pPr>
        <w:widowControl w:val="1"/>
        <w:numPr>
          <w:ilvl w:val="0"/>
          <w:numId w:val="12"/>
        </w:numPr>
        <w:ind w:left="720" w:right="0" w:hanging="360"/>
        <w:rPr/>
      </w:pPr>
      <w:r w:rsidDel="00000000" w:rsidR="00000000" w:rsidRPr="00000000">
        <w:rPr>
          <w:rtl w:val="0"/>
        </w:rPr>
        <w:t xml:space="preserve">Detección de vocabulario abierto</w:t>
      </w:r>
    </w:p>
    <w:p w:rsidR="00000000" w:rsidDel="00000000" w:rsidP="00000000" w:rsidRDefault="00000000" w:rsidRPr="00000000" w14:paraId="00000024">
      <w:pPr>
        <w:widowControl w:val="1"/>
        <w:numPr>
          <w:ilvl w:val="0"/>
          <w:numId w:val="12"/>
        </w:numPr>
        <w:ind w:left="720" w:right="0" w:hanging="360"/>
        <w:rPr/>
      </w:pPr>
      <w:r w:rsidDel="00000000" w:rsidR="00000000" w:rsidRPr="00000000">
        <w:rPr>
          <w:rtl w:val="0"/>
        </w:rPr>
        <w:t xml:space="preserve">Modelos visión-lenguaje</w:t>
      </w:r>
    </w:p>
    <w:p w:rsidR="00000000" w:rsidDel="00000000" w:rsidP="00000000" w:rsidRDefault="00000000" w:rsidRPr="00000000" w14:paraId="00000025">
      <w:pPr>
        <w:widowControl w:val="1"/>
        <w:numPr>
          <w:ilvl w:val="0"/>
          <w:numId w:val="12"/>
        </w:numPr>
        <w:ind w:left="720" w:right="0" w:hanging="360"/>
        <w:rPr/>
      </w:pPr>
      <w:r w:rsidDel="00000000" w:rsidR="00000000" w:rsidRPr="00000000">
        <w:rPr>
          <w:rtl w:val="0"/>
        </w:rPr>
        <w:t xml:space="preserve">Visión por computadora</w:t>
      </w:r>
    </w:p>
    <w:p w:rsidR="00000000" w:rsidDel="00000000" w:rsidP="00000000" w:rsidRDefault="00000000" w:rsidRPr="00000000" w14:paraId="00000026">
      <w:pPr>
        <w:widowControl w:val="1"/>
        <w:numPr>
          <w:ilvl w:val="0"/>
          <w:numId w:val="12"/>
        </w:numPr>
        <w:ind w:left="720" w:right="0" w:hanging="360"/>
        <w:rPr/>
      </w:pPr>
      <w:r w:rsidDel="00000000" w:rsidR="00000000" w:rsidRPr="00000000">
        <w:rPr>
          <w:rtl w:val="0"/>
        </w:rPr>
        <w:t xml:space="preserve">Procesamiento de video en tiempo real</w:t>
      </w:r>
    </w:p>
    <w:p w:rsidR="00000000" w:rsidDel="00000000" w:rsidP="00000000" w:rsidRDefault="00000000" w:rsidRPr="00000000" w14:paraId="00000027">
      <w:pPr>
        <w:widowControl w:val="1"/>
        <w:numPr>
          <w:ilvl w:val="0"/>
          <w:numId w:val="12"/>
        </w:numPr>
        <w:ind w:left="720" w:right="0" w:hanging="360"/>
        <w:rPr/>
      </w:pPr>
      <w:r w:rsidDel="00000000" w:rsidR="00000000" w:rsidRPr="00000000">
        <w:rPr>
          <w:rtl w:val="0"/>
        </w:rPr>
        <w:t xml:space="preserve">Evaluación de alertas temporales</w:t>
      </w:r>
    </w:p>
    <w:p w:rsidR="00000000" w:rsidDel="00000000" w:rsidP="00000000" w:rsidRDefault="00000000" w:rsidRPr="00000000" w14:paraId="00000028">
      <w:pPr>
        <w:widowControl w:val="1"/>
        <w:numPr>
          <w:ilvl w:val="0"/>
          <w:numId w:val="12"/>
        </w:numPr>
        <w:ind w:left="720" w:right="0" w:hanging="360"/>
        <w:rPr/>
      </w:pPr>
      <w:r w:rsidDel="00000000" w:rsidR="00000000" w:rsidRPr="00000000">
        <w:rPr>
          <w:rtl w:val="0"/>
        </w:rPr>
        <w:t xml:space="preserve">Seguridad laboral en construcción civil</w:t>
      </w:r>
    </w:p>
    <w:p w:rsidR="00000000" w:rsidDel="00000000" w:rsidP="00000000" w:rsidRDefault="00000000" w:rsidRPr="00000000" w14:paraId="00000029">
      <w:pPr>
        <w:widowControl w:val="1"/>
        <w:numPr>
          <w:ilvl w:val="0"/>
          <w:numId w:val="12"/>
        </w:numPr>
        <w:ind w:left="720" w:right="0" w:hanging="360"/>
        <w:rPr/>
      </w:pPr>
      <w:r w:rsidDel="00000000" w:rsidR="00000000" w:rsidRPr="00000000">
        <w:rPr>
          <w:rtl w:val="0"/>
        </w:rPr>
        <w:t xml:space="preserve">Patrones de riesgo</w:t>
      </w:r>
    </w:p>
    <w:p w:rsidR="00000000" w:rsidDel="00000000" w:rsidP="00000000" w:rsidRDefault="00000000" w:rsidRPr="00000000" w14:paraId="0000002A">
      <w:pPr>
        <w:widowControl w:val="1"/>
        <w:numPr>
          <w:ilvl w:val="0"/>
          <w:numId w:val="12"/>
        </w:numPr>
        <w:ind w:left="720" w:right="0" w:hanging="360"/>
        <w:rPr/>
      </w:pPr>
      <w:r w:rsidDel="00000000" w:rsidR="00000000" w:rsidRPr="00000000">
        <w:rPr>
          <w:rtl w:val="0"/>
        </w:rPr>
        <w:t xml:space="preserve">Arquitectura orientada a eventos</w:t>
      </w:r>
    </w:p>
    <w:p w:rsidR="00000000" w:rsidDel="00000000" w:rsidP="00000000" w:rsidRDefault="00000000" w:rsidRPr="00000000" w14:paraId="0000002B">
      <w:pPr>
        <w:widowControl w:val="1"/>
        <w:numPr>
          <w:ilvl w:val="0"/>
          <w:numId w:val="12"/>
        </w:numPr>
        <w:ind w:left="720" w:right="0" w:hanging="360"/>
        <w:rPr/>
      </w:pPr>
      <w:r w:rsidDel="00000000" w:rsidR="00000000" w:rsidRPr="00000000">
        <w:rPr>
          <w:rtl w:val="0"/>
        </w:rPr>
        <w:t xml:space="preserve">Trazabilidad experimental</w:t>
      </w:r>
    </w:p>
    <w:p w:rsidR="00000000" w:rsidDel="00000000" w:rsidP="00000000" w:rsidRDefault="00000000" w:rsidRPr="00000000" w14:paraId="0000002C">
      <w:pPr>
        <w:widowControl w:val="1"/>
        <w:ind w:left="720" w:right="0" w:hanging="360"/>
        <w:rPr/>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titlePg w:val="1"/>
        </w:sectPr>
      </w:pPr>
      <w:sdt>
        <w:sdtPr>
          <w:id w:val="-1295941712"/>
          <w:tag w:val="goog_rdk_1"/>
        </w:sdtPr>
        <w:sdtContent>
          <w:del w:author="ChatGPT" w:id="0" w:date="2026-09-11T03:59:54Z"/>
          <w:sdt>
            <w:sdtPr>
              <w:id w:val="-1665023518"/>
              <w:tag w:val="goog_rdk_2"/>
            </w:sdtPr>
            <w:sdtContent>
              <w:commentRangeStart w:id="0"/>
            </w:sdtContent>
          </w:sdt>
          <w:del w:author="ChatGPT" w:id="0" w:date="2026-09-11T03:59:54Z">
            <w:sdt>
              <w:sdtPr>
                <w:id w:val="1610572054"/>
                <w:tag w:val="goog_rdk_3"/>
              </w:sdtPr>
              <w:sdtContent>
                <w:commentRangeStart w:id="1"/>
              </w:sdtContent>
            </w:sdt>
            <w:r w:rsidDel="00000000" w:rsidR="00000000" w:rsidRPr="00000000">
              <w:rPr>
                <w:rtl w:val="0"/>
              </w:rPr>
              <w:delText xml:space="preserve">Seguimiento multiobjeto</w:delText>
              <w:tab/>
            </w:r>
          </w:del>
        </w:sdtContent>
      </w:sdt>
      <w:sdt>
        <w:sdtPr>
          <w:id w:val="211473683"/>
          <w:tag w:val="goog_rdk_4"/>
        </w:sdtPr>
        <w:sdtContent>
          <w:ins w:author="ChatGPT" w:id="0" w:date="2026-09-11T03:59:54Z">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Identidad temporal por sujeto</w:t>
            </w:r>
          </w:ins>
        </w:sdtContent>
      </w:sdt>
      <w:r w:rsidDel="00000000" w:rsidR="00000000" w:rsidRPr="00000000">
        <w:rPr>
          <w:rtl w:val="0"/>
        </w:rPr>
      </w:r>
    </w:p>
    <w:p w:rsidR="00000000" w:rsidDel="00000000" w:rsidP="00000000" w:rsidRDefault="00000000" w:rsidRPr="00000000" w14:paraId="0000002D">
      <w:pPr>
        <w:pStyle w:val="Heading1"/>
        <w:widowControl w:val="1"/>
        <w:rPr/>
      </w:pPr>
      <w:bookmarkStart w:colFirst="0" w:colLast="0" w:name="_heading=h.lpr5bgihbdl" w:id="8"/>
      <w:bookmarkEnd w:id="8"/>
      <w:r w:rsidDel="00000000" w:rsidR="00000000" w:rsidRPr="00000000">
        <w:rPr>
          <w:rtl w:val="0"/>
        </w:rPr>
        <w:t xml:space="preserve">11. Glosario, listado de símbolos y convenciones</w:t>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lqarxzc55sx"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Glosario y listado de símbolos y convenciones del proyecto E-OVRT-VDP</w:t>
      </w:r>
    </w:p>
    <w:tbl>
      <w:tblPr>
        <w:tblStyle w:val="Table1"/>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00"/>
        <w:gridCol w:w="10260"/>
        <w:tblGridChange w:id="0">
          <w:tblGrid>
            <w:gridCol w:w="2700"/>
            <w:gridCol w:w="10260"/>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Término / sigla</w:t>
            </w:r>
          </w:p>
        </w:tc>
        <w:tc>
          <w:tcPr>
            <w:tcBorders>
              <w:top w:color="000000" w:space="0" w:sz="6" w:val="single"/>
              <w:left w:color="000000" w:space="0" w:sz="0" w:val="nil"/>
              <w:bottom w:color="000000" w:space="0" w:sz="6" w:val="single"/>
              <w:right w:color="000000" w:space="0" w:sz="0" w:val="nil"/>
            </w:tcBorders>
            <w:vAlign w:val="top"/>
          </w:tcPr>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 / uso en el trabajo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E-OVRT-VDP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Experimental Open-Vocabulary Real-Time Video Detection Platform. Nombre abreviado de la plataforma experimental desarrollada en el trabajo.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Inteligencia Artificial. Disciplina orientada al desarrollo de sistemas capaces de realizar tareas que normalmente requieren inteligencia humana.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Vision o visión por computadora. Área de la inteligencia artificial dedicada al procesamiento e interpretación de imágenes y 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Open-Vocabulary Detection. Detección que vincula regiones visuales con consultas de un vocabulario definido en inferencia. No equivale, por sí sola, a reconocer una condición de riesgo ni a confirmar una alerta.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Closed-set detection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Detección de vocabulario cerrado. Enfoque en el que el modelo solo reconoce categorías definidas durante su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Capacidad de un sistema para operar frente a categorías no vistas o no previstas durante el entrenamiento.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Zero-shot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32030179"/>
                <w:tag w:val="goog_rdk_6"/>
              </w:sdtPr>
              <w:sdtContent>
                <w:del w:author="ChatGPT" w:id="1" w:date="2026-09-11T03:59:54Z"/>
                <w:sdt>
                  <w:sdtPr>
                    <w:id w:val="-630424658"/>
                    <w:tag w:val="goog_rdk_7"/>
                  </w:sdtPr>
                  <w:sdtContent>
                    <w:commentRangeStart w:id="2"/>
                  </w:sdtContent>
                </w:sdt>
                <w:del w:author="ChatGPT" w:id="1" w:date="2026-09-11T03:59:54Z">
                  <w:sdt>
                    <w:sdtPr>
                      <w:id w:val="486960624"/>
                      <w:tag w:val="goog_rdk_8"/>
                    </w:sdtPr>
                    <w:sdtContent>
                      <w:commentRangeStart w:id="3"/>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Modalidad de inferencia en la que el modelo intenta reconocer conceptos no observados explícitamente durante el entrenamiento supervisado.</w:delText>
                  </w:r>
                </w:del>
              </w:sdtContent>
            </w:sdt>
            <w:sdt>
              <w:sdtPr>
                <w:id w:val="-368400770"/>
                <w:tag w:val="goog_rdk_9"/>
              </w:sdtPr>
              <w:sdtContent>
                <w:ins w:author="ChatGPT" w:id="1" w:date="2026-09-11T03:59:54Z">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trabajo, uso de modelos preentrenados sin ajuste de pesos con datos del dominio para el núcleo evaluativo. La selección de consultas, umbrales y resolución constituye calibración operativa, no entrenamiento.</w:t>
                  </w:r>
                </w:ins>
              </w:sdtContent>
            </w:sdt>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 o instrucción, generalmente textual, que especifica el concepto o condición que se desea detectar.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Imagen o región de referencia utilizada para especificar visualmente el objeto o condición de interés.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Ajuste de un modelo preentrenado mediante datos adicionales de un dominio específico.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Low-Rank Adaptation. Técnica de ajuste eficiente de parámetros usada para adaptar modelos con menor costo computacional.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Multi-Object Tracking. Seguimiento multiobjeto; técnica para mantener identificadores consistentes de personas u objetos a lo largo del 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Tracking-by-detection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Paradigma de seguimiento en el que primero se detectan objetos por fotograma y luego se asocian temporalmente entre cuadros consecutivos.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Equipo de Protección Personal. Elementos destinados a proteger al trabajador, como casco, chaleco, guantes, calzado de seguridad o arnés.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Protective Equipment. Equivalente en inglés de EPP.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Patrón de riesgo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Definición configurable que transforma evidencia de una condición observable en un estado temporal y una eventual alerta, mediante reglas de asociación, confirmación y resolución.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Condición de riesgo observable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 visual definido para la evaluación asistiva de una situación de interés preventivo. Su observación no constituye, por sí sola, una determinación de incumplimiento normativo.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Event-Driven Architecture. Arquitectura orientada a eventos, donde los componentes se comunican mediante eventos producidos y consumidos de forma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desacoplada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medios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 responsable de la ingesta visual, el control de ritmo, la normalización, la inferencia open-vocabulary, el postproceso y la publicación de eventos de percepción.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Plano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 que consume eventos de percepción, asocia evidencia a las condiciones, mantiene estados temporales, evalúa patrones y registra alertas confirmadas.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Transmisión continua de datos multimedia, como audio o video, sin requerir descarga completa previa.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end-to-end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entre los extremos explícitamente declarados de una cadena de procesamiento. En el informe se distinguen los tramos instrumentados y sus relojes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se suman percentiles de tramos independientes.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de alerta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Intervalo entre el inicio del episodio de referencia y la alerta confirmada. En la evaluación temporal se expresa como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t_alert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sobre el reloj de la fuente.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Frames per second o cuadros por segundo. Métrica de rendimiento que indica cuántos fotogramas procesa o visualiza el sistema por segundo.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Proporción de detecciones positivas del sistema que son realmente correctas.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Proporción de instancias relevantes reales que fueron detectadas por el sistema.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F1-score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armónica entre precisión y recall; se utiliza para evaluar balanceadamente el desempeño de detección.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Precision. Métrica de precisión promedio utilizada frecuentemente en detección de objetos.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Average Precision. Promedio de AP sobre múltiples clases o umbrales, utilizado en benchmarks de detección.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29806035"/>
                <w:tag w:val="goog_rdk_10"/>
              </w:sdtPr>
              <w:sdtContent>
                <w:commentRangeStart w:id="4"/>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Object Tracking Accuracy. Métrica de seguimiento multiobjeto tratada en el marco teórico</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se utilizó para evaluar 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End w:id="4"/>
            <w:r w:rsidDel="00000000" w:rsidR="00000000" w:rsidRPr="00000000">
              <w:commentReference w:id="4"/>
            </w:r>
            <w:sdt>
              <w:sdtPr>
                <w:id w:val="-1149199062"/>
                <w:tag w:val="goog_rdk_11"/>
              </w:sdtPr>
              <w:sdtContent>
                <w:commentRangeStart w:id="5"/>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IDF1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Métrica de seguimiento que evalúa consistencia de identidad. Se incluye como referencia teórica, no como resultado de evaluación del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End w:id="5"/>
            <w:r w:rsidDel="00000000" w:rsidR="00000000" w:rsidRPr="00000000">
              <w:commentReference w:id="5"/>
            </w:r>
            <w:sdt>
              <w:sdtPr>
                <w:id w:val="2133482123"/>
                <w:tag w:val="goog_rdk_12"/>
              </w:sdtPr>
              <w:sdtContent>
                <w:commentRangeStart w:id="6"/>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Higher Order Tracking Accuracy. Métrica que combina detección y asociación en seguimiento multiobjeto; no se utilizó para evaluar el prototipo.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commentRangeEnd w:id="6"/>
            <w:r w:rsidDel="00000000" w:rsidR="00000000" w:rsidRPr="00000000">
              <w:commentReference w:id="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Dataset-Based Evaluation. Escenario A: evaluación diferida y reproducible sobre archivos, con entradas y configuraciones declaradas.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Environment-Based Evaluation. Escenario B: evaluación en vivo, con captura continua e intercambio de eventos por bus entre componentes.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Processing Node. Nodo central de procesamiento encargado de ejecutar inferencia, evaluación de patrones o servicios principales.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Node. Nodo cercano a la fuente de captura, usado para adquisición, preprocesamiento o transmisión de 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Node. Nodo destinado a entrenamiento o adaptación de modelos, cuando corresponda.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datos utilizado para entrenamiento, validación, prueba o análisis experimental.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Benchmark</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referencia o procedimiento estandarizado para comparar desempeño entre modelos o configuraciones.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Programming Interface. Interfaz que permite que distintos componentes de software se comuniquen de forma estructurada.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Prototipo experimental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funcional acotada de la plataforma, desarrollada con fines de investigación, validación técnica y evaluación controlada. Integra los componentes necesarios para poner a prueba la hipótesis de trabajo, sin constituir un producto final ni una solución lista para despliegue productivo.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of Things. Conjunto de dispositivos y protocolos orientados a la interconexión de objetos físicos mediante redes.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MQTT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Protocolo de mensajería publicador-suscriptor utilizado en el canal externo de distribución de alertas confirmadas.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RTSP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Time Streaming Protocol. Protocolo utilizado para controlar transmisiones de medios en tiempo real.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Transport Protocol. Protocolo de transporte para audio y video en tiempo real.</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RTMP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Messaging Protocol. Protocolo tradicional de transmisión multimedia usado en streaming.</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WebRTC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Tecnología y conjunto de protocolos para comunicación de audio, video y datos en tiempo real con baja latencia.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Reliable Transport. Protocolo de transporte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orientado a confiabilidad y baja latencia en redes variables.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HLS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Live Streaming. Protocolo de streaming segmentado sobre HTTP.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Adaptive Streaming over HTTP. Técnica de streaming adaptativo basada en segmentos HTTP.</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GStreamer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multimedia utilizado para construir pipelines de captura, procesamiento y transmisión de audio/video.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FFmpeg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herramientas y bibliotecas para procesamiento, conversión, codificación y transmisión multimedia.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NVDEC</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Decodificador de video por hardware de NVIDIA, utilizado para descargar la decodificación desde CPU hacia GPU.</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SDK de NVIDIA para optimización y aceleración de inferencia de modelos de aprendizaje profundo.</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Computing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Paradigma de procesamiento cercano a la fuente de datos, orientado a reducir latencia y carga de red.</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entre el inicio del episodio anotado y la marca de tiempo del fotograma que confirma la alerta, sobre el reloj de la fuente.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medido desde el bus de alertas hasta la confirmación de publicación MQTT (PUBACK). No incluye captura, inferencia, confirmación del patrón ni respuesta humana.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TTFD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To First Detection. Tiempo hasta la primera detección de una condición relevante desde su aparición observable.</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Sustained Detection Rate. Cobertura de evidencia de la condición durante el episodio, calculada sobre los cuadros evaluables según la cadencia de muestreo. No equivale al estado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confirmed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de inferencia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que tarda el modelo en procesar una entrada visual y producir detecciones.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Latencia por tramo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Tiempo medido en una etapa específica del flujo, como ingesta, inferencia, postproceso, publicación o evaluación de patrón.</w:t>
            </w:r>
          </w:p>
        </w:tc>
      </w:tr>
      <w:sdt>
        <w:sdtPr>
          <w:id w:val="-2075453966"/>
          <w:tag w:val="goog_rdk_14"/>
        </w:sdtPr>
        <w:sdtContent>
          <w:tr>
            <w:trPr>
              <w:cantSplit w:val="1"/>
              <w:tblHeader w:val="0"/>
              <w:ins w:author="ChatGPT" w:id="2" w:date="2026-09-11T03:59:54Z"/>
            </w:trPr>
            <w:tc>
              <w:tcPr>
                <w:tcBorders>
                  <w:top w:color="000000" w:space="0" w:sz="0" w:val="nil"/>
                  <w:left w:color="000000" w:space="0" w:sz="0" w:val="nil"/>
                  <w:bottom w:color="000000" w:space="0" w:sz="0" w:val="nil"/>
                  <w:right w:color="000000" w:space="0" w:sz="0" w:val="nil"/>
                </w:tcBorders>
                <w:vAlign w:val="top"/>
              </w:tcPr>
              <w:sdt>
                <w:sdtPr>
                  <w:id w:val="-604949872"/>
                  <w:tag w:val="goog_rdk_17"/>
                </w:sdtPr>
                <w:sdtContent>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31393248"/>
                        <w:tag w:val="goog_rdk_15"/>
                      </w:sdtPr>
                      <w:sdtContent>
                        <w:ins w:author="ChatGPT" w:id="2" w:date="2026-09-11T03:59:54Z"/>
                        <w:sdt>
                          <w:sdtPr>
                            <w:id w:val="1842108257"/>
                            <w:tag w:val="goog_rdk_16"/>
                          </w:sdtPr>
                          <w:sdtContent>
                            <w:commentRangeStart w:id="7"/>
                          </w:sdtContent>
                        </w:sd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CR-01 / CR-02</w:t>
                          </w:r>
                          <w:commentRangeEnd w:id="7"/>
                          <w:r w:rsidDel="00000000" w:rsidR="00000000" w:rsidRPr="00000000">
                            <w:commentReference w:id="7"/>
                          </w:r>
                          <w:r w:rsidDel="00000000" w:rsidR="00000000" w:rsidRPr="00000000">
                            <w:rPr>
                              <w:rtl w:val="0"/>
                            </w:rPr>
                          </w:r>
                        </w:ins>
                      </w:sdtContent>
                    </w:sdt>
                  </w:p>
                </w:sdtContent>
              </w:sdt>
            </w:tc>
            <w:tc>
              <w:tcPr>
                <w:tcBorders>
                  <w:top w:color="000000" w:space="0" w:sz="0" w:val="nil"/>
                  <w:left w:color="000000" w:space="0" w:sz="0" w:val="nil"/>
                  <w:bottom w:color="000000" w:space="0" w:sz="0" w:val="nil"/>
                  <w:right w:color="000000" w:space="0" w:sz="0" w:val="nil"/>
                </w:tcBorders>
                <w:vAlign w:val="top"/>
              </w:tcPr>
              <w:sdt>
                <w:sdtPr>
                  <w:id w:val="1148150067"/>
                  <w:tag w:val="goog_rdk_20"/>
                </w:sdtPr>
                <w:sdtContent>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38745882"/>
                        <w:tag w:val="goog_rdk_18"/>
                      </w:sdtPr>
                      <w:sdtContent>
                        <w:ins w:author="ChatGPT" w:id="2" w:date="2026-09-11T03:59:54Z"/>
                        <w:sdt>
                          <w:sdtPr>
                            <w:id w:val="420504112"/>
                            <w:tag w:val="goog_rdk_19"/>
                          </w:sdtPr>
                          <w:sdtContent>
                            <w:commentRangeStart w:id="8"/>
                          </w:sdtContent>
                        </w:sd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Condiciones nucleares de evaluación: persona sin casco y persona sin chaleco reflectivo, respectivamente.</w:t>
                          </w:r>
                          <w:commentRangeEnd w:id="8"/>
                          <w:r w:rsidDel="00000000" w:rsidR="00000000" w:rsidRPr="00000000">
                            <w:commentReference w:id="8"/>
                          </w:r>
                          <w:r w:rsidDel="00000000" w:rsidR="00000000" w:rsidRPr="00000000">
                            <w:rPr>
                              <w:rtl w:val="0"/>
                            </w:rPr>
                          </w:r>
                        </w:ins>
                      </w:sdtContent>
                    </w:sdt>
                  </w:p>
                </w:sdtContent>
              </w:sdt>
            </w:tc>
          </w:tr>
        </w:sdtContent>
      </w:sdt>
      <w:sdt>
        <w:sdtPr>
          <w:id w:val="-626455263"/>
          <w:tag w:val="goog_rdk_21"/>
        </w:sdtPr>
        <w:sdtContent>
          <w:tr>
            <w:trPr>
              <w:cantSplit w:val="1"/>
              <w:tblHeader w:val="0"/>
              <w:ins w:author="ChatGPT" w:id="2" w:date="2026-09-11T03:59:54Z"/>
            </w:trPr>
            <w:tc>
              <w:tcPr>
                <w:tcBorders>
                  <w:top w:color="000000" w:space="0" w:sz="0" w:val="nil"/>
                  <w:left w:color="000000" w:space="0" w:sz="0" w:val="nil"/>
                  <w:bottom w:color="000000" w:space="0" w:sz="0" w:val="nil"/>
                  <w:right w:color="000000" w:space="0" w:sz="0" w:val="nil"/>
                </w:tcBorders>
                <w:vAlign w:val="top"/>
              </w:tcPr>
              <w:sdt>
                <w:sdtPr>
                  <w:id w:val="468881297"/>
                  <w:tag w:val="goog_rdk_23"/>
                </w:sdtPr>
                <w:sdtContent>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69550779"/>
                        <w:tag w:val="goog_rdk_22"/>
                      </w:sdtPr>
                      <w:sdtConten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 canónico</w:t>
                          </w:r>
                        </w:ins>
                      </w:sdtContent>
                    </w:sdt>
                  </w:p>
                </w:sdtContent>
              </w:sdt>
            </w:tc>
            <w:tc>
              <w:tcPr>
                <w:tcBorders>
                  <w:top w:color="000000" w:space="0" w:sz="0" w:val="nil"/>
                  <w:left w:color="000000" w:space="0" w:sz="0" w:val="nil"/>
                  <w:bottom w:color="000000" w:space="0" w:sz="0" w:val="nil"/>
                  <w:right w:color="000000" w:space="0" w:sz="0" w:val="nil"/>
                </w:tcBorders>
                <w:vAlign w:val="top"/>
              </w:tcPr>
              <w:sdt>
                <w:sdtPr>
                  <w:id w:val="-1592842572"/>
                  <w:tag w:val="goog_rdk_26"/>
                </w:sdtPr>
                <w:sdtContent>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90343353"/>
                        <w:tag w:val="goog_rdk_24"/>
                      </w:sdtPr>
                      <w:sdtContent>
                        <w:ins w:author="ChatGPT" w:id="2" w:date="2026-09-11T03:59:54Z"/>
                        <w:sdt>
                          <w:sdtPr>
                            <w:id w:val="-1057334907"/>
                            <w:tag w:val="goog_rdk_25"/>
                          </w:sdtPr>
                          <w:sdtContent>
                            <w:commentRangeStart w:id="9"/>
                          </w:sdtContent>
                        </w:sd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vocabulario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canonical_v2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normaliza las etiquetas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helmet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bare_head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etiquetas expresan evidencia perceptiva y no se confunden con una alerta.</w:t>
                          </w:r>
                          <w:commentRangeEnd w:id="9"/>
                          <w:r w:rsidDel="00000000" w:rsidR="00000000" w:rsidRPr="00000000">
                            <w:commentReference w:id="9"/>
                          </w:r>
                          <w:r w:rsidDel="00000000" w:rsidR="00000000" w:rsidRPr="00000000">
                            <w:rPr>
                              <w:rtl w:val="0"/>
                            </w:rPr>
                          </w:r>
                        </w:ins>
                      </w:sdtContent>
                    </w:sdt>
                  </w:p>
                </w:sdtContent>
              </w:sdt>
            </w:tc>
          </w:tr>
        </w:sdtContent>
      </w:sdt>
      <w:sdt>
        <w:sdtPr>
          <w:id w:val="-812225997"/>
          <w:tag w:val="goog_rdk_27"/>
        </w:sdtPr>
        <w:sdtContent>
          <w:tr>
            <w:trPr>
              <w:cantSplit w:val="1"/>
              <w:tblHeader w:val="0"/>
              <w:ins w:author="ChatGPT" w:id="2" w:date="2026-09-11T03:59:54Z"/>
            </w:trPr>
            <w:tc>
              <w:tcPr>
                <w:tcBorders>
                  <w:top w:color="000000" w:space="0" w:sz="0" w:val="nil"/>
                  <w:left w:color="000000" w:space="0" w:sz="0" w:val="nil"/>
                  <w:bottom w:color="000000" w:space="0" w:sz="0" w:val="nil"/>
                  <w:right w:color="000000" w:space="0" w:sz="0" w:val="nil"/>
                </w:tcBorders>
                <w:vAlign w:val="top"/>
              </w:tcPr>
              <w:sdt>
                <w:sdtPr>
                  <w:id w:val="1859294921"/>
                  <w:tag w:val="goog_rdk_29"/>
                </w:sdtPr>
                <w:sdtContent>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36973326"/>
                        <w:tag w:val="goog_rdk_28"/>
                      </w:sdtPr>
                      <w:sdtConten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 de percepción</w:t>
                          </w:r>
                        </w:ins>
                      </w:sdtContent>
                    </w:sdt>
                  </w:p>
                </w:sdtContent>
              </w:sdt>
            </w:tc>
            <w:tc>
              <w:tcPr>
                <w:tcBorders>
                  <w:top w:color="000000" w:space="0" w:sz="0" w:val="nil"/>
                  <w:left w:color="000000" w:space="0" w:sz="0" w:val="nil"/>
                  <w:bottom w:color="000000" w:space="0" w:sz="0" w:val="nil"/>
                  <w:right w:color="000000" w:space="0" w:sz="0" w:val="nil"/>
                </w:tcBorders>
                <w:vAlign w:val="top"/>
              </w:tcPr>
              <w:sdt>
                <w:sdtPr>
                  <w:id w:val="1829380384"/>
                  <w:tag w:val="goog_rdk_32"/>
                </w:sdtPr>
                <w:sdtContent>
                  <w:p w:rsidR="00000000" w:rsidDel="00000000" w:rsidP="00000000" w:rsidRDefault="00000000" w:rsidRPr="00000000" w14:paraId="000000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97987966"/>
                        <w:tag w:val="goog_rdk_30"/>
                      </w:sdtPr>
                      <w:sdtContent>
                        <w:ins w:author="ChatGPT" w:id="2" w:date="2026-09-11T03:59:54Z"/>
                        <w:sdt>
                          <w:sdtPr>
                            <w:id w:val="820270906"/>
                            <w:tag w:val="goog_rdk_31"/>
                          </w:sdtPr>
                          <w:sdtContent>
                            <w:commentRangeStart w:id="10"/>
                          </w:sdtContent>
                        </w:sd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 normalizada emitida por el plano de medios y consumida por el plano de control. Su contrato versionado 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media.detection.v1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commentRangeEnd w:id="10"/>
                          <w:r w:rsidDel="00000000" w:rsidR="00000000" w:rsidRPr="00000000">
                            <w:commentReference w:id="10"/>
                          </w:r>
                          <w:r w:rsidDel="00000000" w:rsidR="00000000" w:rsidRPr="00000000">
                            <w:rPr>
                              <w:rtl w:val="0"/>
                            </w:rPr>
                          </w:r>
                        </w:ins>
                      </w:sdtContent>
                    </w:sdt>
                  </w:p>
                </w:sdtContent>
              </w:sdt>
            </w:tc>
          </w:tr>
        </w:sdtContent>
      </w:sdt>
      <w:sdt>
        <w:sdtPr>
          <w:id w:val="1759140827"/>
          <w:tag w:val="goog_rdk_33"/>
        </w:sdtPr>
        <w:sdtContent>
          <w:tr>
            <w:trPr>
              <w:cantSplit w:val="1"/>
              <w:tblHeader w:val="0"/>
              <w:ins w:author="ChatGPT" w:id="2" w:date="2026-09-11T03:59:54Z"/>
            </w:trPr>
            <w:tc>
              <w:tcPr>
                <w:tcBorders>
                  <w:top w:color="000000" w:space="0" w:sz="0" w:val="nil"/>
                  <w:left w:color="000000" w:space="0" w:sz="0" w:val="nil"/>
                  <w:bottom w:color="000000" w:space="0" w:sz="0" w:val="nil"/>
                  <w:right w:color="000000" w:space="0" w:sz="0" w:val="nil"/>
                </w:tcBorders>
                <w:vAlign w:val="top"/>
              </w:tcPr>
              <w:sdt>
                <w:sdtPr>
                  <w:id w:val="429735208"/>
                  <w:tag w:val="goog_rdk_35"/>
                </w:sdtPr>
                <w:sdtContent>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7224583"/>
                        <w:tag w:val="goog_rdk_34"/>
                      </w:sdtPr>
                      <w:sdtConten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Identidad temporal por sujeto</w:t>
                          </w:r>
                        </w:ins>
                      </w:sdtContent>
                    </w:sdt>
                  </w:p>
                </w:sdtContent>
              </w:sdt>
            </w:tc>
            <w:tc>
              <w:tcPr>
                <w:tcBorders>
                  <w:top w:color="000000" w:space="0" w:sz="0" w:val="nil"/>
                  <w:left w:color="000000" w:space="0" w:sz="0" w:val="nil"/>
                  <w:bottom w:color="000000" w:space="0" w:sz="0" w:val="nil"/>
                  <w:right w:color="000000" w:space="0" w:sz="0" w:val="nil"/>
                </w:tcBorders>
                <w:vAlign w:val="top"/>
              </w:tcPr>
              <w:sdt>
                <w:sdtPr>
                  <w:id w:val="-1322351450"/>
                  <w:tag w:val="goog_rdk_38"/>
                </w:sdtPr>
                <w:sdtContent>
                  <w:p w:rsidR="00000000" w:rsidDel="00000000" w:rsidP="00000000" w:rsidRDefault="00000000" w:rsidRPr="00000000" w14:paraId="000000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83136332"/>
                        <w:tag w:val="goog_rdk_36"/>
                      </w:sdtPr>
                      <w:sdtContent>
                        <w:ins w:author="ChatGPT" w:id="2" w:date="2026-09-11T03:59:54Z"/>
                        <w:sdt>
                          <w:sdtPr>
                            <w:id w:val="-2026831291"/>
                            <w:tag w:val="goog_rdk_37"/>
                          </w:sdtPr>
                          <w:sdtContent>
                            <w:commentRangeStart w:id="11"/>
                          </w:sdtContent>
                        </w:sd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Identificador que permite asociar observaciones de una persona a lo largo de una secuencia y mantener su estado. No identifica civil ni biométricamente a la persona.</w:t>
                          </w:r>
                          <w:commentRangeEnd w:id="11"/>
                          <w:r w:rsidDel="00000000" w:rsidR="00000000" w:rsidRPr="00000000">
                            <w:commentReference w:id="11"/>
                          </w:r>
                          <w:r w:rsidDel="00000000" w:rsidR="00000000" w:rsidRPr="00000000">
                            <w:rPr>
                              <w:rtl w:val="0"/>
                            </w:rPr>
                          </w:r>
                        </w:ins>
                      </w:sdtContent>
                    </w:sdt>
                  </w:p>
                </w:sdtContent>
              </w:sdt>
            </w:tc>
          </w:tr>
        </w:sdtContent>
      </w:sdt>
      <w:sdt>
        <w:sdtPr>
          <w:id w:val="-518289614"/>
          <w:tag w:val="goog_rdk_39"/>
        </w:sdtPr>
        <w:sdtContent>
          <w:tr>
            <w:trPr>
              <w:cantSplit w:val="1"/>
              <w:tblHeader w:val="0"/>
              <w:ins w:author="ChatGPT" w:id="2" w:date="2026-09-11T03:59:54Z"/>
            </w:trPr>
            <w:tc>
              <w:tcPr>
                <w:tcBorders>
                  <w:top w:color="000000" w:space="0" w:sz="0" w:val="nil"/>
                  <w:left w:color="000000" w:space="0" w:sz="0" w:val="nil"/>
                  <w:bottom w:color="000000" w:space="0" w:sz="0" w:val="nil"/>
                  <w:right w:color="000000" w:space="0" w:sz="0" w:val="nil"/>
                </w:tcBorders>
                <w:vAlign w:val="top"/>
              </w:tcPr>
              <w:sdt>
                <w:sdtPr>
                  <w:id w:val="663640699"/>
                  <w:tag w:val="goog_rdk_41"/>
                </w:sdtPr>
                <w:sdtContent>
                  <w:p w:rsidR="00000000" w:rsidDel="00000000" w:rsidP="00000000" w:rsidRDefault="00000000" w:rsidRPr="00000000" w14:paraId="000000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12670728"/>
                        <w:tag w:val="goog_rdk_40"/>
                      </w:sdtPr>
                      <w:sdtConten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Granularidad</w:t>
                          </w:r>
                        </w:ins>
                      </w:sdtContent>
                    </w:sdt>
                  </w:p>
                </w:sdtContent>
              </w:sdt>
            </w:tc>
            <w:tc>
              <w:tcPr>
                <w:tcBorders>
                  <w:top w:color="000000" w:space="0" w:sz="0" w:val="nil"/>
                  <w:left w:color="000000" w:space="0" w:sz="0" w:val="nil"/>
                  <w:bottom w:color="000000" w:space="0" w:sz="0" w:val="nil"/>
                  <w:right w:color="000000" w:space="0" w:sz="0" w:val="nil"/>
                </w:tcBorders>
                <w:vAlign w:val="top"/>
              </w:tcPr>
              <w:sdt>
                <w:sdtPr>
                  <w:id w:val="1182508107"/>
                  <w:tag w:val="goog_rdk_44"/>
                </w:sdtPr>
                <w:sdtContent>
                  <w:p w:rsidR="00000000" w:rsidDel="00000000" w:rsidP="00000000" w:rsidRDefault="00000000" w:rsidRPr="00000000" w14:paraId="000000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29399207"/>
                        <w:tag w:val="goog_rdk_42"/>
                      </w:sdtPr>
                      <w:sdtContent>
                        <w:ins w:author="ChatGPT" w:id="2" w:date="2026-09-11T03:59:54Z"/>
                        <w:sdt>
                          <w:sdtPr>
                            <w:id w:val="-333069035"/>
                            <w:tag w:val="goog_rdk_43"/>
                          </w:sdtPr>
                          <w:sdtContent>
                            <w:commentRangeStart w:id="12"/>
                          </w:sdtContent>
                        </w:sd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escena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scene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 común para una condición en una fuente. Por sujeto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subject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 independiente por persona con identidad temporal válida.</w:t>
                          </w:r>
                          <w:commentRangeEnd w:id="12"/>
                          <w:r w:rsidDel="00000000" w:rsidR="00000000" w:rsidRPr="00000000">
                            <w:commentReference w:id="12"/>
                          </w:r>
                          <w:r w:rsidDel="00000000" w:rsidR="00000000" w:rsidRPr="00000000">
                            <w:rPr>
                              <w:rtl w:val="0"/>
                            </w:rPr>
                          </w:r>
                        </w:ins>
                      </w:sdtContent>
                    </w:sdt>
                  </w:p>
                </w:sdtContent>
              </w:sdt>
            </w:tc>
          </w:tr>
        </w:sdtContent>
      </w:sdt>
      <w:sdt>
        <w:sdtPr>
          <w:id w:val="-1014972918"/>
          <w:tag w:val="goog_rdk_45"/>
        </w:sdtPr>
        <w:sdtContent>
          <w:tr>
            <w:trPr>
              <w:cantSplit w:val="1"/>
              <w:tblHeader w:val="0"/>
              <w:ins w:author="ChatGPT" w:id="2" w:date="2026-09-11T03:59:54Z"/>
            </w:trPr>
            <w:tc>
              <w:tcPr>
                <w:tcBorders>
                  <w:top w:color="000000" w:space="0" w:sz="0" w:val="nil"/>
                  <w:left w:color="000000" w:space="0" w:sz="0" w:val="nil"/>
                  <w:bottom w:color="000000" w:space="0" w:sz="0" w:val="nil"/>
                  <w:right w:color="000000" w:space="0" w:sz="0" w:val="nil"/>
                </w:tcBorders>
                <w:vAlign w:val="top"/>
              </w:tcPr>
              <w:sdt>
                <w:sdtPr>
                  <w:id w:val="-385919911"/>
                  <w:tag w:val="goog_rdk_47"/>
                </w:sdtPr>
                <w:sdtContent>
                  <w:p w:rsidR="00000000" w:rsidDel="00000000" w:rsidP="00000000" w:rsidRDefault="00000000" w:rsidRPr="00000000" w14:paraId="000000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04738309"/>
                        <w:tag w:val="goog_rdk_46"/>
                      </w:sdtPr>
                      <w:sdtConten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Distribución de alertas</w:t>
                          </w:r>
                        </w:ins>
                      </w:sdtContent>
                    </w:sdt>
                  </w:p>
                </w:sdtContent>
              </w:sdt>
            </w:tc>
            <w:tc>
              <w:tcPr>
                <w:tcBorders>
                  <w:top w:color="000000" w:space="0" w:sz="0" w:val="nil"/>
                  <w:left w:color="000000" w:space="0" w:sz="0" w:val="nil"/>
                  <w:bottom w:color="000000" w:space="0" w:sz="0" w:val="nil"/>
                  <w:right w:color="000000" w:space="0" w:sz="0" w:val="nil"/>
                </w:tcBorders>
                <w:vAlign w:val="top"/>
              </w:tcPr>
              <w:sdt>
                <w:sdtPr>
                  <w:id w:val="-2010801370"/>
                  <w:tag w:val="goog_rdk_50"/>
                </w:sdtPr>
                <w:sdtContent>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91905988"/>
                        <w:tag w:val="goog_rdk_48"/>
                      </w:sdtPr>
                      <w:sdtContent>
                        <w:ins w:author="ChatGPT" w:id="2" w:date="2026-09-11T03:59:54Z"/>
                        <w:sdt>
                          <w:sdtPr>
                            <w:id w:val="383619286"/>
                            <w:tag w:val="goog_rdk_49"/>
                          </w:sdtPr>
                          <w:sdtContent>
                            <w:commentRangeStart w:id="13"/>
                          </w:sdtContent>
                        </w:sd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que consume alertas confirmadas, aplica la política de entrega y registra los resultados del canal externo, separado de la decisión del patrón.</w:t>
                          </w:r>
                          <w:commentRangeEnd w:id="13"/>
                          <w:r w:rsidDel="00000000" w:rsidR="00000000" w:rsidRPr="00000000">
                            <w:commentReference w:id="13"/>
                          </w:r>
                          <w:r w:rsidDel="00000000" w:rsidR="00000000" w:rsidRPr="00000000">
                            <w:rPr>
                              <w:rtl w:val="0"/>
                            </w:rPr>
                          </w:r>
                        </w:ins>
                      </w:sdtContent>
                    </w:sdt>
                  </w:p>
                </w:sdtContent>
              </w:sdt>
            </w:tc>
          </w:tr>
        </w:sdtContent>
      </w:sdt>
      <w:sdt>
        <w:sdtPr>
          <w:id w:val="999955942"/>
          <w:tag w:val="goog_rdk_51"/>
        </w:sdtPr>
        <w:sdtContent>
          <w:tr>
            <w:trPr>
              <w:cantSplit w:val="1"/>
              <w:tblHeader w:val="0"/>
              <w:ins w:author="ChatGPT" w:id="2" w:date="2026-09-11T03:59:54Z"/>
            </w:trPr>
            <w:tc>
              <w:tcPr>
                <w:tcBorders>
                  <w:top w:color="000000" w:space="0" w:sz="0" w:val="nil"/>
                  <w:left w:color="000000" w:space="0" w:sz="0" w:val="nil"/>
                  <w:bottom w:color="000000" w:space="0" w:sz="6" w:val="single"/>
                  <w:right w:color="000000" w:space="0" w:sz="0" w:val="nil"/>
                </w:tcBorders>
                <w:vAlign w:val="top"/>
              </w:tcPr>
              <w:sdt>
                <w:sdtPr>
                  <w:id w:val="1884564354"/>
                  <w:tag w:val="goog_rdk_53"/>
                </w:sdtPr>
                <w:sdtContent>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8634023"/>
                        <w:tag w:val="goog_rdk_52"/>
                      </w:sdtPr>
                      <w:sdtConten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w:t>
                          </w:r>
                        </w:ins>
                      </w:sdtContent>
                    </w:sdt>
                  </w:p>
                </w:sdtContent>
              </w:sdt>
            </w:tc>
            <w:tc>
              <w:tcPr>
                <w:tcBorders>
                  <w:top w:color="000000" w:space="0" w:sz="0" w:val="nil"/>
                  <w:left w:color="000000" w:space="0" w:sz="0" w:val="nil"/>
                  <w:bottom w:color="000000" w:space="0" w:sz="6" w:val="single"/>
                  <w:right w:color="000000" w:space="0" w:sz="0" w:val="nil"/>
                </w:tcBorders>
                <w:vAlign w:val="top"/>
              </w:tcPr>
              <w:sdt>
                <w:sdtPr>
                  <w:id w:val="-1608599766"/>
                  <w:tag w:val="goog_rdk_56"/>
                </w:sdtPr>
                <w:sdtContent>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ns w:author="ChatGPT" w:id="2" w:date="2026-09-11T03:59:54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34674974"/>
                        <w:tag w:val="goog_rdk_54"/>
                      </w:sdtPr>
                      <w:sdtContent>
                        <w:ins w:author="ChatGPT" w:id="2" w:date="2026-09-11T03:59:54Z"/>
                        <w:sdt>
                          <w:sdtPr>
                            <w:id w:val="181480070"/>
                            <w:tag w:val="goog_rdk_55"/>
                          </w:sdtPr>
                          <w:sdtContent>
                            <w:commentRangeStart w:id="14"/>
                          </w:sdtContent>
                        </w:sdt>
                        <w:ins w:author="ChatGPT" w:id="2" w:date="2026-09-11T03:59:5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 Alarm Rate. Tasa de falsas alertas por tiempo observado. Se informa con el conteo y la duración que la originan; una tasa derivada no establece una cota operativa.</w:t>
                          </w:r>
                          <w:commentRangeEnd w:id="14"/>
                          <w:r w:rsidDel="00000000" w:rsidR="00000000" w:rsidRPr="00000000">
                            <w:commentReference w:id="14"/>
                          </w:r>
                          <w:r w:rsidDel="00000000" w:rsidR="00000000" w:rsidRPr="00000000">
                            <w:rPr>
                              <w:rtl w:val="0"/>
                            </w:rPr>
                          </w:r>
                        </w:ins>
                      </w:sdtContent>
                    </w:sdt>
                  </w:p>
                </w:sdtContent>
              </w:sdt>
            </w:tc>
          </w:tr>
        </w:sdtContent>
      </w:sdt>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BB">
      <w:pPr>
        <w:pStyle w:val="Heading1"/>
        <w:widowControl w:val="1"/>
        <w:rPr/>
      </w:pPr>
      <w:bookmarkStart w:colFirst="0" w:colLast="0" w:name="_heading=h.wbeeqhj4jp5" w:id="10"/>
      <w:bookmarkEnd w:id="10"/>
      <w:r w:rsidDel="00000000" w:rsidR="00000000" w:rsidRPr="00000000">
        <w:rPr>
          <w:rtl w:val="0"/>
        </w:rPr>
        <w:t xml:space="preserve">12. Introducción</w:t>
      </w:r>
    </w:p>
    <w:p w:rsidR="00000000" w:rsidDel="00000000" w:rsidP="00000000" w:rsidRDefault="00000000" w:rsidRPr="00000000" w14:paraId="000000BC">
      <w:pPr>
        <w:pStyle w:val="Heading2"/>
        <w:widowControl w:val="1"/>
        <w:rPr/>
      </w:pPr>
      <w:bookmarkStart w:colFirst="0" w:colLast="0" w:name="_heading=h.frokal39be5f" w:id="11"/>
      <w:bookmarkEnd w:id="11"/>
      <w:r w:rsidDel="00000000" w:rsidR="00000000" w:rsidRPr="00000000">
        <w:rPr>
          <w:rtl w:val="0"/>
        </w:rPr>
        <w:t xml:space="preserve">12.1. Motivación y contexto del proyecto</w:t>
      </w:r>
    </w:p>
    <w:p w:rsidR="00000000" w:rsidDel="00000000" w:rsidP="00000000" w:rsidRDefault="00000000" w:rsidRPr="00000000" w14:paraId="000000BD">
      <w:pPr>
        <w:widowControl w:val="1"/>
        <w:ind w:firstLine="720"/>
        <w:rPr/>
      </w:pPr>
      <w:r w:rsidDel="00000000" w:rsidR="00000000" w:rsidRPr="00000000">
        <w:rPr>
          <w:rtl w:val="0"/>
        </w:rPr>
        <w:t xml:space="preserve">La seguridad laboral en la industria de la construcción civil constituye un problema de alta relevancia técnica, social y organizacional. Se trata de un sector caracterizado por entornos dinámicos, tareas simultáneas, circulación de personas y maquinaria, estructuras temporales, cambios frecuentes en la disposición del espacio de trabajo y exposición permanente a condiciones de riesgo. En este contexto, la supervisión visual cumple un papel preventivo relevante, pero también presenta limitaciones cuando depende exclusivamente de la observación humana continua sobre múltiples cámaras o frentes de obra.</w:t>
      </w:r>
    </w:p>
    <w:p w:rsidR="00000000" w:rsidDel="00000000" w:rsidP="00000000" w:rsidRDefault="00000000" w:rsidRPr="00000000" w14:paraId="000000BE">
      <w:pPr>
        <w:widowControl w:val="1"/>
        <w:ind w:firstLine="720"/>
        <w:rPr/>
      </w:pPr>
      <w:r w:rsidDel="00000000" w:rsidR="00000000" w:rsidRPr="00000000">
        <w:rPr>
          <w:rtl w:val="0"/>
        </w:rPr>
        <w:t xml:space="preserve">El presente Proyecto Integrador aborda esta necesidad mediante el estudio, diseño, implementación y evaluación de una plataforma experimental de detección open-vocabulary en video en tiempo real. La motivación central no consiste en reemplazar al supervisor humano ni en automatizar decisiones de cumplimiento normativo, sino en investigar bajo qué condiciones la detección guiada por lenguaje natural, integrada con procesamiento temporal y generación de alertas, puede aportar evidencia visual trazable para el monitoreo asistivo de riesgos en construcción. De esta forma, el proyecto se ubica en la intersección entre inteligencia artificial, visión por computadora, procesamiento de video en tiempo real y diseño responsable de sistemas asistivos.</w:t>
      </w:r>
    </w:p>
    <w:p w:rsidR="00000000" w:rsidDel="00000000" w:rsidP="00000000" w:rsidRDefault="00000000" w:rsidRPr="00000000" w14:paraId="000000BF">
      <w:pPr>
        <w:widowControl w:val="1"/>
        <w:ind w:firstLine="720"/>
        <w:rPr/>
      </w:pPr>
      <w:r w:rsidDel="00000000" w:rsidR="00000000" w:rsidRPr="00000000">
        <w:rPr>
          <w:rtl w:val="0"/>
        </w:rPr>
        <w:t xml:space="preserve">La elección del tema se fundamenta en una brecha concreta. Los detectores de vocabulario cerrado reconocen un conjunto de categorías definido durante su entrenamiento, mientras que el monitoreo de riesgos requiere representar condiciones que pueden combinar entidades, atributos, relaciones espaciales y persistencia temporal. Por ejemplo, «persona sin casco» no equivale a localizar una persona y un casco de manera independiente, sino que exige establecer su asociación y determinar el estado observable. La apertura del vocabulario ofrece una alternativa para formular consultas, pero no resuelve por sí sola esa transformación de detecciones en condiciones evaluables.</w:t>
      </w:r>
    </w:p>
    <w:p w:rsidR="00000000" w:rsidDel="00000000" w:rsidP="00000000" w:rsidRDefault="00000000" w:rsidRPr="00000000" w14:paraId="000000C0">
      <w:pPr>
        <w:widowControl w:val="1"/>
        <w:ind w:firstLine="720"/>
        <w:rPr/>
      </w:pPr>
      <w:sdt>
        <w:sdtPr>
          <w:id w:val="1305304681"/>
          <w:tag w:val="goog_rdk_58"/>
        </w:sdtPr>
        <w:sdtContent>
          <w:del w:author="ChatGPT" w:id="3" w:date="2026-09-11T03:59:54Z"/>
          <w:sdt>
            <w:sdtPr>
              <w:id w:val="1138523970"/>
              <w:tag w:val="goog_rdk_59"/>
            </w:sdtPr>
            <w:sdtContent>
              <w:commentRangeStart w:id="15"/>
            </w:sdtContent>
          </w:sdt>
          <w:del w:author="ChatGPT" w:id="3" w:date="2026-09-11T03:59:54Z">
            <w:sdt>
              <w:sdtPr>
                <w:id w:val="-2090655391"/>
                <w:tag w:val="goog_rdk_60"/>
              </w:sdtPr>
              <w:sdtContent>
                <w:commentRangeStart w:id="16"/>
              </w:sdtContent>
            </w:sdt>
            <w:r w:rsidDel="00000000" w:rsidR="00000000" w:rsidRPr="00000000">
              <w:rPr>
                <w:rtl w:val="0"/>
              </w:rPr>
              <w:delText xml:space="preserve">Frente a esta limitación, los enfoques de detección de vocabulario abierto permiten formular consultas mediante lenguaje natural o, eventualmente, imágenes de referencia. Esta capacidad habilita un modo de interacción más flexible: el usuario puede definir condiciones de interés sin depender exclusivamente de un conjunto rígido de etiquetas preestablecidas. En consecuencia, el proyecto propone evaluar la factibilidad técnica y académica de una plataforma que procese video, interprete consultas open-vocabulary, detecte entidades o condiciones observables, aplique criterios de persistencia o patrones de riesgo y genere alertas asistivas trazables.</w:delText>
            </w:r>
          </w:del>
        </w:sdtContent>
      </w:sdt>
      <w:sdt>
        <w:sdtPr>
          <w:id w:val="82219410"/>
          <w:tag w:val="goog_rdk_61"/>
        </w:sdtPr>
        <w:sdtContent>
          <w:ins w:author="ChatGPT" w:id="3" w:date="2026-09-11T03:59:54Z">
            <w:commentRangeEnd w:id="15"/>
            <w:r w:rsidDel="00000000" w:rsidR="00000000" w:rsidRPr="00000000">
              <w:commentReference w:id="15"/>
            </w:r>
            <w:commentRangeEnd w:id="16"/>
            <w:r w:rsidDel="00000000" w:rsidR="00000000" w:rsidRPr="00000000">
              <w:commentReference w:id="16"/>
            </w:r>
            <w:r w:rsidDel="00000000" w:rsidR="00000000" w:rsidRPr="00000000">
              <w:rPr>
                <w:rtl w:val="0"/>
              </w:rPr>
              <w:t xml:space="preserve">Frente a esta restricción, la detección de vocabulario abierto permite especificar entidades de interés mediante consultas en lenguaje natural. En la plataforma, estas consultas se articulan con estrategias de detección y reglas explícitas de asociación y persistencia temporal. El trabajo estudia la factibilidad de esa cadena mediante un prototipo configurable, capaz de procesar video, producir evidencia perceptiva, evaluar patrones de riesgo y registrar y distribuir alertas asistivas trazables. La flexibilidad de formulación se examina junto con sus límites, sin asumir que una consulta lingüísticamente válida produzca una detección correcta.</w:t>
            </w:r>
          </w:ins>
        </w:sdtContent>
      </w:sdt>
      <w:r w:rsidDel="00000000" w:rsidR="00000000" w:rsidRPr="00000000">
        <w:rPr>
          <w:rtl w:val="0"/>
        </w:rPr>
      </w:r>
    </w:p>
    <w:p w:rsidR="00000000" w:rsidDel="00000000" w:rsidP="00000000" w:rsidRDefault="00000000" w:rsidRPr="00000000" w14:paraId="000000C1">
      <w:pPr>
        <w:pStyle w:val="Heading2"/>
        <w:widowControl w:val="1"/>
        <w:rPr/>
      </w:pPr>
      <w:bookmarkStart w:colFirst="0" w:colLast="0" w:name="_heading=h.3yhtri43n4cr" w:id="12"/>
      <w:bookmarkEnd w:id="12"/>
      <w:r w:rsidDel="00000000" w:rsidR="00000000" w:rsidRPr="00000000">
        <w:rPr>
          <w:rtl w:val="0"/>
        </w:rPr>
        <w:t xml:space="preserve">12.2. Problema identificado</w:t>
      </w:r>
    </w:p>
    <w:p w:rsidR="00000000" w:rsidDel="00000000" w:rsidP="00000000" w:rsidRDefault="00000000" w:rsidRPr="00000000" w14:paraId="000000C2">
      <w:pPr>
        <w:widowControl w:val="1"/>
        <w:ind w:firstLine="720"/>
        <w:rPr/>
      </w:pPr>
      <w:sdt>
        <w:sdtPr>
          <w:id w:val="-562676138"/>
          <w:tag w:val="goog_rdk_63"/>
        </w:sdtPr>
        <w:sdtContent>
          <w:del w:author="ChatGPT" w:id="4" w:date="2026-09-11T03:59:54Z"/>
          <w:sdt>
            <w:sdtPr>
              <w:id w:val="1068609880"/>
              <w:tag w:val="goog_rdk_64"/>
            </w:sdtPr>
            <w:sdtContent>
              <w:commentRangeStart w:id="17"/>
            </w:sdtContent>
          </w:sdt>
          <w:del w:author="ChatGPT" w:id="4" w:date="2026-09-11T03:59:54Z">
            <w:r w:rsidDel="00000000" w:rsidR="00000000" w:rsidRPr="00000000">
              <w:rPr>
                <w:rtl w:val="0"/>
              </w:rPr>
              <w:delText xml:space="preserve">El problema que orienta el trabajo puede expresarse como una discontinuidad entre la naturaleza dinámica y semánticamente abierta de los riesgos en obra y la naturaleza estática de los sistemas de detección visual basados en vocabularios cerrados. Mientras que el entorno de construcción introduce situaciones variables, dependientes del contexto y difíciles de reducir a categorías fijas, muchos sistemas de visión computacional requieren que las clases detectables hayan sido definidas, anotadas y entrenadas previamente.</w:delText>
            </w:r>
          </w:del>
        </w:sdtContent>
      </w:sdt>
      <w:sdt>
        <w:sdtPr>
          <w:id w:val="1697233185"/>
          <w:tag w:val="goog_rdk_65"/>
        </w:sdtPr>
        <w:sdtContent>
          <w:ins w:author="ChatGPT" w:id="4" w:date="2026-09-11T03:59:54Z">
            <w:commentRangeEnd w:id="17"/>
            <w:r w:rsidDel="00000000" w:rsidR="00000000" w:rsidRPr="00000000">
              <w:commentReference w:id="17"/>
            </w:r>
            <w:r w:rsidDel="00000000" w:rsidR="00000000" w:rsidRPr="00000000">
              <w:rPr>
                <w:rtl w:val="0"/>
              </w:rPr>
              <w:t xml:space="preserve">El problema que orienta el trabajo es determinar cómo transformar condiciones de riesgo expresadas en lenguaje natural en alertas temporales trazables sobre un flujo de video, y con qué desempeño y limitaciones puede sostenerse esa transformación. La apertura del vocabulario debe articularse con la localización de entidades, su asociación espacial, la continuidad temporal y el rendimiento de ejecución. Por ello, la factibilidad se examina sobre la plataforma completa y no únicamente sobre la precisión de un detector en imágenes aisladas.</w:t>
            </w:r>
          </w:ins>
        </w:sdtContent>
      </w:sdt>
      <w:r w:rsidDel="00000000" w:rsidR="00000000" w:rsidRPr="00000000">
        <w:rPr>
          <w:rtl w:val="0"/>
        </w:rPr>
      </w:r>
    </w:p>
    <w:p w:rsidR="00000000" w:rsidDel="00000000" w:rsidP="00000000" w:rsidRDefault="00000000" w:rsidRPr="00000000" w14:paraId="000000C3">
      <w:pPr>
        <w:widowControl w:val="1"/>
        <w:ind w:firstLine="720"/>
        <w:rPr/>
      </w:pPr>
      <w:sdt>
        <w:sdtPr>
          <w:id w:val="522809907"/>
          <w:tag w:val="goog_rdk_67"/>
        </w:sdtPr>
        <w:sdtContent>
          <w:del w:author="ChatGPT" w:id="5" w:date="2026-09-11T03:59:54Z"/>
          <w:sdt>
            <w:sdtPr>
              <w:id w:val="208300448"/>
              <w:tag w:val="goog_rdk_68"/>
            </w:sdtPr>
            <w:sdtContent>
              <w:commentRangeStart w:id="18"/>
            </w:sdtContent>
          </w:sdt>
          <w:del w:author="ChatGPT" w:id="5" w:date="2026-09-11T03:59:54Z">
            <w:r w:rsidDel="00000000" w:rsidR="00000000" w:rsidRPr="00000000">
              <w:rPr>
                <w:rtl w:val="0"/>
              </w:rPr>
              <w:delText xml:space="preserve">Esta restricción genera consecuencias prácticas. En primer lugar, una condición no contemplada durante el diseño del sistema puede quedar fuera de su capacidad de detección, aunque sea relevante para la seguridad. En segundo lugar, incorporar nuevas clases o combinaciones suele exigir procesos de recolección de datos, anotación, entrenamiento y validación que pueden ser costosos en tiempo y recursos. En tercer lugar, la detección por fotograma aislado no basta para representar situaciones de riesgo que dependen de duración, reiteración o trayectoria, por lo que el análisis de video requiere además mecanismos de persistencia temporal y criterios operativos para distinguir detecciones aisladas de eventos significativos.</w:delText>
            </w:r>
          </w:del>
        </w:sdtContent>
      </w:sdt>
      <w:sdt>
        <w:sdtPr>
          <w:id w:val="-1018278476"/>
          <w:tag w:val="goog_rdk_69"/>
        </w:sdtPr>
        <w:sdtContent>
          <w:ins w:author="ChatGPT" w:id="5" w:date="2026-09-11T03:59:54Z">
            <w:commentRangeEnd w:id="18"/>
            <w:r w:rsidDel="00000000" w:rsidR="00000000" w:rsidRPr="00000000">
              <w:commentReference w:id="18"/>
            </w:r>
            <w:r w:rsidDel="00000000" w:rsidR="00000000" w:rsidRPr="00000000">
              <w:rPr>
                <w:rtl w:val="0"/>
              </w:rPr>
              <w:t xml:space="preserve">Esta problemática tiene consecuencias prácticas. Una categoría no contemplada por un detector de vocabulario cerrado puede requerir nuevos datos y una adaptación del modelo. En un enfoque open-vocabulary, incorporar o reformular una consulta no elimina la necesidad de validar sus detecciones ni las asociaciones que sustentan la condición de riesgo. Además, la detección por fotograma aislado no representa por sí sola situaciones que dependen de duración o reiteración; el análisis de video requiere mecanismos de persistencia temporal y criterios explícitos para distinguir evidencia aislada de episodios que justifican una alerta.</w:t>
            </w:r>
          </w:ins>
        </w:sdtContent>
      </w:sdt>
      <w:r w:rsidDel="00000000" w:rsidR="00000000" w:rsidRPr="00000000">
        <w:rPr>
          <w:rtl w:val="0"/>
        </w:rPr>
      </w:r>
    </w:p>
    <w:p w:rsidR="00000000" w:rsidDel="00000000" w:rsidP="00000000" w:rsidRDefault="00000000" w:rsidRPr="00000000" w14:paraId="000000C4">
      <w:pPr>
        <w:widowControl w:val="1"/>
        <w:ind w:firstLine="720"/>
        <w:rPr/>
      </w:pPr>
      <w:sdt>
        <w:sdtPr>
          <w:id w:val="364415078"/>
          <w:tag w:val="goog_rdk_71"/>
        </w:sdtPr>
        <w:sdtContent>
          <w:del w:author="ChatGPT" w:id="6" w:date="2026-09-11T03:59:54Z"/>
          <w:sdt>
            <w:sdtPr>
              <w:id w:val="-1462590263"/>
              <w:tag w:val="goog_rdk_72"/>
            </w:sdtPr>
            <w:sdtContent>
              <w:commentRangeStart w:id="19"/>
            </w:sdtContent>
          </w:sdt>
          <w:del w:author="ChatGPT" w:id="6" w:date="2026-09-11T03:59:54Z">
            <w:r w:rsidDel="00000000" w:rsidR="00000000" w:rsidRPr="00000000">
              <w:rPr>
                <w:rtl w:val="0"/>
              </w:rPr>
              <w:delText xml:space="preserve">A esta problemática técnica se suma una dimensión operativa: el monitoreo de múltiples cámaras o zonas de trabajo impone una carga cognitiva elevada sobre los responsables de seguridad. La observación humana continua puede verse afectada por fatiga, distracciones, simultaneidad de eventos o limitaciones propias de la atención sostenida. Por ello, una herramienta de detección asistiva puede funcionar como una capa adicional de apoyo, siempre que se mantenga dentro de un marco responsable, trazable y no vinculante.</w:delText>
            </w:r>
          </w:del>
        </w:sdtContent>
      </w:sdt>
      <w:sdt>
        <w:sdtPr>
          <w:id w:val="-387251789"/>
          <w:tag w:val="goog_rdk_73"/>
        </w:sdtPr>
        <w:sdtContent>
          <w:ins w:author="ChatGPT" w:id="6" w:date="2026-09-11T03:59:54Z">
            <w:commentRangeEnd w:id="19"/>
            <w:r w:rsidDel="00000000" w:rsidR="00000000" w:rsidRPr="00000000">
              <w:commentReference w:id="19"/>
            </w:r>
            <w:r w:rsidDel="00000000" w:rsidR="00000000" w:rsidRPr="00000000">
              <w:rPr>
                <w:rtl w:val="0"/>
              </w:rPr>
              <w:t xml:space="preserve">A esta problemática técnica se suma una dimensión operativa: la supervisión de múltiples cámaras o zonas de trabajo motiva la búsqueda de herramientas de apoyo a la observación humana. En este proyecto, ese propósito se acota a producir señales asistivas, trazables y no vinculantes. No se evalúa la reducción de la carga cognitiva del supervisor ni el efecto del sistema sobre la incidencia de accidentes; por lo tanto, esos beneficios potenciales no constituyen resultados del trabajo.</w:t>
            </w:r>
          </w:ins>
        </w:sdtContent>
      </w:sdt>
      <w:r w:rsidDel="00000000" w:rsidR="00000000" w:rsidRPr="00000000">
        <w:rPr>
          <w:rtl w:val="0"/>
        </w:rPr>
      </w:r>
    </w:p>
    <w:p w:rsidR="00000000" w:rsidDel="00000000" w:rsidP="00000000" w:rsidRDefault="00000000" w:rsidRPr="00000000" w14:paraId="000000C5">
      <w:pPr>
        <w:widowControl w:val="1"/>
        <w:ind w:firstLine="720"/>
        <w:rPr/>
      </w:pPr>
      <w:r w:rsidDel="00000000" w:rsidR="00000000" w:rsidRPr="00000000">
        <w:rPr>
          <w:rtl w:val="0"/>
        </w:rPr>
        <w:t xml:space="preserve">El proyecto no parte de la premisa de que la inteligencia artificial pueda resolver por sí sola la seguridad en obra. Por el contrario, reconoce que una alerta visual no equivale a una determinación jurídica ni técnica de incumplimiento. La función del sistema propuesto es detectar indicios observables, registrar evidencia, activar patrones previamente definidos y asistir a la supervisión humana. Esta delimitación resulta central para sostener el carácter experimental del trabajo y evitar una interpretación excesiva de las capacidades del prototipo.</w:t>
      </w:r>
    </w:p>
    <w:p w:rsidR="00000000" w:rsidDel="00000000" w:rsidP="00000000" w:rsidRDefault="00000000" w:rsidRPr="00000000" w14:paraId="000000C6">
      <w:pPr>
        <w:pStyle w:val="Heading2"/>
        <w:widowControl w:val="1"/>
        <w:rPr/>
      </w:pPr>
      <w:bookmarkStart w:colFirst="0" w:colLast="0" w:name="_heading=h.b9brcazi5cxh" w:id="13"/>
      <w:bookmarkEnd w:id="13"/>
      <w:r w:rsidDel="00000000" w:rsidR="00000000" w:rsidRPr="00000000">
        <w:rPr>
          <w:rtl w:val="0"/>
        </w:rPr>
        <w:t xml:space="preserve">12.3. Enfoque propuesto e hipótesis de trabajo</w:t>
      </w:r>
    </w:p>
    <w:p w:rsidR="00000000" w:rsidDel="00000000" w:rsidP="00000000" w:rsidRDefault="00000000" w:rsidRPr="00000000" w14:paraId="000000C7">
      <w:pPr>
        <w:widowControl w:val="1"/>
        <w:ind w:firstLine="720"/>
        <w:rPr/>
      </w:pPr>
      <w:sdt>
        <w:sdtPr>
          <w:id w:val="2072369475"/>
          <w:tag w:val="goog_rdk_75"/>
        </w:sdtPr>
        <w:sdtContent>
          <w:del w:author="ChatGPT" w:id="7" w:date="2026-09-11T03:59:54Z"/>
          <w:sdt>
            <w:sdtPr>
              <w:id w:val="-244696564"/>
              <w:tag w:val="goog_rdk_76"/>
            </w:sdtPr>
            <w:sdtContent>
              <w:commentRangeStart w:id="20"/>
            </w:sdtContent>
          </w:sdt>
          <w:del w:author="ChatGPT" w:id="7" w:date="2026-09-11T03:59:54Z">
            <w:r w:rsidDel="00000000" w:rsidR="00000000" w:rsidRPr="00000000">
              <w:rPr>
                <w:rtl w:val="0"/>
              </w:rPr>
              <w:delText xml:space="preserve">La hipótesis de trabajo sostiene que los modelos de detección open-vocabulary, al permitir expresar condiciones de interés mediante lenguaje natural en tiempo de inferencia, constituyen un habilitador tecnológico viable para superar parte de la rigidez de los sistemas closed-set en el contexto del monitoreo visual de seguridad en construcción. Bajo esta hipótesis, una plataforma experimental podría recibir consultas o patrones como "persona sin casco", "persona sin chaleco reflectivo" o "maquinaria cerca de peatones" y transformarlos en eventos analizables dentro de un flujo de video.</w:delText>
            </w:r>
          </w:del>
        </w:sdtContent>
      </w:sdt>
      <w:sdt>
        <w:sdtPr>
          <w:id w:val="-587817772"/>
          <w:tag w:val="goog_rdk_77"/>
        </w:sdtPr>
        <w:sdtContent>
          <w:ins w:author="ChatGPT" w:id="7" w:date="2026-09-11T03:59:54Z">
            <w:commentRangeEnd w:id="20"/>
            <w:r w:rsidDel="00000000" w:rsidR="00000000" w:rsidRPr="00000000">
              <w:commentReference w:id="20"/>
            </w:r>
            <w:r w:rsidDel="00000000" w:rsidR="00000000" w:rsidRPr="00000000">
              <w:rPr>
                <w:rtl w:val="0"/>
              </w:rPr>
              <w:t xml:space="preserve">La hipótesis de trabajo plantea que es técnicamente factible integrar detección open-vocabulary, procesamiento de video y estabilización temporal en una plataforma configurable que transforme evidencia visual asociada a condiciones expresadas en lenguaje natural en alertas asistivas trazables, sin requerir ajuste de pesos para el núcleo de detección. Su contrastación se centra en las condiciones «persona sin casco» y «persona sin chaleco reflectivo», y considera tanto la calidad de las alertas como las restricciones temporales de ejecución. No presupone que un detector open-vocabulary supere a un detector supervisado ni que la plataforma resulte apta para cualquier escenario de obra.</w:t>
            </w:r>
          </w:ins>
        </w:sdtContent>
      </w:sdt>
      <w:r w:rsidDel="00000000" w:rsidR="00000000" w:rsidRPr="00000000">
        <w:rPr>
          <w:rtl w:val="0"/>
        </w:rPr>
      </w:r>
    </w:p>
    <w:p w:rsidR="00000000" w:rsidDel="00000000" w:rsidP="00000000" w:rsidRDefault="00000000" w:rsidRPr="00000000" w14:paraId="000000C8">
      <w:pPr>
        <w:widowControl w:val="1"/>
        <w:ind w:firstLine="720"/>
        <w:rPr/>
      </w:pPr>
      <w:sdt>
        <w:sdtPr>
          <w:id w:val="-1776062209"/>
          <w:tag w:val="goog_rdk_79"/>
        </w:sdtPr>
        <w:sdtContent>
          <w:del w:author="ChatGPT" w:id="8" w:date="2026-09-11T03:59:54Z"/>
          <w:sdt>
            <w:sdtPr>
              <w:id w:val="1523485945"/>
              <w:tag w:val="goog_rdk_80"/>
            </w:sdtPr>
            <w:sdtContent>
              <w:commentRangeStart w:id="21"/>
            </w:sdtContent>
          </w:sdt>
          <w:del w:author="ChatGPT" w:id="8" w:date="2026-09-11T03:59:54Z">
            <w:r w:rsidDel="00000000" w:rsidR="00000000" w:rsidRPr="00000000">
              <w:rPr>
                <w:rtl w:val="0"/>
              </w:rPr>
              <w:delText xml:space="preserve">Sin embargo, esta hipótesis se formula de manera condicionada. La viabilidad de la solución no depende únicamente de que un modelo pueda detectar objetos en imágenes estáticas, sino de la integración de múltiples dimensiones: selección de modelos visión-lenguaje, rendimiento en hardware disponible, estabilidad temporal de las detecciones, estrategia de prompts, disponibilidad de datasets, presupuesto de latencia, arquitectura de streaming, trazabilidad de eventos y restricciones ético-legales asociadas al tratamiento de vídeo en contextos laborales.</w:delText>
            </w:r>
          </w:del>
        </w:sdtContent>
      </w:sdt>
      <w:sdt>
        <w:sdtPr>
          <w:id w:val="-1720062268"/>
          <w:tag w:val="goog_rdk_81"/>
        </w:sdtPr>
        <w:sdtContent>
          <w:ins w:author="ChatGPT" w:id="8" w:date="2026-09-11T03:59:54Z">
            <w:commentRangeEnd w:id="21"/>
            <w:r w:rsidDel="00000000" w:rsidR="00000000" w:rsidRPr="00000000">
              <w:commentReference w:id="21"/>
            </w:r>
            <w:r w:rsidDel="00000000" w:rsidR="00000000" w:rsidRPr="00000000">
              <w:rPr>
                <w:rtl w:val="0"/>
              </w:rPr>
              <w:t xml:space="preserve">Sin embargo, esta hipótesis se formula de manera condicionada. La viabilidad no depende únicamente de detectar objetos en imágenes estáticas, sino de integrar selección de modelos visión-lenguaje, formulación de consultas, asociación de evidencia, estabilidad temporal, datos de evaluación, rendimiento en el hardware disponible, instrumentación de latencia, trazabilidad y salvaguardas de privacidad. Estas dimensiones se estudian mediante configuraciones y protocolos explícitos, de modo que las limitaciones del componente perceptivo puedan distinguirse de las de la cadena de procesamiento y alerta.</w:t>
            </w:r>
          </w:ins>
        </w:sdtContent>
      </w:sdt>
      <w:r w:rsidDel="00000000" w:rsidR="00000000" w:rsidRPr="00000000">
        <w:rPr>
          <w:rtl w:val="0"/>
        </w:rPr>
      </w:r>
    </w:p>
    <w:p w:rsidR="00000000" w:rsidDel="00000000" w:rsidP="00000000" w:rsidRDefault="00000000" w:rsidRPr="00000000" w14:paraId="000000C9">
      <w:pPr>
        <w:widowControl w:val="1"/>
        <w:ind w:firstLine="720"/>
        <w:rPr/>
      </w:pPr>
      <w:sdt>
        <w:sdtPr>
          <w:id w:val="2132912721"/>
          <w:tag w:val="goog_rdk_83"/>
        </w:sdtPr>
        <w:sdtContent>
          <w:del w:author="ChatGPT" w:id="9" w:date="2026-09-11T03:59:54Z"/>
          <w:sdt>
            <w:sdtPr>
              <w:id w:val="1736501845"/>
              <w:tag w:val="goog_rdk_84"/>
            </w:sdtPr>
            <w:sdtContent>
              <w:commentRangeStart w:id="22"/>
            </w:sdtContent>
          </w:sdt>
          <w:del w:author="ChatGPT" w:id="9" w:date="2026-09-11T03:59:54Z">
            <w:r w:rsidDel="00000000" w:rsidR="00000000" w:rsidRPr="00000000">
              <w:rPr>
                <w:rtl w:val="0"/>
              </w:rPr>
              <w:delText xml:space="preserve">Por este motivo, el proyecto se estructura como una plataforma experimental y no como un producto industrial terminado. El objetivo es construir un prototipo experimental que permita evaluar el comportamiento del enfoque bajo condiciones controladas y reproducibles. La solución esperada se organiza alrededor de una cadena operativa mínima: ingesta o lectura de video, inferencia open-vocabulary, eventual seguimiento temporal, evaluación de patrones de riesgo, registro de eventos y generación de alertas asistivas. Esta cadena permite analizar no sólo la precisión de detección, sino también la oportunidad, estabilidad y utilidad operativa de las alertas generadas.</w:delText>
            </w:r>
          </w:del>
        </w:sdtContent>
      </w:sdt>
      <w:sdt>
        <w:sdtPr>
          <w:id w:val="-1986162371"/>
          <w:tag w:val="goog_rdk_85"/>
        </w:sdtPr>
        <w:sdtContent>
          <w:ins w:author="ChatGPT" w:id="9" w:date="2026-09-11T03:59:54Z">
            <w:commentRangeEnd w:id="22"/>
            <w:r w:rsidDel="00000000" w:rsidR="00000000" w:rsidRPr="00000000">
              <w:commentReference w:id="22"/>
            </w:r>
            <w:r w:rsidDel="00000000" w:rsidR="00000000" w:rsidRPr="00000000">
              <w:rPr>
                <w:rtl w:val="0"/>
              </w:rPr>
              <w:t xml:space="preserve">Por este motivo, el proyecto se estructura como una plataforma experimental y no como un producto industrial terminado. La cadena operativa comprende ingesta o lectura de video, inferencia open-vocabulary en el plano de medios, evaluación de condiciones y patrones temporales en el plano de control, registro de alertas confirmadas y distribución. Su estudio distingue percepción por imagen, estado observable por persona y alerta temporal por episodio. Este último nivel representa a la plataforma completa; las mediciones de rendimiento y latencia permiten examinar, de manera complementaria, la oportunidad de su funcionamiento.</w:t>
            </w:r>
          </w:ins>
        </w:sdtContent>
      </w:sdt>
      <w:r w:rsidDel="00000000" w:rsidR="00000000" w:rsidRPr="00000000">
        <w:rPr>
          <w:rtl w:val="0"/>
        </w:rPr>
      </w:r>
    </w:p>
    <w:p w:rsidR="00000000" w:rsidDel="00000000" w:rsidP="00000000" w:rsidRDefault="00000000" w:rsidRPr="00000000" w14:paraId="000000CA">
      <w:pPr>
        <w:widowControl w:val="1"/>
        <w:ind w:firstLine="720"/>
        <w:rPr/>
      </w:pPr>
      <w:sdt>
        <w:sdtPr>
          <w:id w:val="-1943627160"/>
          <w:tag w:val="goog_rdk_87"/>
        </w:sdtPr>
        <w:sdtContent>
          <w:del w:author="ChatGPT" w:id="10" w:date="2026-09-11T03:59:54Z"/>
          <w:sdt>
            <w:sdtPr>
              <w:id w:val="866793507"/>
              <w:tag w:val="goog_rdk_88"/>
            </w:sdtPr>
            <w:sdtContent>
              <w:commentRangeStart w:id="23"/>
            </w:sdtContent>
          </w:sdt>
          <w:del w:author="ChatGPT" w:id="10" w:date="2026-09-11T03:59:54Z">
            <w:r w:rsidDel="00000000" w:rsidR="00000000" w:rsidRPr="00000000">
              <w:rPr>
                <w:rtl w:val="0"/>
              </w:rPr>
              <w:delText xml:space="preserve">La propuesta también contempla la comparación entre una línea base zero-shot y eventuales estrategias de adaptación al dominio únicamente cuando existan datos, soporte metodológico e infraestructura suficientes. De esta forma, el ajuste de modelos no se asume como punto de partida, sino como posibilidad condicionada a la evidencia disponible. Esta decisión preserva el sentido open-vocabulary del proyecto y evita convertir la adaptación al dominio en un requisito previo de factibilidad.</w:delText>
            </w:r>
          </w:del>
        </w:sdtContent>
      </w:sdt>
      <w:sdt>
        <w:sdtPr>
          <w:id w:val="-239240828"/>
          <w:tag w:val="goog_rdk_89"/>
        </w:sdtPr>
        <w:sdtContent>
          <w:ins w:author="ChatGPT" w:id="10" w:date="2026-09-11T03:59:54Z">
            <w:commentRangeEnd w:id="23"/>
            <w:r w:rsidDel="00000000" w:rsidR="00000000" w:rsidRPr="00000000">
              <w:commentReference w:id="23"/>
            </w:r>
            <w:r w:rsidDel="00000000" w:rsidR="00000000" w:rsidRPr="00000000">
              <w:rPr>
                <w:rtl w:val="0"/>
              </w:rPr>
              <w:t xml:space="preserve">La propuesta incluye una rama comparativa de ajuste fino al dominio, separada del núcleo sin ajuste de pesos. Esta rama contrasta variantes adaptadas con una línea base sobre un banco común y considera tanto la ganancia en el dominio como la retención de capacidad open-vocabulary, mediante criterios de adopción definidos antes de la evaluación. La adaptación no se presupone beneficiosa ni se establece como requisito para construir la plataforma; su valor se determina a partir de la evidencia experimental.</w:t>
            </w:r>
          </w:ins>
        </w:sdtContent>
      </w:sdt>
      <w:r w:rsidDel="00000000" w:rsidR="00000000" w:rsidRPr="00000000">
        <w:rPr>
          <w:rtl w:val="0"/>
        </w:rPr>
      </w:r>
    </w:p>
    <w:p w:rsidR="00000000" w:rsidDel="00000000" w:rsidP="00000000" w:rsidRDefault="00000000" w:rsidRPr="00000000" w14:paraId="000000CB">
      <w:pPr>
        <w:pStyle w:val="Heading2"/>
        <w:widowControl w:val="1"/>
        <w:rPr/>
      </w:pPr>
      <w:bookmarkStart w:colFirst="0" w:colLast="0" w:name="_heading=h.hrb039w97btf" w:id="14"/>
      <w:bookmarkEnd w:id="14"/>
      <w:r w:rsidDel="00000000" w:rsidR="00000000" w:rsidRPr="00000000">
        <w:rPr>
          <w:rtl w:val="0"/>
        </w:rPr>
        <w:t xml:space="preserve">12.4. Alcance, límites y condiciones de trabajo</w:t>
      </w:r>
    </w:p>
    <w:p w:rsidR="00000000" w:rsidDel="00000000" w:rsidP="00000000" w:rsidRDefault="00000000" w:rsidRPr="00000000" w14:paraId="000000CC">
      <w:pPr>
        <w:widowControl w:val="1"/>
        <w:ind w:firstLine="720"/>
        <w:rPr/>
      </w:pPr>
      <w:sdt>
        <w:sdtPr>
          <w:id w:val="697846089"/>
          <w:tag w:val="goog_rdk_91"/>
        </w:sdtPr>
        <w:sdtContent>
          <w:del w:author="ChatGPT" w:id="11" w:date="2026-09-11T03:59:54Z"/>
          <w:sdt>
            <w:sdtPr>
              <w:id w:val="-1154092265"/>
              <w:tag w:val="goog_rdk_92"/>
            </w:sdtPr>
            <w:sdtContent>
              <w:commentRangeStart w:id="24"/>
            </w:sdtContent>
          </w:sdt>
          <w:del w:author="ChatGPT" w:id="11" w:date="2026-09-11T03:59:54Z">
            <w:r w:rsidDel="00000000" w:rsidR="00000000" w:rsidRPr="00000000">
              <w:rPr>
                <w:rtl w:val="0"/>
              </w:rPr>
              <w:delText xml:space="preserve">El alcance del trabajo se circunscribe al desarrollo y evaluación de una plataforma experimental de detección open-vocabulary en video en tiempo real aplicada al dominio de seguridad en construcción civil. El prototipo se orienta a condiciones observables visualmente, especialmente aquellas vinculadas con uso de elementos de protección personal, presencia de personas en zonas de riesgo, interacción entre peatones y maquinaria, obstrucciones del entorno y otros patrones que puedan formularse como consultas o reglas evaluables.</w:delText>
            </w:r>
          </w:del>
        </w:sdtContent>
      </w:sdt>
      <w:sdt>
        <w:sdtPr>
          <w:id w:val="778853976"/>
          <w:tag w:val="goog_rdk_93"/>
        </w:sdtPr>
        <w:sdtContent>
          <w:ins w:author="ChatGPT" w:id="11" w:date="2026-09-11T03:59:54Z">
            <w:commentRangeEnd w:id="24"/>
            <w:r w:rsidDel="00000000" w:rsidR="00000000" w:rsidRPr="00000000">
              <w:commentReference w:id="24"/>
            </w:r>
            <w:r w:rsidDel="00000000" w:rsidR="00000000" w:rsidRPr="00000000">
              <w:rPr>
                <w:rtl w:val="0"/>
              </w:rPr>
              <w:t xml:space="preserve">El alcance del trabajo comprende el estudio, diseño, implementación y evaluación de una plataforma experimental de detección open-vocabulary en video en tiempo real aplicada al monitoreo asistivo de riesgos en construcción civil. El núcleo evaluativo está constituido por CR-01, persona sin casco, y CR-02, persona sin chaleco reflectivo. Las condiciones relativas a zonas, interacciones con maquinaria y otras relaciones complejas se conservan en el marco conceptual y en el catálogo de extensiones, pero no se presentan como capacidades evaluadas del núcleo.</w:t>
            </w:r>
          </w:ins>
        </w:sdtContent>
      </w:sdt>
      <w:r w:rsidDel="00000000" w:rsidR="00000000" w:rsidRPr="00000000">
        <w:rPr>
          <w:rtl w:val="0"/>
        </w:rPr>
      </w:r>
    </w:p>
    <w:p w:rsidR="00000000" w:rsidDel="00000000" w:rsidP="00000000" w:rsidRDefault="00000000" w:rsidRPr="00000000" w14:paraId="000000CD">
      <w:pPr>
        <w:widowControl w:val="1"/>
        <w:ind w:firstLine="720"/>
        <w:rPr/>
      </w:pPr>
      <w:r w:rsidDel="00000000" w:rsidR="00000000" w:rsidRPr="00000000">
        <w:rPr>
          <w:rtl w:val="0"/>
        </w:rPr>
        <w:t xml:space="preserve">No se busca construir un sistema de fiscalización automática ni una herramienta de certificación normativa. Las alertas generadas por el prototipo se interpretan como señales asistivas destinadas a apoyar la supervisión humana. En consecuencia, el sistema no sustituye la evaluación técnica en terreno, no define responsabilidades legales, no toma decisiones operativas autónomas y no activa medidas físicas de control. Su valor se analiza como instrumento de apoyo, trazabilidad y experimentación académica.</w:t>
      </w:r>
    </w:p>
    <w:p w:rsidR="00000000" w:rsidDel="00000000" w:rsidP="00000000" w:rsidRDefault="00000000" w:rsidRPr="00000000" w14:paraId="000000CE">
      <w:pPr>
        <w:widowControl w:val="1"/>
        <w:ind w:firstLine="720"/>
        <w:rPr/>
      </w:pPr>
      <w:sdt>
        <w:sdtPr>
          <w:id w:val="-1184645494"/>
          <w:tag w:val="goog_rdk_95"/>
        </w:sdtPr>
        <w:sdtContent>
          <w:del w:author="ChatGPT" w:id="12" w:date="2026-09-11T03:59:54Z"/>
          <w:sdt>
            <w:sdtPr>
              <w:id w:val="-270631424"/>
              <w:tag w:val="goog_rdk_96"/>
            </w:sdtPr>
            <w:sdtContent>
              <w:commentRangeStart w:id="25"/>
            </w:sdtContent>
          </w:sdt>
          <w:del w:author="ChatGPT" w:id="12" w:date="2026-09-11T03:59:54Z">
            <w:r w:rsidDel="00000000" w:rsidR="00000000" w:rsidRPr="00000000">
              <w:rPr>
                <w:rtl w:val="0"/>
              </w:rPr>
              <w:delText xml:space="preserve">El prototipo no incluirá reconocimiento de identidad personal. La detección se limitará a entidades y condiciones observables, tales como "persona", "casco", "chaleco", "maquinaria" o "zona restringida", sin asociar individuos a nombres, credenciales o perfiles personales. Esta restricción responde tanto a criterios ético-legales como al alcance técnico del trabajo. Del mismo modo, la versión experimental no contempla integración completa con sistemas externos de gestión de seguridad ni con infraestructura física de alarmas, aunque podrá prever mecanismos básicos de notificación o registro para demostrar interoperabilidad futura.</w:delText>
            </w:r>
          </w:del>
        </w:sdtContent>
      </w:sdt>
      <w:sdt>
        <w:sdtPr>
          <w:id w:val="-1433344428"/>
          <w:tag w:val="goog_rdk_97"/>
        </w:sdtPr>
        <w:sdtContent>
          <w:ins w:author="ChatGPT" w:id="12" w:date="2026-09-11T03:59:54Z">
            <w:commentRangeEnd w:id="25"/>
            <w:r w:rsidDel="00000000" w:rsidR="00000000" w:rsidRPr="00000000">
              <w:commentReference w:id="25"/>
            </w:r>
            <w:r w:rsidDel="00000000" w:rsidR="00000000" w:rsidRPr="00000000">
              <w:rPr>
                <w:rtl w:val="0"/>
              </w:rPr>
              <w:t xml:space="preserve">El prototipo no realiza reconocimiento de identidad personal ni asocia individuos a nombres, credenciales o perfiles. La identidad temporal por sujeto se implementó para mantener estados independientes durante una secuencia, sin identificación biométrica. También se implementó e integró la distribución de alertas confirmadas mediante MQTT, con registro de sus resultados de entrega. Permanecen fuera de alcance la integración completa con sistemas externos de gestión de seguridad, los canales adicionales de notificación y la activación de infraestructura física de alarmas.</w:t>
            </w:r>
          </w:ins>
        </w:sdtContent>
      </w:sdt>
      <w:r w:rsidDel="00000000" w:rsidR="00000000" w:rsidRPr="00000000">
        <w:rPr>
          <w:rtl w:val="0"/>
        </w:rPr>
      </w:r>
    </w:p>
    <w:p w:rsidR="00000000" w:rsidDel="00000000" w:rsidP="00000000" w:rsidRDefault="00000000" w:rsidRPr="00000000" w14:paraId="000000CF">
      <w:pPr>
        <w:widowControl w:val="1"/>
        <w:ind w:firstLine="720"/>
        <w:rPr/>
      </w:pPr>
      <w:sdt>
        <w:sdtPr>
          <w:id w:val="-290792994"/>
          <w:tag w:val="goog_rdk_99"/>
        </w:sdtPr>
        <w:sdtContent>
          <w:del w:author="ChatGPT" w:id="13" w:date="2026-09-11T03:59:54Z"/>
          <w:sdt>
            <w:sdtPr>
              <w:id w:val="235192018"/>
              <w:tag w:val="goog_rdk_100"/>
            </w:sdtPr>
            <w:sdtContent>
              <w:commentRangeStart w:id="26"/>
            </w:sdtContent>
          </w:sdt>
          <w:del w:author="ChatGPT" w:id="13" w:date="2026-09-11T03:59:54Z">
            <w:r w:rsidDel="00000000" w:rsidR="00000000" w:rsidRPr="00000000">
              <w:rPr>
                <w:rtl w:val="0"/>
              </w:rPr>
              <w:delText xml:space="preserve">También se asumen condiciones experimentales controladas. El trabajo prioriza escenarios reproducibles, datasets de referencia y, cuando corresponda, un entorno simulado o representativo de obra. La evaluación se organizará en dos planos complementarios: una evaluación basada en datasets, orientada a comparabilidad, control de variables y repetibilidad; y una evaluación basada en entorno, orientada a observar el comportamiento del pipeline sobre captura continua y variables visuales realistas. La disponibilidad de datos, hardware y tiempo de desarrollo condicionará el grado de profundidad de cada escenario.</w:delText>
            </w:r>
          </w:del>
        </w:sdtContent>
      </w:sdt>
      <w:sdt>
        <w:sdtPr>
          <w:id w:val="-2012828390"/>
          <w:tag w:val="goog_rdk_101"/>
        </w:sdtPr>
        <w:sdtContent>
          <w:ins w:author="ChatGPT" w:id="13" w:date="2026-09-11T03:59:54Z">
            <w:commentRangeEnd w:id="26"/>
            <w:r w:rsidDel="00000000" w:rsidR="00000000" w:rsidRPr="00000000">
              <w:commentReference w:id="26"/>
            </w:r>
            <w:r w:rsidDel="00000000" w:rsidR="00000000" w:rsidRPr="00000000">
              <w:rPr>
                <w:rtl w:val="0"/>
              </w:rPr>
              <w:t xml:space="preserve">La evaluación distingue dos escenarios complementarios: Escenario A o DBE, evaluación diferida y reproducible sobre archivos, y Escenario B o EBE, evaluación en vivo con captura continua e intercambio de eventos por bus. En el material temporal se diferencian el rodaje controlado y el estrato de obra real, cuyos resultados se interpretan por separado. La procedencia, la referencia humana y las condiciones de observabilidad de los datos delimitan qué conclusiones pueden sostenerse; el funcionamiento en vivo no equivale por sí mismo al cumplimiento del presupuesto de latencia ni a una validación operativa general.</w:t>
            </w:r>
          </w:ins>
        </w:sdtContent>
      </w:sdt>
      <w:r w:rsidDel="00000000" w:rsidR="00000000" w:rsidRPr="00000000">
        <w:rPr>
          <w:rtl w:val="0"/>
        </w:rPr>
      </w:r>
    </w:p>
    <w:p w:rsidR="00000000" w:rsidDel="00000000" w:rsidP="00000000" w:rsidRDefault="00000000" w:rsidRPr="00000000" w14:paraId="000000D0">
      <w:pPr>
        <w:widowControl w:val="1"/>
        <w:ind w:firstLine="720"/>
        <w:rPr/>
      </w:pPr>
      <w:sdt>
        <w:sdtPr>
          <w:id w:val="-1369243968"/>
          <w:tag w:val="goog_rdk_103"/>
        </w:sdtPr>
        <w:sdtContent>
          <w:del w:author="ChatGPT" w:id="14" w:date="2026-09-11T03:59:54Z"/>
          <w:sdt>
            <w:sdtPr>
              <w:id w:val="-529723711"/>
              <w:tag w:val="goog_rdk_104"/>
            </w:sdtPr>
            <w:sdtContent>
              <w:commentRangeStart w:id="27"/>
            </w:sdtContent>
          </w:sdt>
          <w:del w:author="ChatGPT" w:id="14" w:date="2026-09-11T03:59:54Z">
            <w:r w:rsidDel="00000000" w:rsidR="00000000" w:rsidRPr="00000000">
              <w:rPr>
                <w:rtl w:val="0"/>
              </w:rPr>
              <w:delText xml:space="preserve">El proyecto utilizará, prioritariamente, modelos preentrenados y herramientas disponibles, evitando el entrenamiento desde cero por exceder el alcance académico y computacional previsto. Las decisiones sobre fine-tuning, prompts, tracking, servidores de medios o frameworks de inferencia deberán justificarse según criterios de viabilidad técnica, reproducibilidad, licenciamiento, desempeño y compatibilidad con el hardware disponible. En este sentido, el trabajo no se mide por alcanzar una solución industrial completa, sino por construir evidencia suficiente para evaluar la factibilidad del enfoque.</w:delText>
            </w:r>
          </w:del>
        </w:sdtContent>
      </w:sdt>
      <w:sdt>
        <w:sdtPr>
          <w:id w:val="963450033"/>
          <w:tag w:val="goog_rdk_105"/>
        </w:sdtPr>
        <w:sdtContent>
          <w:ins w:author="ChatGPT" w:id="14" w:date="2026-09-11T03:59:54Z">
            <w:commentRangeEnd w:id="27"/>
            <w:r w:rsidDel="00000000" w:rsidR="00000000" w:rsidRPr="00000000">
              <w:commentReference w:id="27"/>
            </w:r>
            <w:r w:rsidDel="00000000" w:rsidR="00000000" w:rsidRPr="00000000">
              <w:rPr>
                <w:rtl w:val="0"/>
              </w:rPr>
              <w:t xml:space="preserve">El trabajo utiliza modelos preentrenados y herramientas disponibles; el entrenamiento desde cero queda fuera de alcance. La selección de modelos, las consultas, la asociación temporal y los mecanismos de ingesta e inferencia se fundamentan en viabilidad técnica, reproducibilidad, licenciamiento y compatibilidad con el hardware disponible. La factibilidad se juzga mediante la plataforma construida y la evidencia obtenida bajo un protocolo explícito, no por su equivalencia con una solución industrial completa.</w:t>
            </w:r>
          </w:ins>
        </w:sdtContent>
      </w:sdt>
      <w:r w:rsidDel="00000000" w:rsidR="00000000" w:rsidRPr="00000000">
        <w:rPr>
          <w:rtl w:val="0"/>
        </w:rPr>
      </w:r>
    </w:p>
    <w:p w:rsidR="00000000" w:rsidDel="00000000" w:rsidP="00000000" w:rsidRDefault="00000000" w:rsidRPr="00000000" w14:paraId="000000D1">
      <w:pPr>
        <w:pStyle w:val="Heading2"/>
        <w:widowControl w:val="1"/>
        <w:rPr/>
      </w:pPr>
      <w:bookmarkStart w:colFirst="0" w:colLast="0" w:name="_heading=h.xwimlbpy1g6r" w:id="15"/>
      <w:bookmarkEnd w:id="15"/>
      <w:r w:rsidDel="00000000" w:rsidR="00000000" w:rsidRPr="00000000">
        <w:rPr>
          <w:rtl w:val="0"/>
        </w:rPr>
        <w:t xml:space="preserve">12.5. Enfoque metodológico general</w:t>
      </w:r>
    </w:p>
    <w:p w:rsidR="00000000" w:rsidDel="00000000" w:rsidP="00000000" w:rsidRDefault="00000000" w:rsidRPr="00000000" w14:paraId="000000D2">
      <w:pPr>
        <w:widowControl w:val="1"/>
        <w:ind w:firstLine="720"/>
        <w:rPr/>
      </w:pPr>
      <w:r w:rsidDel="00000000" w:rsidR="00000000" w:rsidRPr="00000000">
        <w:rPr>
          <w:rtl w:val="0"/>
        </w:rPr>
        <w:t xml:space="preserve">El desarrollo del proyecto adopta un enfoque progresivo e iterativo. En primer lugar, se construye una fundamentación teórica orientada a delimitar el problema, revisar el estado del arte y establecer criterios conceptuales. Esta instancia permite responder qué debe detectar el sistema, cómo pueden interpretarse consultas de lenguaje natural, qué restricciones impone el video en tiempo real, qué papel cumple el seguimiento temporal y bajo qué condiciones ético-legales puede analizarse video en contextos laborales.</w:t>
      </w:r>
    </w:p>
    <w:p w:rsidR="00000000" w:rsidDel="00000000" w:rsidP="00000000" w:rsidRDefault="00000000" w:rsidRPr="00000000" w14:paraId="000000D3">
      <w:pPr>
        <w:widowControl w:val="1"/>
        <w:ind w:firstLine="720"/>
        <w:rPr/>
      </w:pPr>
      <w:r w:rsidDel="00000000" w:rsidR="00000000" w:rsidRPr="00000000">
        <w:rPr>
          <w:rtl w:val="0"/>
        </w:rPr>
        <w:t xml:space="preserve">En segundo lugar, la fundamentación se traduce en una consolidación metodológica que define condiciones de riesgo, patrones, escenarios de evaluación, infraestructura disponible, estrategia de datos, protocolo de prompts, métricas y presupuesto de latencia. Esta etapa cumple una función de puente entre el análisis conceptual y la implementación, ya que transforma criterios generales en decisiones operativas evaluables.</w:t>
      </w:r>
    </w:p>
    <w:p w:rsidR="00000000" w:rsidDel="00000000" w:rsidP="00000000" w:rsidRDefault="00000000" w:rsidRPr="00000000" w14:paraId="000000D4">
      <w:pPr>
        <w:widowControl w:val="1"/>
        <w:ind w:firstLine="720"/>
        <w:rPr/>
      </w:pPr>
      <w:sdt>
        <w:sdtPr>
          <w:id w:val="-1272017203"/>
          <w:tag w:val="goog_rdk_107"/>
        </w:sdtPr>
        <w:sdtContent>
          <w:del w:author="ChatGPT" w:id="15" w:date="2026-09-11T03:59:54Z"/>
          <w:sdt>
            <w:sdtPr>
              <w:id w:val="-868517813"/>
              <w:tag w:val="goog_rdk_108"/>
            </w:sdtPr>
            <w:sdtContent>
              <w:commentRangeStart w:id="28"/>
            </w:sdtContent>
          </w:sdt>
          <w:del w:author="ChatGPT" w:id="15" w:date="2026-09-11T03:59:54Z">
            <w:r w:rsidDel="00000000" w:rsidR="00000000" w:rsidRPr="00000000">
              <w:rPr>
                <w:rtl w:val="0"/>
              </w:rPr>
              <w:delText xml:space="preserve">Posteriormente, el trabajo avanza hacia el diseño arquitectónico de la plataforma, donde se definirán los módulos, flujos de datos, contratos de interfaz, separación entre plano de medios y plano de control, mecanismos de registro y criterios de integración. La implementación del prototipo materializará esas decisiones en una versión mínima reproducible. Finalmente, la validación experimental permitirá medir el comportamiento del sistema, identificar dificultades, discutir limitaciones y proponer líneas futuras.</w:delText>
            </w:r>
          </w:del>
        </w:sdtContent>
      </w:sdt>
      <w:sdt>
        <w:sdtPr>
          <w:id w:val="-1223825298"/>
          <w:tag w:val="goog_rdk_109"/>
        </w:sdtPr>
        <w:sdtContent>
          <w:ins w:author="ChatGPT" w:id="15" w:date="2026-09-11T03:59:54Z">
            <w:commentRangeEnd w:id="28"/>
            <w:r w:rsidDel="00000000" w:rsidR="00000000" w:rsidRPr="00000000">
              <w:commentReference w:id="28"/>
            </w:r>
            <w:r w:rsidDel="00000000" w:rsidR="00000000" w:rsidRPr="00000000">
              <w:rPr>
                <w:rtl w:val="0"/>
              </w:rPr>
              <w:t xml:space="preserve">El diseño arquitectónico define los módulos, los flujos de datos, los contratos de interfaz y la separación entre plano de medios, plano de control y distribución de alertas. La implementación materializa esas decisiones e incorpora el soporte experimental y los bancos de evaluación. La evaluación experimental mide percepción, estado por persona, alertas por episodio y rendimiento de ejecución; el análisis de esos resultados delimita el alcance de la factibilidad y las restricciones de generalización.</w:t>
            </w:r>
          </w:ins>
        </w:sdtContent>
      </w:sdt>
      <w:r w:rsidDel="00000000" w:rsidR="00000000" w:rsidRPr="00000000">
        <w:rPr>
          <w:rtl w:val="0"/>
        </w:rPr>
      </w:r>
    </w:p>
    <w:p w:rsidR="00000000" w:rsidDel="00000000" w:rsidP="00000000" w:rsidRDefault="00000000" w:rsidRPr="00000000" w14:paraId="000000D5">
      <w:pPr>
        <w:widowControl w:val="1"/>
        <w:ind w:firstLine="720"/>
        <w:rPr/>
      </w:pPr>
      <w:sdt>
        <w:sdtPr>
          <w:id w:val="435893225"/>
          <w:tag w:val="goog_rdk_111"/>
        </w:sdtPr>
        <w:sdtContent>
          <w:del w:author="ChatGPT" w:id="16" w:date="2026-09-11T03:59:54Z"/>
          <w:sdt>
            <w:sdtPr>
              <w:id w:val="-1882634971"/>
              <w:tag w:val="goog_rdk_112"/>
            </w:sdtPr>
            <w:sdtContent>
              <w:commentRangeStart w:id="29"/>
            </w:sdtContent>
          </w:sdt>
          <w:del w:author="ChatGPT" w:id="16" w:date="2026-09-11T03:59:54Z">
            <w:r w:rsidDel="00000000" w:rsidR="00000000" w:rsidRPr="00000000">
              <w:rPr>
                <w:rtl w:val="0"/>
              </w:rPr>
              <w:delText xml:space="preserve">La metodología se orienta a la trazabilidad. Cada decisión técnica relevante deberá poder vincularse con una necesidad del problema, un criterio derivado del marco teórico, una restricción metodológica o una condición experimental. Por ello, las matrices comparativas extensas, catálogos completos de prompts, inventarios de datasets, detalles de infraestructura y registros de medición se conservarán como anexos o evidencia complementaria, mientras que el cuerpo principal mantendrá únicamente la información relevante para sostener la argumentación central del proyecto.</w:delText>
            </w:r>
          </w:del>
        </w:sdtContent>
      </w:sdt>
      <w:sdt>
        <w:sdtPr>
          <w:id w:val="-1945776383"/>
          <w:tag w:val="goog_rdk_113"/>
        </w:sdtPr>
        <w:sdtContent>
          <w:ins w:author="ChatGPT" w:id="16" w:date="2026-09-11T03:59:54Z">
            <w:commentRangeEnd w:id="29"/>
            <w:r w:rsidDel="00000000" w:rsidR="00000000" w:rsidRPr="00000000">
              <w:commentReference w:id="29"/>
            </w:r>
            <w:r w:rsidDel="00000000" w:rsidR="00000000" w:rsidRPr="00000000">
              <w:rPr>
                <w:rtl w:val="0"/>
              </w:rPr>
              <w:t xml:space="preserve">La metodología se orienta a la trazabilidad. Cada decisión técnica relevante se vincula con una necesidad del problema, un fundamento conceptual, una restricción metodológica o una condición experimental. El cuerpo del informe desarrolla la argumentación, las decisiones y los resultados necesarios para sostener las conclusiones. Los anexos reúnen información técnica complementaria y condiciones de reproducibilidad, mientras que los artefactos experimentales conservan configuraciones, registros y evidencia por corrida para permitir su inspección.</w:t>
            </w:r>
          </w:ins>
        </w:sdtContent>
      </w:sdt>
      <w:r w:rsidDel="00000000" w:rsidR="00000000" w:rsidRPr="00000000">
        <w:rPr>
          <w:rtl w:val="0"/>
        </w:rPr>
      </w:r>
    </w:p>
    <w:p w:rsidR="00000000" w:rsidDel="00000000" w:rsidP="00000000" w:rsidRDefault="00000000" w:rsidRPr="00000000" w14:paraId="000000D6">
      <w:pPr>
        <w:pStyle w:val="Heading1"/>
        <w:widowControl w:val="1"/>
        <w:rPr/>
      </w:pPr>
      <w:bookmarkStart w:colFirst="0" w:colLast="0" w:name="_heading=h.kmka36luaexi" w:id="16"/>
      <w:bookmarkEnd w:id="16"/>
      <w:r w:rsidDel="00000000" w:rsidR="00000000" w:rsidRPr="00000000">
        <w:rPr>
          <w:rtl w:val="0"/>
        </w:rPr>
        <w:t xml:space="preserve">13. Objetivo</w:t>
      </w:r>
      <w:sdt>
        <w:sdtPr>
          <w:id w:val="-1227887452"/>
          <w:tag w:val="goog_rdk_114"/>
        </w:sdtPr>
        <w:sdtContent>
          <w:ins w:author="ChatGPT" w:id="17" w:date="2026-09-11T03:59:54Z">
            <w:r w:rsidDel="00000000" w:rsidR="00000000" w:rsidRPr="00000000">
              <w:rPr>
                <w:rtl w:val="0"/>
              </w:rPr>
              <w:t xml:space="preserve">s</w:t>
            </w:r>
          </w:ins>
        </w:sdtContent>
      </w:sdt>
      <w:r w:rsidDel="00000000" w:rsidR="00000000" w:rsidRPr="00000000">
        <w:rPr>
          <w:rtl w:val="0"/>
        </w:rPr>
        <w:t xml:space="preserve"> </w:t>
      </w:r>
      <w:sdt>
        <w:sdtPr>
          <w:id w:val="1747909310"/>
          <w:tag w:val="goog_rdk_115"/>
        </w:sdtPr>
        <w:sdtContent>
          <w:del w:author="ChatGPT" w:id="18" w:date="2026-09-11T03:59:54Z">
            <w:r w:rsidDel="00000000" w:rsidR="00000000" w:rsidRPr="00000000">
              <w:rPr>
                <w:rtl w:val="0"/>
              </w:rPr>
              <w:delText xml:space="preserve">D</w:delText>
            </w:r>
          </w:del>
        </w:sdtContent>
      </w:sdt>
      <w:sdt>
        <w:sdtPr>
          <w:id w:val="-1741824874"/>
          <w:tag w:val="goog_rdk_116"/>
        </w:sdtPr>
        <w:sdtContent>
          <w:ins w:author="ChatGPT" w:id="18" w:date="2026-09-11T03:59:54Z">
            <w:r w:rsidDel="00000000" w:rsidR="00000000" w:rsidRPr="00000000">
              <w:rPr>
                <w:rtl w:val="0"/>
              </w:rPr>
              <w:t xml:space="preserve">d</w:t>
            </w:r>
          </w:ins>
        </w:sdtContent>
      </w:sdt>
      <w:r w:rsidDel="00000000" w:rsidR="00000000" w:rsidRPr="00000000">
        <w:rPr>
          <w:rtl w:val="0"/>
        </w:rPr>
        <w:t xml:space="preserve">el </w:t>
      </w:r>
      <w:sdt>
        <w:sdtPr>
          <w:id w:val="-1273459102"/>
          <w:tag w:val="goog_rdk_117"/>
        </w:sdtPr>
        <w:sdtContent>
          <w:del w:author="ChatGPT" w:id="19" w:date="2026-09-11T03:59:54Z">
            <w:r w:rsidDel="00000000" w:rsidR="00000000" w:rsidRPr="00000000">
              <w:rPr>
                <w:rtl w:val="0"/>
              </w:rPr>
              <w:delText xml:space="preserve">P</w:delText>
            </w:r>
          </w:del>
        </w:sdtContent>
      </w:sdt>
      <w:sdt>
        <w:sdtPr>
          <w:id w:val="-776434374"/>
          <w:tag w:val="goog_rdk_118"/>
        </w:sdtPr>
        <w:sdtContent>
          <w:ins w:author="ChatGPT" w:id="19" w:date="2026-09-11T03:59:54Z">
            <w:r w:rsidDel="00000000" w:rsidR="00000000" w:rsidRPr="00000000">
              <w:rPr>
                <w:rtl w:val="0"/>
              </w:rPr>
              <w:t xml:space="preserve">p</w:t>
            </w:r>
          </w:ins>
        </w:sdtContent>
      </w:sdt>
      <w:r w:rsidDel="00000000" w:rsidR="00000000" w:rsidRPr="00000000">
        <w:rPr>
          <w:rtl w:val="0"/>
        </w:rPr>
        <w:t xml:space="preserve">royecto</w:t>
      </w:r>
    </w:p>
    <w:p w:rsidR="00000000" w:rsidDel="00000000" w:rsidP="00000000" w:rsidRDefault="00000000" w:rsidRPr="00000000" w14:paraId="000000D7">
      <w:pPr>
        <w:pStyle w:val="Heading2"/>
        <w:widowControl w:val="1"/>
        <w:rPr/>
      </w:pPr>
      <w:bookmarkStart w:colFirst="0" w:colLast="0" w:name="_heading=h.ltgcnedrwgm" w:id="17"/>
      <w:bookmarkEnd w:id="17"/>
      <w:r w:rsidDel="00000000" w:rsidR="00000000" w:rsidRPr="00000000">
        <w:rPr>
          <w:rtl w:val="0"/>
        </w:rPr>
        <w:t xml:space="preserve">13.1. Objetivo general</w:t>
      </w:r>
    </w:p>
    <w:p w:rsidR="00000000" w:rsidDel="00000000" w:rsidP="00000000" w:rsidRDefault="00000000" w:rsidRPr="00000000" w14:paraId="000000D8">
      <w:pPr>
        <w:widowControl w:val="1"/>
        <w:ind w:firstLine="720"/>
        <w:rPr/>
      </w:pPr>
      <w:sdt>
        <w:sdtPr>
          <w:id w:val="-1298861145"/>
          <w:tag w:val="goog_rdk_120"/>
        </w:sdtPr>
        <w:sdtContent>
          <w:del w:author="ChatGPT" w:id="20" w:date="2026-09-11T03:59:54Z"/>
          <w:sdt>
            <w:sdtPr>
              <w:id w:val="635116535"/>
              <w:tag w:val="goog_rdk_121"/>
            </w:sdtPr>
            <w:sdtContent>
              <w:commentRangeStart w:id="30"/>
            </w:sdtContent>
          </w:sdt>
          <w:del w:author="ChatGPT" w:id="20" w:date="2026-09-11T03:59:54Z">
            <w:r w:rsidDel="00000000" w:rsidR="00000000" w:rsidRPr="00000000">
              <w:rPr>
                <w:rtl w:val="0"/>
              </w:rPr>
              <w:delText xml:space="preserve">Diseñar, implementar y evaluar la factibilidad técnica de una plataforma experimental de detección open-vocabulary en video en tiempo real, orientada a la identificación asistiva de condiciones de riesgo en obras de construcción civil, mediante la integración de modelos de visión-lenguaje, procesamiento de video de baja latencia, seguimiento temporal, patrones de riesgo y mecanismos de alerta evaluables bajo condiciones controladas.</w:delText>
            </w:r>
          </w:del>
        </w:sdtContent>
      </w:sdt>
      <w:sdt>
        <w:sdtPr>
          <w:id w:val="1068420113"/>
          <w:tag w:val="goog_rdk_122"/>
        </w:sdtPr>
        <w:sdtContent>
          <w:ins w:author="ChatGPT" w:id="20" w:date="2026-09-11T03:59:54Z">
            <w:commentRangeEnd w:id="30"/>
            <w:r w:rsidDel="00000000" w:rsidR="00000000" w:rsidRPr="00000000">
              <w:commentReference w:id="30"/>
            </w:r>
            <w:r w:rsidDel="00000000" w:rsidR="00000000" w:rsidRPr="00000000">
              <w:rPr>
                <w:rtl w:val="0"/>
              </w:rPr>
              <w:t xml:space="preserve">Diseñar, implementar y evaluar una plataforma experimental de detección open-vocabulary en video en tiempo real, sustentada en el análisis crítico de sus fundamentos y alternativas tecnológicas, para determinar la factibilidad técnica y los límites de transformar condiciones de riesgo expresadas en lenguaje natural en alertas asistivas trazables en el dominio de la construcción civil.</w:t>
            </w:r>
          </w:ins>
        </w:sdtContent>
      </w:sdt>
      <w:r w:rsidDel="00000000" w:rsidR="00000000" w:rsidRPr="00000000">
        <w:rPr>
          <w:rtl w:val="0"/>
        </w:rPr>
      </w:r>
    </w:p>
    <w:p w:rsidR="00000000" w:rsidDel="00000000" w:rsidP="00000000" w:rsidRDefault="00000000" w:rsidRPr="00000000" w14:paraId="000000D9">
      <w:pPr>
        <w:pStyle w:val="Heading2"/>
        <w:widowControl w:val="1"/>
        <w:rPr/>
      </w:pPr>
      <w:bookmarkStart w:colFirst="0" w:colLast="0" w:name="_heading=h.w1cmkg8gw1s1" w:id="18"/>
      <w:bookmarkEnd w:id="18"/>
      <w:r w:rsidDel="00000000" w:rsidR="00000000" w:rsidRPr="00000000">
        <w:rPr>
          <w:rtl w:val="0"/>
        </w:rPr>
        <w:t xml:space="preserve">13.2. Objetivos específicos</w:t>
      </w:r>
    </w:p>
    <w:p w:rsidR="00000000" w:rsidDel="00000000" w:rsidP="00000000" w:rsidRDefault="00000000" w:rsidRPr="00000000" w14:paraId="000000DA">
      <w:pPr>
        <w:widowControl w:val="1"/>
        <w:numPr>
          <w:ilvl w:val="0"/>
          <w:numId w:val="1"/>
        </w:numPr>
        <w:ind w:left="720" w:right="0" w:hanging="360"/>
        <w:rPr/>
      </w:pPr>
      <w:sdt>
        <w:sdtPr>
          <w:id w:val="-1480849007"/>
          <w:tag w:val="goog_rdk_124"/>
        </w:sdtPr>
        <w:sdtContent>
          <w:del w:author="ChatGPT" w:id="21" w:date="2026-09-11T03:59:54Z"/>
          <w:sdt>
            <w:sdtPr>
              <w:id w:val="-266501963"/>
              <w:tag w:val="goog_rdk_125"/>
            </w:sdtPr>
            <w:sdtContent>
              <w:commentRangeStart w:id="31"/>
            </w:sdtContent>
          </w:sdt>
          <w:del w:author="ChatGPT" w:id="21" w:date="2026-09-11T03:59:54Z">
            <w:r w:rsidDel="00000000" w:rsidR="00000000" w:rsidRPr="00000000">
              <w:rPr>
                <w:rtl w:val="0"/>
              </w:rPr>
              <w:delText xml:space="preserve">Analizar el estado del arte y los fundamentos técnicos, metodológicos, normativos y ético-legales vinculados con la detección open-vocabulary, el seguimiento multiobjeto, la transmisión de video en tiempo real y la seguridad laboral en construcción civil, a fin de establecer criterios de diseño y evaluación para la plataforma experimental.</w:delText>
            </w:r>
          </w:del>
        </w:sdtContent>
      </w:sdt>
      <w:sdt>
        <w:sdtPr>
          <w:id w:val="-102906985"/>
          <w:tag w:val="goog_rdk_126"/>
        </w:sdtPr>
        <w:sdtContent>
          <w:ins w:author="ChatGPT" w:id="21" w:date="2026-09-11T03:59:54Z">
            <w:commentRangeEnd w:id="31"/>
            <w:r w:rsidDel="00000000" w:rsidR="00000000" w:rsidRPr="00000000">
              <w:commentReference w:id="31"/>
            </w:r>
            <w:r w:rsidDel="00000000" w:rsidR="00000000" w:rsidRPr="00000000">
              <w:rPr>
                <w:rtl w:val="0"/>
              </w:rPr>
              <w:t xml:space="preserve">Analizar críticamente el estado del arte y los fundamentos técnicos y metodológicos de la detección open-vocabulary, la asociación temporal y el procesamiento de video en tiempo real, junto con el contexto de seguridad laboral y las consideraciones ético-legales pertinentes, para establecer criterios de selección, diseño y evaluación de la plataforma.</w:t>
            </w:r>
          </w:ins>
        </w:sdtContent>
      </w:sdt>
      <w:r w:rsidDel="00000000" w:rsidR="00000000" w:rsidRPr="00000000">
        <w:rPr>
          <w:rtl w:val="0"/>
        </w:rPr>
      </w:r>
    </w:p>
    <w:p w:rsidR="00000000" w:rsidDel="00000000" w:rsidP="00000000" w:rsidRDefault="00000000" w:rsidRPr="00000000" w14:paraId="000000DB">
      <w:pPr>
        <w:widowControl w:val="1"/>
        <w:numPr>
          <w:ilvl w:val="0"/>
          <w:numId w:val="1"/>
        </w:numPr>
        <w:ind w:left="720" w:right="0" w:hanging="360"/>
        <w:rPr/>
      </w:pPr>
      <w:sdt>
        <w:sdtPr>
          <w:id w:val="20002593"/>
          <w:tag w:val="goog_rdk_128"/>
        </w:sdtPr>
        <w:sdtContent>
          <w:del w:author="ChatGPT" w:id="22" w:date="2026-09-11T03:59:54Z"/>
          <w:sdt>
            <w:sdtPr>
              <w:id w:val="79596510"/>
              <w:tag w:val="goog_rdk_129"/>
            </w:sdtPr>
            <w:sdtContent>
              <w:commentRangeStart w:id="32"/>
            </w:sdtContent>
          </w:sdt>
          <w:del w:author="ChatGPT" w:id="22" w:date="2026-09-11T03:59:54Z">
            <w:r w:rsidDel="00000000" w:rsidR="00000000" w:rsidRPr="00000000">
              <w:rPr>
                <w:rtl w:val="0"/>
              </w:rPr>
              <w:delText xml:space="preserve">Definir y operacionalizar un conjunto de condiciones de riesgo visualmente observables en entornos de obra, vinculándolas con patrones de riesgo, niveles de severidad, criterios de persistencia temporal y formulaciones de consulta compatibles con modelos de detección open-vocabulary.</w:delText>
            </w:r>
          </w:del>
        </w:sdtContent>
      </w:sdt>
      <w:sdt>
        <w:sdtPr>
          <w:id w:val="1639492432"/>
          <w:tag w:val="goog_rdk_130"/>
        </w:sdtPr>
        <w:sdtContent>
          <w:ins w:author="ChatGPT" w:id="22" w:date="2026-09-11T03:59:54Z">
            <w:commentRangeEnd w:id="32"/>
            <w:r w:rsidDel="00000000" w:rsidR="00000000" w:rsidRPr="00000000">
              <w:commentReference w:id="32"/>
            </w:r>
            <w:r w:rsidDel="00000000" w:rsidR="00000000" w:rsidRPr="00000000">
              <w:rPr>
                <w:rtl w:val="0"/>
              </w:rPr>
              <w:t xml:space="preserve">Definir y operacionalizar las condiciones nucleares CR-01 y CR-02 mediante consultas, estrategias de detección, reglas de asociación de evidencia y patrones con criterios de confirmación y resolución temporal, distinguiendo el núcleo evaluable de las condiciones de extensión del catálogo.</w:t>
            </w:r>
          </w:ins>
        </w:sdtContent>
      </w:sdt>
      <w:r w:rsidDel="00000000" w:rsidR="00000000" w:rsidRPr="00000000">
        <w:rPr>
          <w:rtl w:val="0"/>
        </w:rPr>
      </w:r>
    </w:p>
    <w:p w:rsidR="00000000" w:rsidDel="00000000" w:rsidP="00000000" w:rsidRDefault="00000000" w:rsidRPr="00000000" w14:paraId="000000DC">
      <w:pPr>
        <w:widowControl w:val="1"/>
        <w:numPr>
          <w:ilvl w:val="0"/>
          <w:numId w:val="1"/>
        </w:numPr>
        <w:ind w:left="720" w:right="0" w:hanging="360"/>
        <w:rPr/>
      </w:pPr>
      <w:sdt>
        <w:sdtPr>
          <w:id w:val="-785560042"/>
          <w:tag w:val="goog_rdk_132"/>
        </w:sdtPr>
        <w:sdtContent>
          <w:del w:author="ChatGPT" w:id="23" w:date="2026-09-11T03:59:54Z"/>
          <w:sdt>
            <w:sdtPr>
              <w:id w:val="642995277"/>
              <w:tag w:val="goog_rdk_133"/>
            </w:sdtPr>
            <w:sdtContent>
              <w:commentRangeStart w:id="33"/>
            </w:sdtContent>
          </w:sdt>
          <w:del w:author="ChatGPT" w:id="23" w:date="2026-09-11T03:59:54Z">
            <w:r w:rsidDel="00000000" w:rsidR="00000000" w:rsidRPr="00000000">
              <w:rPr>
                <w:rtl w:val="0"/>
              </w:rPr>
              <w:delText xml:space="preserve">Diseñar una arquitectura modular de procesamiento de video en tiempo real que distinga el plano de medios y el plano de control, permitiendo integrar de manera desacoplada componentes de ingesta, inferencia, seguimiento temporal, evaluación de patrones, registro de eventos y generación de alertas.</w:delText>
            </w:r>
          </w:del>
        </w:sdtContent>
      </w:sdt>
      <w:sdt>
        <w:sdtPr>
          <w:id w:val="902324510"/>
          <w:tag w:val="goog_rdk_134"/>
        </w:sdtPr>
        <w:sdtContent>
          <w:ins w:author="ChatGPT" w:id="23" w:date="2026-09-11T03:59:54Z">
            <w:commentRangeEnd w:id="33"/>
            <w:r w:rsidDel="00000000" w:rsidR="00000000" w:rsidRPr="00000000">
              <w:commentReference w:id="33"/>
            </w:r>
            <w:r w:rsidDel="00000000" w:rsidR="00000000" w:rsidRPr="00000000">
              <w:rPr>
                <w:rtl w:val="0"/>
              </w:rPr>
              <w:t xml:space="preserve">Diseñar una arquitectura modular que separe percepción en el plano de medios, evaluación de patrones en el plano de control y distribución de alertas confirmadas, con contratos explícitos, configuración reproducible y mecanismos de persistencia e inspección de la evidencia.</w:t>
            </w:r>
          </w:ins>
        </w:sdtContent>
      </w:sdt>
      <w:r w:rsidDel="00000000" w:rsidR="00000000" w:rsidRPr="00000000">
        <w:rPr>
          <w:rtl w:val="0"/>
        </w:rPr>
      </w:r>
    </w:p>
    <w:p w:rsidR="00000000" w:rsidDel="00000000" w:rsidP="00000000" w:rsidRDefault="00000000" w:rsidRPr="00000000" w14:paraId="000000DD">
      <w:pPr>
        <w:widowControl w:val="1"/>
        <w:numPr>
          <w:ilvl w:val="0"/>
          <w:numId w:val="1"/>
        </w:numPr>
        <w:ind w:left="720" w:right="0" w:hanging="360"/>
        <w:rPr/>
      </w:pPr>
      <w:sdt>
        <w:sdtPr>
          <w:id w:val="-685554276"/>
          <w:tag w:val="goog_rdk_136"/>
        </w:sdtPr>
        <w:sdtContent>
          <w:del w:author="ChatGPT" w:id="24" w:date="2026-09-11T03:59:54Z"/>
          <w:sdt>
            <w:sdtPr>
              <w:id w:val="-246641652"/>
              <w:tag w:val="goog_rdk_137"/>
            </w:sdtPr>
            <w:sdtContent>
              <w:commentRangeStart w:id="34"/>
            </w:sdtContent>
          </w:sdt>
          <w:del w:author="ChatGPT" w:id="24" w:date="2026-09-11T03:59:54Z">
            <w:r w:rsidDel="00000000" w:rsidR="00000000" w:rsidRPr="00000000">
              <w:rPr>
                <w:rtl w:val="0"/>
              </w:rPr>
              <w:delText xml:space="preserve">Implementar un prototipo experimental capaz de ejecutar el flujo experimental previsto, incorporando ingesta o lectura de video, inferencia open-vocabulary, evaluación de patrones de riesgo, registro de eventos, alertas internas e instrumentación de métricas técnicas y operativas.</w:delText>
            </w:r>
          </w:del>
        </w:sdtContent>
      </w:sdt>
      <w:sdt>
        <w:sdtPr>
          <w:id w:val="-1221378460"/>
          <w:tag w:val="goog_rdk_138"/>
        </w:sdtPr>
        <w:sdtContent>
          <w:ins w:author="ChatGPT" w:id="24" w:date="2026-09-11T03:59:54Z">
            <w:commentRangeEnd w:id="34"/>
            <w:r w:rsidDel="00000000" w:rsidR="00000000" w:rsidRPr="00000000">
              <w:commentReference w:id="34"/>
            </w:r>
            <w:r w:rsidDel="00000000" w:rsidR="00000000" w:rsidRPr="00000000">
              <w:rPr>
                <w:rtl w:val="0"/>
              </w:rPr>
              <w:t xml:space="preserve">Implementar un prototipo experimental que integre lectura de archivos y captura en vivo, inferencia open-vocabulary, identidad temporal por sujeto, evaluación de patrones, registro y distribución de alertas, junto con instrumentación de métricas y herramientas de orquestación e inspección experimental.</w:t>
            </w:r>
          </w:ins>
        </w:sdtContent>
      </w:sdt>
      <w:r w:rsidDel="00000000" w:rsidR="00000000" w:rsidRPr="00000000">
        <w:rPr>
          <w:rtl w:val="0"/>
        </w:rPr>
      </w:r>
    </w:p>
    <w:p w:rsidR="00000000" w:rsidDel="00000000" w:rsidP="00000000" w:rsidRDefault="00000000" w:rsidRPr="00000000" w14:paraId="000000DE">
      <w:pPr>
        <w:widowControl w:val="1"/>
        <w:numPr>
          <w:ilvl w:val="0"/>
          <w:numId w:val="1"/>
        </w:numPr>
        <w:ind w:left="720" w:right="0" w:hanging="360"/>
        <w:rPr/>
      </w:pPr>
      <w:sdt>
        <w:sdtPr>
          <w:id w:val="-1000408447"/>
          <w:tag w:val="goog_rdk_140"/>
        </w:sdtPr>
        <w:sdtContent>
          <w:del w:author="ChatGPT" w:id="25" w:date="2026-09-11T03:59:54Z"/>
          <w:sdt>
            <w:sdtPr>
              <w:id w:val="-1534877293"/>
              <w:tag w:val="goog_rdk_141"/>
            </w:sdtPr>
            <w:sdtContent>
              <w:commentRangeStart w:id="35"/>
            </w:sdtContent>
          </w:sdt>
          <w:del w:author="ChatGPT" w:id="25" w:date="2026-09-11T03:59:54Z">
            <w:r w:rsidDel="00000000" w:rsidR="00000000" w:rsidRPr="00000000">
              <w:rPr>
                <w:rtl w:val="0"/>
              </w:rPr>
              <w:delText xml:space="preserve">Evaluar el desempeño del prototipo mediante un protocolo experimental reproducible, considerando escenarios basados en datasets y escenarios controlados representativos, con métricas de detección, seguimiento, rendimiento del pipeline, latencia de alerta y utilidad operativa de las notificaciones generadas.</w:delText>
            </w:r>
          </w:del>
        </w:sdtContent>
      </w:sdt>
      <w:sdt>
        <w:sdtPr>
          <w:id w:val="1593392823"/>
          <w:tag w:val="goog_rdk_142"/>
        </w:sdtPr>
        <w:sdtContent>
          <w:ins w:author="ChatGPT" w:id="25" w:date="2026-09-11T03:59:54Z">
            <w:commentRangeEnd w:id="35"/>
            <w:r w:rsidDel="00000000" w:rsidR="00000000" w:rsidRPr="00000000">
              <w:commentReference w:id="35"/>
            </w:r>
            <w:r w:rsidDel="00000000" w:rsidR="00000000" w:rsidRPr="00000000">
              <w:rPr>
                <w:rtl w:val="0"/>
              </w:rPr>
              <w:t xml:space="preserve">Diseñar y ejecutar un protocolo de evaluación reproducible, sustentado en bancos de imágenes y video con referencias anotadas, para comparar configuraciones de percepción, estado por persona y alertas por episodio, y medir rendimiento, latencia por tramo, falsas alertas y extensibilidad, distinguiendo escenarios, materiales y condiciones de aplicabilidad.</w:t>
            </w:r>
          </w:ins>
        </w:sdtContent>
      </w:sdt>
      <w:r w:rsidDel="00000000" w:rsidR="00000000" w:rsidRPr="00000000">
        <w:rPr>
          <w:rtl w:val="0"/>
        </w:rPr>
      </w:r>
    </w:p>
    <w:p w:rsidR="00000000" w:rsidDel="00000000" w:rsidP="00000000" w:rsidRDefault="00000000" w:rsidRPr="00000000" w14:paraId="000000DF">
      <w:pPr>
        <w:widowControl w:val="1"/>
        <w:numPr>
          <w:ilvl w:val="0"/>
          <w:numId w:val="1"/>
        </w:numPr>
        <w:ind w:left="720" w:right="0" w:hanging="360"/>
        <w:rPr/>
      </w:pPr>
      <w:r w:rsidDel="00000000" w:rsidR="00000000" w:rsidRPr="00000000">
        <w:rPr>
          <w:rtl w:val="0"/>
        </w:rPr>
        <w:t xml:space="preserve">Incorporar lineamientos de ética, privacidad y seguridad de la información acordes con el uso responsable de sistemas de análisis automatizado de video en contextos laborales, manteniendo el carácter asistivo de las alertas y evitando mecanismos de reconocimiento de identidad personal.</w:t>
      </w:r>
    </w:p>
    <w:p w:rsidR="00000000" w:rsidDel="00000000" w:rsidP="00000000" w:rsidRDefault="00000000" w:rsidRPr="00000000" w14:paraId="000000E0">
      <w:pPr>
        <w:widowControl w:val="1"/>
        <w:numPr>
          <w:ilvl w:val="0"/>
          <w:numId w:val="1"/>
        </w:numPr>
        <w:ind w:left="720" w:right="0" w:hanging="360"/>
        <w:rPr/>
      </w:pPr>
      <w:r w:rsidDel="00000000" w:rsidR="00000000" w:rsidRPr="00000000">
        <w:rPr>
          <w:rtl w:val="0"/>
        </w:rPr>
        <w:t xml:space="preserve">Documentar las decisiones técnicas, metodológicas y experimentales adoptadas durante el desarrollo del proyecto, junto con sus resultados, limitaciones, evidencias generadas y posibles líneas de continuidad o mejora futura.</w:t>
      </w:r>
    </w:p>
    <w:p w:rsidR="00000000" w:rsidDel="00000000" w:rsidP="00000000" w:rsidRDefault="00000000" w:rsidRPr="00000000" w14:paraId="000000E1">
      <w:pPr>
        <w:pStyle w:val="Heading1"/>
        <w:widowControl w:val="1"/>
        <w:rPr/>
      </w:pPr>
      <w:bookmarkStart w:colFirst="0" w:colLast="0" w:name="_heading=h.bn5ula834lp0" w:id="19"/>
      <w:bookmarkEnd w:id="19"/>
      <w:r w:rsidDel="00000000" w:rsidR="00000000" w:rsidRPr="00000000">
        <w:rPr>
          <w:rtl w:val="0"/>
        </w:rPr>
        <w:t xml:space="preserve">14. Plan De Trabajo De Proyecto Integrador</w:t>
      </w:r>
    </w:p>
    <w:p w:rsidR="00000000" w:rsidDel="00000000" w:rsidP="00000000" w:rsidRDefault="00000000" w:rsidRPr="00000000" w14:paraId="000000E2">
      <w:pPr>
        <w:pStyle w:val="Heading2"/>
        <w:widowControl w:val="1"/>
        <w:rPr/>
      </w:pPr>
      <w:bookmarkStart w:colFirst="0" w:colLast="0" w:name="_heading=h.yerawa14e8qk" w:id="20"/>
      <w:bookmarkEnd w:id="20"/>
      <w:r w:rsidDel="00000000" w:rsidR="00000000" w:rsidRPr="00000000">
        <w:rPr>
          <w:rtl w:val="0"/>
        </w:rPr>
        <w:t xml:space="preserve">14.1. Enfoque general de trabajo</w:t>
      </w:r>
    </w:p>
    <w:p w:rsidR="00000000" w:rsidDel="00000000" w:rsidP="00000000" w:rsidRDefault="00000000" w:rsidRPr="00000000" w14:paraId="000000E3">
      <w:pPr>
        <w:widowControl w:val="1"/>
        <w:ind w:firstLine="720"/>
        <w:rPr/>
      </w:pPr>
      <w:r w:rsidDel="00000000" w:rsidR="00000000" w:rsidRPr="00000000">
        <w:rPr>
          <w:rtl w:val="0"/>
        </w:rPr>
        <w:t xml:space="preserve">Se adopta un proceso iterativo-incremental, de inspiración ágil, orientado a construir progresivamente la plataforma experimental y la evidencia académica asociada. El avance se organiza en ciclos de planificación, ejecución, verificación y ajuste, priorizando las tareas según su aporte directo a los objetivos del proyecto. Esta metodología permite incorporar hallazgos de investigación, restricciones técnicas emergentes y resultados preliminares sin alterar el propósito general del trabajo.</w:t>
      </w:r>
    </w:p>
    <w:p w:rsidR="00000000" w:rsidDel="00000000" w:rsidP="00000000" w:rsidRDefault="00000000" w:rsidRPr="00000000" w14:paraId="000000E4">
      <w:pPr>
        <w:widowControl w:val="1"/>
        <w:ind w:firstLine="720"/>
        <w:rPr/>
      </w:pPr>
      <w:r w:rsidDel="00000000" w:rsidR="00000000" w:rsidRPr="00000000">
        <w:rPr>
          <w:rtl w:val="0"/>
        </w:rPr>
        <w:t xml:space="preserve">La documentación acompaña cada etapa del proceso. Las decisiones técnicas, configuraciones, supuestos, limitaciones, pruebas y resultados parciales se registran a medida que se producen, favoreciendo la reproducibilidad del prototipo y la trazabilidad de las decisiones adoptadas. Esta forma de trabajo permite distinguir qué decisiones derivan del análisis teórico, cuáles responden a restricciones metodológicas y cuáles surgen de la implementación concreta del sistema.</w:t>
      </w:r>
    </w:p>
    <w:p w:rsidR="00000000" w:rsidDel="00000000" w:rsidP="00000000" w:rsidRDefault="00000000" w:rsidRPr="00000000" w14:paraId="000000E5">
      <w:pPr>
        <w:pStyle w:val="Heading2"/>
        <w:widowControl w:val="1"/>
        <w:rPr/>
      </w:pPr>
      <w:bookmarkStart w:colFirst="0" w:colLast="0" w:name="_heading=h.ckovd7dkouf4" w:id="21"/>
      <w:bookmarkEnd w:id="21"/>
      <w:r w:rsidDel="00000000" w:rsidR="00000000" w:rsidRPr="00000000">
        <w:rPr>
          <w:rtl w:val="0"/>
        </w:rPr>
        <w:t xml:space="preserve">14.2. Etapas del proyecto</w:t>
      </w:r>
    </w:p>
    <w:p w:rsidR="00000000" w:rsidDel="00000000" w:rsidP="00000000" w:rsidRDefault="00000000" w:rsidRPr="00000000" w14:paraId="000000E6">
      <w:pPr>
        <w:pStyle w:val="Heading3"/>
        <w:widowControl w:val="1"/>
        <w:rPr/>
      </w:pPr>
      <w:bookmarkStart w:colFirst="0" w:colLast="0" w:name="_heading=h.4be9lg9feg5c" w:id="22"/>
      <w:bookmarkEnd w:id="22"/>
      <w:r w:rsidDel="00000000" w:rsidR="00000000" w:rsidRPr="00000000">
        <w:rPr>
          <w:rtl w:val="0"/>
        </w:rPr>
        <w:t xml:space="preserve">14.2.1. Etapa 1 - Investigación bibliográfica y fundamentación teórica</w:t>
      </w:r>
    </w:p>
    <w:p w:rsidR="00000000" w:rsidDel="00000000" w:rsidP="00000000" w:rsidRDefault="00000000" w:rsidRPr="00000000" w14:paraId="000000E7">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4–5 semanas</w:t>
        <w:br w:type="textWrapping"/>
        <w:tab/>
      </w:r>
      <w:r w:rsidDel="00000000" w:rsidR="00000000" w:rsidRPr="00000000">
        <w:rPr>
          <w:b w:val="1"/>
          <w:bCs w:val="1"/>
          <w:rtl w:val="0"/>
        </w:rPr>
        <w:t xml:space="preserve">Propósito:</w:t>
      </w:r>
      <w:r w:rsidDel="00000000" w:rsidR="00000000" w:rsidRPr="00000000">
        <w:rPr>
          <w:rtl w:val="0"/>
        </w:rPr>
        <w:t xml:space="preserve"> construir un marco teórico, técnico, ético y normativo que sustente el proyecto, comprendiendo en profundidad las tecnologías involucradas sin tomar decisiones de diseño ni selección definitiva.</w:t>
      </w:r>
    </w:p>
    <w:p w:rsidR="00000000" w:rsidDel="00000000" w:rsidP="00000000" w:rsidRDefault="00000000" w:rsidRPr="00000000" w14:paraId="000000E8">
      <w:pPr>
        <w:widowControl w:val="1"/>
        <w:rPr>
          <w:b w:val="1"/>
          <w:bCs w:val="1"/>
        </w:rPr>
      </w:pPr>
      <w:r w:rsidDel="00000000" w:rsidR="00000000" w:rsidRPr="00000000">
        <w:rPr>
          <w:b w:val="1"/>
          <w:bCs w:val="1"/>
          <w:rtl w:val="0"/>
        </w:rPr>
        <w:t xml:space="preserve">Actividades:</w:t>
      </w:r>
    </w:p>
    <w:p w:rsidR="00000000" w:rsidDel="00000000" w:rsidP="00000000" w:rsidRDefault="00000000" w:rsidRPr="00000000" w14:paraId="000000E9">
      <w:pPr>
        <w:widowControl w:val="1"/>
        <w:numPr>
          <w:ilvl w:val="0"/>
          <w:numId w:val="3"/>
        </w:numPr>
        <w:ind w:left="720" w:right="0" w:hanging="360"/>
        <w:rPr/>
      </w:pPr>
      <w:r w:rsidDel="00000000" w:rsidR="00000000" w:rsidRPr="00000000">
        <w:rPr>
          <w:rtl w:val="0"/>
        </w:rPr>
        <w:t xml:space="preserve">Revisión sistemática de literatura y documentación técnica sobre:</w:t>
      </w:r>
    </w:p>
    <w:p w:rsidR="00000000" w:rsidDel="00000000" w:rsidP="00000000" w:rsidRDefault="00000000" w:rsidRPr="00000000" w14:paraId="000000EA">
      <w:pPr>
        <w:widowControl w:val="1"/>
        <w:numPr>
          <w:ilvl w:val="1"/>
          <w:numId w:val="3"/>
        </w:numPr>
        <w:ind w:left="1440" w:right="0" w:hanging="360"/>
        <w:rPr/>
      </w:pPr>
      <w:r w:rsidDel="00000000" w:rsidR="00000000" w:rsidRPr="00000000">
        <w:rPr>
          <w:rtl w:val="0"/>
        </w:rPr>
        <w:t xml:space="preserve">Modelos </w:t>
      </w:r>
      <w:r w:rsidDel="00000000" w:rsidR="00000000" w:rsidRPr="00000000">
        <w:rPr>
          <w:i w:val="1"/>
          <w:iCs w:val="1"/>
          <w:rtl w:val="0"/>
        </w:rPr>
        <w:t xml:space="preserve">open-vocabulary detection (OVD)</w:t>
      </w:r>
      <w:r w:rsidDel="00000000" w:rsidR="00000000" w:rsidRPr="00000000">
        <w:rPr>
          <w:rtl w:val="0"/>
        </w:rPr>
      </w:r>
    </w:p>
    <w:p w:rsidR="00000000" w:rsidDel="00000000" w:rsidP="00000000" w:rsidRDefault="00000000" w:rsidRPr="00000000" w14:paraId="000000EB">
      <w:pPr>
        <w:widowControl w:val="1"/>
        <w:numPr>
          <w:ilvl w:val="1"/>
          <w:numId w:val="3"/>
        </w:numPr>
        <w:ind w:left="1440" w:right="0" w:hanging="360"/>
        <w:rPr/>
      </w:pPr>
      <w:r w:rsidDel="00000000" w:rsidR="00000000" w:rsidRPr="00000000">
        <w:rPr>
          <w:rtl w:val="0"/>
        </w:rPr>
        <w:t xml:space="preserve">Técnicas de </w:t>
      </w:r>
      <w:r w:rsidDel="00000000" w:rsidR="00000000" w:rsidRPr="00000000">
        <w:rPr>
          <w:i w:val="1"/>
          <w:iCs w:val="1"/>
          <w:rtl w:val="0"/>
        </w:rPr>
        <w:t xml:space="preserve">multi-object tracking (MOT)</w:t>
      </w:r>
      <w:r w:rsidDel="00000000" w:rsidR="00000000" w:rsidRPr="00000000">
        <w:rPr>
          <w:rtl w:val="0"/>
        </w:rPr>
      </w:r>
    </w:p>
    <w:p w:rsidR="00000000" w:rsidDel="00000000" w:rsidP="00000000" w:rsidRDefault="00000000" w:rsidRPr="00000000" w14:paraId="000000EC">
      <w:pPr>
        <w:widowControl w:val="1"/>
        <w:numPr>
          <w:ilvl w:val="1"/>
          <w:numId w:val="3"/>
        </w:numPr>
        <w:ind w:left="1440" w:right="0" w:hanging="360"/>
        <w:rPr/>
      </w:pPr>
      <w:r w:rsidDel="00000000" w:rsidR="00000000" w:rsidRPr="00000000">
        <w:rPr>
          <w:rtl w:val="0"/>
        </w:rPr>
        <w:t xml:space="preserve">Protocolos y arquitecturas de transmisión de medios en baja latencia</w:t>
      </w:r>
    </w:p>
    <w:p w:rsidR="00000000" w:rsidDel="00000000" w:rsidP="00000000" w:rsidRDefault="00000000" w:rsidRPr="00000000" w14:paraId="000000ED">
      <w:pPr>
        <w:widowControl w:val="1"/>
        <w:numPr>
          <w:ilvl w:val="1"/>
          <w:numId w:val="3"/>
        </w:numPr>
        <w:ind w:left="1440" w:right="0" w:hanging="360"/>
        <w:rPr/>
      </w:pPr>
      <w:r w:rsidDel="00000000" w:rsidR="00000000" w:rsidRPr="00000000">
        <w:rPr>
          <w:rtl w:val="0"/>
        </w:rPr>
        <w:t xml:space="preserve">Enfoques ético-legales y de privacidad en visión por computadora</w:t>
      </w:r>
    </w:p>
    <w:p w:rsidR="00000000" w:rsidDel="00000000" w:rsidP="00000000" w:rsidRDefault="00000000" w:rsidRPr="00000000" w14:paraId="000000EE">
      <w:pPr>
        <w:widowControl w:val="1"/>
        <w:numPr>
          <w:ilvl w:val="1"/>
          <w:numId w:val="3"/>
        </w:numPr>
        <w:ind w:left="1440" w:right="0" w:hanging="360"/>
        <w:rPr/>
      </w:pPr>
      <w:r w:rsidDel="00000000" w:rsidR="00000000" w:rsidRPr="00000000">
        <w:rPr>
          <w:rtl w:val="0"/>
        </w:rPr>
        <w:t xml:space="preserve">Normativa de seguridad laboral en la construcción</w:t>
      </w:r>
    </w:p>
    <w:p w:rsidR="00000000" w:rsidDel="00000000" w:rsidP="00000000" w:rsidRDefault="00000000" w:rsidRPr="00000000" w14:paraId="000000EF">
      <w:pPr>
        <w:widowControl w:val="1"/>
        <w:numPr>
          <w:ilvl w:val="0"/>
          <w:numId w:val="3"/>
        </w:numPr>
        <w:ind w:left="720" w:right="0" w:hanging="360"/>
        <w:rPr/>
      </w:pPr>
      <w:r w:rsidDel="00000000" w:rsidR="00000000" w:rsidRPr="00000000">
        <w:rPr>
          <w:rtl w:val="0"/>
        </w:rPr>
        <w:t xml:space="preserve">Elaboración de fichas de lectura, matrices comparativas y síntesis crítica.</w:t>
      </w:r>
    </w:p>
    <w:p w:rsidR="00000000" w:rsidDel="00000000" w:rsidP="00000000" w:rsidRDefault="00000000" w:rsidRPr="00000000" w14:paraId="000000F0">
      <w:pPr>
        <w:widowControl w:val="1"/>
        <w:numPr>
          <w:ilvl w:val="0"/>
          <w:numId w:val="3"/>
        </w:numPr>
        <w:ind w:left="720" w:right="0" w:hanging="360"/>
        <w:rPr/>
      </w:pPr>
      <w:r w:rsidDel="00000000" w:rsidR="00000000" w:rsidRPr="00000000">
        <w:rPr>
          <w:rtl w:val="0"/>
        </w:rPr>
        <w:t xml:space="preserve">Integración de los resultados en un informe académico estructurado.</w:t>
      </w:r>
    </w:p>
    <w:p w:rsidR="00000000" w:rsidDel="00000000" w:rsidP="00000000" w:rsidRDefault="00000000" w:rsidRPr="00000000" w14:paraId="000000F1">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0F2">
      <w:pPr>
        <w:widowControl w:val="1"/>
        <w:numPr>
          <w:ilvl w:val="0"/>
          <w:numId w:val="5"/>
        </w:numPr>
        <w:ind w:left="720" w:right="0" w:hanging="360"/>
        <w:rPr/>
      </w:pPr>
      <w:r w:rsidDel="00000000" w:rsidR="00000000" w:rsidRPr="00000000">
        <w:rPr>
          <w:rtl w:val="0"/>
        </w:rPr>
        <w:t xml:space="preserve">Informe “</w:t>
      </w:r>
      <w:r w:rsidDel="00000000" w:rsidR="00000000" w:rsidRPr="00000000">
        <w:rPr>
          <w:i w:val="1"/>
          <w:iCs w:val="1"/>
          <w:rtl w:val="0"/>
        </w:rPr>
        <w:t xml:space="preserve">Fundamentación teórica y estado del arte</w:t>
      </w:r>
      <w:r w:rsidDel="00000000" w:rsidR="00000000" w:rsidRPr="00000000">
        <w:rPr>
          <w:rtl w:val="0"/>
        </w:rPr>
        <w:t xml:space="preserve">”.</w:t>
      </w:r>
    </w:p>
    <w:p w:rsidR="00000000" w:rsidDel="00000000" w:rsidP="00000000" w:rsidRDefault="00000000" w:rsidRPr="00000000" w14:paraId="000000F3">
      <w:pPr>
        <w:widowControl w:val="1"/>
        <w:numPr>
          <w:ilvl w:val="0"/>
          <w:numId w:val="5"/>
        </w:numPr>
        <w:ind w:left="720" w:right="0" w:hanging="360"/>
        <w:rPr/>
      </w:pPr>
      <w:r w:rsidDel="00000000" w:rsidR="00000000" w:rsidRPr="00000000">
        <w:rPr>
          <w:rtl w:val="0"/>
        </w:rPr>
        <w:t xml:space="preserve">Criterios conceptuales para orientar las decisiones metodológicas de la Etapa 2.</w:t>
      </w:r>
    </w:p>
    <w:p w:rsidR="00000000" w:rsidDel="00000000" w:rsidP="00000000" w:rsidRDefault="00000000" w:rsidRPr="00000000" w14:paraId="000000F4">
      <w:pPr>
        <w:pStyle w:val="Heading3"/>
        <w:widowControl w:val="1"/>
        <w:rPr/>
      </w:pPr>
      <w:bookmarkStart w:colFirst="0" w:colLast="0" w:name="_heading=h.u5dlxq4l6vml" w:id="23"/>
      <w:bookmarkEnd w:id="23"/>
      <w:r w:rsidDel="00000000" w:rsidR="00000000" w:rsidRPr="00000000">
        <w:rPr>
          <w:rtl w:val="0"/>
        </w:rPr>
        <w:t xml:space="preserve">14.2.2. Etapa 2 - Análisis metodológico y estrategia de evaluación</w:t>
      </w:r>
    </w:p>
    <w:p w:rsidR="00000000" w:rsidDel="00000000" w:rsidP="00000000" w:rsidRDefault="00000000" w:rsidRPr="00000000" w14:paraId="000000F5">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5–6 semanas</w:t>
        <w:br w:type="textWrapping"/>
        <w:tab/>
      </w:r>
      <w:r w:rsidDel="00000000" w:rsidR="00000000" w:rsidRPr="00000000">
        <w:rPr>
          <w:b w:val="1"/>
          <w:bCs w:val="1"/>
          <w:rtl w:val="0"/>
        </w:rPr>
        <w:t xml:space="preserve">Propósito:</w:t>
      </w:r>
      <w:r w:rsidDel="00000000" w:rsidR="00000000" w:rsidRPr="00000000">
        <w:rPr>
          <w:rtl w:val="0"/>
        </w:rPr>
        <w:t xml:space="preserve"> definir los criterios experimentales, métricas, datasets y condiciones de prueba que permitirán evaluar la factibilidad del sistema en laboratorio y entorno simulado.</w:t>
      </w:r>
    </w:p>
    <w:p w:rsidR="00000000" w:rsidDel="00000000" w:rsidP="00000000" w:rsidRDefault="00000000" w:rsidRPr="00000000" w14:paraId="000000F6">
      <w:pPr>
        <w:widowControl w:val="1"/>
        <w:rPr>
          <w:b w:val="1"/>
          <w:bCs w:val="1"/>
        </w:rPr>
      </w:pPr>
      <w:r w:rsidDel="00000000" w:rsidR="00000000" w:rsidRPr="00000000">
        <w:rPr>
          <w:b w:val="1"/>
          <w:bCs w:val="1"/>
          <w:rtl w:val="0"/>
        </w:rPr>
        <w:t xml:space="preserve">Actividades:</w:t>
      </w:r>
    </w:p>
    <w:p w:rsidR="00000000" w:rsidDel="00000000" w:rsidP="00000000" w:rsidRDefault="00000000" w:rsidRPr="00000000" w14:paraId="000000F7">
      <w:pPr>
        <w:widowControl w:val="1"/>
        <w:numPr>
          <w:ilvl w:val="0"/>
          <w:numId w:val="2"/>
        </w:numPr>
        <w:ind w:left="720" w:right="0" w:hanging="360"/>
        <w:rPr/>
      </w:pPr>
      <w:r w:rsidDel="00000000" w:rsidR="00000000" w:rsidRPr="00000000">
        <w:rPr>
          <w:rtl w:val="0"/>
        </w:rPr>
        <w:t xml:space="preserve">Determinar supuestos y restricciones técnicas (hardware, cámaras, entornos controlados).</w:t>
      </w:r>
    </w:p>
    <w:p w:rsidR="00000000" w:rsidDel="00000000" w:rsidP="00000000" w:rsidRDefault="00000000" w:rsidRPr="00000000" w14:paraId="000000F8">
      <w:pPr>
        <w:widowControl w:val="1"/>
        <w:numPr>
          <w:ilvl w:val="0"/>
          <w:numId w:val="2"/>
        </w:numPr>
        <w:ind w:left="720" w:right="0" w:hanging="360"/>
        <w:rPr/>
      </w:pPr>
      <w:r w:rsidDel="00000000" w:rsidR="00000000" w:rsidRPr="00000000">
        <w:rPr>
          <w:rtl w:val="0"/>
        </w:rPr>
        <w:t xml:space="preserve">Definir métricas de evaluación: precisión, recall, F1-score, FPS, latencia.</w:t>
      </w:r>
    </w:p>
    <w:p w:rsidR="00000000" w:rsidDel="00000000" w:rsidP="00000000" w:rsidRDefault="00000000" w:rsidRPr="00000000" w14:paraId="000000F9">
      <w:pPr>
        <w:widowControl w:val="1"/>
        <w:numPr>
          <w:ilvl w:val="0"/>
          <w:numId w:val="2"/>
        </w:numPr>
        <w:ind w:left="720" w:right="0" w:hanging="360"/>
        <w:rPr/>
      </w:pPr>
      <w:r w:rsidDel="00000000" w:rsidR="00000000" w:rsidRPr="00000000">
        <w:rPr>
          <w:rtl w:val="0"/>
        </w:rPr>
        <w:t xml:space="preserve">Explorar, seleccionar y documentar datasets de referencia y del dominio construcción.</w:t>
      </w:r>
    </w:p>
    <w:p w:rsidR="00000000" w:rsidDel="00000000" w:rsidP="00000000" w:rsidRDefault="00000000" w:rsidRPr="00000000" w14:paraId="000000FA">
      <w:pPr>
        <w:widowControl w:val="1"/>
        <w:numPr>
          <w:ilvl w:val="0"/>
          <w:numId w:val="2"/>
        </w:numPr>
        <w:ind w:left="720" w:right="0" w:hanging="360"/>
        <w:rPr/>
      </w:pPr>
      <w:r w:rsidDel="00000000" w:rsidR="00000000" w:rsidRPr="00000000">
        <w:rPr>
          <w:rtl w:val="0"/>
        </w:rPr>
        <w:t xml:space="preserve">Diseñar un protocolo de evaluación reproducible y escalable a futuro.</w:t>
      </w:r>
    </w:p>
    <w:p w:rsidR="00000000" w:rsidDel="00000000" w:rsidP="00000000" w:rsidRDefault="00000000" w:rsidRPr="00000000" w14:paraId="000000FB">
      <w:pPr>
        <w:widowControl w:val="1"/>
        <w:numPr>
          <w:ilvl w:val="0"/>
          <w:numId w:val="2"/>
        </w:numPr>
        <w:ind w:left="720" w:right="0" w:hanging="360"/>
        <w:rPr/>
      </w:pPr>
      <w:r w:rsidDel="00000000" w:rsidR="00000000" w:rsidRPr="00000000">
        <w:rPr>
          <w:rtl w:val="0"/>
        </w:rPr>
        <w:t xml:space="preserve">Elaborar matriz de riesgos técnicos y operativos con mitigaciones básicas.</w:t>
      </w:r>
    </w:p>
    <w:p w:rsidR="00000000" w:rsidDel="00000000" w:rsidP="00000000" w:rsidRDefault="00000000" w:rsidRPr="00000000" w14:paraId="000000FC">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0FD">
      <w:pPr>
        <w:widowControl w:val="1"/>
        <w:numPr>
          <w:ilvl w:val="0"/>
          <w:numId w:val="4"/>
        </w:numPr>
        <w:ind w:left="720" w:right="0" w:hanging="360"/>
        <w:rPr/>
      </w:pPr>
      <w:r w:rsidDel="00000000" w:rsidR="00000000" w:rsidRPr="00000000">
        <w:rPr>
          <w:rtl w:val="0"/>
        </w:rPr>
        <w:t xml:space="preserve">Documento “</w:t>
      </w:r>
      <w:r w:rsidDel="00000000" w:rsidR="00000000" w:rsidRPr="00000000">
        <w:rPr>
          <w:i w:val="1"/>
          <w:iCs w:val="1"/>
          <w:rtl w:val="0"/>
        </w:rPr>
        <w:t xml:space="preserve">Plan metodológico y protocolo de evaluación</w:t>
      </w:r>
      <w:r w:rsidDel="00000000" w:rsidR="00000000" w:rsidRPr="00000000">
        <w:rPr>
          <w:rtl w:val="0"/>
        </w:rPr>
        <w:t xml:space="preserve">”.</w:t>
      </w:r>
    </w:p>
    <w:p w:rsidR="00000000" w:rsidDel="00000000" w:rsidP="00000000" w:rsidRDefault="00000000" w:rsidRPr="00000000" w14:paraId="000000FE">
      <w:pPr>
        <w:widowControl w:val="1"/>
        <w:numPr>
          <w:ilvl w:val="0"/>
          <w:numId w:val="4"/>
        </w:numPr>
        <w:ind w:left="720" w:right="0" w:hanging="360"/>
        <w:rPr/>
      </w:pPr>
      <w:r w:rsidDel="00000000" w:rsidR="00000000" w:rsidRPr="00000000">
        <w:rPr>
          <w:rtl w:val="0"/>
        </w:rPr>
        <w:t xml:space="preserve">Inventario de datasets validados y criterios de evaluación.</w:t>
      </w:r>
    </w:p>
    <w:p w:rsidR="00000000" w:rsidDel="00000000" w:rsidP="00000000" w:rsidRDefault="00000000" w:rsidRPr="00000000" w14:paraId="000000FF">
      <w:pPr>
        <w:widowControl w:val="1"/>
        <w:numPr>
          <w:ilvl w:val="0"/>
          <w:numId w:val="4"/>
        </w:numPr>
        <w:ind w:left="720" w:right="0" w:hanging="360"/>
        <w:rPr/>
      </w:pPr>
      <w:r w:rsidDel="00000000" w:rsidR="00000000" w:rsidRPr="00000000">
        <w:rPr>
          <w:rtl w:val="0"/>
        </w:rPr>
        <w:t xml:space="preserve">Matriz de riesgos y supuestos experimentales.</w:t>
      </w:r>
    </w:p>
    <w:p w:rsidR="00000000" w:rsidDel="00000000" w:rsidP="00000000" w:rsidRDefault="00000000" w:rsidRPr="00000000" w14:paraId="00000100">
      <w:pPr>
        <w:pStyle w:val="Heading3"/>
        <w:widowControl w:val="1"/>
        <w:rPr/>
      </w:pPr>
      <w:bookmarkStart w:colFirst="0" w:colLast="0" w:name="_heading=h.exdb6u7wjdz5" w:id="24"/>
      <w:bookmarkEnd w:id="24"/>
      <w:r w:rsidDel="00000000" w:rsidR="00000000" w:rsidRPr="00000000">
        <w:rPr>
          <w:rtl w:val="0"/>
        </w:rPr>
        <w:t xml:space="preserve">14.2.3. Etapa 3 - Diseño arquitectónico de la plataforma experimental</w:t>
      </w:r>
    </w:p>
    <w:p w:rsidR="00000000" w:rsidDel="00000000" w:rsidP="00000000" w:rsidRDefault="00000000" w:rsidRPr="00000000" w14:paraId="00000101">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7–9 semanas</w:t>
        <w:br w:type="textWrapping"/>
        <w:tab/>
      </w:r>
      <w:r w:rsidDel="00000000" w:rsidR="00000000" w:rsidRPr="00000000">
        <w:rPr>
          <w:b w:val="1"/>
          <w:bCs w:val="1"/>
          <w:rtl w:val="0"/>
        </w:rPr>
        <w:t xml:space="preserve">Propósito:</w:t>
      </w:r>
      <w:r w:rsidDel="00000000" w:rsidR="00000000" w:rsidRPr="00000000">
        <w:rPr>
          <w:rtl w:val="0"/>
        </w:rPr>
        <w:t xml:space="preserve"> definir una </w:t>
      </w:r>
      <w:r w:rsidDel="00000000" w:rsidR="00000000" w:rsidRPr="00000000">
        <w:rPr>
          <w:b w:val="1"/>
          <w:bCs w:val="1"/>
          <w:rtl w:val="0"/>
        </w:rPr>
        <w:t xml:space="preserve">arquitectura conceptual y modular</w:t>
      </w:r>
      <w:r w:rsidDel="00000000" w:rsidR="00000000" w:rsidRPr="00000000">
        <w:rPr>
          <w:rtl w:val="0"/>
        </w:rPr>
        <w:t xml:space="preserve">, lo suficientemente clara para implementar un prototipo funcional, sin buscar una ingeniería de producto completa.</w:t>
      </w:r>
    </w:p>
    <w:p w:rsidR="00000000" w:rsidDel="00000000" w:rsidP="00000000" w:rsidRDefault="00000000" w:rsidRPr="00000000" w14:paraId="00000102">
      <w:pPr>
        <w:widowControl w:val="1"/>
        <w:rPr>
          <w:b w:val="1"/>
          <w:bCs w:val="1"/>
        </w:rPr>
      </w:pPr>
      <w:r w:rsidDel="00000000" w:rsidR="00000000" w:rsidRPr="00000000">
        <w:rPr>
          <w:b w:val="1"/>
          <w:bCs w:val="1"/>
          <w:rtl w:val="0"/>
        </w:rPr>
        <w:t xml:space="preserve">Actividades:</w:t>
      </w:r>
    </w:p>
    <w:p w:rsidR="00000000" w:rsidDel="00000000" w:rsidP="00000000" w:rsidRDefault="00000000" w:rsidRPr="00000000" w14:paraId="00000103">
      <w:pPr>
        <w:widowControl w:val="1"/>
        <w:numPr>
          <w:ilvl w:val="0"/>
          <w:numId w:val="8"/>
        </w:numPr>
        <w:ind w:left="720" w:right="0" w:hanging="360"/>
        <w:rPr/>
      </w:pPr>
      <w:r w:rsidDel="00000000" w:rsidR="00000000" w:rsidRPr="00000000">
        <w:rPr>
          <w:rtl w:val="0"/>
        </w:rPr>
        <w:t xml:space="preserve">Diseño del </w:t>
      </w:r>
      <w:r w:rsidDel="00000000" w:rsidR="00000000" w:rsidRPr="00000000">
        <w:rPr>
          <w:b w:val="1"/>
          <w:bCs w:val="1"/>
          <w:rtl w:val="0"/>
        </w:rPr>
        <w:t xml:space="preserve">plano de medios</w:t>
      </w:r>
      <w:r w:rsidDel="00000000" w:rsidR="00000000" w:rsidRPr="00000000">
        <w:rPr>
          <w:rtl w:val="0"/>
        </w:rPr>
        <w:t xml:space="preserve"> (captura, normalización, transporte de video).</w:t>
      </w:r>
    </w:p>
    <w:p w:rsidR="00000000" w:rsidDel="00000000" w:rsidP="00000000" w:rsidRDefault="00000000" w:rsidRPr="00000000" w14:paraId="00000104">
      <w:pPr>
        <w:widowControl w:val="1"/>
        <w:numPr>
          <w:ilvl w:val="0"/>
          <w:numId w:val="8"/>
        </w:numPr>
        <w:ind w:left="720" w:right="0" w:hanging="360"/>
        <w:rPr/>
      </w:pPr>
      <w:r w:rsidDel="00000000" w:rsidR="00000000" w:rsidRPr="00000000">
        <w:rPr>
          <w:rtl w:val="0"/>
        </w:rPr>
        <w:t xml:space="preserve">Diseño del </w:t>
      </w:r>
      <w:r w:rsidDel="00000000" w:rsidR="00000000" w:rsidRPr="00000000">
        <w:rPr>
          <w:b w:val="1"/>
          <w:bCs w:val="1"/>
          <w:rtl w:val="0"/>
        </w:rPr>
        <w:t xml:space="preserve">plano de control</w:t>
      </w:r>
      <w:r w:rsidDel="00000000" w:rsidR="00000000" w:rsidRPr="00000000">
        <w:rPr>
          <w:rtl w:val="0"/>
        </w:rPr>
        <w:t xml:space="preserve"> (detección, eventos, alertas, almacenamiento).</w:t>
      </w:r>
    </w:p>
    <w:p w:rsidR="00000000" w:rsidDel="00000000" w:rsidP="00000000" w:rsidRDefault="00000000" w:rsidRPr="00000000" w14:paraId="00000105">
      <w:pPr>
        <w:widowControl w:val="1"/>
        <w:numPr>
          <w:ilvl w:val="0"/>
          <w:numId w:val="8"/>
        </w:numPr>
        <w:ind w:left="720" w:right="0" w:hanging="360"/>
        <w:rPr/>
      </w:pPr>
      <w:r w:rsidDel="00000000" w:rsidR="00000000" w:rsidRPr="00000000">
        <w:rPr>
          <w:rtl w:val="0"/>
        </w:rPr>
        <w:t xml:space="preserve">Definición de módulos principales.</w:t>
      </w:r>
    </w:p>
    <w:p w:rsidR="00000000" w:rsidDel="00000000" w:rsidP="00000000" w:rsidRDefault="00000000" w:rsidRPr="00000000" w14:paraId="00000106">
      <w:pPr>
        <w:widowControl w:val="1"/>
        <w:numPr>
          <w:ilvl w:val="0"/>
          <w:numId w:val="8"/>
        </w:numPr>
        <w:ind w:left="720" w:right="0" w:hanging="360"/>
        <w:rPr/>
      </w:pPr>
      <w:r w:rsidDel="00000000" w:rsidR="00000000" w:rsidRPr="00000000">
        <w:rPr>
          <w:rtl w:val="0"/>
        </w:rPr>
        <w:t xml:space="preserve">Elaboración de diagramas de arquitectura y flujo de datos.</w:t>
      </w:r>
    </w:p>
    <w:p w:rsidR="00000000" w:rsidDel="00000000" w:rsidP="00000000" w:rsidRDefault="00000000" w:rsidRPr="00000000" w14:paraId="00000107">
      <w:pPr>
        <w:widowControl w:val="1"/>
        <w:numPr>
          <w:ilvl w:val="0"/>
          <w:numId w:val="8"/>
        </w:numPr>
        <w:ind w:left="720" w:right="0" w:hanging="360"/>
        <w:rPr/>
      </w:pPr>
      <w:r w:rsidDel="00000000" w:rsidR="00000000" w:rsidRPr="00000000">
        <w:rPr>
          <w:rtl w:val="0"/>
        </w:rPr>
        <w:t xml:space="preserve">Definición preliminar de APIs internas y contratos de comunicación.</w:t>
      </w:r>
    </w:p>
    <w:p w:rsidR="00000000" w:rsidDel="00000000" w:rsidP="00000000" w:rsidRDefault="00000000" w:rsidRPr="00000000" w14:paraId="00000108">
      <w:pPr>
        <w:widowControl w:val="1"/>
        <w:numPr>
          <w:ilvl w:val="0"/>
          <w:numId w:val="8"/>
        </w:numPr>
        <w:ind w:left="720" w:right="0" w:hanging="360"/>
        <w:rPr/>
      </w:pPr>
      <w:r w:rsidDel="00000000" w:rsidR="00000000" w:rsidRPr="00000000">
        <w:rPr>
          <w:rtl w:val="0"/>
        </w:rPr>
        <w:t xml:space="preserve">Planificación del backlog de desarrollo incremental (sprints o hitos).</w:t>
      </w:r>
    </w:p>
    <w:p w:rsidR="00000000" w:rsidDel="00000000" w:rsidP="00000000" w:rsidRDefault="00000000" w:rsidRPr="00000000" w14:paraId="00000109">
      <w:pPr>
        <w:widowControl w:val="1"/>
        <w:numPr>
          <w:ilvl w:val="0"/>
          <w:numId w:val="8"/>
        </w:numPr>
        <w:ind w:left="720" w:right="0" w:hanging="360"/>
        <w:rPr/>
      </w:pPr>
      <w:r w:rsidDel="00000000" w:rsidR="00000000" w:rsidRPr="00000000">
        <w:rPr>
          <w:rtl w:val="0"/>
        </w:rPr>
        <w:t xml:space="preserve">Redacción del documento técnico de arquitectura.</w:t>
      </w:r>
    </w:p>
    <w:p w:rsidR="00000000" w:rsidDel="00000000" w:rsidP="00000000" w:rsidRDefault="00000000" w:rsidRPr="00000000" w14:paraId="0000010A">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10B">
      <w:pPr>
        <w:widowControl w:val="1"/>
        <w:numPr>
          <w:ilvl w:val="0"/>
          <w:numId w:val="6"/>
        </w:numPr>
        <w:ind w:left="720" w:right="0" w:hanging="360"/>
        <w:rPr/>
      </w:pPr>
      <w:r w:rsidDel="00000000" w:rsidR="00000000" w:rsidRPr="00000000">
        <w:rPr>
          <w:rtl w:val="0"/>
        </w:rPr>
        <w:t xml:space="preserve">Documento “</w:t>
      </w:r>
      <w:r w:rsidDel="00000000" w:rsidR="00000000" w:rsidRPr="00000000">
        <w:rPr>
          <w:i w:val="1"/>
          <w:iCs w:val="1"/>
          <w:rtl w:val="0"/>
        </w:rPr>
        <w:t xml:space="preserve">Diseño de arquitectura modular</w:t>
      </w:r>
      <w:r w:rsidDel="00000000" w:rsidR="00000000" w:rsidRPr="00000000">
        <w:rPr>
          <w:rtl w:val="0"/>
        </w:rPr>
        <w:t xml:space="preserve">”.</w:t>
      </w:r>
    </w:p>
    <w:p w:rsidR="00000000" w:rsidDel="00000000" w:rsidP="00000000" w:rsidRDefault="00000000" w:rsidRPr="00000000" w14:paraId="0000010C">
      <w:pPr>
        <w:widowControl w:val="1"/>
        <w:numPr>
          <w:ilvl w:val="0"/>
          <w:numId w:val="6"/>
        </w:numPr>
        <w:ind w:left="720" w:right="0" w:hanging="360"/>
        <w:rPr/>
      </w:pPr>
      <w:r w:rsidDel="00000000" w:rsidR="00000000" w:rsidRPr="00000000">
        <w:rPr>
          <w:rtl w:val="0"/>
        </w:rPr>
        <w:t xml:space="preserve">Diagramas de flujo, componentes y contratos de interfaz.</w:t>
      </w:r>
    </w:p>
    <w:p w:rsidR="00000000" w:rsidDel="00000000" w:rsidP="00000000" w:rsidRDefault="00000000" w:rsidRPr="00000000" w14:paraId="0000010D">
      <w:pPr>
        <w:widowControl w:val="1"/>
        <w:numPr>
          <w:ilvl w:val="0"/>
          <w:numId w:val="6"/>
        </w:numPr>
        <w:ind w:left="720" w:right="0" w:hanging="360"/>
        <w:rPr/>
      </w:pPr>
      <w:r w:rsidDel="00000000" w:rsidR="00000000" w:rsidRPr="00000000">
        <w:rPr>
          <w:rtl w:val="0"/>
        </w:rPr>
        <w:t xml:space="preserve">Backlog inicial priorizado para la implementación.</w:t>
      </w:r>
    </w:p>
    <w:p w:rsidR="00000000" w:rsidDel="00000000" w:rsidP="00000000" w:rsidRDefault="00000000" w:rsidRPr="00000000" w14:paraId="0000010E">
      <w:pPr>
        <w:pStyle w:val="Heading3"/>
        <w:widowControl w:val="1"/>
        <w:rPr/>
      </w:pPr>
      <w:bookmarkStart w:colFirst="0" w:colLast="0" w:name="_heading=h.1upo4ok8emx1" w:id="25"/>
      <w:bookmarkEnd w:id="25"/>
      <w:r w:rsidDel="00000000" w:rsidR="00000000" w:rsidRPr="00000000">
        <w:rPr>
          <w:rtl w:val="0"/>
        </w:rPr>
        <w:t xml:space="preserve">14.2.4. Etapa 4 - Implementación del prototipo experimental</w:t>
      </w:r>
    </w:p>
    <w:p w:rsidR="00000000" w:rsidDel="00000000" w:rsidP="00000000" w:rsidRDefault="00000000" w:rsidRPr="00000000" w14:paraId="0000010F">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10–12 semanas</w:t>
        <w:br w:type="textWrapping"/>
        <w:tab/>
      </w:r>
      <w:r w:rsidDel="00000000" w:rsidR="00000000" w:rsidRPr="00000000">
        <w:rPr>
          <w:b w:val="1"/>
          <w:bCs w:val="1"/>
          <w:rtl w:val="0"/>
        </w:rPr>
        <w:t xml:space="preserve">Propósito: </w:t>
      </w:r>
      <w:r w:rsidDel="00000000" w:rsidR="00000000" w:rsidRPr="00000000">
        <w:rPr>
          <w:rtl w:val="0"/>
        </w:rPr>
        <w:t xml:space="preserve">construir el prototipo experimental que materializa la arquitectura definida, integrando los módulos esenciales en un flujo funcional de extremo a extremo.</w:t>
      </w:r>
    </w:p>
    <w:p w:rsidR="00000000" w:rsidDel="00000000" w:rsidP="00000000" w:rsidRDefault="00000000" w:rsidRPr="00000000" w14:paraId="00000110">
      <w:pPr>
        <w:widowControl w:val="1"/>
        <w:rPr>
          <w:b w:val="1"/>
          <w:bCs w:val="1"/>
        </w:rPr>
      </w:pPr>
      <w:r w:rsidDel="00000000" w:rsidR="00000000" w:rsidRPr="00000000">
        <w:rPr>
          <w:b w:val="1"/>
          <w:bCs w:val="1"/>
          <w:rtl w:val="0"/>
        </w:rPr>
        <w:t xml:space="preserve">Actividades:</w:t>
      </w:r>
    </w:p>
    <w:p w:rsidR="00000000" w:rsidDel="00000000" w:rsidP="00000000" w:rsidRDefault="00000000" w:rsidRPr="00000000" w14:paraId="00000111">
      <w:pPr>
        <w:widowControl w:val="1"/>
        <w:numPr>
          <w:ilvl w:val="0"/>
          <w:numId w:val="10"/>
        </w:numPr>
        <w:ind w:left="720" w:right="0" w:hanging="360"/>
        <w:rPr/>
      </w:pPr>
      <w:r w:rsidDel="00000000" w:rsidR="00000000" w:rsidRPr="00000000">
        <w:rPr>
          <w:rtl w:val="0"/>
        </w:rPr>
        <w:t xml:space="preserve">Implementar el módulo de ingesta y transmisión de video de baja latencia, conforme al diseño del plano de medios.</w:t>
      </w:r>
    </w:p>
    <w:p w:rsidR="00000000" w:rsidDel="00000000" w:rsidP="00000000" w:rsidRDefault="00000000" w:rsidRPr="00000000" w14:paraId="00000112">
      <w:pPr>
        <w:widowControl w:val="1"/>
        <w:numPr>
          <w:ilvl w:val="0"/>
          <w:numId w:val="10"/>
        </w:numPr>
        <w:ind w:left="720" w:right="0" w:hanging="360"/>
        <w:rPr/>
      </w:pPr>
      <w:r w:rsidDel="00000000" w:rsidR="00000000" w:rsidRPr="00000000">
        <w:rPr>
          <w:rtl w:val="0"/>
        </w:rPr>
        <w:t xml:space="preserve">Integrar un modelo OV pre entrenado capaz de procesar secuencias de video en tiempo real.</w:t>
      </w:r>
    </w:p>
    <w:p w:rsidR="00000000" w:rsidDel="00000000" w:rsidP="00000000" w:rsidRDefault="00000000" w:rsidRPr="00000000" w14:paraId="00000113">
      <w:pPr>
        <w:widowControl w:val="1"/>
        <w:numPr>
          <w:ilvl w:val="0"/>
          <w:numId w:val="10"/>
        </w:numPr>
        <w:ind w:left="720" w:right="0" w:hanging="360"/>
        <w:rPr/>
      </w:pPr>
      <w:r w:rsidDel="00000000" w:rsidR="00000000" w:rsidRPr="00000000">
        <w:rPr>
          <w:rtl w:val="0"/>
        </w:rPr>
        <w:t xml:space="preserve">Incorporar, en la medida en que resulte viable, componentes complementarios como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14">
      <w:pPr>
        <w:widowControl w:val="1"/>
        <w:numPr>
          <w:ilvl w:val="1"/>
          <w:numId w:val="10"/>
        </w:numPr>
        <w:ind w:left="1440" w:right="0" w:hanging="360"/>
        <w:rPr/>
      </w:pPr>
      <w:r w:rsidDel="00000000" w:rsidR="00000000" w:rsidRPr="00000000">
        <w:rPr>
          <w:rtl w:val="0"/>
        </w:rPr>
        <w:t xml:space="preserve">Módulo de seguimiento temporal (MOT),</w:t>
      </w:r>
    </w:p>
    <w:p w:rsidR="00000000" w:rsidDel="00000000" w:rsidP="00000000" w:rsidRDefault="00000000" w:rsidRPr="00000000" w14:paraId="00000115">
      <w:pPr>
        <w:widowControl w:val="1"/>
        <w:numPr>
          <w:ilvl w:val="1"/>
          <w:numId w:val="10"/>
        </w:numPr>
        <w:ind w:left="1440" w:right="0" w:hanging="360"/>
        <w:rPr/>
      </w:pPr>
      <w:r w:rsidDel="00000000" w:rsidR="00000000" w:rsidRPr="00000000">
        <w:rPr>
          <w:rtl w:val="0"/>
        </w:rPr>
        <w:t xml:space="preserve">Lógica básica de patrones de riesgo,</w:t>
      </w:r>
    </w:p>
    <w:p w:rsidR="00000000" w:rsidDel="00000000" w:rsidP="00000000" w:rsidRDefault="00000000" w:rsidRPr="00000000" w14:paraId="00000116">
      <w:pPr>
        <w:widowControl w:val="1"/>
        <w:numPr>
          <w:ilvl w:val="1"/>
          <w:numId w:val="10"/>
        </w:numPr>
        <w:ind w:left="1440" w:right="0" w:hanging="360"/>
        <w:rPr/>
      </w:pPr>
      <w:r w:rsidDel="00000000" w:rsidR="00000000" w:rsidRPr="00000000">
        <w:rPr>
          <w:rtl w:val="0"/>
        </w:rPr>
        <w:t xml:space="preserve">Sistema simplificado de alertas o registro de eventos,</w:t>
      </w:r>
    </w:p>
    <w:p w:rsidR="00000000" w:rsidDel="00000000" w:rsidP="00000000" w:rsidRDefault="00000000" w:rsidRPr="00000000" w14:paraId="00000117">
      <w:pPr>
        <w:widowControl w:val="1"/>
        <w:numPr>
          <w:ilvl w:val="1"/>
          <w:numId w:val="10"/>
        </w:numPr>
        <w:ind w:left="1440" w:right="0" w:hanging="360"/>
        <w:rPr/>
      </w:pPr>
      <w:r w:rsidDel="00000000" w:rsidR="00000000" w:rsidRPr="00000000">
        <w:rPr>
          <w:rtl w:val="0"/>
        </w:rPr>
        <w:t xml:space="preserve">Interfaz de prueba (API o panel web básico).</w:t>
      </w:r>
    </w:p>
    <w:p w:rsidR="00000000" w:rsidDel="00000000" w:rsidP="00000000" w:rsidRDefault="00000000" w:rsidRPr="00000000" w14:paraId="00000118">
      <w:pPr>
        <w:widowControl w:val="1"/>
        <w:numPr>
          <w:ilvl w:val="0"/>
          <w:numId w:val="10"/>
        </w:numPr>
        <w:ind w:left="720" w:right="0" w:hanging="360"/>
        <w:rPr/>
      </w:pPr>
      <w:r w:rsidDel="00000000" w:rsidR="00000000" w:rsidRPr="00000000">
        <w:rPr>
          <w:rtl w:val="0"/>
        </w:rPr>
        <w:t xml:space="preserve">Documentar de manera continua las configuraciones, dependencias, decisiones técnicas y limitaciones observadas durante la implementación.</w:t>
      </w:r>
    </w:p>
    <w:p w:rsidR="00000000" w:rsidDel="00000000" w:rsidP="00000000" w:rsidRDefault="00000000" w:rsidRPr="00000000" w14:paraId="00000119">
      <w:pPr>
        <w:widowControl w:val="1"/>
        <w:numPr>
          <w:ilvl w:val="0"/>
          <w:numId w:val="10"/>
        </w:numPr>
        <w:ind w:left="720" w:right="0" w:hanging="360"/>
        <w:rPr/>
      </w:pPr>
      <w:r w:rsidDel="00000000" w:rsidR="00000000" w:rsidRPr="00000000">
        <w:rPr>
          <w:rtl w:val="0"/>
        </w:rPr>
        <w:t xml:space="preserve">Realizar una </w:t>
      </w:r>
      <w:r w:rsidDel="00000000" w:rsidR="00000000" w:rsidRPr="00000000">
        <w:rPr>
          <w:b w:val="1"/>
          <w:bCs w:val="1"/>
          <w:rtl w:val="0"/>
        </w:rPr>
        <w:t xml:space="preserve">validación técnica preliminar</w:t>
      </w:r>
      <w:r w:rsidDel="00000000" w:rsidR="00000000" w:rsidRPr="00000000">
        <w:rPr>
          <w:rtl w:val="0"/>
        </w:rPr>
        <w:t xml:space="preserve"> del flujo mínimo en entorno controlado, midiendo latencia, FPS y estabilidad general.</w:t>
      </w:r>
    </w:p>
    <w:p w:rsidR="00000000" w:rsidDel="00000000" w:rsidP="00000000" w:rsidRDefault="00000000" w:rsidRPr="00000000" w14:paraId="0000011A">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11B">
      <w:pPr>
        <w:widowControl w:val="1"/>
        <w:numPr>
          <w:ilvl w:val="0"/>
          <w:numId w:val="14"/>
        </w:numPr>
        <w:ind w:left="720" w:right="0" w:hanging="360"/>
        <w:rPr/>
      </w:pPr>
      <w:r w:rsidDel="00000000" w:rsidR="00000000" w:rsidRPr="00000000">
        <w:rPr>
          <w:rtl w:val="0"/>
        </w:rPr>
        <w:t xml:space="preserve">Prototipo funcional reproducible con documentación técnica.</w:t>
      </w:r>
    </w:p>
    <w:p w:rsidR="00000000" w:rsidDel="00000000" w:rsidP="00000000" w:rsidRDefault="00000000" w:rsidRPr="00000000" w14:paraId="0000011C">
      <w:pPr>
        <w:widowControl w:val="1"/>
        <w:numPr>
          <w:ilvl w:val="0"/>
          <w:numId w:val="14"/>
        </w:numPr>
        <w:ind w:left="720" w:right="0" w:hanging="360"/>
        <w:rPr/>
      </w:pPr>
      <w:r w:rsidDel="00000000" w:rsidR="00000000" w:rsidRPr="00000000">
        <w:rPr>
          <w:rtl w:val="0"/>
        </w:rPr>
        <w:t xml:space="preserve">Video o demo funcional end-to-end.</w:t>
      </w:r>
    </w:p>
    <w:p w:rsidR="00000000" w:rsidDel="00000000" w:rsidP="00000000" w:rsidRDefault="00000000" w:rsidRPr="00000000" w14:paraId="0000011D">
      <w:pPr>
        <w:widowControl w:val="1"/>
        <w:numPr>
          <w:ilvl w:val="0"/>
          <w:numId w:val="14"/>
        </w:numPr>
        <w:ind w:left="720" w:right="0" w:hanging="360"/>
        <w:rPr/>
      </w:pPr>
      <w:r w:rsidDel="00000000" w:rsidR="00000000" w:rsidRPr="00000000">
        <w:rPr>
          <w:rtl w:val="0"/>
        </w:rPr>
        <w:t xml:space="preserve">Log de pruebas iniciales (latencia, FPS).</w:t>
      </w:r>
    </w:p>
    <w:p w:rsidR="00000000" w:rsidDel="00000000" w:rsidP="00000000" w:rsidRDefault="00000000" w:rsidRPr="00000000" w14:paraId="0000011E">
      <w:pPr>
        <w:widowControl w:val="1"/>
        <w:numPr>
          <w:ilvl w:val="0"/>
          <w:numId w:val="14"/>
        </w:numPr>
        <w:ind w:left="720" w:right="0" w:hanging="360"/>
        <w:rPr/>
      </w:pPr>
      <w:r w:rsidDel="00000000" w:rsidR="00000000" w:rsidRPr="00000000">
        <w:rPr>
          <w:rtl w:val="0"/>
        </w:rPr>
        <w:t xml:space="preserve">Registro de decisiones técnicas y limitaciones.</w:t>
      </w:r>
    </w:p>
    <w:p w:rsidR="00000000" w:rsidDel="00000000" w:rsidP="00000000" w:rsidRDefault="00000000" w:rsidRPr="00000000" w14:paraId="0000011F">
      <w:pPr>
        <w:pStyle w:val="Heading3"/>
        <w:widowControl w:val="1"/>
        <w:rPr/>
      </w:pPr>
      <w:bookmarkStart w:colFirst="0" w:colLast="0" w:name="_heading=h.3ypad2960ghn" w:id="26"/>
      <w:bookmarkEnd w:id="26"/>
      <w:r w:rsidDel="00000000" w:rsidR="00000000" w:rsidRPr="00000000">
        <w:rPr>
          <w:rtl w:val="0"/>
        </w:rPr>
        <w:t xml:space="preserve">14.2.5. Etapa 5 - Evaluación y validación de desempeño</w:t>
      </w:r>
    </w:p>
    <w:p w:rsidR="00000000" w:rsidDel="00000000" w:rsidP="00000000" w:rsidRDefault="00000000" w:rsidRPr="00000000" w14:paraId="00000120">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w:t>
        <w:tab/>
        <w:t xml:space="preserve">4–5 semanas</w:t>
        <w:br w:type="textWrapping"/>
        <w:tab/>
      </w:r>
      <w:r w:rsidDel="00000000" w:rsidR="00000000" w:rsidRPr="00000000">
        <w:rPr>
          <w:b w:val="1"/>
          <w:bCs w:val="1"/>
          <w:rtl w:val="0"/>
        </w:rPr>
        <w:t xml:space="preserve">Propósito:</w:t>
      </w:r>
      <w:r w:rsidDel="00000000" w:rsidR="00000000" w:rsidRPr="00000000">
        <w:rPr>
          <w:rtl w:val="0"/>
        </w:rPr>
        <w:t xml:space="preserve"> medir cuantitativa y cualitativamente el desempeño del prototipo en laboratorio y en entorno simulado de obra civil.</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Actividades:</w:t>
      </w:r>
    </w:p>
    <w:p w:rsidR="00000000" w:rsidDel="00000000" w:rsidP="00000000" w:rsidRDefault="00000000" w:rsidRPr="00000000" w14:paraId="00000122">
      <w:pPr>
        <w:widowControl w:val="1"/>
        <w:numPr>
          <w:ilvl w:val="0"/>
          <w:numId w:val="7"/>
        </w:numPr>
        <w:ind w:left="720" w:right="0" w:hanging="360"/>
        <w:rPr/>
      </w:pPr>
      <w:r w:rsidDel="00000000" w:rsidR="00000000" w:rsidRPr="00000000">
        <w:rPr>
          <w:rtl w:val="0"/>
        </w:rPr>
        <w:t xml:space="preserve">Ejecución de pruebas en dataset controlado (laboratorio).</w:t>
      </w:r>
    </w:p>
    <w:p w:rsidR="00000000" w:rsidDel="00000000" w:rsidP="00000000" w:rsidRDefault="00000000" w:rsidRPr="00000000" w14:paraId="00000123">
      <w:pPr>
        <w:widowControl w:val="1"/>
        <w:numPr>
          <w:ilvl w:val="0"/>
          <w:numId w:val="7"/>
        </w:numPr>
        <w:ind w:left="720" w:right="0" w:hanging="360"/>
        <w:rPr/>
      </w:pPr>
      <w:r w:rsidDel="00000000" w:rsidR="00000000" w:rsidRPr="00000000">
        <w:rPr>
          <w:rtl w:val="0"/>
        </w:rPr>
        <w:t xml:space="preserve">Ejecución en escenario representativo de obra simulada.</w:t>
      </w:r>
    </w:p>
    <w:p w:rsidR="00000000" w:rsidDel="00000000" w:rsidP="00000000" w:rsidRDefault="00000000" w:rsidRPr="00000000" w14:paraId="00000124">
      <w:pPr>
        <w:widowControl w:val="1"/>
        <w:numPr>
          <w:ilvl w:val="0"/>
          <w:numId w:val="7"/>
        </w:numPr>
        <w:ind w:left="720" w:right="0" w:hanging="360"/>
        <w:rPr/>
      </w:pPr>
      <w:r w:rsidDel="00000000" w:rsidR="00000000" w:rsidRPr="00000000">
        <w:rPr>
          <w:rtl w:val="0"/>
        </w:rPr>
        <w:t xml:space="preserve">Registro de métricas: precisión, recall, F1, FPS, latencia.</w:t>
      </w:r>
    </w:p>
    <w:p w:rsidR="00000000" w:rsidDel="00000000" w:rsidP="00000000" w:rsidRDefault="00000000" w:rsidRPr="00000000" w14:paraId="00000125">
      <w:pPr>
        <w:widowControl w:val="1"/>
        <w:numPr>
          <w:ilvl w:val="0"/>
          <w:numId w:val="7"/>
        </w:numPr>
        <w:ind w:left="720" w:right="0" w:hanging="360"/>
        <w:rPr/>
      </w:pPr>
      <w:r w:rsidDel="00000000" w:rsidR="00000000" w:rsidRPr="00000000">
        <w:rPr>
          <w:rtl w:val="0"/>
        </w:rPr>
        <w:t xml:space="preserve">Evaluación de robustez frente a condiciones reales (iluminación, oclusión, movimiento).</w:t>
      </w:r>
    </w:p>
    <w:p w:rsidR="00000000" w:rsidDel="00000000" w:rsidP="00000000" w:rsidRDefault="00000000" w:rsidRPr="00000000" w14:paraId="00000126">
      <w:pPr>
        <w:widowControl w:val="1"/>
        <w:numPr>
          <w:ilvl w:val="0"/>
          <w:numId w:val="7"/>
        </w:numPr>
        <w:ind w:left="720" w:right="0" w:hanging="360"/>
        <w:rPr/>
      </w:pPr>
      <w:r w:rsidDel="00000000" w:rsidR="00000000" w:rsidRPr="00000000">
        <w:rPr>
          <w:rtl w:val="0"/>
        </w:rPr>
        <w:t xml:space="preserve">Análisis comparativo con resultados del estado del arte.</w:t>
      </w:r>
    </w:p>
    <w:p w:rsidR="00000000" w:rsidDel="00000000" w:rsidP="00000000" w:rsidRDefault="00000000" w:rsidRPr="00000000" w14:paraId="00000127">
      <w:pPr>
        <w:widowControl w:val="1"/>
        <w:numPr>
          <w:ilvl w:val="0"/>
          <w:numId w:val="7"/>
        </w:numPr>
        <w:ind w:left="720" w:right="0" w:hanging="360"/>
        <w:rPr/>
      </w:pPr>
      <w:r w:rsidDel="00000000" w:rsidR="00000000" w:rsidRPr="00000000">
        <w:rPr>
          <w:rtl w:val="0"/>
        </w:rPr>
        <w:t xml:space="preserve">Elaborar el informe de resultados y análisis crítico.</w:t>
      </w:r>
    </w:p>
    <w:p w:rsidR="00000000" w:rsidDel="00000000" w:rsidP="00000000" w:rsidRDefault="00000000" w:rsidRPr="00000000" w14:paraId="00000128">
      <w:pPr>
        <w:widowControl w:val="1"/>
        <w:rPr>
          <w:b w:val="1"/>
          <w:bCs w:val="1"/>
        </w:rPr>
      </w:pPr>
      <w:r w:rsidDel="00000000" w:rsidR="00000000" w:rsidRPr="00000000">
        <w:rPr>
          <w:b w:val="1"/>
          <w:bCs w:val="1"/>
          <w:rtl w:val="0"/>
        </w:rPr>
        <w:t xml:space="preserve">Resultado esperado:</w:t>
      </w:r>
    </w:p>
    <w:p w:rsidR="00000000" w:rsidDel="00000000" w:rsidP="00000000" w:rsidRDefault="00000000" w:rsidRPr="00000000" w14:paraId="00000129">
      <w:pPr>
        <w:widowControl w:val="1"/>
        <w:numPr>
          <w:ilvl w:val="0"/>
          <w:numId w:val="11"/>
        </w:numPr>
        <w:ind w:left="720" w:right="0" w:hanging="360"/>
        <w:rPr/>
      </w:pPr>
      <w:r w:rsidDel="00000000" w:rsidR="00000000" w:rsidRPr="00000000">
        <w:rPr>
          <w:rtl w:val="0"/>
        </w:rPr>
        <w:t xml:space="preserve">Informe “</w:t>
      </w:r>
      <w:r w:rsidDel="00000000" w:rsidR="00000000" w:rsidRPr="00000000">
        <w:rPr>
          <w:i w:val="1"/>
          <w:iCs w:val="1"/>
          <w:rtl w:val="0"/>
        </w:rPr>
        <w:t xml:space="preserve">Evaluación de desempeño y validación experimental</w:t>
      </w:r>
      <w:r w:rsidDel="00000000" w:rsidR="00000000" w:rsidRPr="00000000">
        <w:rPr>
          <w:rtl w:val="0"/>
        </w:rPr>
        <w:t xml:space="preserve">”.</w:t>
      </w:r>
    </w:p>
    <w:p w:rsidR="00000000" w:rsidDel="00000000" w:rsidP="00000000" w:rsidRDefault="00000000" w:rsidRPr="00000000" w14:paraId="0000012A">
      <w:pPr>
        <w:widowControl w:val="1"/>
        <w:numPr>
          <w:ilvl w:val="0"/>
          <w:numId w:val="11"/>
        </w:numPr>
        <w:ind w:left="720" w:right="0" w:hanging="360"/>
        <w:rPr/>
      </w:pPr>
      <w:r w:rsidDel="00000000" w:rsidR="00000000" w:rsidRPr="00000000">
        <w:rPr>
          <w:rtl w:val="0"/>
        </w:rPr>
        <w:t xml:space="preserve">Tablas de métricas y gráficos analíticos.</w:t>
      </w:r>
    </w:p>
    <w:p w:rsidR="00000000" w:rsidDel="00000000" w:rsidP="00000000" w:rsidRDefault="00000000" w:rsidRPr="00000000" w14:paraId="0000012B">
      <w:pPr>
        <w:widowControl w:val="1"/>
        <w:numPr>
          <w:ilvl w:val="0"/>
          <w:numId w:val="11"/>
        </w:numPr>
        <w:ind w:left="720" w:right="0" w:hanging="360"/>
        <w:rPr/>
      </w:pPr>
      <w:r w:rsidDel="00000000" w:rsidR="00000000" w:rsidRPr="00000000">
        <w:rPr>
          <w:rtl w:val="0"/>
        </w:rPr>
        <w:t xml:space="preserve">Discusión de fortalezas, debilidades y limitaciones del sistema.</w:t>
      </w:r>
    </w:p>
    <w:p w:rsidR="00000000" w:rsidDel="00000000" w:rsidP="00000000" w:rsidRDefault="00000000" w:rsidRPr="00000000" w14:paraId="0000012C">
      <w:pPr>
        <w:pStyle w:val="Heading3"/>
        <w:widowControl w:val="1"/>
        <w:rPr/>
      </w:pPr>
      <w:bookmarkStart w:colFirst="0" w:colLast="0" w:name="_heading=h.jltyrmk6rbtr" w:id="27"/>
      <w:bookmarkEnd w:id="27"/>
      <w:r w:rsidDel="00000000" w:rsidR="00000000" w:rsidRPr="00000000">
        <w:rPr>
          <w:rtl w:val="0"/>
        </w:rPr>
        <w:t xml:space="preserve">14.2.6. Etapa 6 - Documentación final, revisión y presentación</w:t>
      </w:r>
    </w:p>
    <w:p w:rsidR="00000000" w:rsidDel="00000000" w:rsidP="00000000" w:rsidRDefault="00000000" w:rsidRPr="00000000" w14:paraId="0000012D">
      <w:pPr>
        <w:widowControl w:val="1"/>
        <w:ind w:firstLine="720"/>
        <w:rPr/>
      </w:pPr>
      <w:r w:rsidDel="00000000" w:rsidR="00000000" w:rsidRPr="00000000">
        <w:rPr>
          <w:b w:val="1"/>
          <w:bCs w:val="1"/>
          <w:rtl w:val="0"/>
        </w:rPr>
        <w:t xml:space="preserve">Duración estimada:</w:t>
      </w:r>
      <w:r w:rsidDel="00000000" w:rsidR="00000000" w:rsidRPr="00000000">
        <w:rPr>
          <w:rtl w:val="0"/>
        </w:rPr>
        <w:t xml:space="preserve"> 5–6 semanas</w:t>
        <w:br w:type="textWrapping"/>
        <w:tab/>
      </w:r>
      <w:r w:rsidDel="00000000" w:rsidR="00000000" w:rsidRPr="00000000">
        <w:rPr>
          <w:b w:val="1"/>
          <w:bCs w:val="1"/>
          <w:rtl w:val="0"/>
        </w:rPr>
        <w:t xml:space="preserve">Propósito:</w:t>
      </w:r>
      <w:r w:rsidDel="00000000" w:rsidR="00000000" w:rsidRPr="00000000">
        <w:rPr>
          <w:rtl w:val="0"/>
        </w:rPr>
        <w:t xml:space="preserve"> consolidar los resultados técnicos y académicos del proyecto, garantizando una entrega completa, reproducible y lista para defensa.</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Actividades:</w:t>
      </w:r>
    </w:p>
    <w:p w:rsidR="00000000" w:rsidDel="00000000" w:rsidP="00000000" w:rsidRDefault="00000000" w:rsidRPr="00000000" w14:paraId="0000012F">
      <w:pPr>
        <w:widowControl w:val="1"/>
        <w:numPr>
          <w:ilvl w:val="0"/>
          <w:numId w:val="13"/>
        </w:numPr>
        <w:ind w:left="720" w:right="0" w:hanging="360"/>
        <w:rPr/>
      </w:pPr>
      <w:r w:rsidDel="00000000" w:rsidR="00000000" w:rsidRPr="00000000">
        <w:rPr>
          <w:rtl w:val="0"/>
        </w:rPr>
        <w:t xml:space="preserve">Redactar el Informe Final</w:t>
      </w:r>
      <w:r w:rsidDel="00000000" w:rsidR="00000000" w:rsidRPr="00000000">
        <w:rPr>
          <w:b w:val="1"/>
          <w:bCs w:val="1"/>
          <w:rtl w:val="0"/>
        </w:rPr>
        <w:t xml:space="preserve"> </w:t>
      </w:r>
      <w:r w:rsidDel="00000000" w:rsidR="00000000" w:rsidRPr="00000000">
        <w:rPr>
          <w:rtl w:val="0"/>
        </w:rPr>
        <w:t xml:space="preserve">estructurado.</w:t>
      </w:r>
    </w:p>
    <w:p w:rsidR="00000000" w:rsidDel="00000000" w:rsidP="00000000" w:rsidRDefault="00000000" w:rsidRPr="00000000" w14:paraId="00000130">
      <w:pPr>
        <w:widowControl w:val="1"/>
        <w:numPr>
          <w:ilvl w:val="0"/>
          <w:numId w:val="13"/>
        </w:numPr>
        <w:ind w:left="720" w:right="0" w:hanging="360"/>
        <w:rPr/>
      </w:pPr>
      <w:r w:rsidDel="00000000" w:rsidR="00000000" w:rsidRPr="00000000">
        <w:rPr>
          <w:rtl w:val="0"/>
        </w:rPr>
        <w:t xml:space="preserve">Incorporar anexos técnicos (APIs, diagramas, logs, parámetros).</w:t>
      </w:r>
    </w:p>
    <w:p w:rsidR="00000000" w:rsidDel="00000000" w:rsidP="00000000" w:rsidRDefault="00000000" w:rsidRPr="00000000" w14:paraId="00000131">
      <w:pPr>
        <w:widowControl w:val="1"/>
        <w:numPr>
          <w:ilvl w:val="0"/>
          <w:numId w:val="13"/>
        </w:numPr>
        <w:ind w:left="720" w:right="0" w:hanging="360"/>
        <w:rPr/>
      </w:pPr>
      <w:r w:rsidDel="00000000" w:rsidR="00000000" w:rsidRPr="00000000">
        <w:rPr>
          <w:rtl w:val="0"/>
        </w:rPr>
        <w:t xml:space="preserve">Compilar manual de despliegue y documentación del repositorio.</w:t>
      </w:r>
    </w:p>
    <w:p w:rsidR="00000000" w:rsidDel="00000000" w:rsidP="00000000" w:rsidRDefault="00000000" w:rsidRPr="00000000" w14:paraId="00000132">
      <w:pPr>
        <w:widowControl w:val="1"/>
        <w:numPr>
          <w:ilvl w:val="0"/>
          <w:numId w:val="13"/>
        </w:numPr>
        <w:ind w:left="720" w:right="0" w:hanging="360"/>
        <w:rPr/>
      </w:pPr>
      <w:r w:rsidDel="00000000" w:rsidR="00000000" w:rsidRPr="00000000">
        <w:rPr>
          <w:rtl w:val="0"/>
        </w:rPr>
        <w:t xml:space="preserve">Preparar presentación oral y material multimedia (slides, video demo).</w:t>
      </w:r>
    </w:p>
    <w:p w:rsidR="00000000" w:rsidDel="00000000" w:rsidP="00000000" w:rsidRDefault="00000000" w:rsidRPr="00000000" w14:paraId="00000133">
      <w:pPr>
        <w:widowControl w:val="1"/>
        <w:numPr>
          <w:ilvl w:val="0"/>
          <w:numId w:val="13"/>
        </w:numPr>
        <w:ind w:left="720" w:right="0" w:hanging="360"/>
        <w:rPr/>
      </w:pPr>
      <w:r w:rsidDel="00000000" w:rsidR="00000000" w:rsidRPr="00000000">
        <w:rPr>
          <w:rtl w:val="0"/>
        </w:rPr>
        <w:t xml:space="preserve">Validar y etiquetar el repositorio final (versión definitiva).</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 esperado:</w:t>
      </w:r>
    </w:p>
    <w:p w:rsidR="00000000" w:rsidDel="00000000" w:rsidP="00000000" w:rsidRDefault="00000000" w:rsidRPr="00000000" w14:paraId="00000135">
      <w:pPr>
        <w:widowControl w:val="1"/>
        <w:numPr>
          <w:ilvl w:val="0"/>
          <w:numId w:val="9"/>
        </w:numPr>
        <w:ind w:left="720" w:right="0" w:hanging="360"/>
        <w:rPr/>
      </w:pPr>
      <w:r w:rsidDel="00000000" w:rsidR="00000000" w:rsidRPr="00000000">
        <w:rPr>
          <w:rtl w:val="0"/>
        </w:rPr>
        <w:t xml:space="preserve">Entrega académica completa: informe PDF, anexos, repositorio y presentación.</w:t>
      </w:r>
    </w:p>
    <w:p w:rsidR="00000000" w:rsidDel="00000000" w:rsidP="00000000" w:rsidRDefault="00000000" w:rsidRPr="00000000" w14:paraId="00000136">
      <w:pPr>
        <w:widowControl w:val="1"/>
        <w:numPr>
          <w:ilvl w:val="0"/>
          <w:numId w:val="9"/>
        </w:numPr>
        <w:ind w:left="720" w:right="0" w:hanging="360"/>
        <w:rPr/>
        <w:sectPr>
          <w:type w:val="nextPage"/>
          <w:pgSz w:h="15840" w:w="12240" w:orient="portrait"/>
          <w:pgMar w:bottom="1440" w:top="1440" w:left="1440" w:right="1440" w:header="720" w:footer="720"/>
        </w:sectPr>
      </w:pPr>
      <w:r w:rsidDel="00000000" w:rsidR="00000000" w:rsidRPr="00000000">
        <w:rPr>
          <w:rtl w:val="0"/>
        </w:rPr>
        <w:t xml:space="preserve">Defensa lista ante tribunal con documentación de respaldo.</w:t>
      </w:r>
    </w:p>
    <w:p w:rsidR="00000000" w:rsidDel="00000000" w:rsidP="00000000" w:rsidRDefault="00000000" w:rsidRPr="00000000" w14:paraId="00000137">
      <w:pPr>
        <w:pStyle w:val="Heading2"/>
        <w:widowControl w:val="1"/>
        <w:rPr/>
      </w:pPr>
      <w:bookmarkStart w:colFirst="0" w:colLast="0" w:name="_heading=h.sc8gqn41cfnp" w:id="28"/>
      <w:bookmarkEnd w:id="28"/>
      <w:r w:rsidDel="00000000" w:rsidR="00000000" w:rsidRPr="00000000">
        <w:rPr>
          <w:rtl w:val="0"/>
        </w:rPr>
        <w:t xml:space="preserve">14.3. Cronograma y esquema gráfico</w:t>
      </w:r>
    </w:p>
    <w:p w:rsidR="00000000" w:rsidDel="00000000" w:rsidP="00000000" w:rsidRDefault="00000000" w:rsidRPr="00000000" w14:paraId="00000138">
      <w:pPr>
        <w:widowControl w:val="1"/>
        <w:ind w:firstLine="720"/>
        <w:rPr/>
      </w:pPr>
      <w:r w:rsidDel="00000000" w:rsidR="00000000" w:rsidRPr="00000000">
        <w:rPr>
          <w:rtl w:val="0"/>
        </w:rPr>
        <w:t xml:space="preserve">El cronograma del proyecto se organiza en torno a las seis etapas descritas. La secuencia general mantiene una progresión desde la investigación y fundamentación inicial hasta la validación experimental y el cierre documental. El esquema gráfico permite distinguir la duración estimada de cada etapa, su relación temporal con las demás y el estado de avance correspondiente.</w:t>
      </w:r>
    </w:p>
    <w:p w:rsidR="00000000" w:rsidDel="00000000" w:rsidP="00000000" w:rsidRDefault="00000000" w:rsidRPr="00000000" w14:paraId="000001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50mbysizaj1" w:id="29"/>
      <w:bookmarkEnd w:id="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1</w:t>
      </w:r>
    </w:p>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Diagrama de Gantt de las etapas previstas del proyecto.</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177252</wp:posOffset>
            </wp:positionV>
            <wp:extent cx="8229600" cy="1875351"/>
            <wp:effectExtent b="0" l="0" r="0" t="0"/>
            <wp:wrapTopAndBottom distB="114300" distT="114300"/>
            <wp:docPr id="4"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8229600" cy="1875351"/>
                    </a:xfrm>
                    <a:prstGeom prst="rect"/>
                    <a:ln/>
                  </pic:spPr>
                </pic:pic>
              </a:graphicData>
            </a:graphic>
          </wp:anchor>
        </w:drawing>
      </w:r>
    </w:p>
    <w:p w:rsidR="00000000" w:rsidDel="00000000" w:rsidP="00000000" w:rsidRDefault="00000000" w:rsidRPr="00000000" w14:paraId="0000013C">
      <w:pPr>
        <w:pStyle w:val="Heading2"/>
        <w:widowControl w:val="1"/>
        <w:rPr/>
      </w:pPr>
      <w:bookmarkStart w:colFirst="0" w:colLast="0" w:name="_heading=h.wf5q6uom0sr6" w:id="30"/>
      <w:bookmarkEnd w:id="30"/>
      <w:r w:rsidDel="00000000" w:rsidR="00000000" w:rsidRPr="00000000">
        <w:rPr>
          <w:rtl w:val="0"/>
        </w:rPr>
        <w:t xml:space="preserve">14.4. Costos asociados al proyecto</w:t>
      </w:r>
    </w:p>
    <w:p w:rsidR="00000000" w:rsidDel="00000000" w:rsidP="00000000" w:rsidRDefault="00000000" w:rsidRPr="00000000" w14:paraId="0000013D">
      <w:pPr>
        <w:widowControl w:val="1"/>
        <w:ind w:firstLine="720"/>
        <w:rPr>
          <w:i w:val="1"/>
          <w:iCs w:val="1"/>
          <w:color w:val="e69138"/>
        </w:rPr>
      </w:pPr>
      <w:r w:rsidDel="00000000" w:rsidR="00000000" w:rsidRPr="00000000">
        <w:rPr>
          <w:i w:val="1"/>
          <w:iCs w:val="1"/>
          <w:color w:val="e69138"/>
          <w:rtl w:val="0"/>
        </w:rPr>
        <w:t xml:space="preserve">[Se completará más adelante.]</w:t>
      </w:r>
      <w:r w:rsidDel="00000000" w:rsidR="00000000" w:rsidRPr="00000000">
        <w:rPr>
          <w:rtl w:val="0"/>
        </w:rPr>
      </w:r>
    </w:p>
    <w:sectPr>
      <w:type w:val="nextPage"/>
      <w:pgSz w:h="12240" w:w="15840"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tGPT" w:id="28" w:date="2026-09-11T03:59:54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actualiza el mapa de lectura a las secciones que ya existen en el informe consolidado (§17.3 a §18). La construcción de bancos y referencia humana forma parte del desarrollo, no es un insumo supuesto. La planificación de §14 queda deliberadamente sin modificar.</w:t>
      </w:r>
    </w:p>
  </w:comment>
  <w:comment w:author="ChatGPT" w:id="23" w:date="2026-09-11T03:59:54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rama dejó de ser una posibilidad indeterminada: fue ejecutada y cerrada con veredictos (§17.5.6 y §18.5). Aquí se actualiza su encuadre metodológico, sin adelantar esos veredictos ni reformularla como promesa. La separación respecto del núcleo sin entrenamiento debe mantenerse.</w:t>
      </w:r>
    </w:p>
  </w:comment>
  <w:comment w:author="ChatGPT" w:id="27" w:date="2026-09-11T03:59:54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reemplaza la voz de propuesta futura por la descripción del alcance del informe final. Los componentes del estado del arte que no se ejercieron no se enumeran como decisiones de implementación pendientes. La rama de ajuste fino conserva su encuadre propio en el párrafo anterior de §12.3.</w:t>
      </w:r>
    </w:p>
  </w:comment>
  <w:comment w:author="ChatGPT" w:id="20" w:date="2026-09-11T03:59:54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hipótesis debe poder ser respondida por la evaluación realizada, no por una afirmación genérica de que OVD «supera la rigidez» de otros enfoques. Esta versión mantiene el alcance de la respuesta de §18.1 y las condiciones nucleares de §17.1.2, sin trasladar resultados numéricos a la introducción.</w:t>
      </w:r>
    </w:p>
  </w:comment>
  <w:comment w:author="ChatGPT" w:id="17" w:date="2026-09-11T03:59:54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formulación recoge la pregunta que efectivamente aborda el desarrollo (§17.1.7, §17.5 y §18.1). Se elimina la equiparación entre vocabulario cerrado y sistema «estático»: la apertura semántica y la capacidad temporal son dimensiones distintas.</w:t>
      </w:r>
    </w:p>
  </w:comment>
  <w:comment w:author="ChatGPT" w:id="13" w:date="2026-09-11T03:59:54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explicita la frontera de la distribución implementada: no vuelve a detectar ni confirma por sí misma una condición de riesgo (§17.3.7 y §17.4.1).</w:t>
      </w:r>
    </w:p>
  </w:comment>
  <w:comment w:author="Matias Lautaro Carrizo" w:id="7" w:date="2026-09-12T02:50:30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verdad que todas las que agregó a partir de acá me parecen al vicio</w:t>
      </w:r>
    </w:p>
  </w:comment>
  <w:comment w:author="Matias Lautaro Carrizo" w:id="4" w:date="2026-09-12T02:47:32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usamos ninguna de las 3 y quedaron más que todo como referencia teorica. Las sacaría de aca, no son relevantes en este apartado.</w:t>
      </w:r>
    </w:p>
  </w:comment>
  <w:comment w:author="Matias Lautaro Carrizo" w:id="5" w:date="2026-09-12T02:47:32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usamos ninguna de las 3 y quedaron más que todo como referencia teorica. Las sacaría de aca, no son relevantes en este apartado.</w:t>
      </w:r>
    </w:p>
  </w:comment>
  <w:comment w:author="Matias Lautaro Carrizo" w:id="6" w:date="2026-09-12T02:47:32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usamos ninguna de las 3 y quedaron más que todo como referencia teorica. Las sacaría de aca, no son relevantes en este apartado.</w:t>
      </w:r>
    </w:p>
  </w:comment>
  <w:comment w:author="ChatGPT" w:id="15" w:date="2026-09-11T03:59:54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distingue el vocabulario consultable de la lógica que determina una condición de riesgo. La plataforma no es un intérprete general que convierta cualquier frase en una regla; utiliza consultas y configuraciones explícitas (§17.3.4 y §17.3.6). También se retira la modalidad visual de la descripción del prototipo: su presencia en la literatura no equivale a una capacidad ejercida por el proyecto.</w:t>
      </w:r>
    </w:p>
  </w:comment>
  <w:comment w:author="Matias Lautaro Carrizo" w:id="16" w:date="2026-09-12T03:13:41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ya se pone a explicar lo que hace la plataforma, lo cual mucho sentido no tiene porque es una introducción.</w:t>
      </w:r>
    </w:p>
  </w:comment>
  <w:comment w:author="ChatGPT" w:id="8" w:date="2026-09-11T03:59:54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incorporan los identificadores definidos en §17.1.2 para que el glosario acompañe el alcance de §12.4.</w:t>
      </w:r>
    </w:p>
  </w:comment>
  <w:comment w:author="ChatGPT" w:id="18" w:date="2026-09-11T03:59:54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Alineación con §16.3 y §18.2: la extensibilidad sin entrenamiento no elimina el costo de validación. Se conserva la motivación del texto original sin atribuir una ventaja general de desempeño a OVD.</w:t>
      </w:r>
    </w:p>
  </w:comment>
  <w:comment w:author="ChatGPT" w:id="21" w:date="2026-09-11T03:59:54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actualiza la terminología y se evita identificar la factibilidad con el componente perceptivo. Las dimensiones nombradas tienen correspondencia con la metodología (§17.1), la implementación (§17.4) y la organización de resultados (§17.5).</w:t>
      </w:r>
    </w:p>
  </w:comment>
  <w:comment w:author="ChatGPT" w:id="31" w:date="2026-09-11T03:59:54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específico identifica el producto de la investigación bibliográfica: criterios de selección, diseño y evaluación. Se conserva el marco de seguridad y privacidad sin convertir la normativa en una fuente de taxonomías, severidades o ventanas del algoritmo, en consonancia con §16.2 y §16.6.</w:t>
      </w:r>
    </w:p>
  </w:comment>
  <w:comment w:author="ChatGPT" w:id="30" w:date="2026-09-11T03:59:54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conserva un objetivo general integrador y se explicita la finalidad de conocimiento: determinar factibilidad y límites. La fundamentación crítica, el diseño, la implementación y la evaluación forman parte del mismo propósito. Los mecanismos concretos quedan en los objetivos específicos, evitando que el objetivo general sea un inventario de componentes. La formulación es compatible con el balance de §18.6.</w:t>
      </w:r>
    </w:p>
  </w:comment>
  <w:comment w:author="ChatGPT" w:id="35" w:date="2026-09-11T03:59:54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 sustantivo para revisión: el objetivo original exigía «métricas de seguimiento» y «utilidad operativa de las notificaciones». Se propone alinearlo con las unidades y medidas de §17.1.7 y §17.5. Esto no borra el repertorio pre-registrado no ejercido ni convierte su ausencia en cumplimiento: las exclusiones y la falta de una evaluación MOT o de respuesta humana deben seguir declaradas en §17.5 y §18.6. La referencia anotada incorpora el trabajo de preparación de datos como parte del diseño experimental.</w:t>
      </w:r>
    </w:p>
  </w:comment>
  <w:comment w:author="ChatGPT" w:id="10" w:date="2026-09-11T03:59:54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Denominación común del diseño y de su materialización (§17.3 y §17.4.2). No se introduce un segundo nombre de evento para el mismo concepto.</w:t>
      </w:r>
    </w:p>
  </w:comment>
  <w:comment w:author="ChatGPT" w:id="14" w:date="2026-09-11T03:59:54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Convención de lectura de §17.1.7.3 y §17.5.4. El denominador de exposición debe acompañar a la tasa y las re-alertas se contabilizan por separado.</w:t>
      </w:r>
    </w:p>
  </w:comment>
  <w:comment w:author="ChatGPT" w:id="24" w:date="2026-09-11T03:59:54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 de alcance previsto por AJ-0.01 y sustentado en §17.1.2, §17.4.7 y §17.5.7 del informe consolidado. La enumeración original sugería una cobertura operativa que el desarrollo no afirma. Se conserva el catálogo conceptual sin confundirlo con las condiciones implementadas y evaluadas.</w:t>
      </w:r>
    </w:p>
  </w:comment>
  <w:comment w:author="ChatGPT" w:id="32" w:date="2026-09-11T03:59:54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delimita el objeto de operacionalización y se mantiene la distinción entre catálogo y núcleo que utiliza §17.1.2. Los criterios temporales son decisiones metodológicas y no certificaciones de incumplimiento normativo.</w:t>
      </w:r>
    </w:p>
  </w:comment>
  <w:comment w:author="ChatGPT" w:id="25" w:date="2026-09-11T03:59:54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AJ-0.01. Se distinguen dos aspectos que el texto original dejaba ambiguos: identidad temporal no equivale a identidad personal, y la distribución ya no es una previsión de interoperabilidad futura. Los estados están documentados en §17.4 y §17.6.4. No se atribuye una evaluación MOT al seguimiento implementado.</w:t>
      </w:r>
    </w:p>
  </w:comment>
  <w:comment w:author="ChatGPT" w:id="34" w:date="2026-09-11T03:59:54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precisa el entregable de implementación con las capacidades documentadas en §17.4, incluidas identidad por sujeto y distribución. No se exige reconocimiento de identidad personal ni se presenta el prototipo como producto industrial.</w:t>
      </w:r>
    </w:p>
  </w:comment>
  <w:comment w:author="ChatGPT" w:id="22" w:date="2026-09-11T03:59:54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incorpora la cadena completa y la jerarquía de evidencia de §17.1.7.2. La distribución no es una posibilidad futura: quedó implementada e integrada (§17.4 y §17.6.4). Se retira «utilidad operativa» como propiedad evaluada, porque el informe no documenta un estudio de respuesta de operadores.</w:t>
      </w:r>
    </w:p>
  </w:comment>
  <w:comment w:author="ChatGPT" w:id="29" w:date="2026-09-11T03:59:54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elimina la promesa genérica de conservar todo en anexos y se distingue el papel de los anexos del de los artefactos experimentales, tal como se concreta en §17.6 y §19. No se incorporan rutas ni referencias a documentación interna en el texto propuesto.</w:t>
      </w:r>
    </w:p>
  </w:comment>
  <w:comment w:author="ChatGPT" w:id="26" w:date="2026-09-11T03:59:54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alinean DBE y EBE con §17.1.3.3 y su materialización en §17.4. Se incorpora la separación de materiales que organiza §17.5, sin introducir cifras. Se elimina la atribución del alcance al tiempo de desarrollo y se explicitan límites de evidencia.</w:t>
      </w:r>
    </w:p>
  </w:comment>
  <w:comment w:author="ChatGPT" w:id="9" w:date="2026-09-11T03:59:54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AJ-0.02. Se incorpora únicamente el vocabulario vigente del informe; no se reinstala el nombre de configuración deprecado ni los códigos internos de campañas o decisiones.</w:t>
      </w:r>
    </w:p>
  </w:comment>
  <w:comment w:author="ChatGPT" w:id="0" w:date="2026-09-11T03:59:54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implementación mantiene identificadores temporales para sostener estados por persona, y su aporte se evalúa en las alertas (§17.4.8 y §17.5.4). Esta denominación no implica reconocimiento de identidad personal ni una evaluación mediante métricas MOT.</w:t>
      </w:r>
    </w:p>
  </w:comment>
  <w:comment w:author="Matias Lautaro Carrizo" w:id="1" w:date="2026-09-12T02:17:44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ChatGPT" w:id="2" w:date="2026-09-11T03:59:54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operativa consistente con el núcleo descrito en §17.4 y §18.1. Evita afirmar que las entidades fueron necesariamente desconocidas durante todo el preentrenamiento; distingue calibración de adaptación paramétrica.</w:t>
      </w:r>
    </w:p>
  </w:comment>
  <w:comment w:author="Matias Lautaro Carrizo" w:id="3" w:date="2026-09-12T02:42:35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ChatGPT" w:id="12" w:date="2026-09-11T03:59:54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modos comparados por la plataforma (§17.3.6 y §17.5.4) necesitan una definición breve y no deben interpretarse como detectores distintos.</w:t>
      </w:r>
    </w:p>
  </w:comment>
  <w:comment w:author="ChatGPT" w:id="19" w:date="2026-09-11T03:59:54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preserva la motivación asistiva y se separa de los efectos humanos u organizacionales no medidos. El cierre del informe delimita expresamente que la entrega de alertas no mide respuesta humana ni reducción de accidentes (§18.4).</w:t>
      </w:r>
    </w:p>
  </w:comment>
  <w:comment w:author="ChatGPT" w:id="33" w:date="2026-09-11T03:59:54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ajusta la separación de responsabilidades a §17.3: la inferencia pertenece al plano de medios y la decisión temporal al de control; la distribución es un módulo diferenciado, no un tercer plano. El objetivo describe propiedades del diseño sin fijar aquí tecnologías ni puertos.</w:t>
      </w:r>
    </w:p>
  </w:comment>
  <w:comment w:author="ChatGPT" w:id="11" w:date="2026-09-11T03:59:54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distingue la capacidad implementada de seguimiento mínimo de las métricas MOT no ejercidas y del reconocimiento de identidad personal, que permanece excluido.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2" w15:done="0"/>
  <w15:commentEx w15:paraId="00000143" w15:done="0"/>
  <w15:commentEx w15:paraId="00000144" w15:done="0"/>
  <w15:commentEx w15:paraId="00000145" w15:done="0"/>
  <w15:commentEx w15:paraId="00000146" w15:done="0"/>
  <w15:commentEx w15:paraId="00000147" w15:done="0"/>
  <w15:commentEx w15:paraId="00000148" w15:done="0"/>
  <w15:commentEx w15:paraId="00000149" w15:done="0"/>
  <w15:commentEx w15:paraId="0000014A" w15:done="0"/>
  <w15:commentEx w15:paraId="0000014B" w15:done="0"/>
  <w15:commentEx w15:paraId="0000014C" w15:done="0"/>
  <w15:commentEx w15:paraId="0000014D" w15:paraIdParent="0000014C" w15:done="0"/>
  <w15:commentEx w15:paraId="0000014E" w15:done="0"/>
  <w15:commentEx w15:paraId="0000014F" w15:done="0"/>
  <w15:commentEx w15:paraId="00000150" w15:done="0"/>
  <w15:commentEx w15:paraId="00000151" w15:done="0"/>
  <w15:commentEx w15:paraId="00000152" w15:done="0"/>
  <w15:commentEx w15:paraId="00000153" w15:done="0"/>
  <w15:commentEx w15:paraId="00000154" w15:done="0"/>
  <w15:commentEx w15:paraId="00000155" w15:done="0"/>
  <w15:commentEx w15:paraId="00000156" w15:done="0"/>
  <w15:commentEx w15:paraId="00000157" w15:done="0"/>
  <w15:commentEx w15:paraId="00000158" w15:done="0"/>
  <w15:commentEx w15:paraId="00000159" w15:done="0"/>
  <w15:commentEx w15:paraId="0000015A" w15:done="0"/>
  <w15:commentEx w15:paraId="0000015B" w15:done="0"/>
  <w15:commentEx w15:paraId="0000015C" w15:done="0"/>
  <w15:commentEx w15:paraId="0000015D" w15:done="0"/>
  <w15:commentEx w15:paraId="0000015E" w15:done="0"/>
  <w15:commentEx w15:paraId="0000015F" w15:paraIdParent="0000015E" w15:done="0"/>
  <w15:commentEx w15:paraId="00000160" w15:done="0"/>
  <w15:commentEx w15:paraId="00000161" w15:paraIdParent="00000160" w15:done="0"/>
  <w15:commentEx w15:paraId="00000162" w15:done="0"/>
  <w15:commentEx w15:paraId="00000163" w15:done="0"/>
  <w15:commentEx w15:paraId="00000164" w15:done="0"/>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Página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sz w:val="24"/>
        <w:szCs w:val="24"/>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ind w:left="0" w:right="0" w:firstLine="0"/>
      <w:jc w:val="right"/>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ind w:left="0" w:right="0" w:firstLine="0"/>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ind w:left="0" w:right="0" w:firstLine="0"/>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2">
    <w:name w:val="heading 2"/>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1"/>
      <w:iCs w:val="1"/>
      <w:color w:val="000000"/>
      <w:sz w:val="24"/>
      <w:szCs w:val="24"/>
    </w:rPr>
  </w:style>
  <w:style w:type="paragraph" w:styleId="Heading5">
    <w:name w:val="heading 5"/>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1"/>
      <w:iCs w:val="1"/>
      <w:color w:val="000000"/>
      <w:sz w:val="24"/>
      <w:szCs w:val="24"/>
    </w:rPr>
  </w:style>
  <w:style w:type="paragraph" w:styleId="Heading6">
    <w:name w:val="heading 6"/>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i w:val="1"/>
      <w:iCs w:val="1"/>
      <w:color w:val="000000"/>
      <w:sz w:val="24"/>
      <w:szCs w:val="24"/>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val="1"/>
      <w:spacing w:after="0" w:before="0" w:line="480" w:lineRule="auto"/>
      <w:ind w:left="0" w:right="0" w:firstLine="720"/>
      <w:jc w:val="left"/>
    </w:pPr>
    <w:rPr>
      <w:rFonts w:ascii="Times New Roman" w:cs="Times New Roman" w:eastAsia="Times New Roman" w:hAnsi="Times New Roman"/>
      <w:sz w:val="24"/>
      <w:szCs w:val="24"/>
      <w:lang w:val="es-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paragraph" w:styleId="EOVRTCover">
    <w:name w:val="Caratula institucional"/>
    <w:basedOn w:val="Normal"/>
    <w:next w:val="Normal"/>
    <w:pPr>
      <w:keepNext w:val="0"/>
      <w:keepLines w:val="0"/>
      <w:widowControl w:val="1"/>
      <w:spacing w:after="0" w:before="0" w:line="480" w:lineRule="auto"/>
      <w:ind w:left="0" w:right="0" w:firstLine="0"/>
      <w:jc w:val="center"/>
    </w:pPr>
    <w:rPr>
      <w:rFonts w:ascii="Times New Roman" w:cs="Times New Roman" w:eastAsia="Times New Roman" w:hAnsi="Times New Roman"/>
      <w:sz w:val="24"/>
      <w:szCs w:val="24"/>
      <w:lang w:val="es-AR"/>
    </w:rPr>
  </w:style>
  <w:style w:type="paragraph" w:styleId="EOVRTTableText">
    <w:name w:val="Texto de tabla"/>
    <w:basedOn w:val="Normal"/>
    <w:next w:val="Normal"/>
    <w:pPr>
      <w:keepNext w:val="0"/>
      <w:keepLines w:val="0"/>
      <w:widowControl w:val="1"/>
      <w:spacing w:after="0" w:before="0" w:line="480" w:lineRule="auto"/>
      <w:ind w:left="0" w:right="0" w:firstLine="0"/>
      <w:jc w:val="left"/>
    </w:pPr>
    <w:rPr>
      <w:rFonts w:ascii="Times New Roman" w:cs="Times New Roman" w:eastAsia="Times New Roman" w:hAnsi="Times New Roman"/>
      <w:sz w:val="24"/>
      <w:szCs w:val="24"/>
      <w:lang w:val="es-AR"/>
    </w:rPr>
  </w:style>
  <w:style w:type="paragraph" w:styleId="EOVRTTableHead">
    <w:name w:val="Encabezado de tabla"/>
    <w:basedOn w:val="Normal"/>
    <w:next w:val="Normal"/>
    <w:pPr>
      <w:keepNext w:val="0"/>
      <w:keepLines w:val="0"/>
      <w:widowControl w:val="1"/>
      <w:spacing w:after="0" w:before="0" w:line="480" w:lineRule="auto"/>
      <w:ind w:left="0" w:right="0" w:firstLine="0"/>
      <w:jc w:val="left"/>
    </w:pPr>
    <w:rPr>
      <w:rFonts w:ascii="Times New Roman" w:cs="Times New Roman" w:eastAsia="Times New Roman" w:hAnsi="Times New Roman"/>
      <w:b w:val="1"/>
      <w:bCs w:val="1"/>
      <w:sz w:val="24"/>
      <w:szCs w:val="24"/>
      <w:lang w:val="es-AR"/>
    </w:rPr>
  </w:style>
  <w:style w:type="paragraph" w:styleId="EOVRTCaptionNumber">
    <w:name w:val="Numero de tabla o figura"/>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b w:val="1"/>
      <w:bCs w:val="1"/>
      <w:sz w:val="24"/>
      <w:szCs w:val="24"/>
      <w:lang w:val="es-AR"/>
    </w:rPr>
  </w:style>
  <w:style w:type="paragraph" w:styleId="EOVRTCaptionTitle">
    <w:name w:val="Titulo de tabla o figura"/>
    <w:basedOn w:val="Normal"/>
    <w:next w:val="Normal"/>
    <w:pPr>
      <w:keepNext w:val="1"/>
      <w:keepLines w:val="1"/>
      <w:widowControl w:val="1"/>
      <w:spacing w:after="0" w:before="0" w:line="480" w:lineRule="auto"/>
      <w:ind w:left="0" w:right="0" w:firstLine="0"/>
      <w:jc w:val="left"/>
    </w:pPr>
    <w:rPr>
      <w:rFonts w:ascii="Times New Roman" w:cs="Times New Roman" w:eastAsia="Times New Roman" w:hAnsi="Times New Roman"/>
      <w:i w:val="1"/>
      <w:iCs w:val="1"/>
      <w:sz w:val="24"/>
      <w:szCs w:val="24"/>
      <w:lang w:val="es-AR"/>
    </w:rPr>
  </w:style>
  <w:style w:type="paragraph" w:styleId="EOVRTNoIndent">
    <w:name w:val="Texto sin sangria"/>
    <w:basedOn w:val="Normal"/>
    <w:next w:val="Normal"/>
    <w:pPr>
      <w:keepNext w:val="0"/>
      <w:keepLines w:val="0"/>
      <w:widowControl w:val="1"/>
      <w:spacing w:after="0" w:before="0" w:line="480" w:lineRule="auto"/>
      <w:ind w:left="0" w:right="0" w:firstLine="0"/>
      <w:jc w:val="left"/>
    </w:pPr>
    <w:rPr>
      <w:rFonts w:ascii="Times New Roman" w:cs="Times New Roman" w:eastAsia="Times New Roman" w:hAnsi="Times New Roman"/>
      <w:sz w:val="24"/>
      <w:szCs w:val="24"/>
      <w:lang w:val="es-AR"/>
    </w:rPr>
  </w:style>
  <w:style w:type="paragraph" w:styleId="EOVRTComment">
    <w:name w:val="Comentario de revision"/>
    <w:basedOn w:val="Normal"/>
    <w:next w:val="Normal"/>
    <w:pPr>
      <w:keepNext w:val="0"/>
      <w:keepLines w:val="0"/>
      <w:widowControl w:val="1"/>
      <w:spacing w:after="0" w:before="0" w:line="480" w:lineRule="auto"/>
      <w:ind w:left="0" w:right="0" w:firstLine="0"/>
      <w:jc w:val="left"/>
    </w:pPr>
    <w:rPr>
      <w:rFonts w:ascii="Times New Roman" w:cs="Times New Roman" w:eastAsia="Times New Roman" w:hAnsi="Times New Roman"/>
      <w:sz w:val="24"/>
      <w:szCs w:val="24"/>
      <w:lang w:val="es-AR"/>
    </w:rPr>
  </w:style>
  <w:style w:type="character" w:styleId="EOVRTCode">
    <w:name w:val="Identificador tecnico"/>
    <w:rPr>
      <w:rFonts w:ascii="Courier New" w:cs="Courier New" w:eastAsia="Courier New" w:hAnsi="Courier New"/>
      <w:sz w:val="24"/>
      <w:szCs w:val="24"/>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80.0" w:type="dxa"/>
        <w:bottom w:w="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7CS/pRXZUD1T9Qn0FEB3IRAOA==">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