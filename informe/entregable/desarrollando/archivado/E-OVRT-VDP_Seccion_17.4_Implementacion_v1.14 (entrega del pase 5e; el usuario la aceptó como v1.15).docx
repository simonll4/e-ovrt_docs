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left="0" w:firstLine="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plano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módulo de distribución de alertas es un módulo desacoplado y no un tercer plano de ejecución. Consume las alertas confirmadas desde el bus de alertas, aplica la política de notificación, controla idempotencia y supresión, entrega por MQTT en el nivel de calidad de servicio 1, con confirmación por mensaje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b w:val="1"/>
          <w:bCs w:val="1"/>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r w:rsidDel="00000000" w:rsidR="00000000" w:rsidRPr="00000000">
        <w:rPr>
          <w:rtl w:val="0"/>
        </w:rPr>
      </w:r>
    </w:p>
    <w:p w:rsidR="00000000" w:rsidDel="00000000" w:rsidP="00000000" w:rsidRDefault="00000000" w:rsidRPr="00000000" w14:paraId="00000008">
      <w:pPr>
        <w:keepNext w:val="1"/>
        <w:widowControl w:val="1"/>
        <w:spacing w:after="0" w:before="0" w:line="480" w:lineRule="auto"/>
        <w:ind w:left="0" w:firstLine="0"/>
        <w:rPr/>
      </w:pPr>
      <w:r w:rsidDel="00000000" w:rsidR="00000000" w:rsidRPr="00000000">
        <w:rPr>
          <w:b w:val="1"/>
          <w:bCs w:val="1"/>
          <w:rtl w:val="0"/>
        </w:rPr>
        <w:t xml:space="preserve">Figura 4.5</w:t>
      </w:r>
      <w:r w:rsidDel="00000000" w:rsidR="00000000" w:rsidRPr="00000000">
        <w:rPr>
          <w:rtl w:val="0"/>
        </w:rPr>
      </w:r>
    </w:p>
    <w:p w:rsidR="00000000" w:rsidDel="00000000" w:rsidP="00000000" w:rsidRDefault="00000000" w:rsidRPr="00000000" w14:paraId="00000009">
      <w:pPr>
        <w:keepNext w:val="1"/>
        <w:widowControl w:val="1"/>
        <w:spacing w:after="0" w:before="0" w:line="480" w:lineRule="auto"/>
        <w:ind w:left="0" w:firstLine="0"/>
        <w:rPr/>
      </w:pPr>
      <w:r w:rsidDel="00000000" w:rsidR="00000000" w:rsidRPr="00000000">
        <w:rPr>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left="0" w:firstLine="0"/>
        <w:rPr/>
      </w:pPr>
      <w:r w:rsidDel="00000000" w:rsidR="00000000" w:rsidRPr="00000000">
        <w:rPr/>
        <w:drawing>
          <wp:inline distB="0" distT="0" distL="0" distR="0">
            <wp:extent cx="5760720" cy="5036891"/>
            <wp:effectExtent b="0" l="0" r="0" t="0"/>
            <wp:docPr id="90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720" cy="503689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la materialización efectiva de los dos patrones de acople.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artefactos persistentes de cada corrida.</w:t>
      </w:r>
    </w:p>
    <w:p w:rsidR="00000000" w:rsidDel="00000000" w:rsidP="00000000" w:rsidRDefault="00000000" w:rsidRPr="00000000" w14:paraId="0000000C">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D">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E">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F">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Elemento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Manifiesto de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Archivo de manifiesto del experimento y configuraciones efectivas por plano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experiment.manifest.v1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SourceDefinition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ModelProfile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Catálogo de perfiles de modelo, con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keepLines w:val="1"/>
              <w:widowControl w:val="1"/>
              <w:spacing w:after="0" w:before="0" w:line="480" w:lineRule="auto"/>
              <w:ind w:left="0" w:right="0" w:firstLine="0"/>
              <w:rPr/>
            </w:pPr>
            <w:r w:rsidDel="00000000" w:rsidR="00000000" w:rsidRPr="00000000">
              <w:rPr>
                <w:rtl w:val="0"/>
              </w:rPr>
              <w:t xml:space="preserve">Catálogo versionado;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PromptDefinition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Conjunto de prompts versionado e identificado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keepLines w:val="1"/>
              <w:widowControl w:val="1"/>
              <w:spacing w:after="0" w:before="0" w:line="480" w:lineRule="auto"/>
              <w:ind w:left="0" w:right="0" w:firstLine="0"/>
              <w:rPr/>
            </w:pPr>
            <w:r w:rsidDel="00000000" w:rsidR="00000000" w:rsidRPr="00000000">
              <w:rPr>
                <w:rtl w:val="0"/>
              </w:rPr>
              <w:t xml:space="preserve">prompt_set_id registrado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widowControl w:val="1"/>
              <w:spacing w:after="0" w:before="0" w:line="480" w:lineRule="auto"/>
              <w:ind w:left="0" w:right="0" w:firstLine="0"/>
              <w:rPr/>
            </w:pPr>
            <w:r w:rsidDel="00000000" w:rsidR="00000000" w:rsidRPr="00000000">
              <w:rPr>
                <w:rtl w:val="0"/>
              </w:rPr>
              <w:t xml:space="preserve">Soporte experimental</w:t>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FrameMetadata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PerceptionEvent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keepLines w:val="1"/>
              <w:widowControl w:val="1"/>
              <w:spacing w:after="0" w:before="0" w:line="480" w:lineRule="auto"/>
              <w:ind w:left="0" w:right="0" w:firstLine="0"/>
              <w:rPr/>
            </w:pPr>
            <w:r w:rsidDel="00000000" w:rsidR="00000000" w:rsidRPr="00000000">
              <w:rPr>
                <w:rtl w:val="0"/>
              </w:rPr>
              <w:t xml:space="preserve">Evento de percepción normalizado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val="1"/>
              <w:spacing w:after="0" w:before="0" w:line="480" w:lineRule="auto"/>
              <w:ind w:left="0" w:right="0" w:firstLine="0"/>
              <w:rPr/>
            </w:pPr>
            <w:r w:rsidDel="00000000" w:rsidR="00000000" w:rsidRPr="00000000">
              <w:rPr>
                <w:rtl w:val="0"/>
              </w:rPr>
              <w:t xml:space="preserve">media.detection.v1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PatternDefinition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Definición declarativa dentro del conjunto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keepLines w:val="1"/>
              <w:widowControl w:val="1"/>
              <w:spacing w:after="0" w:before="0" w:line="480" w:lineRule="auto"/>
              <w:ind w:left="0" w:right="0" w:firstLine="0"/>
              <w:rPr/>
            </w:pPr>
            <w:r w:rsidDel="00000000" w:rsidR="00000000" w:rsidRPr="00000000">
              <w:rPr>
                <w:rtl w:val="0"/>
              </w:rPr>
              <w:t xml:space="preserve">Conjunto de patrones versionado (pattern 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PatternStateChanged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Evento de transición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control.pattern_state.v1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AlertEvent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Alerta interna con identificador determinista e idempotente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control.alert.v1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MetricSample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Muestras de métricas de medios y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media.metric.v2 / control.metric.v1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ErrorEvent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Registro de errores y anomalías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keepLines w:val="1"/>
              <w:widowControl w:val="1"/>
              <w:spacing w:after="0" w:before="0" w:line="480" w:lineRule="auto"/>
              <w:ind w:left="0" w:right="0" w:firstLine="0"/>
              <w:rPr/>
            </w:pPr>
            <w:r w:rsidDel="00000000" w:rsidR="00000000" w:rsidRPr="00000000">
              <w:rPr>
                <w:rtl w:val="0"/>
              </w:rPr>
              <w:t xml:space="preserve">Esquema por componente, registrado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Bus interno de eventos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Publicación ZeroMQ con envoltorio versionado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bus.envelope.v1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Frontera entre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run.lifecycle.v1 (evento run_finished)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Repositorio de hechos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Archivos JSONL de sólo adición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Lines w:val="1"/>
              <w:widowControl w:val="1"/>
              <w:spacing w:after="0" w:before="0" w:line="480" w:lineRule="auto"/>
              <w:ind w:left="0" w:right="0" w:firstLine="0"/>
              <w:rPr/>
            </w:pPr>
            <w:r w:rsidDel="00000000" w:rsidR="00000000" w:rsidRPr="00000000">
              <w:rPr>
                <w:rtl w:val="0"/>
              </w:rPr>
              <w:t xml:space="preserve">Esquemas de cada evento persistido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Referencia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Anotación humana de episodios por clip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clip_gt.v2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Reporte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rtl w:val="0"/>
              </w:rPr>
              <w:t xml:space="preserve">Reporte consolidado por experimento, report.json y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NotificationEnvelope y DeliveryRecord</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rtl w:val="0"/>
              </w:rPr>
              <w:t xml:space="preserve">Envoltorio de notificación y registro de entrega en el ledger</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control.notification.v1 / control.delivery.v1</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Módulo de distribución</w:t>
            </w:r>
          </w:p>
        </w:tc>
      </w:tr>
    </w:tbl>
    <w:p w:rsidR="00000000" w:rsidDel="00000000" w:rsidP="00000000" w:rsidRDefault="00000000" w:rsidRPr="00000000" w14:paraId="000000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9">
      <w:pPr>
        <w:widowControl w:val="1"/>
        <w:spacing w:after="0" w:before="0" w:line="480" w:lineRule="auto"/>
        <w:ind w:firstLine="720"/>
        <w:rPr/>
      </w:pPr>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r w:rsidDel="00000000" w:rsidR="00000000" w:rsidRPr="00000000">
        <w:rPr>
          <w:rtl w:val="0"/>
        </w:rPr>
      </w:r>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que se persiste. Esa cadena hace de la reproyección de coordenadas una operación declarada.</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C">
      <w:pPr>
        <w:pBdr>
          <w:top w:color="bfbfbf" w:space="2" w:sz="4" w:val="single"/>
          <w:left w:color="bfbfbf" w:space="2" w:sz="4" w:val="single"/>
          <w:bottom w:color="bfbfbf" w:space="2" w:sz="4" w:val="single"/>
          <w:right w:color="bfbfbf" w:space="2" w:sz="4" w:val="single"/>
        </w:pBdr>
        <w:shd w:fill="f2f2f2" w:val="clear"/>
        <w:ind w:left="288" w:right="288" w:firstLine="0"/>
        <w:rPr/>
      </w:pPr>
      <w:commentRangeStart w:id="2"/>
      <w:r w:rsidDel="00000000" w:rsidR="00000000" w:rsidRPr="00000000">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r>
      <w:r w:rsidDel="00000000" w:rsidR="00000000" w:rsidRPr="00000000">
        <w:rPr>
          <w:rtl w:val="0"/>
        </w:rPr>
      </w:r>
      <w:commentRangeEnd w:id="2"/>
      <w:r>
        <w:rPr>
          <w:rtl w:val="0"/>
        </w:rPr>
        <w:commentReference w:id="2"/>
      </w:r>
      <w:r>
        <w:rPr>
          <w:rFonts w:ascii="Courier New" w:cs="Courier New" w:eastAsia="Courier New" w:hAnsi="Courier New"/>
          <w:sz w:val="20"/>
          <w:szCs w:val="20"/>
          <w:rtl w:val="0"/>
        </w:rPr>
        <w:br w:type="textWrapping"/>
        <w:t xml:space="preserve">}</w:t>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misma estructura se declara en el código</w:t>
      </w:r>
      <w:r w:rsidDel="00000000" w:rsidR="00000000" w:rsidRPr="00000000">
        <w:rPr>
          <w:rtl w:val="0"/>
        </w:rPr>
        <w:t xml:space="preserve"> como modelo de datos con tipos explícitos. El campo de identidad entre fotogramas aparece aquí como opcional y con valor nulo por defecto, que es el mecanismo con el que un dato todavía no producido puede incorporarse sin cambiar la versión del esquema ni alterar los artefactos ya escritos.</w:t>
      </w:r>
      <w:r w:rsidDel="00000000" w:rsidR="00000000" w:rsidRPr="00000000">
        <w:rPr>
          <w:rtl w:val="0"/>
        </w:rPr>
      </w:r>
    </w:p>
    <w:p w:rsidR="00000000" w:rsidDel="00000000" w:rsidP="00000000" w:rsidRDefault="00000000" w:rsidRPr="00000000" w14:paraId="0000005E">
      <w:pPr>
        <w:pBdr>
          <w:top w:color="bfbfbf" w:space="2" w:sz="4" w:val="single"/>
          <w:left w:color="bfbfbf" w:space="2" w:sz="4" w:val="single"/>
          <w:bottom w:color="bfbfbf" w:space="2" w:sz="4" w:val="single"/>
          <w:right w:color="bfbfbf" w:space="2" w:sz="4" w:val="single"/>
        </w:pBdr>
        <w:shd w:fill="f2f2f2" w:val="clear"/>
        <w:ind w:left="288" w:right="288" w:firstLine="0"/>
        <w:rPr/>
      </w:pPr>
      <w:commentRangeStart w:id="3"/>
      <w:r w:rsidDel="00000000" w:rsidR="00000000" w:rsidRPr="00000000">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r>
      <w:r w:rsidDel="00000000" w:rsidR="00000000" w:rsidRPr="00000000">
        <w:rPr>
          <w:rtl w:val="0"/>
        </w:rPr>
      </w:r>
      <w:commentRangeEnd w:id="3"/>
      <w:r>
        <w:rPr>
          <w:rtl w:val="0"/>
        </w:rPr>
        <w:commentReference w:id="3"/>
      </w:r>
      <w:r>
        <w:rPr>
          <w:rFonts w:ascii="Courier New" w:cs="Courier New" w:eastAsia="Courier New" w:hAnsi="Courier New"/>
          <w:sz w:val="20"/>
          <w:szCs w:val="20"/>
          <w:rtl w:val="0"/>
        </w:rPr>
        <w:br w:type="textWrapping"/>
        <w:t xml:space="preserve">    model_name: str | None = None</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El envoltorio del bus no </w:t>
      </w:r>
      <w:r w:rsidDel="00000000" w:rsidR="00000000" w:rsidRPr="00000000">
        <w:rPr>
          <w:rtl w:val="0"/>
        </w:rPr>
        <w:t xml:space="preserve">reempaqueta</w:t>
      </w:r>
      <w:r w:rsidDel="00000000" w:rsidR="00000000" w:rsidRPr="00000000">
        <w:rPr>
          <w:rtl w:val="0"/>
        </w:rPr>
        <w:t xml:space="preserve">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60">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61">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62">
      <w:pPr>
        <w:widowControl w:val="1"/>
        <w:spacing w:after="0" w:before="0" w:line="480" w:lineRule="auto"/>
        <w:ind w:firstLine="720"/>
        <w:rPr/>
      </w:pPr>
      <w:r w:rsidDel="00000000" w:rsidR="00000000" w:rsidRPr="00000000">
        <w:rPr>
          <w:rtl w:val="0"/>
        </w:rPr>
        <w:t xml:space="preserve">La alerta interna registra la confirmación del episodio</w:t>
      </w:r>
      <w:r w:rsidDel="00000000" w:rsidR="00000000" w:rsidRPr="00000000">
        <w:rPr>
          <w:rtl w:val="0"/>
        </w:rPr>
        <w:t xml:space="preserve">,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 El fragmento siguiente reproduce la alerta registrada sobre el mismo clip y la misma unidad que el evento anterior, y permite verificar la ventana de confirmación. La alerta transporta el fotograma de la primera evidencia, el 109, y el de la confirmación, el 229. A los 30 cuadros por segundo del clip, esos fotogramas corresponden a 3.633 y 7.633 ms de video, exactamente los 4.000 ms configurados para la condición. Los dos instantes en milisegundos que la alerta también conserva pertenecen al reloj del equipo de control y no al tiempo de video.</w:t>
      </w:r>
    </w:p>
    <w:p w:rsidR="00000000" w:rsidDel="00000000" w:rsidP="00000000" w:rsidRDefault="00000000" w:rsidRPr="00000000" w14:paraId="00000063">
      <w:pPr>
        <w:pBdr>
          <w:top w:color="bfbfbf" w:space="2" w:sz="4" w:val="single"/>
          <w:left w:color="bfbfbf" w:space="2" w:sz="4" w:val="single"/>
          <w:bottom w:color="bfbfbf" w:space="2" w:sz="4" w:val="single"/>
          <w:right w:color="bfbfbf" w:space="2" w:sz="4" w:val="single"/>
        </w:pBdr>
        <w:shd w:fill="f2f2f2" w:val="clear"/>
        <w:ind w:left="288" w:right="288" w:firstLine="0"/>
        <w:rPr/>
      </w:pPr>
      <w:commentRangeStart w:id="4"/>
      <w:r w:rsidDel="00000000" w:rsidR="00000000" w:rsidRPr="00000000">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r>
      <w:r w:rsidDel="00000000" w:rsidR="00000000" w:rsidRPr="00000000">
        <w:rPr>
          <w:rtl w:val="0"/>
        </w:rPr>
      </w:r>
      <w:commentRangeEnd w:id="4"/>
      <w:r>
        <w:rPr>
          <w:rtl w:val="0"/>
        </w:rPr>
        <w:commentReference w:id="4"/>
      </w:r>
      <w:r>
        <w:rPr>
          <w:rFonts w:ascii="Courier New" w:cs="Courier New" w:eastAsia="Courier New" w:hAnsi="Courier New"/>
          <w:sz w:val="20"/>
          <w:szCs w:val="20"/>
          <w:rtl w:val="0"/>
        </w:rPr>
        <w:br w:type="textWrapping"/>
        <w:t xml:space="preserve">}</w:t>
      </w:r>
    </w:p>
    <w:p w:rsidR="00000000" w:rsidDel="00000000" w:rsidP="00000000" w:rsidRDefault="00000000" w:rsidRPr="00000000" w14:paraId="00000064">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65">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6">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7">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w:t>
      </w:r>
      <w:r w:rsidDel="00000000" w:rsidR="00000000" w:rsidRPr="00000000">
        <w:rPr>
          <w:rtl w:val="0"/>
        </w:rPr>
        <w:t xml:space="preserve"> como servicios independientes, gobernados por configuración y expuestos mediante HTTP. Cada uno carga su configuración al iniciarse, admite una corrida activa por vez, rechaza las solicitudes concurrentes señalando la que está en curso y los dos planos persisten además la configuración efectiva que utilizaron, que el módulo de distribución expone por su interfaz. El plano de medios carga además el modelo una sola vez al arrancar. Rutas, fuentes, umbrales, ventanas temporales y opciones de instrumentación se declaran en configuración, sin constantes ocultas en el código. La Tabla 57 reúne sus operaciones de gobierno.</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9">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Plano de medios (:8080)</w:t>
            </w:r>
          </w:p>
        </w:tc>
        <w:tc>
          <w:tcPr>
            <w:tcBorders>
              <w:top w:color="000000" w:space="0" w:sz="8" w:val="single"/>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POST /api/runs/{id}/stop</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Consulta estado y resumen de la corrida.</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6">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7">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8">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w:t>
            </w:r>
          </w:p>
        </w:tc>
        <w:tc>
          <w:tcPr>
            <w:tcBorders>
              <w:top w:color="000000" w:space="0" w:sz="8" w:val="single"/>
            </w:tcBorders>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POST /api/runs/{id}/cancel</w:t>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GET /api/config</w:t>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94">
            <w:pPr>
              <w:keepLines w:val="1"/>
              <w:widowControl w:val="1"/>
              <w:spacing w:after="0" w:before="0" w:line="480" w:lineRule="auto"/>
              <w:ind w:left="0" w:right="0" w:firstLine="0"/>
              <w:rPr/>
            </w:pPr>
            <w:sdt>
              <w:sdtPr>
                <w:id w:val="-1611357359"/>
                <w:tag w:val="goog_rdk_0"/>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Bus ZeroMQ publicador-suscriptor (msgpack)</w:t>
            </w:r>
          </w:p>
        </w:tc>
        <w:tc>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7">
            <w:pPr>
              <w:keepLines w:val="1"/>
              <w:widowControl w:val="1"/>
              <w:spacing w:after="0" w:before="0" w:line="480" w:lineRule="auto"/>
              <w:ind w:left="0" w:right="0" w:firstLine="0"/>
              <w:rPr/>
            </w:pPr>
            <w:sdt>
              <w:sdtPr>
                <w:id w:val="-1812091604"/>
                <w:tag w:val="goog_rdk_1"/>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8">
            <w:pPr>
              <w:keepLines w:val="1"/>
              <w:widowControl w:val="1"/>
              <w:spacing w:after="0" w:before="0" w:line="480" w:lineRule="auto"/>
              <w:ind w:left="0" w:right="0" w:firstLine="0"/>
              <w:rPr/>
            </w:pPr>
            <w:r w:rsidDel="00000000" w:rsidR="00000000" w:rsidRPr="00000000">
              <w:rPr>
                <w:rtl w:val="0"/>
              </w:rPr>
              <w:t xml:space="preserve">Bus ZeroMQ publicador-suscriptor (msgpack)</w:t>
            </w:r>
          </w:p>
        </w:tc>
        <w:tc>
          <w:tcPr/>
          <w:p w:rsidR="00000000" w:rsidDel="00000000" w:rsidP="00000000" w:rsidRDefault="00000000" w:rsidRPr="00000000" w14:paraId="00000099">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A">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B">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C">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D">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E">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En una corrida en vivo el orquestador inicia primero</w:t>
      </w:r>
      <w:r w:rsidDel="00000000" w:rsidR="00000000" w:rsidRPr="00000000">
        <w:rPr>
          <w:rtl w:val="0"/>
        </w:rPr>
        <w:t xml:space="preserve"> el plano de control, después el módulo de distribución y por último el plano de medios. El control arranca primero porque debe quedar </w:t>
      </w:r>
      <w:r w:rsidDel="00000000" w:rsidR="00000000" w:rsidRPr="00000000">
        <w:rPr>
          <w:rtl w:val="0"/>
        </w:rPr>
        <w:t xml:space="preserve">suscripto</w:t>
      </w:r>
      <w:r w:rsidDel="00000000" w:rsidR="00000000" w:rsidRPr="00000000">
        <w:rPr>
          <w:rtl w:val="0"/>
        </w:rPr>
        <w:t xml:space="preserve"> al canal de detecciones antes de que los medios publiquen, y la distribución va después porque su corrida se declara contra la corrida de control ya creada. La no pérdida en el canal de alertas no depende de ese orden sino del publicador, configurado por el orquestador para esperar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plano de medios, con el que mantiene una relación uno a uno. El módulo de distribución sí requiere cancelación propia, porque una corrida de entrega puede quedar a la espera de alertas y debe poder abortarse sin reiniciar el servicio.</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En el camino DBE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evidencia se persiste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p>
    <w:p w:rsidR="00000000" w:rsidDel="00000000" w:rsidP="00000000" w:rsidRDefault="00000000" w:rsidRPr="00000000" w14:paraId="000000A5">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6">
      <w:pPr>
        <w:widowControl w:val="1"/>
        <w:spacing w:after="0" w:before="0" w:line="480" w:lineRule="auto"/>
        <w:ind w:firstLine="720"/>
        <w:rPr/>
      </w:pPr>
      <w:r w:rsidDel="00000000" w:rsidR="00000000" w:rsidRPr="00000000">
        <w:rPr>
          <w:rtl w:val="0"/>
        </w:rPr>
        <w:t xml:space="preserve">El conjunto de patrones efectivo del núcleo</w:t>
      </w:r>
      <w:r w:rsidDel="00000000" w:rsidR="00000000" w:rsidRPr="00000000">
        <w:rPr>
          <w:rtl w:val="0"/>
        </w:rPr>
        <w:t xml:space="preserve"> es el que el catálogo de configuración identifica como cr01_cr02_v2.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9">
      <w:pPr>
        <w:widowControl w:val="1"/>
        <w:spacing w:after="0" w:before="0" w:line="480" w:lineRule="auto"/>
        <w:ind w:firstLine="720"/>
        <w:rPr/>
      </w:pPr>
      <w:r w:rsidDel="00000000" w:rsidR="00000000" w:rsidRPr="00000000">
        <w:rPr>
          <w:rtl w:val="0"/>
        </w:rPr>
        <w:t xml:space="preserve">El catálogo de perfiles de modelo materializa</w:t>
      </w:r>
      <w:r w:rsidDel="00000000" w:rsidR="00000000" w:rsidRPr="00000000">
        <w:rPr>
          <w:rtl w:val="0"/>
        </w:rPr>
        <w:t xml:space="preserve"> la sustituibilidad prevista en el diseño. Reúne variantes de Grounding DINO en sus versiones tiny y base, que corresponden a los backbones Swin-T y Swin-B que presenta la sección 15.2.1.1, cada una con resolución de entrada de 800 y de 560 píxeles, y YOLOE-26 en cuatro tamaños, s, m, l y x, todas integradas mediante adaptadores sobre el mismo contrato de salida. Una tercera familia, MM-Grounding-DINO, se integró por el mismo mecanismo y se archivó fuera del catálogo activo tras la evaluación, cuyo resultado informa la sección 17.5.</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El núcleo no fija un modelo único</w:t>
      </w:r>
      <w:r w:rsidDel="00000000" w:rsidR="00000000" w:rsidRPr="00000000">
        <w:rPr>
          <w:rtl w:val="0"/>
        </w:rPr>
        <w:t xml:space="preserve">. Cada instancia del servicio de medios carga un perfil al iniciarse, de modo que comparar perfiles equivale a disponer instancias distintas bajo la misma configuración de corrida, y el despliegue integral define un servicio por cada uno de los nueve perfiles de servicio del catálogo, y deja fuera los dos perfiles de ajuste fino que se conservan sólo para reproducir su evaluación. Las campañas temporales y en vivo fijan un perfil por corrida, declarado en el manifiesto.</w:t>
      </w:r>
    </w:p>
    <w:p w:rsidR="00000000" w:rsidDel="00000000" w:rsidP="00000000" w:rsidRDefault="00000000" w:rsidRPr="00000000" w14:paraId="000000AB">
      <w:pPr>
        <w:widowControl w:val="1"/>
        <w:spacing w:after="0" w:before="0" w:line="480" w:lineRule="auto"/>
        <w:ind w:firstLine="720"/>
        <w:rPr/>
      </w:pPr>
      <w:r w:rsidDel="00000000" w:rsidR="00000000" w:rsidRPr="00000000">
        <w:rPr>
          <w:rtl w:val="0"/>
        </w:rPr>
        <w:t xml:space="preserve">Cada perfil declara sus umbrales y su postproceso en el catálogo</w:t>
      </w:r>
      <w:r w:rsidDel="00000000" w:rsidR="00000000" w:rsidRPr="00000000">
        <w:rPr>
          <w:rtl w:val="0"/>
        </w:rPr>
        <w:t xml:space="preserve">. El perfil operativo, fijado por criterio pre-registrado para las campañas temporales y en vivo, es la variante tiny de Grounding DINO con resolución de entrada de 560 píxeles, identificada en el catálogo como </w:t>
      </w:r>
      <w:r w:rsidDel="00000000" w:rsidR="00000000" w:rsidRPr="00000000">
        <w:rPr>
          <w:rtl w:val="0"/>
        </w:rPr>
        <w:t xml:space="preserve">gdino-tiny-560</w:t>
      </w:r>
      <w:r w:rsidDel="00000000" w:rsidR="00000000" w:rsidRPr="00000000">
        <w:rPr>
          <w:rtl w:val="0"/>
        </w:rPr>
        <w:t xml:space="preserve">, y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 La inferencia corre en coma flotante de 16 bits sobre la unidad gráfica, una opción de la corrida y no del perfil, y la variante base de 560 píxeles, gdino-base-560, comparte resolución, umbrales y postproceso.</w:t>
      </w:r>
    </w:p>
    <w:p w:rsidR="00000000" w:rsidDel="00000000" w:rsidP="00000000" w:rsidRDefault="00000000" w:rsidRPr="00000000" w14:paraId="000000AC">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D">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Soporte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Agrupa las corridas de ambos planos bajo un experiment_id y consolida el resultado de la ejecución experimental.</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Distribución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notifications.jsonl (ledger de intentos y entregas, de sólo agregado); dead_letter.jsonl; distribution_summary.json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F">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C0">
      <w:pPr>
        <w:widowControl w:val="1"/>
        <w:spacing w:after="0" w:before="0" w:line="480" w:lineRule="auto"/>
        <w:ind w:left="0" w:firstLine="720"/>
        <w:rPr/>
      </w:pPr>
      <w:r w:rsidDel="00000000" w:rsidR="00000000" w:rsidRPr="00000000">
        <w:rPr>
          <w:rtl w:val="0"/>
        </w:rPr>
        <w:t xml:space="preserve">La disposición del repositorio del soporte experimental es la siguiente.</w:t>
      </w:r>
      <w:r w:rsidDel="00000000" w:rsidR="00000000" w:rsidRPr="00000000">
        <w:rPr>
          <w:rtl w:val="0"/>
        </w:rPr>
      </w:r>
    </w:p>
    <w:p w:rsidR="00000000" w:rsidDel="00000000" w:rsidP="00000000" w:rsidRDefault="00000000" w:rsidRPr="00000000" w14:paraId="000000C1">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C2">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3">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p>
    <w:p w:rsidR="00000000" w:rsidDel="00000000" w:rsidP="00000000" w:rsidRDefault="00000000" w:rsidRPr="00000000" w14:paraId="000000C4">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clip_gt.v2.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6">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Un guion segundo a segundo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8">
      <w:pPr>
        <w:widowControl w:val="1"/>
        <w:spacing w:after="0" w:before="0" w:line="480" w:lineRule="auto"/>
        <w:ind w:firstLine="720"/>
        <w:rPr/>
      </w:pPr>
      <w:sdt>
        <w:sdtPr>
          <w:id w:val="-794401759"/>
          <w:tag w:val="goog_rdk_2"/>
        </w:sdtPr>
        <w:sdtContent>
          <w:commentRangeStart w:id="0"/>
        </w:sdtContent>
      </w:sdt>
      <w:sdt>
        <w:sdtPr>
          <w:id w:val="-402695886"/>
          <w:tag w:val="goog_rdk_3"/>
        </w:sdtPr>
        <w:sdtContent>
          <w:commentRangeStart w:id="1"/>
        </w:sdtContent>
      </w:sdt>
      <w:del w:id="9001" w:author="Claude" w:date="2026-09-08T04:00:00Z">
        <w:r w:rsidDel="00000000" w:rsidR="00000000" w:rsidRPr="00000000">
          <w:rPr>
            <w:i w:val="1"/>
            <w:iCs w:val="1"/>
            <w:rtl w:val="0"/>
          </w:rPr>
          <w:delText xml:space="preserve">[[PENDIENTE: dirección de origen y fecha de acceso por clip del lote de obra real · depende de completar la ficha de procedencia primaria antes del cierre final del informe]]</w:delText>
        </w:r>
      </w:del>
      <w:ins w:id="9002" w:author="Claude" w:date="2026-09-08T04:00:00Z">
        <w:commentRangeStart w:id="5"/>
        <w:r>
          <w:rPr>
            <w:rtl w:val="0"/>
          </w:rPr>
          <w:t xml:space="preserve">Los videos maestros del lote</w:t>
        </w:r>
        <w:commentRangeEnd w:id="5"/>
        <w:r>
          <w:rPr>
            <w:rtl w:val="0"/>
          </w:rPr>
          <w:commentReference w:id="5"/>
        </w:r>
        <w:r>
          <w:rPr>
            <w:rtl w:val="0"/>
          </w:rPr>
          <w:t xml:space="preserve"> se obtuvieron de una lista de reproducción pública de YouTube compilada por el equipo (https://www.youtube.com/playlist?list=PLVG3-xIaXtKzAC9JJnZJUY4aBCg0BNPKV, consultada el 8 de septiembre de 2026) y no se redistribuyen.</w:t>
        </w:r>
      </w:ins>
      <w:commentRangeEnd w:id="0"/>
      <w:r w:rsidDel="00000000" w:rsidR="00000000" w:rsidRPr="00000000">
        <w:commentReference w:id="0"/>
      </w:r>
      <w:commentRangeEnd w:id="1"/>
      <w:r w:rsidDel="00000000" w:rsidR="00000000" w:rsidRPr="00000000">
        <w:commentReference w:id="1"/>
      </w:r>
      <w:r w:rsidDel="00000000" w:rsidR="00000000" w:rsidRPr="00000000">
        <w:rPr>
          <w:rtl w:val="0"/>
        </w:rPr>
      </w:r>
      <w:ins w:id="9003" w:author="Claude" w:date="2026-09-08T04:00:00Z">
        <w:r>
          <w:rPr>
            <w:rtl w:val="0"/>
          </w:rPr>
          <w:t xml:space="preserve"> La dirección de origen y la fecha de acceso de cada video se consignan en el anexo de licencias y procedencia de la sección 19.</w:t>
        </w:r>
      </w:ins>
    </w:p>
    <w:p w:rsidR="00000000" w:rsidDel="00000000" w:rsidP="00000000" w:rsidRDefault="00000000" w:rsidRPr="00000000" w14:paraId="000000C9">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B">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C">
      <w:pPr>
        <w:widowControl w:val="1"/>
        <w:spacing w:after="0" w:before="0" w:line="480" w:lineRule="auto"/>
        <w:ind w:firstLine="720"/>
        <w:rPr/>
      </w:pPr>
      <w:r w:rsidDel="00000000" w:rsidR="00000000" w:rsidRPr="00000000">
        <w:rPr>
          <w:b w:val="1"/>
          <w:bCs w:val="1"/>
          <w:rtl w:val="0"/>
        </w:rPr>
        <w:t xml:space="preserve">Preanotación</w:t>
      </w:r>
      <w:r w:rsidDel="00000000" w:rsidR="00000000" w:rsidRPr="00000000">
        <w:rPr>
          <w:b w:val="1"/>
          <w:bCs w:val="1"/>
          <w:rtl w:val="0"/>
        </w:rPr>
        <w:t xml:space="preserve"> y revisión humana.</w:t>
      </w:r>
      <w:r w:rsidDel="00000000" w:rsidR="00000000" w:rsidRPr="00000000">
        <w:rPr>
          <w:rtl w:val="0"/>
        </w:rPr>
        <w:t xml:space="preserve"> La anotación no partió </w:t>
      </w:r>
      <w:r w:rsidDel="00000000" w:rsidR="00000000" w:rsidRPr="00000000">
        <w:rPr>
          <w:rtl w:val="0"/>
        </w:rPr>
        <w:t xml:space="preserve">de video</w:t>
      </w:r>
      <w:r w:rsidDel="00000000" w:rsidR="00000000" w:rsidRPr="00000000">
        <w:rPr>
          <w:rtl w:val="0"/>
        </w:rPr>
        <w:t xml:space="preserve"> crudo. Cada clip se </w:t>
      </w:r>
      <w:r w:rsidDel="00000000" w:rsidR="00000000" w:rsidRPr="00000000">
        <w:rPr>
          <w:rtl w:val="0"/>
        </w:rPr>
        <w:t xml:space="preserve">preanotó</w:t>
      </w:r>
      <w:r w:rsidDel="00000000" w:rsidR="00000000" w:rsidRPr="00000000">
        <w:rPr>
          <w:rtl w:val="0"/>
        </w:rPr>
        <w:t xml:space="preserve">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r w:rsidDel="00000000" w:rsidR="00000000" w:rsidRPr="00000000">
        <w:rPr>
          <w:rtl w:val="0"/>
        </w:rPr>
      </w:r>
    </w:p>
    <w:p w:rsidR="00000000" w:rsidDel="00000000" w:rsidP="00000000" w:rsidRDefault="00000000" w:rsidRPr="00000000" w14:paraId="000000CD">
      <w:pPr>
        <w:widowControl w:val="1"/>
        <w:spacing w:after="0" w:before="0" w:line="480" w:lineRule="auto"/>
        <w:ind w:firstLine="720"/>
        <w:rPr/>
      </w:pPr>
      <w:r w:rsidDel="00000000" w:rsidR="00000000" w:rsidRPr="00000000">
        <w:rPr>
          <w:rtl w:val="0"/>
        </w:rPr>
        <w:t xml:space="preserve">Sobre esa propuesta se realizó la pasada humana en CVAT</w:t>
      </w:r>
      <w:r w:rsidDel="00000000" w:rsidR="00000000" w:rsidRPr="00000000">
        <w:rPr>
          <w:rtl w:val="0"/>
        </w:rPr>
        <w:t xml:space="preserve">.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 Cuatro clips de un piloto anterior sobre video de obra real, anotados con la misma referencia de atributos y ajenos al banco temporal, se conservaron para la medición del estado por persona que informa la sección 17.5.3. La anotación la realizó un único anotador, sin la doble anotación sobre el 20 % del material que la sección 17.1.5.4 exige para la anotación propia, desviación que la sección 17.5.7 registra como limitación.</w:t>
      </w:r>
    </w:p>
    <w:p w:rsidR="00000000" w:rsidDel="00000000" w:rsidP="00000000" w:rsidRDefault="00000000" w:rsidRPr="00000000" w14:paraId="000000CE">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F">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D0">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El criterio de cierre de la implementación exigió</w:t>
      </w:r>
      <w:r w:rsidDel="00000000" w:rsidR="00000000" w:rsidRPr="00000000">
        <w:rPr>
          <w:rtl w:val="0"/>
        </w:rPr>
        <w:t xml:space="preserve"> que cada unidad funcional produjera evidencia verificable dentro de una corrida y que su comportamiento pudiera repetirse mediante pruebas automatizadas o artefactos persistidos. La Tabla 59 reúne esa evidencia, concentrada en gobierno por configuración, cierre de corridas, paridad entre caminos, determinismo del motor y funcionamiento de la integración.</w:t>
      </w:r>
    </w:p>
    <w:p w:rsidR="00000000" w:rsidDel="00000000" w:rsidP="00000000" w:rsidRDefault="00000000" w:rsidRPr="00000000" w14:paraId="000000D1">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2">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Servicios ejecutables y gobernados por configuración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Cadena DBE de extremo a extremo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Cadena EBE y cierre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Paridad entre repositorio y bus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La evidencia persistida y la transmitida conservan el mismo contenido lógico, y una corrida en vivo puede reevaluarse por el camino diferido.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r w:rsidDel="00000000" w:rsidR="00000000" w:rsidRPr="00000000">
              <w:rPr>
                <w:rtl w:val="0"/>
              </w:rPr>
              <w:t xml:space="preserve">Motor de patrones e idempotencia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E">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rtl w:val="0"/>
              </w:rPr>
              <w:t xml:space="preserve">Distribución de alertas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p>
        </w:tc>
      </w:tr>
    </w:tbl>
    <w:p w:rsidR="00000000" w:rsidDel="00000000" w:rsidP="00000000" w:rsidRDefault="00000000" w:rsidRPr="00000000" w14:paraId="000000E1">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w:t>
      </w:r>
      <w:r w:rsidDel="00000000" w:rsidR="00000000" w:rsidRPr="00000000">
        <w:rPr>
          <w:rtl w:val="0"/>
        </w:rPr>
        <w:t xml:space="preserve">La tabla acredita funcionamiento técnico</w:t>
      </w:r>
      <w:r w:rsidDel="00000000" w:rsidR="00000000" w:rsidRPr="00000000">
        <w:rPr>
          <w:rtl w:val="0"/>
        </w:rPr>
        <w:t xml:space="preserve"> y reproducibilidad. Cada módulo mantiene su propio conjunto de pruebas automatizadas, con el que estas propiedades se vuelven a verificar. No presenta métricas de desempeño del banco experimental, que se informan con sus denominadores y condiciones en la sección 17.5.</w:t>
      </w:r>
    </w:p>
    <w:p w:rsidR="00000000" w:rsidDel="00000000" w:rsidP="00000000" w:rsidRDefault="00000000" w:rsidRPr="00000000" w14:paraId="000000E2">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 Las doce capacidades del núcleo y la operación sobre fuentes en vivo quedaron implementadas, se describen en las secciones 17.4.1 a 17.4.5 y se ejercieron en las campañas de la sección 17.5.</w:t>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Dos capacidades opcionales de la Tabla 39 y dos propiedades del diseño quedaron implementadas y medidas. </w:t>
      </w:r>
      <w:r w:rsidDel="00000000" w:rsidR="00000000" w:rsidRPr="00000000">
        <w:rPr>
          <w:rtl w:val="0"/>
        </w:rPr>
        <w:t xml:space="preserve">La identidad persistente de sujeto opera como decorador</w:t>
      </w:r>
      <w:r w:rsidDel="00000000" w:rsidR="00000000" w:rsidRPr="00000000">
        <w:rPr>
          <w:rtl w:val="0"/>
        </w:rPr>
        <w:t xml:space="preserve"> configurable de la fuente del plano de control y constituye una capacidad medida, aunque las métricas formales de seguimiento permanezcan excluidas por falta de anotación de identidad. Las tres estrategias de detección se implementaron y su comparación se ejecutó, con la salvedad de la variante híbrida por conjunción que declara la sección 17.5.6.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deshabilitada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rsidR="00000000" w:rsidDel="00000000" w:rsidP="00000000" w:rsidRDefault="00000000" w:rsidRPr="00000000" w14:paraId="000000E8">
      <w:pPr>
        <w:widowControl w:val="1"/>
        <w:spacing w:after="0" w:before="0" w:line="480" w:lineRule="auto"/>
        <w:ind w:firstLine="720"/>
        <w:rPr/>
      </w:pPr>
      <w:r w:rsidDel="00000000" w:rsidR="00000000" w:rsidRPr="00000000">
        <w:rPr>
          <w:rtl w:val="0"/>
        </w:rPr>
        <w:t xml:space="preserve">La gestión de evidencia visual controlada</w:t>
      </w:r>
      <w:r w:rsidDel="00000000" w:rsidR="00000000" w:rsidRPr="00000000">
        <w:rPr>
          <w:rtl w:val="0"/>
        </w:rPr>
        <w:t xml:space="preserve"> quedó implementada como opción de corrida. El plano de medios puede conservar una previsualización por unidad procesada, con un tope configurable, y un video anotado de la corrida completa. La previsualización viene habilitada por defecto, un valor que invierte la regla de habilitación explícita que el diseño fija para los módulos opcionales, y el video anotado viene deshabilitado. Las campañas del banco declararon apagadas las dos, conforme a la política de minimización de evidencia visual, de modo que los artefactos evaluativos conservan identificadores, metadatos y coordenadas, y no imágenes.</w:t>
      </w:r>
      <w:r w:rsidDel="00000000" w:rsidR="00000000" w:rsidRPr="00000000">
        <w:rPr>
          <w:rtl w:val="0"/>
        </w:rPr>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rama comparativa de ajuste fino se ejerció por completo</w:t>
      </w:r>
      <w:r w:rsidDel="00000000" w:rsidR="00000000" w:rsidRPr="00000000">
        <w:rPr>
          <w:rtl w:val="0"/>
        </w:rPr>
        <w:t xml:space="preserve">. El protocolo, la procedencia, el servicio de inferencia, la evaluación y la línea base quedaron congelados, y la escalera de tres tramos, registrada antes de entrenar, se ejecutó entera. Los dos tramos entrenados se evaluaron una única vez contra el banco congelado, sin que ninguno </w:t>
      </w:r>
      <w:r w:rsidDel="00000000" w:rsidR="00000000" w:rsidRPr="00000000">
        <w:rPr>
          <w:rtl w:val="0"/>
        </w:rPr>
        <w:t xml:space="preserve">superara</w:t>
      </w:r>
      <w:r w:rsidDel="00000000" w:rsidR="00000000" w:rsidRPr="00000000">
        <w:rPr>
          <w:rtl w:val="0"/>
        </w:rPr>
        <w:t xml:space="preserve"> los criterios de incorporación, que se firmaron antes de que existiera el punto de control al que se aplicarían. El tercer tramo, que habría ajustado MM-Grounding-DINO como linaje entrenable de Grounding DINO, se cerró con causa técnica por dos razones. La escalera lo </w:t>
      </w:r>
      <w:r w:rsidDel="00000000" w:rsidR="00000000" w:rsidRPr="00000000">
        <w:rPr>
          <w:rtl w:val="0"/>
        </w:rPr>
        <w:t xml:space="preserve">condicionaba</w:t>
      </w:r>
      <w:r w:rsidDel="00000000" w:rsidR="00000000" w:rsidRPr="00000000">
        <w:rPr>
          <w:rtl w:val="0"/>
        </w:rPr>
        <w:t xml:space="preserve"> a que alguno de los dos tramos anteriores alcanzara sus criterios, y ninguno lo hizo. Y la variante que iba a ajustarse entregaba cajas degeneradas con origen en el punto de control publicado, verificado con la biblioteca de referencia sin código del proyecto, mientras que la variante sana de esa familia no había mostrado ventaja en ninguna dimensión evaluada, de modo que el linaje ajustado no habría sido el del perfil operativo. Ninguno se adoptó como modelo de servicio ni entró al despliegue, y sus perfiles permanecen en el catálogo sólo para reproducir la evaluación. Los valores por tramo se informan en la sección 17.5.6.</w:t>
      </w:r>
    </w:p>
    <w:p w:rsidR="00000000" w:rsidDel="00000000" w:rsidP="00000000" w:rsidRDefault="00000000" w:rsidRPr="00000000" w14:paraId="000000EA">
      <w:pPr>
        <w:widowControl w:val="1"/>
        <w:spacing w:after="0" w:before="0" w:line="480" w:lineRule="auto"/>
        <w:ind w:firstLine="720"/>
        <w:rPr/>
      </w:pPr>
      <w:r w:rsidDel="00000000" w:rsidR="00000000" w:rsidRPr="00000000">
        <w:rPr>
          <w:rtl w:val="0"/>
        </w:rPr>
        <w:t xml:space="preserve">El subconjunto de ajuste reunió</w:t>
      </w:r>
      <w:r w:rsidDel="00000000" w:rsidR="00000000" w:rsidRPr="00000000">
        <w:rPr>
          <w:rtl w:val="0"/>
        </w:rPr>
        <w:t xml:space="preserve"> 2.946 imágenes, por encima del rango orientativo de 500 a 2.000 que fija el protocolo, y ese exceso es consecuencia de aplicar la regla de partición y no de apartarse de ella. Se tomó el total de los linajes elegibles después de excluir íntegramente la única fuente que el banco de evaluación incorpora completa y de deduplicar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rsidR="00000000" w:rsidDel="00000000" w:rsidP="00000000" w:rsidRDefault="00000000" w:rsidRPr="00000000" w14:paraId="000000EB">
      <w:pPr>
        <w:widowControl w:val="1"/>
        <w:spacing w:after="0" w:before="0" w:line="480" w:lineRule="auto"/>
        <w:ind w:firstLine="720"/>
        <w:rPr/>
      </w:pPr>
      <w:r w:rsidDel="00000000" w:rsidR="00000000" w:rsidRPr="00000000">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el banco, que incluye ese estrato, se lee con esa salvedad.</w:t>
      </w:r>
      <w:r w:rsidDel="00000000" w:rsidR="00000000" w:rsidRPr="00000000">
        <w:rPr>
          <w:rtl w:val="0"/>
        </w:rPr>
      </w:r>
    </w:p>
    <w:p w:rsidR="00000000" w:rsidDel="00000000" w:rsidP="00000000" w:rsidRDefault="00000000" w:rsidRPr="00000000" w14:paraId="000000EC">
      <w:pPr>
        <w:widowControl w:val="1"/>
        <w:spacing w:after="0" w:before="0" w:line="480" w:lineRule="auto"/>
        <w:ind w:firstLine="720"/>
        <w:rPr/>
      </w:pPr>
      <w:r w:rsidDel="00000000" w:rsidR="00000000" w:rsidRPr="00000000">
        <w:rPr>
          <w:rtl w:val="0"/>
        </w:rPr>
        <w:t xml:space="preserve">La asignación efectiva de las cuatro fuentes de la sección 17.1.6.2 fue la siguiente. SHEL5K y CHV integran el banco de evaluación como los estratos de 5.000 y 1.330 imágenes, y CHV es la fuente que quedó excluida íntegramente del ajuste. </w:t>
      </w:r>
      <w:r w:rsidDel="00000000" w:rsidR="00000000" w:rsidRPr="00000000">
        <w:rPr>
          <w:rtl w:val="0"/>
        </w:rPr>
        <w:t xml:space="preserve">construction_site_safety</w:t>
      </w:r>
      <w:r w:rsidDel="00000000" w:rsidR="00000000" w:rsidRPr="00000000">
        <w:rPr>
          <w:rtl w:val="0"/>
        </w:rPr>
        <w:t xml:space="preserve"> aportó 2.203 imágenes al ajuste y es además el origen del estrato curado de obra, que es la desviación declarada arriba. </w:t>
      </w:r>
      <w:r w:rsidDel="00000000" w:rsidR="00000000" w:rsidRPr="00000000">
        <w:rPr>
          <w:rtl w:val="0"/>
        </w:rPr>
        <w:t xml:space="preserve">ppe_siabar</w:t>
      </w:r>
      <w:r w:rsidDel="00000000" w:rsidR="00000000" w:rsidRPr="00000000">
        <w:rPr>
          <w:rtl w:val="0"/>
        </w:rPr>
        <w:t xml:space="preserve"> aportó las 743 restantes. La retención open-vocabulary se midió sobre las 5.000 imágenes de validación de COCO 2017, un material ajeno al dominio y distinto del estrato de 5.000 imágenes del banco.</w:t>
      </w:r>
      <w:r w:rsidDel="00000000" w:rsidR="00000000" w:rsidRPr="00000000">
        <w:rPr>
          <w:rtl w:val="0"/>
        </w:rPr>
      </w:r>
    </w:p>
    <w:p w:rsidR="00000000" w:rsidDel="00000000" w:rsidP="00000000" w:rsidRDefault="00000000" w:rsidRPr="00000000" w14:paraId="000000ED">
      <w:pPr>
        <w:widowControl w:val="1"/>
        <w:spacing w:after="0" w:before="0" w:line="480" w:lineRule="auto"/>
        <w:ind w:firstLine="720"/>
        <w:rPr/>
      </w:pPr>
      <w:r w:rsidDel="00000000" w:rsidR="00000000" w:rsidRPr="00000000">
        <w:rPr>
          <w:rtl w:val="0"/>
        </w:rPr>
        <w:t xml:space="preserve">El aumento de datos fue el conjunto por defecto de la biblioteca de entrenamiento, mosaico, variación de color, traslación, escala, volteo horizontal y borrado aleatorio, sin ajustes propios, y quedó registrado en la configuración efectiva de cada corrida. El costo fue de 7,7 minutos para el primer tramo y de 23,8 para el segundo, sobre una unidad gráfica NVIDIA A30 del clúster de cómputo.</w:t>
      </w:r>
      <w:r w:rsidDel="00000000" w:rsidR="00000000" w:rsidRPr="00000000">
        <w:rPr>
          <w:rtl w:val="0"/>
        </w:rPr>
      </w:r>
    </w:p>
    <w:p w:rsidR="00000000" w:rsidDel="00000000" w:rsidP="00000000" w:rsidRDefault="00000000" w:rsidRPr="00000000" w14:paraId="000000EE">
      <w:pPr>
        <w:widowControl w:val="1"/>
        <w:spacing w:after="0" w:before="0" w:line="480" w:lineRule="auto"/>
        <w:ind w:firstLine="720"/>
        <w:rPr/>
      </w:pPr>
      <w:r w:rsidDel="00000000" w:rsidR="00000000" w:rsidRPr="00000000">
        <w:rPr>
          <w:rtl w:val="0"/>
        </w:rPr>
        <w:t xml:space="preserve">Los dos tramos entrenados</w:t>
      </w:r>
      <w:r w:rsidDel="00000000" w:rsidR="00000000" w:rsidRPr="00000000">
        <w:rPr>
          <w:rtl w:val="0"/>
        </w:rPr>
        <w:t xml:space="preserve"> ajustaron la variante s de YOLOE-26 sobre la misma partición de 2.946 imágenes de ajuste y 483 de validación, con imágenes a 640 píxeles de lado, lotes de ocho, semilla fija y ejecución determinista, y en cada uno se conservó el punto de control de mejor mAP50-95 sobre las cuatro clases de validación y no el de la última época. Lo que la escalera varía es el alcance entrenable. El primer tramo entrenó sólo la proyección de clases, 3.096 parámetros, en la modalidad de linear probing que describe la sección 15.2.4. El segundo entrenó el detector completo con las rutas de prompt congeladas, 10,35 millones de parámetros, y modificó además su régimen de época y de optimización por una enmienda registrada antes de observar resultado alguno.</w:t>
      </w:r>
      <w:r w:rsidDel="00000000" w:rsidR="00000000" w:rsidRPr="00000000">
        <w:rPr>
          <w:rtl w:val="0"/>
        </w:rPr>
      </w:r>
    </w:p>
    <w:p w:rsidR="00000000" w:rsidDel="00000000" w:rsidP="00000000" w:rsidRDefault="00000000" w:rsidRPr="00000000" w14:paraId="000000EF">
      <w:pPr>
        <w:widowControl w:val="1"/>
        <w:spacing w:after="0" w:before="0" w:line="480" w:lineRule="auto"/>
        <w:ind w:firstLine="720"/>
        <w:rPr/>
      </w:pPr>
      <w:r w:rsidDel="00000000" w:rsidR="00000000" w:rsidRPr="00000000">
        <w:rPr>
          <w:rtl w:val="0"/>
        </w:rPr>
        <w:t xml:space="preserve">Ese régimen es la segunda diferencia entre ambos. El primer tramo recorrió 10 épocas completas con la selección automática de optimizador de la biblioteca de entrenamiento, y su detención temprana quedó inoperante porque la paciencia configurada superaba ese techo. El segundo fijó un techo de 60 épocas y una detención tras 15 sin mejora, ambos valores registrados antes de observar resultado alguno, y declaró el optimizador de forma explícita, por descenso de gradiente estocástico con tasa de aprendizaje inicial 0,01, momento 0,937 y tres épocas de calentamiento. La detención se activó en la época 16 y la mejor época fue la primera, que es el dato sobre el que se apoya la lectura de colapso durante el entrenamiento.</w:t>
      </w:r>
      <w:r w:rsidDel="00000000" w:rsidR="00000000" w:rsidRPr="00000000">
        <w:rPr>
          <w:rtl w:val="0"/>
        </w:rPr>
      </w:r>
    </w:p>
    <w:p w:rsidR="00000000" w:rsidDel="00000000" w:rsidP="00000000" w:rsidRDefault="00000000" w:rsidRPr="00000000" w14:paraId="000000F0">
      <w:pPr>
        <w:widowControl w:val="1"/>
        <w:spacing w:after="0" w:before="0" w:line="480" w:lineRule="auto"/>
        <w:ind w:firstLine="720"/>
        <w:rPr/>
      </w:pPr>
      <w:r w:rsidDel="00000000" w:rsidR="00000000" w:rsidRPr="00000000">
        <w:rPr>
          <w:rtl w:val="0"/>
        </w:rPr>
        <w:t xml:space="preserve">La declaración explícita del optimizador responde a un hallazgo de una corrida anterior del mismo tramo, descartada por esa causa. El modo automático de la biblioteca de entrenamiento deriva la tasa de aprendizaje del número de clases y no del alcance entrenable, de modo que asignaba el mismo valor a un tramo de 3.096 parámetros y a otro de 10,35 millones. Esa corrida se conservó como evidencia del hallazgo y no como candidata a incorporación.</w:t>
      </w:r>
      <w:r w:rsidDel="00000000" w:rsidR="00000000" w:rsidRPr="00000000">
        <w:rPr>
          <w:rtl w:val="0"/>
        </w:rPr>
      </w:r>
    </w:p>
    <w:p w:rsidR="00000000" w:rsidDel="00000000" w:rsidP="00000000" w:rsidRDefault="00000000" w:rsidRPr="00000000" w14:paraId="000000F1">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F2">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F3">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F4">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F5">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Sólo configuración. Sin reentrenamiento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el evaluador de ausencia espacial.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3">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4">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5">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6">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7">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8">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9">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A">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B">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C">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aparecieron.</w:t>
      </w:r>
    </w:p>
    <w:p w:rsidR="00000000" w:rsidDel="00000000" w:rsidP="00000000" w:rsidRDefault="00000000" w:rsidRPr="00000000" w14:paraId="0000010D">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que asocia cajas de persona por solapamiento entre cuadros consecutivos, y el orden del flujo son deterministas, de modo que una relectura reproduce las mismas identidades. Su efecto cuantitativo se informa en la sección 17.5.</w:t>
      </w:r>
    </w:p>
    <w:p w:rsidR="00000000" w:rsidDel="00000000" w:rsidP="00000000" w:rsidRDefault="00000000" w:rsidRPr="00000000" w14:paraId="0000010E">
      <w:pPr>
        <w:widowControl w:val="1"/>
        <w:spacing w:after="0" w:before="0" w:line="480" w:lineRule="auto"/>
        <w:ind w:firstLine="720"/>
        <w:rPr/>
      </w:pPr>
      <w:r w:rsidDel="00000000" w:rsidR="00000000" w:rsidRPr="00000000">
        <w:rPr>
          <w:rtl w:val="0"/>
        </w:rPr>
        <w:t xml:space="preserve">El evento de percepción admite además información</w:t>
      </w:r>
      <w:r w:rsidDel="00000000" w:rsidR="00000000" w:rsidRPr="00000000">
        <w:rPr>
          <w:rtl w:val="0"/>
        </w:rPr>
        <w:t xml:space="preserve"> que la implementación actual no produce, y esa capacidad se ejerció antes de declararse. La detección normalizada incluye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F">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versionarse y desplegarse por separado.</w:t>
      </w:r>
    </w:p>
    <w:p w:rsidR="00000000" w:rsidDel="00000000" w:rsidP="00000000" w:rsidRDefault="00000000" w:rsidRPr="00000000" w14:paraId="00000110">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11">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9-08T03:10:5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https://www.youtube.com/playlist?list=PLVG3-xIaXtKzAC9JJnZJUY4aBCg0BNPKV</w:t>
      </w:r>
    </w:p>
  </w:comment>
  <w:comment w:author="Simon Llamosas" w:id="1" w:date="2026-09-08T03:11:07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publica de videos</w:t>
      </w:r>
    </w:p>
  </w:comment>
  <w:comment w:id="2" w:author="Claude" w:initials="C" w:date="2026-09-08T04:00:00Z">
    <w:p w14:paraId="C0000002">
      <w:pPr>
        <w:rPr/>
      </w:pPr>
      <w:r>
        <w:rPr>
          <w:rtl w:val="0"/>
        </w:rPr>
        <w:t xml:space="preserve">Reparación del pase 5e, aplicada en limpio: al aceptar en Google Docs la sugerencia que insertó este bloque (media.detection.v1), se perdió su última línea —«}», la que sigue al último salto de línea—. Los tres bloques insertados por el pase 5 sufrieron lo mismo; los que no eran sugerencia, no. Se repone el texto que ya estaba aceptado; no hay nada que decidir.</w:t>
      </w:r>
      <w:r>
        <w:rPr>
          <w:rtl w:val="0"/>
        </w:rPr>
        <w:annotationRef/>
      </w:r>
    </w:p>
  </w:comment>
  <w:comment w:id="3" w:author="Claude" w:initials="C" w:date="2026-09-08T04:00:00Z">
    <w:p w14:paraId="C0000003">
      <w:pPr>
        <w:rPr/>
      </w:pPr>
      <w:r>
        <w:rPr>
          <w:rtl w:val="0"/>
        </w:rPr>
        <w:t xml:space="preserve">Reparación del pase 5e, aplicada en limpio: al aceptar en Google Docs la sugerencia que insertó este bloque (el DTO Detection), se perdió su última línea —«model_name: str | None = None», la que sigue al último salto de línea—. Los tres bloques insertados por el pase 5 sufrieron lo mismo; los que no eran sugerencia, no. Se repone el texto que ya estaba aceptado; no hay nada que decidir.</w:t>
      </w:r>
      <w:r>
        <w:rPr>
          <w:rtl w:val="0"/>
        </w:rPr>
        <w:annotationRef/>
      </w:r>
    </w:p>
  </w:comment>
  <w:comment w:id="4" w:author="Claude" w:initials="C" w:date="2026-09-08T04:00:00Z">
    <w:p w14:paraId="C0000004">
      <w:pPr>
        <w:rPr/>
      </w:pPr>
      <w:r>
        <w:rPr>
          <w:rtl w:val="0"/>
        </w:rPr>
        <w:t xml:space="preserve">Reparación del pase 5e, aplicada en limpio: al aceptar en Google Docs la sugerencia que insertó este bloque (control.alert.v1), se perdió su última línea —«}», la que sigue al último salto de línea—. Los tres bloques insertados por el pase 5 sufrieron lo mismo; los que no eran sugerencia, no. Se repone el texto que ya estaba aceptado; no hay nada que decidir.</w:t>
      </w:r>
      <w:r>
        <w:rPr>
          <w:rtl w:val="0"/>
        </w:rPr>
        <w:annotationRef/>
      </w:r>
    </w:p>
  </w:comment>
  <w:comment w:id="5" w:author="Claude" w:initials="C" w:date="2026-09-08T04:00:00Z">
    <w:p w14:paraId="C0000005">
      <w:pPr>
        <w:rPr/>
      </w:pPr>
      <w:r>
        <w:rPr>
          <w:rtl w:val="0"/>
        </w:rPr>
        <w:t xml:space="preserve">Resuelve el único marcador [[PENDIENTE]] de las cinco secciones con el dato de tu comentario del 09-08 (lista pública). Va en dos sugerencias para que se puedan aceptar por separado: la primera oración se sostiene sola; la segunda promete la ficha por video en la sección 19, y eso depende de cerrar C1 (los 18 clip.yaml siguen con `video_url: TODO`). Si C1 no se cierra antes de la versión final, rechazá la segunda oración y la primera alcanza. La lista se cita como origen del lote; la licencia de cada video (estándar de YouTube o CC) es lo que la ficha tiene que decir.</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Ex w15:paraId="00000115" w15:paraIdParent="00000114" w15:done="0"/>
  <w15:commentEx w15:paraId="C0000002" w15:done="0"/>
  <w15:commentEx w15:paraId="C0000003" w15:done="0"/>
  <w15:commentEx w15:paraId="C0000004" w15:done="0"/>
  <w15:commentEx w15:paraId="C00000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gxLPmTjRzCYZL8ECxNkW8TQ4A==">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