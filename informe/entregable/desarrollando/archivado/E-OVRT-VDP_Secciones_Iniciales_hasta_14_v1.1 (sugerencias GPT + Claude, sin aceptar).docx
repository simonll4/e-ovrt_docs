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CENTRO REGIONAL UNIVERSITARIO CÓRDOBA IUA</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FACULTAD DE INGENIERÍA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14300" distT="114300" distL="114300" distR="114300">
            <wp:extent cx="1966913" cy="1966913"/>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966913" cy="196691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PROYECTO INTEGRADOR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PLATAFORMA EXPERIMENTAL DE DETECCIÓN OPEN-VOCABULARY EN VIDEO EN TIEMPO REAL PARA MONITOREO ASISTIVO DE RIESGOS EN CONSTRUCCIÓN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INGENIERÍA EN INFORMÁTICA</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TUTOR</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García Mattio, Mariano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INTEGRANTES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Carrizo, Matías Lautaro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Guillaumet, Gabriel Agustín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Llamosas, Simon</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widowControl w:val="1"/>
        <w:rPr/>
      </w:pPr>
      <w:bookmarkStart w:colFirst="0" w:colLast="0" w:name="_heading=h.dbs3bm8yc1va" w:id="0"/>
      <w:bookmarkEnd w:id="0"/>
      <w:r w:rsidDel="00000000" w:rsidR="00000000" w:rsidRPr="00000000">
        <w:rPr>
          <w:rtl w:val="0"/>
        </w:rPr>
        <w:t xml:space="preserve">2. Hoja de Aceptación del Trabajo Final</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c65911"/>
          <w:sz w:val="24"/>
          <w:szCs w:val="24"/>
          <w:u w:val="none"/>
          <w:shd w:fill="auto" w:val="clear"/>
          <w:vertAlign w:val="baseline"/>
          <w:rtl w:val="0"/>
        </w:rPr>
        <w:t xml:space="preserve">[se completará más adelante]</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widowControl w:val="1"/>
        <w:rPr/>
      </w:pPr>
      <w:bookmarkStart w:colFirst="0" w:colLast="0" w:name="_heading=h.blm4vldbj06e" w:id="1"/>
      <w:bookmarkEnd w:id="1"/>
      <w:r w:rsidDel="00000000" w:rsidR="00000000" w:rsidRPr="00000000">
        <w:rPr>
          <w:rtl w:val="0"/>
        </w:rPr>
        <w:t xml:space="preserve">3. Dedicatoria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c65911"/>
          <w:sz w:val="24"/>
          <w:szCs w:val="24"/>
          <w:u w:val="none"/>
          <w:shd w:fill="auto" w:val="clear"/>
          <w:vertAlign w:val="baseline"/>
          <w:rtl w:val="0"/>
        </w:rPr>
        <w:t xml:space="preserve">[se completará más adelante]</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widowControl w:val="1"/>
        <w:rPr/>
      </w:pPr>
      <w:bookmarkStart w:colFirst="0" w:colLast="0" w:name="_heading=h.qmozs0ieti9e" w:id="2"/>
      <w:bookmarkEnd w:id="2"/>
      <w:r w:rsidDel="00000000" w:rsidR="00000000" w:rsidRPr="00000000">
        <w:rPr>
          <w:rtl w:val="0"/>
        </w:rPr>
        <w:t xml:space="preserve">4. Agradecimientos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c65911"/>
          <w:sz w:val="24"/>
          <w:szCs w:val="24"/>
          <w:u w:val="none"/>
          <w:shd w:fill="auto" w:val="clear"/>
          <w:vertAlign w:val="baseline"/>
          <w:rtl w:val="0"/>
        </w:rPr>
        <w:t xml:space="preserve">[se completará más adelante]</w:t>
      </w: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widowControl w:val="1"/>
        <w:rPr/>
      </w:pPr>
      <w:bookmarkStart w:colFirst="0" w:colLast="0" w:name="_heading=h.33nc6o9asg11" w:id="3"/>
      <w:bookmarkEnd w:id="3"/>
      <w:r w:rsidDel="00000000" w:rsidR="00000000" w:rsidRPr="00000000">
        <w:rPr>
          <w:rtl w:val="0"/>
        </w:rPr>
        <w:t xml:space="preserve">5. Título del proyecto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Plataforma experimental de detección open-vocabulary en video en tiempo real para monitoreo asistivo de riesgos en construcción.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widowControl w:val="1"/>
        <w:rPr/>
      </w:pPr>
      <w:bookmarkStart w:colFirst="0" w:colLast="0" w:name="_heading=h.b3hfklt08df9" w:id="4"/>
      <w:bookmarkEnd w:id="4"/>
      <w:r w:rsidDel="00000000" w:rsidR="00000000" w:rsidRPr="00000000">
        <w:rPr>
          <w:rtl w:val="0"/>
        </w:rPr>
        <w:t xml:space="preserve">6. Abstract</w:t>
      </w:r>
    </w:p>
    <w:p w:rsidR="00000000" w:rsidDel="00000000" w:rsidP="00000000" w:rsidRDefault="00000000" w:rsidRPr="00000000" w14:paraId="0000001D">
      <w:pPr>
        <w:pStyle w:val="Heading2"/>
        <w:widowControl w:val="1"/>
        <w:rPr/>
      </w:pPr>
      <w:bookmarkStart w:colFirst="0" w:colLast="0" w:name="_heading=h.gsh8eemglc3u" w:id="5"/>
      <w:bookmarkEnd w:id="5"/>
      <w:r w:rsidDel="00000000" w:rsidR="00000000" w:rsidRPr="00000000">
        <w:rPr>
          <w:rtl w:val="0"/>
        </w:rPr>
        <w:t xml:space="preserve">Resumen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c65911"/>
          <w:sz w:val="24"/>
          <w:szCs w:val="24"/>
          <w:u w:val="none"/>
          <w:shd w:fill="auto" w:val="clear"/>
          <w:vertAlign w:val="baseline"/>
          <w:rtl w:val="0"/>
        </w:rPr>
        <w:t xml:space="preserve">[se completará más adelante]</w:t>
      </w:r>
      <w:r w:rsidDel="00000000" w:rsidR="00000000" w:rsidRPr="00000000">
        <w:rPr>
          <w:rtl w:val="0"/>
        </w:rPr>
      </w:r>
    </w:p>
    <w:p w:rsidR="00000000" w:rsidDel="00000000" w:rsidP="00000000" w:rsidRDefault="00000000" w:rsidRPr="00000000" w14:paraId="0000001F">
      <w:pPr>
        <w:pStyle w:val="Heading2"/>
        <w:widowControl w:val="1"/>
        <w:rPr/>
      </w:pPr>
      <w:bookmarkStart w:colFirst="0" w:colLast="0" w:name="_heading=h.omq7i754k5jv" w:id="6"/>
      <w:bookmarkEnd w:id="6"/>
      <w:r w:rsidDel="00000000" w:rsidR="00000000" w:rsidRPr="00000000">
        <w:rPr>
          <w:rtl w:val="0"/>
        </w:rPr>
        <w:t xml:space="preserve">Abstract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c65911"/>
          <w:sz w:val="24"/>
          <w:szCs w:val="24"/>
          <w:u w:val="none"/>
          <w:shd w:fill="auto" w:val="clear"/>
          <w:vertAlign w:val="baseline"/>
          <w:rtl w:val="0"/>
        </w:rPr>
        <w:t xml:space="preserve">[se completará más adelante]</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widowControl w:val="1"/>
        <w:rPr/>
      </w:pPr>
      <w:bookmarkStart w:colFirst="0" w:colLast="0" w:name="_heading=h.x01yhzkwzs63" w:id="7"/>
      <w:bookmarkEnd w:id="7"/>
      <w:r w:rsidDel="00000000" w:rsidR="00000000" w:rsidRPr="00000000">
        <w:rPr>
          <w:rtl w:val="0"/>
        </w:rPr>
        <w:t xml:space="preserve">7. Palabras clave</w:t>
      </w:r>
    </w:p>
    <w:p w:rsidR="00000000" w:rsidDel="00000000" w:rsidP="00000000" w:rsidRDefault="00000000" w:rsidRPr="00000000" w14:paraId="00000023">
      <w:pPr>
        <w:widowControl w:val="1"/>
        <w:numPr>
          <w:ilvl w:val="0"/>
          <w:numId w:val="12"/>
        </w:numPr>
        <w:ind w:left="720" w:right="0" w:hanging="360"/>
        <w:rPr/>
      </w:pPr>
      <w:r w:rsidDel="00000000" w:rsidR="00000000" w:rsidRPr="00000000">
        <w:rPr>
          <w:rtl w:val="0"/>
        </w:rPr>
        <w:t xml:space="preserve">Detección de vocabulario abierto</w:t>
      </w:r>
    </w:p>
    <w:p w:rsidR="00000000" w:rsidDel="00000000" w:rsidP="00000000" w:rsidRDefault="00000000" w:rsidRPr="00000000" w14:paraId="00000024">
      <w:pPr>
        <w:widowControl w:val="1"/>
        <w:numPr>
          <w:ilvl w:val="0"/>
          <w:numId w:val="12"/>
        </w:numPr>
        <w:ind w:left="720" w:right="0" w:hanging="360"/>
        <w:rPr/>
      </w:pPr>
      <w:r w:rsidDel="00000000" w:rsidR="00000000" w:rsidRPr="00000000">
        <w:rPr>
          <w:rtl w:val="0"/>
        </w:rPr>
        <w:t xml:space="preserve">Modelos visión-lenguaje</w:t>
      </w:r>
    </w:p>
    <w:p w:rsidR="00000000" w:rsidDel="00000000" w:rsidP="00000000" w:rsidRDefault="00000000" w:rsidRPr="00000000" w14:paraId="00000025">
      <w:pPr>
        <w:widowControl w:val="1"/>
        <w:numPr>
          <w:ilvl w:val="0"/>
          <w:numId w:val="12"/>
        </w:numPr>
        <w:ind w:left="720" w:right="0" w:hanging="360"/>
        <w:rPr/>
      </w:pPr>
      <w:r w:rsidDel="00000000" w:rsidR="00000000" w:rsidRPr="00000000">
        <w:rPr>
          <w:rtl w:val="0"/>
        </w:rPr>
        <w:t xml:space="preserve">Visión por computadora</w:t>
      </w:r>
    </w:p>
    <w:p w:rsidR="00000000" w:rsidDel="00000000" w:rsidP="00000000" w:rsidRDefault="00000000" w:rsidRPr="00000000" w14:paraId="00000026">
      <w:pPr>
        <w:widowControl w:val="1"/>
        <w:numPr>
          <w:ilvl w:val="0"/>
          <w:numId w:val="12"/>
        </w:numPr>
        <w:ind w:left="720" w:right="0" w:hanging="360"/>
        <w:rPr/>
      </w:pPr>
      <w:r w:rsidDel="00000000" w:rsidR="00000000" w:rsidRPr="00000000">
        <w:rPr>
          <w:rtl w:val="0"/>
        </w:rPr>
        <w:t xml:space="preserve">Procesamiento de video en tiempo real</w:t>
      </w:r>
    </w:p>
    <w:p w:rsidR="00000000" w:rsidDel="00000000" w:rsidP="00000000" w:rsidRDefault="00000000" w:rsidRPr="00000000" w14:paraId="00000027">
      <w:pPr>
        <w:widowControl w:val="1"/>
        <w:numPr>
          <w:ilvl w:val="0"/>
          <w:numId w:val="12"/>
        </w:numPr>
        <w:ind w:left="720" w:right="0" w:hanging="360"/>
        <w:rPr/>
      </w:pPr>
      <w:r w:rsidDel="00000000" w:rsidR="00000000" w:rsidRPr="00000000">
        <w:rPr>
          <w:rtl w:val="0"/>
        </w:rPr>
        <w:t xml:space="preserve">Evaluación de alertas temporales</w:t>
      </w:r>
    </w:p>
    <w:p w:rsidR="00000000" w:rsidDel="00000000" w:rsidP="00000000" w:rsidRDefault="00000000" w:rsidRPr="00000000" w14:paraId="00000028">
      <w:pPr>
        <w:widowControl w:val="1"/>
        <w:numPr>
          <w:ilvl w:val="0"/>
          <w:numId w:val="12"/>
        </w:numPr>
        <w:ind w:left="720" w:right="0" w:hanging="360"/>
        <w:rPr/>
      </w:pPr>
      <w:r w:rsidDel="00000000" w:rsidR="00000000" w:rsidRPr="00000000">
        <w:rPr>
          <w:rtl w:val="0"/>
        </w:rPr>
        <w:t xml:space="preserve">Seguridad laboral en construcción civil</w:t>
      </w:r>
    </w:p>
    <w:p w:rsidR="00000000" w:rsidDel="00000000" w:rsidP="00000000" w:rsidRDefault="00000000" w:rsidRPr="00000000" w14:paraId="00000029">
      <w:pPr>
        <w:widowControl w:val="1"/>
        <w:numPr>
          <w:ilvl w:val="0"/>
          <w:numId w:val="12"/>
        </w:numPr>
        <w:ind w:left="720" w:right="0" w:hanging="360"/>
        <w:rPr/>
      </w:pPr>
      <w:r w:rsidDel="00000000" w:rsidR="00000000" w:rsidRPr="00000000">
        <w:rPr>
          <w:rtl w:val="0"/>
        </w:rPr>
        <w:t xml:space="preserve">Patrones de riesgo</w:t>
      </w:r>
    </w:p>
    <w:p w:rsidR="00000000" w:rsidDel="00000000" w:rsidP="00000000" w:rsidRDefault="00000000" w:rsidRPr="00000000" w14:paraId="0000002A">
      <w:pPr>
        <w:widowControl w:val="1"/>
        <w:numPr>
          <w:ilvl w:val="0"/>
          <w:numId w:val="12"/>
        </w:numPr>
        <w:ind w:left="720" w:right="0" w:hanging="360"/>
        <w:rPr/>
      </w:pPr>
      <w:r w:rsidDel="00000000" w:rsidR="00000000" w:rsidRPr="00000000">
        <w:rPr>
          <w:rtl w:val="0"/>
        </w:rPr>
        <w:t xml:space="preserve">Arquitectura orientada a eventos</w:t>
      </w:r>
    </w:p>
    <w:p w:rsidR="00000000" w:rsidDel="00000000" w:rsidP="00000000" w:rsidRDefault="00000000" w:rsidRPr="00000000" w14:paraId="0000002B">
      <w:pPr>
        <w:widowControl w:val="1"/>
        <w:numPr>
          <w:ilvl w:val="0"/>
          <w:numId w:val="12"/>
        </w:numPr>
        <w:ind w:left="720" w:right="0" w:hanging="360"/>
        <w:rPr/>
      </w:pPr>
      <w:r w:rsidDel="00000000" w:rsidR="00000000" w:rsidRPr="00000000">
        <w:rPr>
          <w:rtl w:val="0"/>
        </w:rPr>
        <w:t xml:space="preserve">Trazabilidad experimental</w:t>
      </w:r>
    </w:p>
    <w:p w:rsidR="00000000" w:rsidDel="00000000" w:rsidP="00000000" w:rsidRDefault="00000000" w:rsidRPr="00000000" w14:paraId="0000002C">
      <w:pPr>
        <w:widowControl w:val="1"/>
        <w:ind w:left="720" w:right="0" w:hanging="360"/>
        <w:rPr/>
        <w:sectPr>
          <w:headerReference r:id="rId10" w:type="default"/>
          <w:headerReference r:id="rId11" w:type="first"/>
          <w:footerReference r:id="rId12" w:type="default"/>
          <w:footerReference r:id="rId13" w:type="first"/>
          <w:pgSz w:h="15840" w:w="12240" w:orient="portrait"/>
          <w:pgMar w:bottom="1440" w:top="1440" w:left="1440" w:right="1440" w:header="720" w:footer="720"/>
          <w:pgNumType w:start="1"/>
          <w:titlePg w:val="1"/>
        </w:sectPr>
      </w:pPr>
      <w:sdt>
        <w:sdtPr>
          <w:id w:val="-1295941712"/>
          <w:tag w:val="goog_rdk_1"/>
        </w:sdtPr>
        <w:sdtContent>
          <w:del w:author="ChatGPT" w:id="0" w:date="2026-09-11T03:59:54Z"/>
          <w:sdt>
            <w:sdtPr>
              <w:id w:val="-1665023518"/>
              <w:tag w:val="goog_rdk_2"/>
            </w:sdtPr>
            <w:sdtContent>
              <w:commentRangeStart w:id="0"/>
            </w:sdtContent>
          </w:sdt>
          <w:del w:author="ChatGPT" w:id="0" w:date="2026-09-11T03:59:54Z">
            <w:sdt>
              <w:sdtPr>
                <w:id w:val="1610572054"/>
                <w:tag w:val="goog_rdk_3"/>
              </w:sdtPr>
              <w:sdtContent>
                <w:commentRangeStart w:id="1"/>
              </w:sdtContent>
            </w:sdt>
            <w:r w:rsidDel="00000000" w:rsidR="00000000" w:rsidRPr="00000000">
              <w:rPr>
                <w:rtl w:val="0"/>
              </w:rPr>
              <w:delText xml:space="preserve">Seguimiento multiobjeto</w:delText>
              <w:tab/>
            </w:r>
          </w:del>
        </w:sdtContent>
      </w:sdt>
      <w:sdt>
        <w:sdtPr>
          <w:id w:val="211473683"/>
          <w:tag w:val="goog_rdk_4"/>
        </w:sdtPr>
        <w:sdtContent>
          <w:ins w:author="ChatGPT" w:id="0" w:date="2026-09-11T03:59:54Z">
            <w:commentRangeEnd w:id="0"/>
            <w:r w:rsidDel="00000000" w:rsidR="00000000" w:rsidRPr="00000000">
              <w:commentReference w:id="0"/>
            </w:r>
            <w:commentRangeEnd w:id="1"/>
            <w:r w:rsidDel="00000000" w:rsidR="00000000" w:rsidRPr="00000000">
              <w:commentReference w:id="1"/>
            </w:r>
            <w:commentRangeStart w:id="36"/>
            <w:r w:rsidDel="00000000" w:rsidR="00000000" w:rsidRPr="00000000">
              <w:rPr>
                <w:rtl w:val="0"/>
              </w:rPr>
              <w:t xml:space="preserve">Identidad temporal por sujeto</w:t>
            </w:r>
            <w:commentRangeEnd w:id="36"/>
            <w:r>
              <w:rPr>
                <w:rtl w:val="0"/>
              </w:rPr>
              <w:commentReference w:id="36"/>
            </w:r>
          </w:ins>
        </w:sdtContent>
      </w:sdt>
      <w:r w:rsidDel="00000000" w:rsidR="00000000" w:rsidRPr="00000000">
        <w:rPr>
          <w:rtl w:val="0"/>
        </w:rPr>
      </w:r>
    </w:p>
    <w:p w:rsidR="00000000" w:rsidDel="00000000" w:rsidP="00000000" w:rsidRDefault="00000000" w:rsidRPr="00000000" w14:paraId="0000002D">
      <w:pPr>
        <w:pStyle w:val="Heading1"/>
        <w:widowControl w:val="1"/>
        <w:rPr/>
      </w:pPr>
      <w:bookmarkStart w:colFirst="0" w:colLast="0" w:name="_heading=h.lpr5bgihbdl" w:id="8"/>
      <w:bookmarkEnd w:id="8"/>
      <w:r w:rsidDel="00000000" w:rsidR="00000000" w:rsidRPr="00000000">
        <w:rPr>
          <w:rtl w:val="0"/>
        </w:rPr>
        <w:t xml:space="preserve">11. Glosario, listado de símbolos y convenciones</w:t>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xlqarxzc55sx" w:id="9"/>
      <w:bookmarkEnd w:id="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1</w:t>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Glosario y listado de símbolos y convenciones del proyecto E-OVRT-VDP</w:t>
      </w:r>
    </w:p>
    <w:tbl>
      <w:tblPr>
        <w:tblStyle w:val="Table1"/>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00"/>
        <w:gridCol w:w="10260"/>
        <w:tblGridChange w:id="0">
          <w:tblGrid>
            <w:gridCol w:w="2700"/>
            <w:gridCol w:w="10260"/>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03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Término / sigla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03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Definición / uso en el trabajo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E-OVRT-VDP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Experimental Open-Vocabulary Real-Time Video Detection Platform. Nombre abreviado de la plataforma experimental desarrollada en el trabajo.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Inteligencia Artificial. Disciplina orientada al desarrollo de sistemas capaces de realizar tareas que normalmente requieren inteligencia humana.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CV</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Vision o visión por computadora. Área de la inteligencia artificial dedicada al procesamiento e interpretación de imágenes y video.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Open-Vocabulary Detection. Detección que vincula regiones visuales con consultas de un vocabulario definido en inferencia. No equivale, por sí sola, a reconocer una condición de riesgo ni a confirmar una alerta.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Closed-set detection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Detección de vocabulario cerrado. Enfoque en el que el modelo solo reconoce categorías definidas durante su entrenamiento.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Open-set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Capacidad de un sistema para operar frente a categorías no vistas o no previstas durante el entrenamiento.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Zero-shot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132030179"/>
                <w:tag w:val="goog_rdk_6"/>
              </w:sdtPr>
              <w:sdtContent>
                <w:del w:author="ChatGPT" w:id="1" w:date="2026-09-11T03:59:54Z"/>
                <w:sdt>
                  <w:sdtPr>
                    <w:id w:val="-630424658"/>
                    <w:tag w:val="goog_rdk_7"/>
                  </w:sdtPr>
                  <w:sdtContent>
                    <w:commentRangeStart w:id="2"/>
                  </w:sdtContent>
                </w:sdt>
                <w:del w:author="ChatGPT" w:id="1" w:date="2026-09-11T03:59:54Z">
                  <w:sdt>
                    <w:sdtPr>
                      <w:id w:val="486960624"/>
                      <w:tag w:val="goog_rdk_8"/>
                    </w:sdtPr>
                    <w:sdtContent>
                      <w:commentRangeStart w:id="3"/>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Modalidad de inferencia en la que el modelo intenta reconocer conceptos no observados explícitamente durante el entrenamiento supervisado.</w:delText>
                  </w:r>
                </w:del>
              </w:sdtContent>
            </w:sdt>
            <w:sdt>
              <w:sdtPr>
                <w:id w:val="-368400770"/>
                <w:tag w:val="goog_rdk_9"/>
              </w:sdtPr>
              <w:sdtContent>
                <w:ins w:author="ChatGPT" w:id="1" w:date="2026-09-11T03:59:54Z">
                  <w:commentRangeEnd w:id="2"/>
                  <w:r w:rsidDel="00000000" w:rsidR="00000000" w:rsidRPr="00000000">
                    <w:commentReference w:id="2"/>
                  </w:r>
                  <w:commentRangeEnd w:id="3"/>
                  <w:r w:rsidDel="00000000" w:rsidR="00000000" w:rsidRPr="00000000">
                    <w:commentReference w:id="3"/>
                  </w:r>
                  <w:del w:id="9001" w:author="Claude" w:date="2026-09-12T12:00: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En este trabajo, uso de modelos preentrenados sin ajuste de pesos con datos del dominio para el núcleo evaluativo. La selección de consultas, umbrales y resolución constituye calibración operativa, no entrenamiento.</w:delText>
                    </w:r>
                  </w:del>
                </w:ins>
              </w:sdtContent>
            </w:sdt>
            <w:ins w:id="9002" w:author="Claude" w:date="2026-09-12T12:00:00Z">
              <w:commentRangeStart w:id="37"/>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Modalidad de inferencia en la que el modelo reconoce</w:t>
              </w:r>
              <w:commentRangeEnd w:id="37"/>
              <w:r>
                <w:rPr>
                  <w:rtl w:val="0"/>
                </w:rPr>
                <w:commentReference w:id="37"/>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conceptos que no fueron objeto de un entrenamiento supervisado específico. En este trabajo designa el uso de modelos preentrenados sin ajuste de pesos con datos del dominio; la selección de consultas, umbrales y resolución es calibración operativa, no entrenamiento.</w:t>
              </w:r>
            </w:ins>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 o instrucción, generalmente textual, que especifica el concepto o condición que se desea detectar.</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 visual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Imagen o región de referencia utilizada para especificar visualmente el objeto o condición de interés.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Fine-tuning</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Ajuste de un modelo preentrenado mediante datos adicionales de un dominio específico.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Low-Rank Adaptation. Técnica de ajuste eficiente de parámetros usada para adaptar modelos con menor costo computacional.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Multi-Object Tracking. Seguimiento multiobjeto; técnica para mantener identificadores consistentes de personas u objetos a lo largo del video.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Tracking-by-detection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Paradigma de seguimiento en el que primero se detectan objetos por fotograma y luego se asocian temporalmente entre cuadros consecutivos.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Equipo de Protección Personal. Elementos destinados a proteger al trabajador, como casco, chaleco, guantes, calzado de seguridad o arnés.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 Protective Equipment. Equivalente en inglés de EPP.</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Patrón de riesgo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Definición configurable que transforma evidencia de una condición observable en un estado temporal y una eventual alerta, mediante reglas de asociación, confirmación y resolución.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Condición de riesgo observable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Estado visual definido para la evaluación asistiva de una situación de interés preventivo. Su observación no constituye, por sí sola, una determinación de incumplimiento normativo.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Event-Driven Architecture. Arquitectura orientada a eventos, donde los componentes se comunican mediante eventos producidos y consumidos de forma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desacoplada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Plano de medios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Componente responsable de la ingesta visual, el control de ritmo, la normalización, la inferencia open-vocabulary, el postproceso y la publicación de eventos de percepción.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Plano de control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Componente que consume eventos de percepción, asocia evidencia a las condiciones, mantiene estados temporales, evalúa patrones y registra alertas confirmadas.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Streaming</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Transmisión continua de datos multimedia, como audio o video, sin requerir descarga completa previa.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Latencia end-to-end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Tiempo entre los extremos explícitamente declarados de una cadena de procesamiento. En el informe se distinguen los tramos instrumentados y sus relojes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se suman percentiles de tramos independientes.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Latencia de alerta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Intervalo entre el inicio del episodio de referencia y la alerta confirmada. En la evaluación temporal se expresa como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t_alert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sobre el reloj de la fuente.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Frames per second o cuadros por segundo. Métrica de rendimiento que indica cuántos fotogramas procesa o visualiza el sistema por segundo.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Proporción de detecciones positivas del sistema que son realmente correctas.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Recall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Proporción de instancias relevantes reales que fueron detectadas por el sistema.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F1-score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armónica entre precisión y recall; se utiliza para evaluar balanceadamente el desempeño de detección.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Average Precision. Métrica de precisión promedio utilizada frecuentemente en detección de objetos.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 Average Precision. Promedio de AP sobre múltiples clases o umbrales, utilizado en benchmarks de detección.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29806035"/>
                <w:tag w:val="goog_rdk_10"/>
              </w:sdtPr>
              <w:sdtContent>
                <w:commentRangeStart w:id="4"/>
              </w:sdtContent>
            </w:sdt>
            <w:commentRangeStart w:id="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MOTA</w:t>
            </w:r>
            <w:commentRangeEnd w:id="38"/>
            <w:r>
              <w:rPr>
                <w:rtl w:val="0"/>
              </w:rPr>
              <w:commentReference w:id="38"/>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 Object Tracking Accuracy. Métrica de seguimiento multiobjeto tratada en el marco teórico</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se utilizó para evaluar el prototipo.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commentRangeEnd w:id="4"/>
            <w:r w:rsidDel="00000000" w:rsidR="00000000" w:rsidRPr="00000000">
              <w:commentReference w:id="4"/>
            </w:r>
            <w:sdt>
              <w:sdtPr>
                <w:id w:val="-1149199062"/>
                <w:tag w:val="goog_rdk_11"/>
              </w:sdtPr>
              <w:sdtContent>
                <w:commentRangeStart w:id="5"/>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IDF1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Métrica de seguimiento que evalúa consistencia de identidad. Se incluye como referencia teórica, no como resultado de evaluación del prototipo.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commentRangeEnd w:id="5"/>
            <w:r w:rsidDel="00000000" w:rsidR="00000000" w:rsidRPr="00000000">
              <w:commentReference w:id="5"/>
            </w:r>
            <w:sdt>
              <w:sdtPr>
                <w:id w:val="2133482123"/>
                <w:tag w:val="goog_rdk_12"/>
              </w:sdtPr>
              <w:sdtContent>
                <w:commentRangeStart w:id="6"/>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Higher Order Tracking Accuracy. Métrica que combina detección y asociación en seguimiento multiobjeto; no se utilizó para evaluar el prototipo.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commentRangeEnd w:id="6"/>
            <w:r w:rsidDel="00000000" w:rsidR="00000000" w:rsidRPr="00000000">
              <w:commentReference w:id="6"/>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Dataset-Based Evaluation. Escenario A: evaluación diferida y reproducible sobre archivos, con entradas y configuraciones declaradas.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Environment-Based Evaluation. Escenario B: evaluación en vivo, con captura continua e intercambio de eventos por bus entre componentes.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CPN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 Processing Node. Nodo central de procesamiento encargado de ejecutar inferencia, evaluación de patrones o servicios principales.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Node. Nodo cercano a la fuente de captura, usado para adquisición, preprocesamiento o transmisión de video.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Node. Nodo destinado a entrenamiento o adaptación de modelos, cuando corresponda.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 de datos utilizado para entrenamiento, validación, prueba o análisis experimental.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Benchmark</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 de referencia o procedimiento estandarizado para comparar desempeño entre modelos o configuraciones.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Programming Interface. Interfaz que permite que distintos componentes de software se comuniquen de forma estructurada.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Prototipo experimental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Versión funcional acotada de la plataforma, desarrollada con fines de investigación, validación técnica y evaluación controlada. Integra los componentes necesarios para poner a prueba la hipótesis de trabajo, sin constituir un producto final ni una solución lista para despliegue productivo.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of Things. Conjunto de dispositivos y protocolos orientados a la interconexión de objetos físicos mediante redes.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MQTT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Protocolo de mensajería publicador-suscriptor utilizado en el canal externo de distribución de alertas confirmadas.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RTSP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Time Streaming Protocol. Protocolo utilizado para controlar transmisiones de medios en tiempo real.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RTP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Transport Protocol. Protocolo de transporte para audio y video en tiempo real.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RTMP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Messaging Protocol. Protocolo tradicional de transmisión multimedia usado en streaming.</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WebRTC</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Tecnología y conjunto de protocolos para comunicación de audio, video y datos en tiempo real con baja latencia.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Reliable Transport. Protocolo de transporte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orientado a confiabilidad y baja latencia en redes variables.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HLS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 Live Streaming. Protocolo de streaming segmentado sobre HTTP.</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Adaptive Streaming over HTTP. Técnica de streaming adaptativo basada en segmentos HTTP.</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GStreamer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Framework multimedia utilizado para construir pipelines de captura, procesamiento y transmisión de audio/video.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FFmpeg</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 de herramientas y bibliotecas para procesamiento, conversión, codificación y transmisión multimedia.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NVDEC</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Decodificador de video por hardware de NVIDIA, utilizado para descargar la decodificación desde CPU hacia GPU.</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TensorRT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SDK de NVIDIA para optimización y aceleración de inferencia de modelos de aprendizaje profundo.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Computing</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Paradigma de procesamiento cercano a la fuente de datos, orientado a reducir latencia y carga de red.</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Tiempo entre el inicio del episodio anotado y la marca de tiempo del fotograma que confirma la alerta, sobre el reloj de la fuente.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alert-notification</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Tiempo medido desde el bus de alertas hasta la confirmación de publicación MQTT (PUBACK). No incluye captura, inferencia, confirmación del patrón ni respuesta humana.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TTFD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To First Detection. Tiempo hasta la primera detección de una condición relevante desde su aparición observable.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Sustained Detection Rate. Cobertura de evidencia de la condición durante el episodio, calculada sobre los cuadros evaluables según la cadencia de muestreo. No equivale al estado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confirmed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motor.</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Latencia de inferencia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Tiempo que tarda el modelo en procesar una entrada visual y producir detecciones.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Latencia por tramo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Tiempo medido en una etapa específica del flujo, como ingesta, inferencia, postproceso, publicación o evaluación de patrón.</w:t>
            </w:r>
          </w:p>
        </w:tc>
      </w:tr>
      <w:tr>
        <w:trPr>
          <w:ins w:id="9031" w:author="Claude" w:date="2026-09-12T12:00:00Z"/>
          <w:cantSplit w:val="1"/>
          <w:tblHeader w:val="0"/>
        </w:trPr>
        <w:tc>
          <w:tcPr>
            <w:tcBorders>
              <w:top w:color="000000" w:space="0" w:sz="0" w:val="nil"/>
              <w:left w:color="000000" w:space="0" w:sz="0" w:val="nil"/>
              <w:bottom w:color="000000" w:space="0" w:sz="0" w:val="nil"/>
              <w:right w:color="000000" w:space="0" w:sz="0" w:val="nil"/>
            </w:tcBorders>
            <w:vAlign w:val="top"/>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ins w:id="9029" w:author="Claude" w:date="2026-09-12T12:00:00Z">
              <w:commentRangeStart w:id="41"/>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Vocabulario activo</w:t>
              </w:r>
              <w:commentRangeEnd w:id="41"/>
              <w:r>
                <w:rPr>
                  <w:rtl w:val="0"/>
                </w:rPr>
                <w:commentReference w:id="41"/>
              </w:r>
            </w:ins>
          </w:p>
        </w:tc>
        <w:tc>
          <w:tcPr>
            <w:tcBorders>
              <w:top w:color="000000" w:space="0" w:sz="0" w:val="nil"/>
              <w:left w:color="000000" w:space="0" w:sz="0" w:val="nil"/>
              <w:bottom w:color="000000" w:space="0" w:sz="0" w:val="nil"/>
              <w:right w:color="000000" w:space="0" w:sz="0" w:val="nil"/>
            </w:tcBorders>
            <w:vAlign w:val="top"/>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ins w:id="9030" w:author="Claude" w:date="2026-09-12T12:00:00Z">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 de consultas (prompts) simultáneamente activas en una corrida. Su composición condiciona el desempeño del detector, por lo que se declara en cada configuración.</w:t>
              </w:r>
            </w:ins>
          </w:p>
        </w:tc>
      </w:tr>
      <w:tr>
        <w:trPr>
          <w:ins w:id="9028" w:author="Claude" w:date="2026-09-12T12:00:00Z"/>
          <w:cantSplit w:val="1"/>
          <w:tblHeader w:val="0"/>
        </w:trPr>
        <w:tc>
          <w:tcPr>
            <w:tcBorders>
              <w:top w:color="000000" w:space="0" w:sz="0" w:val="nil"/>
              <w:left w:color="000000" w:space="0" w:sz="0" w:val="nil"/>
              <w:bottom w:color="000000" w:space="0" w:sz="0" w:val="nil"/>
              <w:right w:color="000000" w:space="0" w:sz="0" w:val="nil"/>
            </w:tcBorders>
            <w:vAlign w:val="top"/>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ins w:id="9026" w:author="Claude" w:date="2026-09-12T12:00:00Z">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Estrategia de detección</w:t>
              </w:r>
            </w:ins>
          </w:p>
        </w:tc>
        <w:tc>
          <w:tcPr>
            <w:tcBorders>
              <w:top w:color="000000" w:space="0" w:sz="0" w:val="nil"/>
              <w:left w:color="000000" w:space="0" w:sz="0" w:val="nil"/>
              <w:bottom w:color="000000" w:space="0" w:sz="0" w:val="nil"/>
              <w:right w:color="000000" w:space="0" w:sz="0" w:val="nil"/>
            </w:tcBorders>
            <w:vAlign w:val="top"/>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ins w:id="9027" w:author="Claude" w:date="2026-09-12T12:00:00Z">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 de formular una condición ante el detector. La estrategia directa (E-DIR) describe la condición completa en un prompt; la indirecta (E-IND) consulta las entidades por separado y reconstruye la condición con reglas de asociación externas al modelo; la híbrida (E-HYB) combina ambas bajo una regla explícita.</w:t>
              </w:r>
            </w:ins>
          </w:p>
        </w:tc>
      </w:tr>
      <w:tr>
        <w:trPr>
          <w:ins w:id="9025" w:author="Claude" w:date="2026-09-12T12:00:00Z"/>
          <w:cantSplit w:val="1"/>
          <w:tblHeader w:val="0"/>
        </w:trPr>
        <w:tc>
          <w:tcPr>
            <w:tcBorders>
              <w:top w:color="000000" w:space="0" w:sz="0" w:val="nil"/>
              <w:left w:color="000000" w:space="0" w:sz="0" w:val="nil"/>
              <w:bottom w:color="000000" w:space="0" w:sz="0" w:val="nil"/>
              <w:right w:color="000000" w:space="0" w:sz="0" w:val="nil"/>
            </w:tcBorders>
            <w:vAlign w:val="top"/>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ins w:id="9023" w:author="Claude" w:date="2026-09-12T12:00:00Z">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G2A</w:t>
              </w:r>
            </w:ins>
          </w:p>
        </w:tc>
        <w:tc>
          <w:tcPr>
            <w:tcBorders>
              <w:top w:color="000000" w:space="0" w:sz="0" w:val="nil"/>
              <w:left w:color="000000" w:space="0" w:sz="0" w:val="nil"/>
              <w:bottom w:color="000000" w:space="0" w:sz="0" w:val="nil"/>
              <w:right w:color="000000" w:space="0" w:sz="0" w:val="nil"/>
            </w:tcBorders>
            <w:vAlign w:val="top"/>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ins w:id="9024" w:author="Claude" w:date="2026-09-12T12:00:00Z">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Glass-to-Algorithm. Latencia entre el dequeue de la unidad visual y la disponibilidad del resultado de inferencia. No incluye la captura ni el transporte hasta el host, que se informan aparte cuando la fuente aporta una marca de tiempo confiable.</w:t>
              </w:r>
            </w:ins>
          </w:p>
        </w:tc>
      </w:tr>
      <w:tr>
        <w:trPr>
          <w:ins w:id="9022" w:author="Claude" w:date="2026-09-12T12:00:00Z"/>
          <w:cantSplit w:val="1"/>
          <w:tblHeader w:val="0"/>
        </w:trPr>
        <w:tc>
          <w:tcPr>
            <w:tcBorders>
              <w:top w:color="000000" w:space="0" w:sz="0" w:val="nil"/>
              <w:left w:color="000000" w:space="0" w:sz="0" w:val="nil"/>
              <w:bottom w:color="000000" w:space="0" w:sz="0" w:val="nil"/>
              <w:right w:color="000000" w:space="0" w:sz="0" w:val="nil"/>
            </w:tcBorders>
            <w:vAlign w:val="top"/>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ins w:id="9020" w:author="Claude" w:date="2026-09-12T12:00:00Z">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Episodio</w:t>
              </w:r>
            </w:ins>
          </w:p>
        </w:tc>
        <w:tc>
          <w:tcPr>
            <w:tcBorders>
              <w:top w:color="000000" w:space="0" w:sz="0" w:val="nil"/>
              <w:left w:color="000000" w:space="0" w:sz="0" w:val="nil"/>
              <w:bottom w:color="000000" w:space="0" w:sz="0" w:val="nil"/>
              <w:right w:color="000000" w:space="0" w:sz="0" w:val="nil"/>
            </w:tcBorders>
            <w:vAlign w:val="top"/>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ins w:id="9021" w:author="Claude" w:date="2026-09-12T12:00:00Z">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Unidad de la evaluación temporal: intervalo anotado por la referencia humana durante el cual una condición de riesgo está presente en un clip. Las alertas se juzgan por episodio, no por cuadro.</w:t>
              </w:r>
            </w:ins>
          </w:p>
        </w:tc>
      </w:tr>
      <w:tr>
        <w:trPr>
          <w:ins w:id="9019" w:author="Claude" w:date="2026-09-12T12:00:00Z"/>
          <w:cantSplit w:val="1"/>
          <w:tblHeader w:val="0"/>
        </w:trPr>
        <w:tc>
          <w:tcPr>
            <w:tcBorders>
              <w:top w:color="000000" w:space="0" w:sz="0" w:val="nil"/>
              <w:left w:color="000000" w:space="0" w:sz="0" w:val="nil"/>
              <w:bottom w:color="000000" w:space="0" w:sz="0" w:val="nil"/>
              <w:right w:color="000000" w:space="0" w:sz="0" w:val="nil"/>
            </w:tcBorders>
            <w:vAlign w:val="top"/>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ins w:id="9017" w:author="Claude" w:date="2026-09-12T12:00:00Z">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Re-alerta</w:t>
              </w:r>
            </w:ins>
          </w:p>
        </w:tc>
        <w:tc>
          <w:tcPr>
            <w:tcBorders>
              <w:top w:color="000000" w:space="0" w:sz="0" w:val="nil"/>
              <w:left w:color="000000" w:space="0" w:sz="0" w:val="nil"/>
              <w:bottom w:color="000000" w:space="0" w:sz="0" w:val="nil"/>
              <w:right w:color="000000" w:space="0" w:sz="0" w:val="nil"/>
            </w:tcBorders>
            <w:vAlign w:val="top"/>
          </w:tcPr>
          <w:p>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ins w:id="9018" w:author="Claude" w:date="2026-09-12T12:00:00Z">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Nueva confirmación de un patrón sobre el mismo episodio después de su resolución. Se contabiliza por separado y no se computa como falsa alerta.</w:t>
              </w:r>
            </w:ins>
          </w:p>
        </w:tc>
      </w:tr>
      <w:sdt>
        <w:sdtPr>
          <w:id w:val="-2075453966"/>
          <w:tag w:val="goog_rdk_14"/>
        </w:sdtPr>
        <w:sdtContent>
          <w:tr>
            <w:trPr>
              <w:cantSplit w:val="1"/>
              <w:tblHeader w:val="0"/>
              <w:ins w:author="ChatGPT" w:id="2" w:date="2026-09-11T03:59:54Z"/>
            </w:trPr>
            <w:tc>
              <w:tcPr>
                <w:tcBorders>
                  <w:top w:color="000000" w:space="0" w:sz="0" w:val="nil"/>
                  <w:left w:color="000000" w:space="0" w:sz="0" w:val="nil"/>
                  <w:bottom w:color="000000" w:space="0" w:sz="0" w:val="nil"/>
                  <w:right w:color="000000" w:space="0" w:sz="0" w:val="nil"/>
                </w:tcBorders>
                <w:vAlign w:val="top"/>
              </w:tcPr>
              <w:sdt>
                <w:sdtPr>
                  <w:id w:val="-604949872"/>
                  <w:tag w:val="goog_rdk_17"/>
                </w:sdtPr>
                <w:sdtContent>
                  <w:p w:rsidR="00000000" w:rsidDel="00000000" w:rsidP="00000000" w:rsidRDefault="00000000" w:rsidRPr="00000000" w14:paraId="000000A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ChatGPT" w:id="2" w:date="2026-09-11T03:59:54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431393248"/>
                        <w:tag w:val="goog_rdk_15"/>
                      </w:sdtPr>
                      <w:sdtContent>
                        <w:ins w:author="ChatGPT" w:id="2" w:date="2026-09-11T03:59:54Z"/>
                        <w:sdt>
                          <w:sdtPr>
                            <w:id w:val="1842108257"/>
                            <w:tag w:val="goog_rdk_16"/>
                          </w:sdtPr>
                          <w:sdtContent>
                            <w:commentRangeStart w:id="7"/>
                          </w:sdtContent>
                        </w:sdt>
                        <w:ins w:author="ChatGPT" w:id="2" w:date="2026-09-11T03:59:54Z">
                          <w:commentRangeStart w:id="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CR-01 / CR-02</w:t>
                          </w:r>
                          <w:commentRangeEnd w:id="39"/>
                          <w:r>
                            <w:rPr>
                              <w:rtl w:val="0"/>
                            </w:rPr>
                            <w:commentReference w:id="39"/>
                          </w:r>
                          <w:commentRangeEnd w:id="7"/>
                          <w:r w:rsidDel="00000000" w:rsidR="00000000" w:rsidRPr="00000000">
                            <w:commentReference w:id="7"/>
                          </w:r>
                          <w:r w:rsidDel="00000000" w:rsidR="00000000" w:rsidRPr="00000000">
                            <w:rPr>
                              <w:rtl w:val="0"/>
                            </w:rPr>
                          </w:r>
                        </w:ins>
                      </w:sdtContent>
                    </w:sdt>
                  </w:p>
                </w:sdtContent>
              </w:sdt>
            </w:tc>
            <w:tc>
              <w:tcPr>
                <w:tcBorders>
                  <w:top w:color="000000" w:space="0" w:sz="0" w:val="nil"/>
                  <w:left w:color="000000" w:space="0" w:sz="0" w:val="nil"/>
                  <w:bottom w:color="000000" w:space="0" w:sz="0" w:val="nil"/>
                  <w:right w:color="000000" w:space="0" w:sz="0" w:val="nil"/>
                </w:tcBorders>
                <w:vAlign w:val="top"/>
              </w:tcPr>
              <w:sdt>
                <w:sdtPr>
                  <w:id w:val="1148150067"/>
                  <w:tag w:val="goog_rdk_20"/>
                </w:sdtPr>
                <w:sdtContent>
                  <w:p w:rsidR="00000000" w:rsidDel="00000000" w:rsidP="00000000" w:rsidRDefault="00000000" w:rsidRPr="00000000" w14:paraId="000000A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ChatGPT" w:id="2" w:date="2026-09-11T03:59:54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638745882"/>
                        <w:tag w:val="goog_rdk_18"/>
                      </w:sdtPr>
                      <w:sdtContent>
                        <w:ins w:author="ChatGPT" w:id="2" w:date="2026-09-11T03:59:54Z"/>
                        <w:sdt>
                          <w:sdtPr>
                            <w:id w:val="420504112"/>
                            <w:tag w:val="goog_rdk_19"/>
                          </w:sdtPr>
                          <w:sdtContent>
                            <w:commentRangeStart w:id="8"/>
                          </w:sdtContent>
                        </w:sdt>
                        <w:ins w:author="ChatGPT" w:id="2" w:date="2026-09-11T03:59:54Z">
                          <w:del w:id="9003" w:author="Claude" w:date="2026-09-12T12:00: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Condiciones nucleares de evaluación: persona sin casco y persona sin chaleco reflectivo, respectivamente.</w:delText>
                            </w:r>
                          </w:del>
                          <w:commentRangeEnd w:id="8"/>
                          <w:r w:rsidDel="00000000" w:rsidR="00000000" w:rsidRPr="00000000">
                            <w:commentReference w:id="8"/>
                          </w:r>
                          <w:r w:rsidDel="00000000" w:rsidR="00000000" w:rsidRPr="00000000">
                            <w:rPr>
                              <w:rtl w:val="0"/>
                            </w:rPr>
                          </w:r>
                        </w:ins>
                      </w:sdtContent>
                    </w:sdt>
                    <w:ins w:id="9004" w:author="Claude" w:date="2026-09-12T12:00:00Z">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Condiciones nucleares de evaluación: persona sin casco (CR-01) y persona sin chaleco reflectivo (CR-02). Los patrones que las operacionalizan se identifican como PR-01 y PR-02.</w:t>
                      </w:r>
                    </w:ins>
                  </w:p>
                </w:sdtContent>
              </w:sdt>
            </w:tc>
          </w:tr>
        </w:sdtContent>
      </w:sdt>
      <w:sdt>
        <w:sdtPr>
          <w:id w:val="-626455263"/>
          <w:tag w:val="goog_rdk_21"/>
        </w:sdtPr>
        <w:sdtContent>
          <w:tr>
            <w:trPr>
              <w:cantSplit w:val="1"/>
              <w:tblHeader w:val="0"/>
              <w:ins w:author="ChatGPT" w:id="2" w:date="2026-09-11T03:59:54Z"/>
            </w:trPr>
            <w:tc>
              <w:tcPr>
                <w:tcBorders>
                  <w:top w:color="000000" w:space="0" w:sz="0" w:val="nil"/>
                  <w:left w:color="000000" w:space="0" w:sz="0" w:val="nil"/>
                  <w:bottom w:color="000000" w:space="0" w:sz="0" w:val="nil"/>
                  <w:right w:color="000000" w:space="0" w:sz="0" w:val="nil"/>
                </w:tcBorders>
                <w:vAlign w:val="top"/>
              </w:tcPr>
              <w:sdt>
                <w:sdtPr>
                  <w:id w:val="468881297"/>
                  <w:tag w:val="goog_rdk_23"/>
                </w:sdtPr>
                <w:sdtContent>
                  <w:p w:rsidR="00000000" w:rsidDel="00000000" w:rsidP="00000000" w:rsidRDefault="00000000" w:rsidRPr="00000000" w14:paraId="000000A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ChatGPT" w:id="2" w:date="2026-09-11T03:59:54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69550779"/>
                        <w:tag w:val="goog_rdk_22"/>
                      </w:sdtPr>
                      <w:sdtContent>
                        <w:ins w:author="ChatGPT" w:id="2" w:date="2026-09-11T03:59:5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Vocabulario canónico</w:t>
                          </w:r>
                        </w:ins>
                      </w:sdtContent>
                    </w:sdt>
                  </w:p>
                </w:sdtContent>
              </w:sdt>
            </w:tc>
            <w:tc>
              <w:tcPr>
                <w:tcBorders>
                  <w:top w:color="000000" w:space="0" w:sz="0" w:val="nil"/>
                  <w:left w:color="000000" w:space="0" w:sz="0" w:val="nil"/>
                  <w:bottom w:color="000000" w:space="0" w:sz="0" w:val="nil"/>
                  <w:right w:color="000000" w:space="0" w:sz="0" w:val="nil"/>
                </w:tcBorders>
                <w:vAlign w:val="top"/>
              </w:tcPr>
              <w:sdt>
                <w:sdtPr>
                  <w:id w:val="-1592842572"/>
                  <w:tag w:val="goog_rdk_26"/>
                </w:sdtPr>
                <w:sdtContent>
                  <w:p w:rsidR="00000000" w:rsidDel="00000000" w:rsidP="00000000" w:rsidRDefault="00000000" w:rsidRPr="00000000" w14:paraId="000000A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ChatGPT" w:id="2" w:date="2026-09-11T03:59:54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490343353"/>
                        <w:tag w:val="goog_rdk_24"/>
                      </w:sdtPr>
                      <w:sdtContent>
                        <w:ins w:author="ChatGPT" w:id="2" w:date="2026-09-11T03:59:54Z"/>
                        <w:sdt>
                          <w:sdtPr>
                            <w:id w:val="-1057334907"/>
                            <w:tag w:val="goog_rdk_25"/>
                          </w:sdtPr>
                          <w:sdtContent>
                            <w:commentRangeStart w:id="9"/>
                          </w:sdtContent>
                        </w:sdt>
                        <w:ins w:author="ChatGPT" w:id="2" w:date="2026-09-11T03:59:54Z">
                          <w:del w:id="9005" w:author="Claude" w:date="2026-09-12T12:00: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El vocabulario </w:delText>
                            </w:r>
                          </w:del>
                          <w:del w:id="9006" w:author="Claude" w:date="2026-09-12T12:00:00Z">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delText xml:space="preserve">canonical_v2</w:delText>
                            </w:r>
                          </w:del>
                          <w:del w:id="9007" w:author="Claude" w:date="2026-09-12T12:00: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normaliza las etiquetas </w:delText>
                            </w:r>
                          </w:del>
                          <w:del w:id="9008" w:author="Claude" w:date="2026-09-12T12:00:00Z">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delText xml:space="preserve">person</w:delText>
                            </w:r>
                          </w:del>
                          <w:del w:id="9009" w:author="Claude" w:date="2026-09-12T12:00: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del w:id="9010" w:author="Claude" w:date="2026-09-12T12:00:00Z">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delText xml:space="preserve">helmet</w:delText>
                            </w:r>
                          </w:del>
                          <w:del w:id="9011" w:author="Claude" w:date="2026-09-12T12:00: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del w:id="9012" w:author="Claude" w:date="2026-09-12T12:00:00Z">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delText xml:space="preserve">vest</w:delText>
                            </w:r>
                          </w:del>
                          <w:del w:id="9013" w:author="Claude" w:date="2026-09-12T12:00: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y </w:delText>
                            </w:r>
                          </w:del>
                          <w:del w:id="9014" w:author="Claude" w:date="2026-09-12T12:00:00Z">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delText xml:space="preserve">bare_head</w:delText>
                            </w:r>
                          </w:del>
                          <w:del w:id="9015" w:author="Claude" w:date="2026-09-12T12:00: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Las etiquetas expresan evidencia perceptiva y no se confunden con una alerta.</w:delText>
                            </w:r>
                          </w:del>
                          <w:commentRangeEnd w:id="9"/>
                          <w:r w:rsidDel="00000000" w:rsidR="00000000" w:rsidRPr="00000000">
                            <w:commentReference w:id="9"/>
                          </w:r>
                          <w:r w:rsidDel="00000000" w:rsidR="00000000" w:rsidRPr="00000000">
                            <w:rPr>
                              <w:rtl w:val="0"/>
                            </w:rPr>
                          </w:r>
                        </w:ins>
                      </w:sdtContent>
                    </w:sdt>
                    <w:ins w:id="9016" w:author="Claude" w:date="2026-09-12T12:00:00Z">
                      <w:commentRangeStart w:id="40"/>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 de etiquetas de evidencia perceptiva</w:t>
                      </w:r>
                      <w:commentRangeEnd w:id="40"/>
                      <w:r>
                        <w:rPr>
                          <w:rtl w:val="0"/>
                        </w:rPr>
                        <w:commentReference w:id="40"/>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compartido por los componentes de la plataforma: person, helmet, vest y bare_head. Una etiqueta expresa lo que el detector localiza y no equivale a una alerta.</w:t>
                      </w:r>
                    </w:ins>
                  </w:p>
                </w:sdtContent>
              </w:sdt>
            </w:tc>
          </w:tr>
        </w:sdtContent>
      </w:sdt>
      <w:sdt>
        <w:sdtPr>
          <w:id w:val="-812225997"/>
          <w:tag w:val="goog_rdk_27"/>
        </w:sdtPr>
        <w:sdtContent>
          <w:tr>
            <w:trPr>
              <w:cantSplit w:val="1"/>
              <w:tblHeader w:val="0"/>
              <w:ins w:author="ChatGPT" w:id="2" w:date="2026-09-11T03:59:54Z"/>
            </w:trPr>
            <w:tc>
              <w:tcPr>
                <w:tcBorders>
                  <w:top w:color="000000" w:space="0" w:sz="0" w:val="nil"/>
                  <w:left w:color="000000" w:space="0" w:sz="0" w:val="nil"/>
                  <w:bottom w:color="000000" w:space="0" w:sz="0" w:val="nil"/>
                  <w:right w:color="000000" w:space="0" w:sz="0" w:val="nil"/>
                </w:tcBorders>
                <w:vAlign w:val="top"/>
              </w:tcPr>
              <w:sdt>
                <w:sdtPr>
                  <w:id w:val="1859294921"/>
                  <w:tag w:val="goog_rdk_29"/>
                </w:sdtPr>
                <w:sdtContent>
                  <w:p w:rsidR="00000000" w:rsidDel="00000000" w:rsidP="00000000" w:rsidRDefault="00000000" w:rsidRPr="00000000" w14:paraId="000000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ChatGPT" w:id="2" w:date="2026-09-11T03:59:54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036973326"/>
                        <w:tag w:val="goog_rdk_28"/>
                      </w:sdtPr>
                      <w:sdtContent>
                        <w:ins w:author="ChatGPT" w:id="2" w:date="2026-09-11T03:59:5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Evento de percepción</w:t>
                          </w:r>
                        </w:ins>
                      </w:sdtContent>
                    </w:sdt>
                  </w:p>
                </w:sdtContent>
              </w:sdt>
            </w:tc>
            <w:tc>
              <w:tcPr>
                <w:tcBorders>
                  <w:top w:color="000000" w:space="0" w:sz="0" w:val="nil"/>
                  <w:left w:color="000000" w:space="0" w:sz="0" w:val="nil"/>
                  <w:bottom w:color="000000" w:space="0" w:sz="0" w:val="nil"/>
                  <w:right w:color="000000" w:space="0" w:sz="0" w:val="nil"/>
                </w:tcBorders>
                <w:vAlign w:val="top"/>
              </w:tcPr>
              <w:sdt>
                <w:sdtPr>
                  <w:id w:val="1829380384"/>
                  <w:tag w:val="goog_rdk_32"/>
                </w:sdtPr>
                <w:sdtContent>
                  <w:p w:rsidR="00000000" w:rsidDel="00000000" w:rsidP="00000000" w:rsidRDefault="00000000" w:rsidRPr="00000000" w14:paraId="000000B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ChatGPT" w:id="2" w:date="2026-09-11T03:59:54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97987966"/>
                        <w:tag w:val="goog_rdk_30"/>
                      </w:sdtPr>
                      <w:sdtContent>
                        <w:ins w:author="ChatGPT" w:id="2" w:date="2026-09-11T03:59:54Z"/>
                        <w:sdt>
                          <w:sdtPr>
                            <w:id w:val="820270906"/>
                            <w:tag w:val="goog_rdk_31"/>
                          </w:sdtPr>
                          <w:sdtContent>
                            <w:commentRangeStart w:id="10"/>
                          </w:sdtContent>
                        </w:sdt>
                        <w:ins w:author="ChatGPT" w:id="2" w:date="2026-09-11T03:59:5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Evidencia normalizada emitida por el plano de medios y consumida por el plano de control. Su contrato versionado es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media.detection.v1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commentRangeEnd w:id="10"/>
                          <w:r w:rsidDel="00000000" w:rsidR="00000000" w:rsidRPr="00000000">
                            <w:commentReference w:id="10"/>
                          </w:r>
                          <w:r w:rsidDel="00000000" w:rsidR="00000000" w:rsidRPr="00000000">
                            <w:rPr>
                              <w:rtl w:val="0"/>
                            </w:rPr>
                          </w:r>
                        </w:ins>
                      </w:sdtContent>
                    </w:sdt>
                  </w:p>
                </w:sdtContent>
              </w:sdt>
            </w:tc>
          </w:tr>
        </w:sdtContent>
      </w:sdt>
      <w:sdt>
        <w:sdtPr>
          <w:id w:val="1759140827"/>
          <w:tag w:val="goog_rdk_33"/>
        </w:sdtPr>
        <w:sdtContent>
          <w:tr>
            <w:trPr>
              <w:cantSplit w:val="1"/>
              <w:tblHeader w:val="0"/>
              <w:ins w:author="ChatGPT" w:id="2" w:date="2026-09-11T03:59:54Z"/>
            </w:trPr>
            <w:tc>
              <w:tcPr>
                <w:tcBorders>
                  <w:top w:color="000000" w:space="0" w:sz="0" w:val="nil"/>
                  <w:left w:color="000000" w:space="0" w:sz="0" w:val="nil"/>
                  <w:bottom w:color="000000" w:space="0" w:sz="0" w:val="nil"/>
                  <w:right w:color="000000" w:space="0" w:sz="0" w:val="nil"/>
                </w:tcBorders>
                <w:vAlign w:val="top"/>
              </w:tcPr>
              <w:sdt>
                <w:sdtPr>
                  <w:id w:val="429735208"/>
                  <w:tag w:val="goog_rdk_35"/>
                </w:sdtPr>
                <w:sdtContent>
                  <w:p w:rsidR="00000000" w:rsidDel="00000000" w:rsidP="00000000" w:rsidRDefault="00000000" w:rsidRPr="00000000" w14:paraId="000000B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ChatGPT" w:id="2" w:date="2026-09-11T03:59:54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7224583"/>
                        <w:tag w:val="goog_rdk_34"/>
                      </w:sdtPr>
                      <w:sdtContent>
                        <w:ins w:author="ChatGPT" w:id="2" w:date="2026-09-11T03:59:5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Identidad temporal por sujeto</w:t>
                          </w:r>
                        </w:ins>
                      </w:sdtContent>
                    </w:sdt>
                  </w:p>
                </w:sdtContent>
              </w:sdt>
            </w:tc>
            <w:tc>
              <w:tcPr>
                <w:tcBorders>
                  <w:top w:color="000000" w:space="0" w:sz="0" w:val="nil"/>
                  <w:left w:color="000000" w:space="0" w:sz="0" w:val="nil"/>
                  <w:bottom w:color="000000" w:space="0" w:sz="0" w:val="nil"/>
                  <w:right w:color="000000" w:space="0" w:sz="0" w:val="nil"/>
                </w:tcBorders>
                <w:vAlign w:val="top"/>
              </w:tcPr>
              <w:sdt>
                <w:sdtPr>
                  <w:id w:val="-1322351450"/>
                  <w:tag w:val="goog_rdk_38"/>
                </w:sdtPr>
                <w:sdtContent>
                  <w:p w:rsidR="00000000" w:rsidDel="00000000" w:rsidP="00000000" w:rsidRDefault="00000000" w:rsidRPr="00000000" w14:paraId="000000B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ChatGPT" w:id="2" w:date="2026-09-11T03:59:54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83136332"/>
                        <w:tag w:val="goog_rdk_36"/>
                      </w:sdtPr>
                      <w:sdtContent>
                        <w:ins w:author="ChatGPT" w:id="2" w:date="2026-09-11T03:59:54Z"/>
                        <w:sdt>
                          <w:sdtPr>
                            <w:id w:val="-2026831291"/>
                            <w:tag w:val="goog_rdk_37"/>
                          </w:sdtPr>
                          <w:sdtContent>
                            <w:commentRangeStart w:id="11"/>
                          </w:sdtContent>
                        </w:sdt>
                        <w:ins w:author="ChatGPT" w:id="2" w:date="2026-09-11T03:59:5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Identificador que permite asociar observaciones de una persona a lo largo de una secuencia y mantener su estado. No identifica civil ni biométricamente a la persona.</w:t>
                          </w:r>
                          <w:commentRangeEnd w:id="11"/>
                          <w:r w:rsidDel="00000000" w:rsidR="00000000" w:rsidRPr="00000000">
                            <w:commentReference w:id="11"/>
                          </w:r>
                          <w:r w:rsidDel="00000000" w:rsidR="00000000" w:rsidRPr="00000000">
                            <w:rPr>
                              <w:rtl w:val="0"/>
                            </w:rPr>
                          </w:r>
                        </w:ins>
                      </w:sdtContent>
                    </w:sdt>
                  </w:p>
                </w:sdtContent>
              </w:sdt>
            </w:tc>
          </w:tr>
        </w:sdtContent>
      </w:sdt>
      <w:sdt>
        <w:sdtPr>
          <w:id w:val="-518289614"/>
          <w:tag w:val="goog_rdk_39"/>
        </w:sdtPr>
        <w:sdtContent>
          <w:tr>
            <w:trPr>
              <w:cantSplit w:val="1"/>
              <w:tblHeader w:val="0"/>
              <w:ins w:author="ChatGPT" w:id="2" w:date="2026-09-11T03:59:54Z"/>
            </w:trPr>
            <w:tc>
              <w:tcPr>
                <w:tcBorders>
                  <w:top w:color="000000" w:space="0" w:sz="0" w:val="nil"/>
                  <w:left w:color="000000" w:space="0" w:sz="0" w:val="nil"/>
                  <w:bottom w:color="000000" w:space="0" w:sz="0" w:val="nil"/>
                  <w:right w:color="000000" w:space="0" w:sz="0" w:val="nil"/>
                </w:tcBorders>
                <w:vAlign w:val="top"/>
              </w:tcPr>
              <w:sdt>
                <w:sdtPr>
                  <w:id w:val="663640699"/>
                  <w:tag w:val="goog_rdk_41"/>
                </w:sdtPr>
                <w:sdtContent>
                  <w:p w:rsidR="00000000" w:rsidDel="00000000" w:rsidP="00000000" w:rsidRDefault="00000000" w:rsidRPr="00000000" w14:paraId="000000B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ChatGPT" w:id="2" w:date="2026-09-11T03:59:54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312670728"/>
                        <w:tag w:val="goog_rdk_40"/>
                      </w:sdtPr>
                      <w:sdtContent>
                        <w:ins w:author="ChatGPT" w:id="2" w:date="2026-09-11T03:59:5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Granularidad</w:t>
                          </w:r>
                        </w:ins>
                      </w:sdtContent>
                    </w:sdt>
                  </w:p>
                </w:sdtContent>
              </w:sdt>
            </w:tc>
            <w:tc>
              <w:tcPr>
                <w:tcBorders>
                  <w:top w:color="000000" w:space="0" w:sz="0" w:val="nil"/>
                  <w:left w:color="000000" w:space="0" w:sz="0" w:val="nil"/>
                  <w:bottom w:color="000000" w:space="0" w:sz="0" w:val="nil"/>
                  <w:right w:color="000000" w:space="0" w:sz="0" w:val="nil"/>
                </w:tcBorders>
                <w:vAlign w:val="top"/>
              </w:tcPr>
              <w:sdt>
                <w:sdtPr>
                  <w:id w:val="1182508107"/>
                  <w:tag w:val="goog_rdk_44"/>
                </w:sdtPr>
                <w:sdtContent>
                  <w:p w:rsidR="00000000" w:rsidDel="00000000" w:rsidP="00000000" w:rsidRDefault="00000000" w:rsidRPr="00000000" w14:paraId="000000B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ChatGPT" w:id="2" w:date="2026-09-11T03:59:54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629399207"/>
                        <w:tag w:val="goog_rdk_42"/>
                      </w:sdtPr>
                      <w:sdtContent>
                        <w:ins w:author="ChatGPT" w:id="2" w:date="2026-09-11T03:59:54Z"/>
                        <w:sdt>
                          <w:sdtPr>
                            <w:id w:val="-333069035"/>
                            <w:tag w:val="goog_rdk_43"/>
                          </w:sdtPr>
                          <w:sdtContent>
                            <w:commentRangeStart w:id="12"/>
                          </w:sdtContent>
                        </w:sdt>
                        <w:ins w:author="ChatGPT" w:id="2" w:date="2026-09-11T03:59:5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escena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scene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estado común para una condición en una fuente. Por sujeto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subject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estado independiente por persona con identidad temporal válida.</w:t>
                          </w:r>
                          <w:commentRangeEnd w:id="12"/>
                          <w:r w:rsidDel="00000000" w:rsidR="00000000" w:rsidRPr="00000000">
                            <w:commentReference w:id="12"/>
                          </w:r>
                          <w:r w:rsidDel="00000000" w:rsidR="00000000" w:rsidRPr="00000000">
                            <w:rPr>
                              <w:rtl w:val="0"/>
                            </w:rPr>
                          </w:r>
                        </w:ins>
                      </w:sdtContent>
                    </w:sdt>
                  </w:p>
                </w:sdtContent>
              </w:sdt>
            </w:tc>
          </w:tr>
        </w:sdtContent>
      </w:sdt>
      <w:sdt>
        <w:sdtPr>
          <w:id w:val="-1014972918"/>
          <w:tag w:val="goog_rdk_45"/>
        </w:sdtPr>
        <w:sdtContent>
          <w:tr>
            <w:trPr>
              <w:cantSplit w:val="1"/>
              <w:tblHeader w:val="0"/>
              <w:ins w:author="ChatGPT" w:id="2" w:date="2026-09-11T03:59:54Z"/>
            </w:trPr>
            <w:tc>
              <w:tcPr>
                <w:tcBorders>
                  <w:top w:color="000000" w:space="0" w:sz="0" w:val="nil"/>
                  <w:left w:color="000000" w:space="0" w:sz="0" w:val="nil"/>
                  <w:bottom w:color="000000" w:space="0" w:sz="0" w:val="nil"/>
                  <w:right w:color="000000" w:space="0" w:sz="0" w:val="nil"/>
                </w:tcBorders>
                <w:vAlign w:val="top"/>
              </w:tcPr>
              <w:sdt>
                <w:sdtPr>
                  <w:id w:val="-385919911"/>
                  <w:tag w:val="goog_rdk_47"/>
                </w:sdtPr>
                <w:sdtContent>
                  <w:p w:rsidR="00000000" w:rsidDel="00000000" w:rsidP="00000000" w:rsidRDefault="00000000" w:rsidRPr="00000000" w14:paraId="000000B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ChatGPT" w:id="2" w:date="2026-09-11T03:59:54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904738309"/>
                        <w:tag w:val="goog_rdk_46"/>
                      </w:sdtPr>
                      <w:sdtContent>
                        <w:ins w:author="ChatGPT" w:id="2" w:date="2026-09-11T03:59:5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Distribución de alertas</w:t>
                          </w:r>
                        </w:ins>
                      </w:sdtContent>
                    </w:sdt>
                  </w:p>
                </w:sdtContent>
              </w:sdt>
            </w:tc>
            <w:tc>
              <w:tcPr>
                <w:tcBorders>
                  <w:top w:color="000000" w:space="0" w:sz="0" w:val="nil"/>
                  <w:left w:color="000000" w:space="0" w:sz="0" w:val="nil"/>
                  <w:bottom w:color="000000" w:space="0" w:sz="0" w:val="nil"/>
                  <w:right w:color="000000" w:space="0" w:sz="0" w:val="nil"/>
                </w:tcBorders>
                <w:vAlign w:val="top"/>
              </w:tcPr>
              <w:sdt>
                <w:sdtPr>
                  <w:id w:val="-2010801370"/>
                  <w:tag w:val="goog_rdk_50"/>
                </w:sdtPr>
                <w:sdtContent>
                  <w:p w:rsidR="00000000" w:rsidDel="00000000" w:rsidP="00000000" w:rsidRDefault="00000000" w:rsidRPr="00000000" w14:paraId="000000B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ChatGPT" w:id="2" w:date="2026-09-11T03:59:54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691905988"/>
                        <w:tag w:val="goog_rdk_48"/>
                      </w:sdtPr>
                      <w:sdtContent>
                        <w:ins w:author="ChatGPT" w:id="2" w:date="2026-09-11T03:59:54Z"/>
                        <w:sdt>
                          <w:sdtPr>
                            <w:id w:val="383619286"/>
                            <w:tag w:val="goog_rdk_49"/>
                          </w:sdtPr>
                          <w:sdtContent>
                            <w:commentRangeStart w:id="13"/>
                          </w:sdtContent>
                        </w:sdt>
                        <w:ins w:author="ChatGPT" w:id="2" w:date="2026-09-11T03:59:5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que consume alertas confirmadas, aplica la política de entrega y registra los resultados del canal externo, separado de la decisión del patrón.</w:t>
                          </w:r>
                          <w:commentRangeEnd w:id="13"/>
                          <w:r w:rsidDel="00000000" w:rsidR="00000000" w:rsidRPr="00000000">
                            <w:commentReference w:id="13"/>
                          </w:r>
                          <w:r w:rsidDel="00000000" w:rsidR="00000000" w:rsidRPr="00000000">
                            <w:rPr>
                              <w:rtl w:val="0"/>
                            </w:rPr>
                          </w:r>
                        </w:ins>
                      </w:sdtContent>
                    </w:sdt>
                  </w:p>
                </w:sdtContent>
              </w:sdt>
            </w:tc>
          </w:tr>
        </w:sdtContent>
      </w:sdt>
      <w:sdt>
        <w:sdtPr>
          <w:id w:val="999955942"/>
          <w:tag w:val="goog_rdk_51"/>
        </w:sdtPr>
        <w:sdtContent>
          <w:tr>
            <w:trPr>
              <w:cantSplit w:val="1"/>
              <w:tblHeader w:val="0"/>
              <w:ins w:author="ChatGPT" w:id="2" w:date="2026-09-11T03:59:54Z"/>
            </w:trPr>
            <w:tc>
              <w:tcPr>
                <w:tcBorders>
                  <w:top w:color="000000" w:space="0" w:sz="0" w:val="nil"/>
                  <w:left w:color="000000" w:space="0" w:sz="0" w:val="nil"/>
                  <w:bottom w:color="000000" w:space="0" w:sz="6" w:val="single"/>
                  <w:right w:color="000000" w:space="0" w:sz="0" w:val="nil"/>
                </w:tcBorders>
                <w:vAlign w:val="top"/>
              </w:tcPr>
              <w:sdt>
                <w:sdtPr>
                  <w:id w:val="1884564354"/>
                  <w:tag w:val="goog_rdk_53"/>
                </w:sdtPr>
                <w:sdtContent>
                  <w:p w:rsidR="00000000" w:rsidDel="00000000" w:rsidP="00000000" w:rsidRDefault="00000000" w:rsidRPr="00000000" w14:paraId="000000B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ChatGPT" w:id="2" w:date="2026-09-11T03:59:54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8634023"/>
                        <w:tag w:val="goog_rdk_52"/>
                      </w:sdtPr>
                      <w:sdtContent>
                        <w:ins w:author="ChatGPT" w:id="2" w:date="2026-09-11T03:59:5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FAR</w:t>
                          </w:r>
                        </w:ins>
                      </w:sdtContent>
                    </w:sdt>
                  </w:p>
                </w:sdtContent>
              </w:sdt>
            </w:tc>
            <w:tc>
              <w:tcPr>
                <w:tcBorders>
                  <w:top w:color="000000" w:space="0" w:sz="0" w:val="nil"/>
                  <w:left w:color="000000" w:space="0" w:sz="0" w:val="nil"/>
                  <w:bottom w:color="000000" w:space="0" w:sz="6" w:val="single"/>
                  <w:right w:color="000000" w:space="0" w:sz="0" w:val="nil"/>
                </w:tcBorders>
                <w:vAlign w:val="top"/>
              </w:tcPr>
              <w:sdt>
                <w:sdtPr>
                  <w:id w:val="-1608599766"/>
                  <w:tag w:val="goog_rdk_56"/>
                </w:sdtPr>
                <w:sdtContent>
                  <w:p w:rsidR="00000000" w:rsidDel="00000000" w:rsidP="00000000" w:rsidRDefault="00000000" w:rsidRPr="00000000" w14:paraId="000000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ChatGPT" w:id="2" w:date="2026-09-11T03:59:54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34674974"/>
                        <w:tag w:val="goog_rdk_54"/>
                      </w:sdtPr>
                      <w:sdtContent>
                        <w:ins w:author="ChatGPT" w:id="2" w:date="2026-09-11T03:59:54Z"/>
                        <w:sdt>
                          <w:sdtPr>
                            <w:id w:val="181480070"/>
                            <w:tag w:val="goog_rdk_55"/>
                          </w:sdtPr>
                          <w:sdtContent>
                            <w:commentRangeStart w:id="14"/>
                          </w:sdtContent>
                        </w:sdt>
                        <w:ins w:author="ChatGPT" w:id="2" w:date="2026-09-11T03:59:5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False Alarm Rate. Tasa de falsas alertas por tiempo observado. Se informa con el conteo y la duración que la originan; una tasa derivada no establece una cota operativa.</w:t>
                          </w:r>
                          <w:commentRangeEnd w:id="14"/>
                          <w:r w:rsidDel="00000000" w:rsidR="00000000" w:rsidRPr="00000000">
                            <w:commentReference w:id="14"/>
                          </w:r>
                          <w:r w:rsidDel="00000000" w:rsidR="00000000" w:rsidRPr="00000000">
                            <w:rPr>
                              <w:rtl w:val="0"/>
                            </w:rPr>
                          </w:r>
                        </w:ins>
                      </w:sdtContent>
                    </w:sdt>
                  </w:p>
                </w:sdtContent>
              </w:sdt>
            </w:tc>
          </w:tr>
        </w:sdtContent>
      </w:sdt>
    </w:tbl>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BB">
      <w:pPr>
        <w:pStyle w:val="Heading1"/>
        <w:widowControl w:val="1"/>
        <w:rPr/>
      </w:pPr>
      <w:bookmarkStart w:colFirst="0" w:colLast="0" w:name="_heading=h.wbeeqhj4jp5" w:id="10"/>
      <w:bookmarkEnd w:id="10"/>
      <w:r w:rsidDel="00000000" w:rsidR="00000000" w:rsidRPr="00000000">
        <w:rPr>
          <w:rtl w:val="0"/>
        </w:rPr>
        <w:t xml:space="preserve">12. Introducción</w:t>
      </w:r>
    </w:p>
    <w:p w:rsidR="00000000" w:rsidDel="00000000" w:rsidP="00000000" w:rsidRDefault="00000000" w:rsidRPr="00000000" w14:paraId="000000BC">
      <w:pPr>
        <w:pStyle w:val="Heading2"/>
        <w:widowControl w:val="1"/>
        <w:rPr/>
      </w:pPr>
      <w:bookmarkStart w:colFirst="0" w:colLast="0" w:name="_heading=h.frokal39be5f" w:id="11"/>
      <w:bookmarkEnd w:id="11"/>
      <w:r w:rsidDel="00000000" w:rsidR="00000000" w:rsidRPr="00000000">
        <w:rPr>
          <w:rtl w:val="0"/>
        </w:rPr>
        <w:t xml:space="preserve">12.1. Motivación y contexto del proyecto</w:t>
      </w:r>
    </w:p>
    <w:p w:rsidR="00000000" w:rsidDel="00000000" w:rsidP="00000000" w:rsidRDefault="00000000" w:rsidRPr="00000000" w14:paraId="000000BD">
      <w:pPr>
        <w:widowControl w:val="1"/>
        <w:ind w:firstLine="720"/>
        <w:rPr/>
      </w:pPr>
      <w:r w:rsidDel="00000000" w:rsidR="00000000" w:rsidRPr="00000000">
        <w:rPr>
          <w:rtl w:val="0"/>
        </w:rPr>
        <w:t xml:space="preserve">La seguridad laboral en la industria de la construcción civil constituye un problema de alta relevancia técnica, social y organizacional. Se trata de un sector caracterizado por entornos dinámicos, tareas simultáneas, circulación de personas y maquinaria, estructuras temporales, cambios frecuentes en la disposición del espacio de trabajo y exposición permanente a condiciones de riesgo. En este contexto, la supervisión visual cumple un papel preventivo relevante, pero también presenta limitaciones cuando depende exclusivamente de la observación humana continua sobre múltiples cámaras o frentes de obra.</w:t>
      </w:r>
    </w:p>
    <w:p w:rsidR="00000000" w:rsidDel="00000000" w:rsidP="00000000" w:rsidRDefault="00000000" w:rsidRPr="00000000" w14:paraId="000000BE">
      <w:pPr>
        <w:widowControl w:val="1"/>
        <w:ind w:firstLine="720"/>
        <w:rPr/>
      </w:pPr>
      <w:r w:rsidDel="00000000" w:rsidR="00000000" w:rsidRPr="00000000">
        <w:rPr>
          <w:rtl w:val="0"/>
        </w:rPr>
        <w:t xml:space="preserve">El presente Proyecto Integrador aborda esta necesidad mediante el estudio, diseño, implementación y evaluación de una plataforma experimental de detección open-vocabulary en video en tiempo real. La motivación central no consiste en reemplazar al supervisor humano ni en automatizar decisiones de cumplimiento normativo, sino en investigar bajo qué condiciones la detección guiada por lenguaje natural, integrada con procesamiento temporal y generación de alertas, puede aportar evidencia visual trazable para el monitoreo asistivo de riesgos en construcción. De esta forma, el proyecto se ubica en la intersección entre inteligencia artificial, visión por computadora, </w:t>
      </w:r>
      <w:del w:id="9032" w:author="Claude" w:date="2026-09-12T12:00:00Z">
        <w:r w:rsidDel="00000000" w:rsidR="00000000" w:rsidRPr="00000000">
          <w:rPr>
            <w:rtl w:val="0"/>
          </w:rPr>
          <w:delText xml:space="preserve">procesamiento de video en tiempo real y diseño responsable de sistemas asistivos</w:delText>
        </w:r>
      </w:del>
      <w:ins w:id="9033" w:author="Claude" w:date="2026-09-12T12:00:00Z">
        <w:r>
          <w:rPr>
            <w:rtl w:val="0"/>
          </w:rPr>
          <w:t xml:space="preserve">procesamiento de video en tiempo real, </w:t>
        </w:r>
        <w:commentRangeStart w:id="42"/>
        <w:r>
          <w:rPr>
            <w:rtl w:val="0"/>
          </w:rPr>
          <w:t xml:space="preserve">seguridad laboral y diseño responsable</w:t>
        </w:r>
        <w:commentRangeEnd w:id="42"/>
        <w:r>
          <w:rPr>
            <w:rtl w:val="0"/>
          </w:rPr>
          <w:commentReference w:id="42"/>
        </w:r>
        <w:r>
          <w:rPr>
            <w:rtl w:val="0"/>
          </w:rPr>
          <w:t xml:space="preserve"> de sistemas asistivos</w:t>
        </w:r>
      </w:ins>
      <w:r w:rsidDel="00000000" w:rsidR="00000000" w:rsidRPr="00000000">
        <w:rPr>
          <w:rtl w:val="0"/>
        </w:rPr>
        <w:t xml:space="preserve">.</w:t>
      </w:r>
    </w:p>
    <w:p w:rsidR="00000000" w:rsidDel="00000000" w:rsidP="00000000" w:rsidRDefault="00000000" w:rsidRPr="00000000" w14:paraId="000000BF">
      <w:pPr>
        <w:widowControl w:val="1"/>
        <w:ind w:firstLine="720"/>
        <w:rPr/>
      </w:pPr>
      <w:r w:rsidDel="00000000" w:rsidR="00000000" w:rsidRPr="00000000">
        <w:rPr>
          <w:rtl w:val="0"/>
        </w:rPr>
        <w:t xml:space="preserve">La elección del tema se fundamenta en una brecha concreta. Los detectores de vocabulario cerrado reconocen un conjunto de categorías definido durante su entrenamiento, mientras que el monitoreo de riesgos requiere representar condiciones que pueden combinar entidades, atributos, relaciones espaciales y persistencia temporal. Por ejemplo, «persona sin casco» no equivale a localizar una persona y un casco de manera independiente, sino que exige establecer su asociación y determinar el estado observable. La apertura del vocabulario ofrece una alternativa para formular consultas, pero no resuelve por sí sola esa transformación de detecciones en condiciones evaluables.</w:t>
      </w:r>
    </w:p>
    <w:p w:rsidR="00000000" w:rsidDel="00000000" w:rsidP="00000000" w:rsidRDefault="00000000" w:rsidRPr="00000000" w14:paraId="000000C0">
      <w:pPr>
        <w:widowControl w:val="1"/>
        <w:ind w:firstLine="720"/>
        <w:rPr/>
      </w:pPr>
      <w:sdt>
        <w:sdtPr>
          <w:id w:val="1305304681"/>
          <w:tag w:val="goog_rdk_58"/>
        </w:sdtPr>
        <w:sdtContent>
          <w:del w:author="ChatGPT" w:id="3" w:date="2026-09-11T03:59:54Z"/>
          <w:sdt>
            <w:sdtPr>
              <w:id w:val="1138523970"/>
              <w:tag w:val="goog_rdk_59"/>
            </w:sdtPr>
            <w:sdtContent>
              <w:commentRangeStart w:id="15"/>
            </w:sdtContent>
          </w:sdt>
          <w:del w:author="ChatGPT" w:id="3" w:date="2026-09-11T03:59:54Z">
            <w:sdt>
              <w:sdtPr>
                <w:id w:val="-2090655391"/>
                <w:tag w:val="goog_rdk_60"/>
              </w:sdtPr>
              <w:sdtContent>
                <w:commentRangeStart w:id="16"/>
              </w:sdtContent>
            </w:sdt>
            <w:r w:rsidDel="00000000" w:rsidR="00000000" w:rsidRPr="00000000">
              <w:rPr>
                <w:rtl w:val="0"/>
              </w:rPr>
              <w:delText xml:space="preserve">Frente a esta limitación, los enfoques de detección de vocabulario abierto permiten formular consultas mediante lenguaje natural o, eventualmente, imágenes de referencia. Esta capacidad habilita un modo de interacción más flexible: el usuario puede definir condiciones de interés sin depender exclusivamente de un conjunto rígido de etiquetas preestablecidas. En consecuencia, el proyecto propone evaluar la factibilidad técnica y académica de una plataforma que procese video, interprete consultas open-vocabulary, detecte entidades o condiciones observables, aplique criterios de persistencia o patrones de riesgo y genere alertas asistivas trazables.</w:delText>
            </w:r>
          </w:del>
        </w:sdtContent>
      </w:sdt>
      <w:sdt>
        <w:sdtPr>
          <w:id w:val="82219410"/>
          <w:tag w:val="goog_rdk_61"/>
        </w:sdtPr>
        <w:sdtContent>
          <w:ins w:author="ChatGPT" w:id="3" w:date="2026-09-11T03:59:54Z">
            <w:commentRangeEnd w:id="15"/>
            <w:r w:rsidDel="00000000" w:rsidR="00000000" w:rsidRPr="00000000">
              <w:commentReference w:id="15"/>
            </w:r>
            <w:commentRangeEnd w:id="16"/>
            <w:r w:rsidDel="00000000" w:rsidR="00000000" w:rsidRPr="00000000">
              <w:commentReference w:id="16"/>
            </w:r>
            <w:del w:id="9034" w:author="Claude" w:date="2026-09-12T12:00:00Z">
              <w:r w:rsidDel="00000000" w:rsidR="00000000" w:rsidRPr="00000000">
                <w:rPr>
                  <w:rtl w:val="0"/>
                </w:rPr>
                <w:delText xml:space="preserve">Frente a esta restricción, la detección de vocabulario abierto permite especificar entidades de interés mediante consultas en lenguaje natural. En la plataforma, estas consultas se articulan con estrategias de detección y reglas explícitas de asociación y persistencia temporal. El trabajo estudia la factibilidad de esa cadena mediante un prototipo configurable, capaz de procesar video, producir evidencia perceptiva, evaluar patrones de riesgo y registrar y distribuir alertas asistivas trazables. La flexibilidad de formulación se examina junto con sus límites, sin asumir que una consulta lingüísticamente válida produzca una detección correcta.</w:delText>
              </w:r>
            </w:del>
          </w:ins>
        </w:sdtContent>
      </w:sdt>
      <w:ins w:id="9035" w:author="Claude" w:date="2026-09-12T12:00:00Z">
        <w:commentRangeStart w:id="43"/>
        <w:r>
          <w:rPr>
            <w:rtl w:val="0"/>
          </w:rPr>
          <w:t xml:space="preserve">Frente a esta limitación, los enfoques de detección de vocabulario abierto</w:t>
        </w:r>
        <w:commentRangeEnd w:id="43"/>
        <w:r>
          <w:rPr>
            <w:rtl w:val="0"/>
          </w:rPr>
          <w:commentReference w:id="43"/>
        </w:r>
        <w:r>
          <w:rPr>
            <w:rtl w:val="0"/>
          </w:rPr>
          <w:t xml:space="preserve"> permiten formular consultas mediante lenguaje natural. Esta capacidad habilita un modo de especificación más flexible: el usuario puede definir las entidades de interés sin depender de un conjunto rígido de etiquetas preestablecidas, aunque una consulta lingüísticamente válida no garantiza por sí sola una detección correcta. Sobre esa base, el proyecto evalúa la factibilidad técnica de una plataforma que procese video, interprete consultas open-vocabulary, detecte entidades y condiciones observables, aplique criterios de persistencia temporal y genere alertas asistivas trazables.</w:t>
        </w:r>
      </w:ins>
      <w:r w:rsidDel="00000000" w:rsidR="00000000" w:rsidRPr="00000000">
        <w:rPr>
          <w:rtl w:val="0"/>
        </w:rPr>
      </w:r>
    </w:p>
    <w:p w:rsidR="00000000" w:rsidDel="00000000" w:rsidP="00000000" w:rsidRDefault="00000000" w:rsidRPr="00000000" w14:paraId="000000C1">
      <w:pPr>
        <w:pStyle w:val="Heading2"/>
        <w:widowControl w:val="1"/>
        <w:rPr/>
      </w:pPr>
      <w:bookmarkStart w:colFirst="0" w:colLast="0" w:name="_heading=h.3yhtri43n4cr" w:id="12"/>
      <w:bookmarkEnd w:id="12"/>
      <w:r w:rsidDel="00000000" w:rsidR="00000000" w:rsidRPr="00000000">
        <w:rPr>
          <w:rtl w:val="0"/>
        </w:rPr>
        <w:t xml:space="preserve">12.2. Problema identificado</w:t>
      </w:r>
    </w:p>
    <w:p w:rsidR="00000000" w:rsidDel="00000000" w:rsidP="00000000" w:rsidRDefault="00000000" w:rsidRPr="00000000" w14:paraId="000000C2">
      <w:pPr>
        <w:widowControl w:val="1"/>
        <w:ind w:firstLine="720"/>
        <w:rPr/>
      </w:pPr>
      <w:sdt>
        <w:sdtPr>
          <w:id w:val="-562676138"/>
          <w:tag w:val="goog_rdk_63"/>
        </w:sdtPr>
        <w:sdtContent>
          <w:del w:author="ChatGPT" w:id="4" w:date="2026-09-11T03:59:54Z"/>
          <w:sdt>
            <w:sdtPr>
              <w:id w:val="1068609880"/>
              <w:tag w:val="goog_rdk_64"/>
            </w:sdtPr>
            <w:sdtContent>
              <w:commentRangeStart w:id="17"/>
            </w:sdtContent>
          </w:sdt>
          <w:del w:author="ChatGPT" w:id="4" w:date="2026-09-11T03:59:54Z">
            <w:r w:rsidDel="00000000" w:rsidR="00000000" w:rsidRPr="00000000">
              <w:rPr>
                <w:rtl w:val="0"/>
              </w:rPr>
              <w:delText xml:space="preserve">El problema que orienta el trabajo puede expresarse como una discontinuidad entre la naturaleza dinámica y semánticamente abierta de los riesgos en obra y la naturaleza estática de los sistemas de detección visual basados en vocabularios cerrados. Mientras que el entorno de construcción introduce situaciones variables, dependientes del contexto y difíciles de reducir a categorías fijas, muchos sistemas de visión computacional requieren que las clases detectables hayan sido definidas, anotadas y entrenadas previamente.</w:delText>
            </w:r>
          </w:del>
        </w:sdtContent>
      </w:sdt>
      <w:sdt>
        <w:sdtPr>
          <w:id w:val="1697233185"/>
          <w:tag w:val="goog_rdk_65"/>
        </w:sdtPr>
        <w:sdtContent>
          <w:ins w:author="ChatGPT" w:id="4" w:date="2026-09-11T03:59:54Z">
            <w:commentRangeEnd w:id="17"/>
            <w:r w:rsidDel="00000000" w:rsidR="00000000" w:rsidRPr="00000000">
              <w:commentReference w:id="17"/>
            </w:r>
            <w:del w:id="9036" w:author="Claude" w:date="2026-09-12T12:00:00Z">
              <w:r w:rsidDel="00000000" w:rsidR="00000000" w:rsidRPr="00000000">
                <w:rPr>
                  <w:rtl w:val="0"/>
                </w:rPr>
                <w:delText xml:space="preserve">El problema que orienta el trabajo es determinar cómo transformar condiciones de riesgo expresadas en lenguaje natural en alertas temporales trazables sobre un flujo de video, y con qué desempeño y limitaciones puede sostenerse esa transformación. La apertura del vocabulario debe articularse con la localización de entidades, su asociación espacial, la continuidad temporal y el rendimiento de ejecución. Por ello, la factibilidad se examina sobre la plataforma completa y no únicamente sobre la precisión de un detector en imágenes aisladas.</w:delText>
              </w:r>
            </w:del>
          </w:ins>
        </w:sdtContent>
      </w:sdt>
      <w:ins w:id="9037" w:author="Claude" w:date="2026-09-12T12:00:00Z">
        <w:commentRangeStart w:id="44"/>
        <w:r>
          <w:rPr>
            <w:rtl w:val="0"/>
          </w:rPr>
          <w:t xml:space="preserve">El problema que orienta el trabajo puede expresarse como una discontinuidad</w:t>
        </w:r>
        <w:commentRangeEnd w:id="44"/>
        <w:r>
          <w:rPr>
            <w:rtl w:val="0"/>
          </w:rPr>
          <w:commentReference w:id="44"/>
        </w:r>
        <w:r>
          <w:rPr>
            <w:rtl w:val="0"/>
          </w:rPr>
          <w:t xml:space="preserve"> entre la naturaleza dinámica y semánticamente abierta de los riesgos en obra y el vocabulario fijo de los sistemas de detección visual closed-set. Mientras que el entorno de construcción introduce situaciones variables, dependientes del contexto y difíciles de reducir a categorías fijas, muchos sistemas de visión computacional requieren que las clases detectables hayan sido definidas, anotadas y entrenadas previamente. De ahí la pregunta que orienta el desarrollo: cómo transformar condiciones de riesgo expresadas en lenguaje natural en alertas trazables sobre un flujo de video, y con qué desempeño y limitaciones puede sostenerse esa transformación.</w:t>
        </w:r>
      </w:ins>
      <w:r w:rsidDel="00000000" w:rsidR="00000000" w:rsidRPr="00000000">
        <w:rPr>
          <w:rtl w:val="0"/>
        </w:rPr>
      </w:r>
    </w:p>
    <w:p w:rsidR="00000000" w:rsidDel="00000000" w:rsidP="00000000" w:rsidRDefault="00000000" w:rsidRPr="00000000" w14:paraId="000000C3">
      <w:pPr>
        <w:widowControl w:val="1"/>
        <w:ind w:firstLine="720"/>
        <w:rPr/>
      </w:pPr>
      <w:sdt>
        <w:sdtPr>
          <w:id w:val="522809907"/>
          <w:tag w:val="goog_rdk_67"/>
        </w:sdtPr>
        <w:sdtContent>
          <w:del w:author="ChatGPT" w:id="5" w:date="2026-09-11T03:59:54Z"/>
          <w:sdt>
            <w:sdtPr>
              <w:id w:val="208300448"/>
              <w:tag w:val="goog_rdk_68"/>
            </w:sdtPr>
            <w:sdtContent>
              <w:commentRangeStart w:id="18"/>
            </w:sdtContent>
          </w:sdt>
          <w:del w:author="ChatGPT" w:id="5" w:date="2026-09-11T03:59:54Z">
            <w:r w:rsidDel="00000000" w:rsidR="00000000" w:rsidRPr="00000000">
              <w:rPr>
                <w:rtl w:val="0"/>
              </w:rPr>
              <w:delText xml:space="preserve">Esta restricción genera consecuencias prácticas. En primer lugar, una condición no contemplada durante el diseño del sistema puede quedar fuera de su capacidad de detección, aunque sea relevante para la seguridad. En segundo lugar, incorporar nuevas clases o combinaciones suele exigir procesos de recolección de datos, anotación, entrenamiento y validación que pueden ser costosos en tiempo y recursos. En tercer lugar, la detección por fotograma aislado no basta para representar situaciones de riesgo que dependen de duración, reiteración o trayectoria, por lo que el análisis de video requiere además mecanismos de persistencia temporal y criterios operativos para distinguir detecciones aisladas de eventos significativos.</w:delText>
            </w:r>
          </w:del>
        </w:sdtContent>
      </w:sdt>
      <w:sdt>
        <w:sdtPr>
          <w:id w:val="-1018278476"/>
          <w:tag w:val="goog_rdk_69"/>
        </w:sdtPr>
        <w:sdtContent>
          <w:ins w:author="ChatGPT" w:id="5" w:date="2026-09-11T03:59:54Z">
            <w:commentRangeEnd w:id="18"/>
            <w:r w:rsidDel="00000000" w:rsidR="00000000" w:rsidRPr="00000000">
              <w:commentReference w:id="18"/>
            </w:r>
            <w:del w:id="9038" w:author="Claude" w:date="2026-09-12T12:00:00Z">
              <w:r w:rsidDel="00000000" w:rsidR="00000000" w:rsidRPr="00000000">
                <w:rPr>
                  <w:rtl w:val="0"/>
                </w:rPr>
                <w:delText xml:space="preserve">Esta problemática tiene consecuencias prácticas. Una categoría no contemplada por un detector de vocabulario cerrado puede requerir nuevos datos y una adaptación del modelo. En un enfoque open-vocabulary, incorporar o reformular una consulta no elimina la necesidad de validar sus detecciones ni las asociaciones que sustentan la condición de riesgo. Además, la detección por fotograma aislado no representa por sí sola situaciones que dependen de duración o reiteración; el análisis de video requiere mecanismos de persistencia temporal y criterios explícitos para distinguir evidencia aislada de episodios que justifican una alerta.</w:delText>
              </w:r>
            </w:del>
          </w:ins>
        </w:sdtContent>
      </w:sdt>
      <w:ins w:id="9039" w:author="Claude" w:date="2026-09-12T12:00:00Z">
        <w:commentRangeStart w:id="45"/>
        <w:r>
          <w:rPr>
            <w:rtl w:val="0"/>
          </w:rPr>
          <w:t xml:space="preserve">Esta problemática tiene consecuencias prácticas. En primer lugar</w:t>
        </w:r>
        <w:commentRangeEnd w:id="45"/>
        <w:r>
          <w:rPr>
            <w:rtl w:val="0"/>
          </w:rPr>
          <w:commentReference w:id="45"/>
        </w:r>
        <w:r>
          <w:rPr>
            <w:rtl w:val="0"/>
          </w:rPr>
          <w:t xml:space="preserve">, una condición no contemplada por un detector de vocabulario cerrado queda fuera de su capacidad de detección aunque sea relevante para la seguridad, e incorporarla exige recolectar datos, anotar y adaptar el modelo, con un costo en tiempo y recursos. En segundo lugar, en un enfoque open-vocabulary, incorporar o reformular una consulta no elimina la necesidad de validar sus detecciones ni las asociaciones que sustentan la condición de riesgo. En tercer lugar, la detección por fotograma aislado no representa por sí sola situaciones que dependen de duración o reiteración; el análisis de video requiere mecanismos de persistencia temporal y criterios explícitos para distinguir evidencia aislada de episodios que justifican una alerta.</w:t>
        </w:r>
      </w:ins>
      <w:r w:rsidDel="00000000" w:rsidR="00000000" w:rsidRPr="00000000">
        <w:rPr>
          <w:rtl w:val="0"/>
        </w:rPr>
      </w:r>
    </w:p>
    <w:p w:rsidR="00000000" w:rsidDel="00000000" w:rsidP="00000000" w:rsidRDefault="00000000" w:rsidRPr="00000000" w14:paraId="000000C4">
      <w:pPr>
        <w:widowControl w:val="1"/>
        <w:ind w:firstLine="720"/>
        <w:rPr/>
      </w:pPr>
      <w:sdt>
        <w:sdtPr>
          <w:id w:val="364415078"/>
          <w:tag w:val="goog_rdk_71"/>
        </w:sdtPr>
        <w:sdtContent>
          <w:del w:author="ChatGPT" w:id="6" w:date="2026-09-11T03:59:54Z"/>
          <w:sdt>
            <w:sdtPr>
              <w:id w:val="-1462590263"/>
              <w:tag w:val="goog_rdk_72"/>
            </w:sdtPr>
            <w:sdtContent>
              <w:commentRangeStart w:id="19"/>
            </w:sdtContent>
          </w:sdt>
          <w:del w:author="ChatGPT" w:id="6" w:date="2026-09-11T03:59:54Z">
            <w:r w:rsidDel="00000000" w:rsidR="00000000" w:rsidRPr="00000000">
              <w:rPr>
                <w:rtl w:val="0"/>
              </w:rPr>
              <w:delText xml:space="preserve">A esta problemática técnica se suma una dimensión operativa: el monitoreo de múltiples cámaras o zonas de trabajo impone una carga cognitiva elevada sobre los responsables de seguridad. La observación humana continua puede verse afectada por fatiga, distracciones, simultaneidad de eventos o limitaciones propias de la atención sostenida. Por ello, una herramienta de detección asistiva puede funcionar como una capa adicional de apoyo, siempre que se mantenga dentro de un marco responsable, trazable y no vinculante.</w:delText>
            </w:r>
          </w:del>
        </w:sdtContent>
      </w:sdt>
      <w:sdt>
        <w:sdtPr>
          <w:id w:val="-387251789"/>
          <w:tag w:val="goog_rdk_73"/>
        </w:sdtPr>
        <w:sdtContent>
          <w:ins w:author="ChatGPT" w:id="6" w:date="2026-09-11T03:59:54Z">
            <w:commentRangeEnd w:id="19"/>
            <w:r w:rsidDel="00000000" w:rsidR="00000000" w:rsidRPr="00000000">
              <w:commentReference w:id="19"/>
            </w:r>
            <w:r w:rsidDel="00000000" w:rsidR="00000000" w:rsidRPr="00000000">
              <w:rPr>
                <w:rtl w:val="0"/>
              </w:rPr>
              <w:t xml:space="preserve">A esta problemática técnica se suma una dimensión operativa: la supervisión de múltiples cámaras o zonas de trabajo motiva la búsqueda de herramientas de apoyo a la observación humana. En este proyecto, ese propósito se acota a producir señales asistivas, trazables y no vinculantes. </w:t>
            </w:r>
            <w:commentRangeStart w:id="46"/>
            <w:r w:rsidDel="00000000" w:rsidR="00000000" w:rsidRPr="00000000">
              <w:rPr>
                <w:rtl w:val="0"/>
              </w:rPr>
              <w:t xml:space="preserve">No se evalúa la reducción de la carga cognitiva del supervisor</w:t>
            </w:r>
            <w:commentRangeEnd w:id="46"/>
            <w:r>
              <w:rPr>
                <w:rtl w:val="0"/>
              </w:rPr>
              <w:commentReference w:id="46"/>
            </w:r>
            <w:r w:rsidDel="00000000" w:rsidR="00000000" w:rsidRPr="00000000">
              <w:rPr>
                <w:rtl w:val="0"/>
              </w:rPr>
              <w:t xml:space="preserve"> ni el efecto del sistema sobre la incidencia de accidentes; por lo tanto, esos beneficios potenciales no constituyen resultados del trabajo.</w:t>
            </w:r>
          </w:ins>
        </w:sdtContent>
      </w:sdt>
      <w:r w:rsidDel="00000000" w:rsidR="00000000" w:rsidRPr="00000000">
        <w:rPr>
          <w:rtl w:val="0"/>
        </w:rPr>
      </w:r>
    </w:p>
    <w:p w:rsidR="00000000" w:rsidDel="00000000" w:rsidP="00000000" w:rsidRDefault="00000000" w:rsidRPr="00000000" w14:paraId="000000C5">
      <w:pPr>
        <w:widowControl w:val="1"/>
        <w:ind w:firstLine="720"/>
        <w:rPr/>
      </w:pPr>
      <w:r w:rsidDel="00000000" w:rsidR="00000000" w:rsidRPr="00000000">
        <w:rPr>
          <w:rtl w:val="0"/>
        </w:rPr>
        <w:t xml:space="preserve">El proyecto no parte de la premisa de que la inteligencia artificial pueda resolver por sí sola la seguridad en obra. Por el contrario, reconoce que una alerta visual no equivale a una determinación jurídica ni técnica de incumplimiento. La función del sistema propuesto es detectar indicios observables, registrar evidencia, activar patrones previamente definidos y asistir a la supervisión humana. Esta delimitación resulta central para sostener el carácter experimental del trabajo y evitar una interpretación excesiva de las capacidades del prototipo.</w:t>
      </w:r>
    </w:p>
    <w:p w:rsidR="00000000" w:rsidDel="00000000" w:rsidP="00000000" w:rsidRDefault="00000000" w:rsidRPr="00000000" w14:paraId="000000C6">
      <w:pPr>
        <w:pStyle w:val="Heading2"/>
        <w:widowControl w:val="1"/>
        <w:rPr/>
      </w:pPr>
      <w:bookmarkStart w:colFirst="0" w:colLast="0" w:name="_heading=h.b9brcazi5cxh" w:id="13"/>
      <w:bookmarkEnd w:id="13"/>
      <w:r w:rsidDel="00000000" w:rsidR="00000000" w:rsidRPr="00000000">
        <w:rPr>
          <w:rtl w:val="0"/>
        </w:rPr>
        <w:t xml:space="preserve">12.3. Enfoque propuesto e hipótesis de trabajo</w:t>
      </w:r>
    </w:p>
    <w:p w:rsidR="00000000" w:rsidDel="00000000" w:rsidP="00000000" w:rsidRDefault="00000000" w:rsidRPr="00000000" w14:paraId="000000C7">
      <w:pPr>
        <w:widowControl w:val="1"/>
        <w:ind w:firstLine="720"/>
        <w:rPr/>
      </w:pPr>
      <w:sdt>
        <w:sdtPr>
          <w:id w:val="2072369475"/>
          <w:tag w:val="goog_rdk_75"/>
        </w:sdtPr>
        <w:sdtContent>
          <w:del w:author="ChatGPT" w:id="7" w:date="2026-09-11T03:59:54Z"/>
          <w:sdt>
            <w:sdtPr>
              <w:id w:val="-244696564"/>
              <w:tag w:val="goog_rdk_76"/>
            </w:sdtPr>
            <w:sdtContent>
              <w:commentRangeStart w:id="20"/>
            </w:sdtContent>
          </w:sdt>
          <w:del w:author="ChatGPT" w:id="7" w:date="2026-09-11T03:59:54Z">
            <w:r w:rsidDel="00000000" w:rsidR="00000000" w:rsidRPr="00000000">
              <w:rPr>
                <w:rtl w:val="0"/>
              </w:rPr>
              <w:delText xml:space="preserve">La hipótesis de trabajo sostiene que los modelos de detección open-vocabulary, al permitir expresar condiciones de interés mediante lenguaje natural en tiempo de inferencia, constituyen un habilitador tecnológico viable para superar parte de la rigidez de los sistemas closed-set en el contexto del monitoreo visual de seguridad en construcción. Bajo esta hipótesis, una plataforma experimental podría recibir consultas o patrones como "persona sin casco", "persona sin chaleco reflectivo" o "maquinaria cerca de peatones" y transformarlos en eventos analizables dentro de un flujo de video.</w:delText>
            </w:r>
          </w:del>
        </w:sdtContent>
      </w:sdt>
      <w:sdt>
        <w:sdtPr>
          <w:id w:val="-587817772"/>
          <w:tag w:val="goog_rdk_77"/>
        </w:sdtPr>
        <w:sdtContent>
          <w:ins w:author="ChatGPT" w:id="7" w:date="2026-09-11T03:59:54Z">
            <w:commentRangeEnd w:id="20"/>
            <w:r w:rsidDel="00000000" w:rsidR="00000000" w:rsidRPr="00000000">
              <w:commentReference w:id="20"/>
            </w:r>
            <w:del w:id="9040" w:author="Claude" w:date="2026-09-12T12:00:00Z">
              <w:r w:rsidDel="00000000" w:rsidR="00000000" w:rsidRPr="00000000">
                <w:rPr>
                  <w:rtl w:val="0"/>
                </w:rPr>
                <w:delText xml:space="preserve">La hipótesis de trabajo plantea que es técnicamente factible integrar detección open-vocabulary, procesamiento de video y estabilización temporal en una plataforma configurable que transforme evidencia visual asociada a condiciones expresadas en lenguaje natural en alertas asistivas trazables, sin requerir ajuste de pesos para el núcleo de detección. Su contrastación se centra en las condiciones «persona sin casco» y «persona sin chaleco reflectivo», y considera tanto la calidad de las alertas como las restricciones temporales de ejecución. No presupone que un detector open-vocabulary supere a un detector supervisado ni que la plataforma resulte apta para cualquier escenario de obra.</w:delText>
              </w:r>
            </w:del>
          </w:ins>
        </w:sdtContent>
      </w:sdt>
      <w:ins w:id="9041" w:author="Claude" w:date="2026-09-12T12:00:00Z">
        <w:commentRangeStart w:id="47"/>
        <w:r>
          <w:rPr>
            <w:rtl w:val="0"/>
          </w:rPr>
          <w:t xml:space="preserve">La hipótesis de trabajo sostiene que los modelos de detección open-vocabulary</w:t>
        </w:r>
        <w:commentRangeEnd w:id="47"/>
        <w:r>
          <w:rPr>
            <w:rtl w:val="0"/>
          </w:rPr>
          <w:commentReference w:id="47"/>
        </w:r>
        <w:r>
          <w:rPr>
            <w:rtl w:val="0"/>
          </w:rPr>
          <w:t xml:space="preserve">, al permitir expresar condiciones de interés mediante lenguaje natural en tiempo de inferencia y sin ajustar los pesos del modelo, constituyen un habilitador tecnológico viable para superar parte de la rigidez de los sistemas closed-set en el monitoreo visual de seguridad en construcción. Bajo esta hipótesis, una plataforma experimental podría recibir consultas o patrones como "persona sin casco" o "persona sin chaleco reflectivo" y transformarlos en alertas evaluables dentro de un flujo de video. La hipótesis no presupone que un detector open-vocabulary supere a un detector supervisado ni que la plataforma resulte apta para cualquier escenario de obra.</w:t>
        </w:r>
      </w:ins>
      <w:r w:rsidDel="00000000" w:rsidR="00000000" w:rsidRPr="00000000">
        <w:rPr>
          <w:rtl w:val="0"/>
        </w:rPr>
      </w:r>
    </w:p>
    <w:p w:rsidR="00000000" w:rsidDel="00000000" w:rsidP="00000000" w:rsidRDefault="00000000" w:rsidRPr="00000000" w14:paraId="000000C8">
      <w:pPr>
        <w:widowControl w:val="1"/>
        <w:ind w:firstLine="720"/>
        <w:rPr/>
      </w:pPr>
      <w:sdt>
        <w:sdtPr>
          <w:id w:val="-1776062209"/>
          <w:tag w:val="goog_rdk_79"/>
        </w:sdtPr>
        <w:sdtContent>
          <w:del w:author="ChatGPT" w:id="8" w:date="2026-09-11T03:59:54Z"/>
          <w:sdt>
            <w:sdtPr>
              <w:id w:val="1523485945"/>
              <w:tag w:val="goog_rdk_80"/>
            </w:sdtPr>
            <w:sdtContent>
              <w:commentRangeStart w:id="21"/>
            </w:sdtContent>
          </w:sdt>
          <w:del w:author="ChatGPT" w:id="8" w:date="2026-09-11T03:59:54Z">
            <w:r w:rsidDel="00000000" w:rsidR="00000000" w:rsidRPr="00000000">
              <w:rPr>
                <w:rtl w:val="0"/>
              </w:rPr>
              <w:delText xml:space="preserve">Sin embargo, esta hipótesis se formula de manera condicionada. La viabilidad de la solución no depende únicamente de que un modelo pueda detectar objetos en imágenes estáticas, sino de la integración de múltiples dimensiones: selección de modelos visión-lenguaje, rendimiento en hardware disponible, estabilidad temporal de las detecciones, estrategia de prompts, disponibilidad de datasets, presupuesto de latencia, arquitectura de streaming, trazabilidad de eventos y restricciones ético-legales asociadas al tratamiento de vídeo en contextos laborales.</w:delText>
            </w:r>
          </w:del>
        </w:sdtContent>
      </w:sdt>
      <w:sdt>
        <w:sdtPr>
          <w:id w:val="-1720062268"/>
          <w:tag w:val="goog_rdk_81"/>
        </w:sdtPr>
        <w:sdtContent>
          <w:ins w:author="ChatGPT" w:id="8" w:date="2026-09-11T03:59:54Z">
            <w:commentRangeEnd w:id="21"/>
            <w:r w:rsidDel="00000000" w:rsidR="00000000" w:rsidRPr="00000000">
              <w:commentReference w:id="21"/>
            </w:r>
            <w:del w:id="9042" w:author="Claude" w:date="2026-09-12T12:00:00Z">
              <w:r w:rsidDel="00000000" w:rsidR="00000000" w:rsidRPr="00000000">
                <w:rPr>
                  <w:rtl w:val="0"/>
                </w:rPr>
                <w:delText xml:space="preserve">Sin embargo, esta hipótesis se formula de manera condicionada. La viabilidad no depende únicamente de detectar objetos en imágenes estáticas, sino de integrar selección de modelos visión-lenguaje, formulación de consultas, asociación de evidencia, estabilidad temporal, datos de evaluación, rendimiento en el hardware disponible, instrumentación de latencia, trazabilidad y salvaguardas de privacidad. Estas dimensiones se estudian mediante configuraciones y protocolos explícitos, de modo que las limitaciones del componente perceptivo puedan distinguirse de las de la cadena de procesamiento y alerta.</w:delText>
              </w:r>
            </w:del>
          </w:ins>
        </w:sdtContent>
      </w:sdt>
      <w:ins w:id="9043" w:author="Claude" w:date="2026-09-12T12:00:00Z">
        <w:r>
          <w:rPr>
            <w:rtl w:val="0"/>
          </w:rPr>
          <w:t xml:space="preserve">Sin embargo, esta hipótesis se formula de manera condicionada. La viabilidad no depende únicamente de detectar objetos en imágenes estáticas, sino de integrar la selección de modelos visión-lenguaje, la formulación de consultas, la asociación de evidencia, la estabilidad temporal, los datos de evaluación, el rendimiento en el hardware disponible, </w:t>
        </w:r>
        <w:commentRangeStart w:id="48"/>
        <w:r>
          <w:rPr>
            <w:rtl w:val="0"/>
          </w:rPr>
          <w:t xml:space="preserve">la arquitectura de transporte de video, el presupuesto de latencia</w:t>
        </w:r>
        <w:commentRangeEnd w:id="48"/>
        <w:r>
          <w:rPr>
            <w:rtl w:val="0"/>
          </w:rPr>
          <w:commentReference w:id="48"/>
        </w:r>
        <w:r>
          <w:rPr>
            <w:rtl w:val="0"/>
          </w:rPr>
          <w:t xml:space="preserve">, la trazabilidad de eventos y las salvaguardas de privacidad en el tratamiento de video en contextos laborales.</w:t>
        </w:r>
      </w:ins>
      <w:r w:rsidDel="00000000" w:rsidR="00000000" w:rsidRPr="00000000">
        <w:rPr>
          <w:rtl w:val="0"/>
        </w:rPr>
      </w:r>
    </w:p>
    <w:p w:rsidR="00000000" w:rsidDel="00000000" w:rsidP="00000000" w:rsidRDefault="00000000" w:rsidRPr="00000000" w14:paraId="000000C9">
      <w:pPr>
        <w:widowControl w:val="1"/>
        <w:ind w:firstLine="720"/>
        <w:rPr/>
      </w:pPr>
      <w:sdt>
        <w:sdtPr>
          <w:id w:val="2132912721"/>
          <w:tag w:val="goog_rdk_83"/>
        </w:sdtPr>
        <w:sdtContent>
          <w:del w:author="ChatGPT" w:id="9" w:date="2026-09-11T03:59:54Z"/>
          <w:sdt>
            <w:sdtPr>
              <w:id w:val="1736501845"/>
              <w:tag w:val="goog_rdk_84"/>
            </w:sdtPr>
            <w:sdtContent>
              <w:commentRangeStart w:id="22"/>
            </w:sdtContent>
          </w:sdt>
          <w:del w:author="ChatGPT" w:id="9" w:date="2026-09-11T03:59:54Z">
            <w:r w:rsidDel="00000000" w:rsidR="00000000" w:rsidRPr="00000000">
              <w:rPr>
                <w:rtl w:val="0"/>
              </w:rPr>
              <w:delText xml:space="preserve">Por este motivo, el proyecto se estructura como una plataforma experimental y no como un producto industrial terminado. El objetivo es construir un prototipo experimental que permita evaluar el comportamiento del enfoque bajo condiciones controladas y reproducibles. La solución esperada se organiza alrededor de una cadena operativa mínima: ingesta o lectura de video, inferencia open-vocabulary, eventual seguimiento temporal, evaluación de patrones de riesgo, registro de eventos y generación de alertas asistivas. Esta cadena permite analizar no sólo la precisión de detección, sino también la oportunidad, estabilidad y utilidad operativa de las alertas generadas.</w:delText>
            </w:r>
          </w:del>
        </w:sdtContent>
      </w:sdt>
      <w:sdt>
        <w:sdtPr>
          <w:id w:val="-1986162371"/>
          <w:tag w:val="goog_rdk_85"/>
        </w:sdtPr>
        <w:sdtContent>
          <w:ins w:author="ChatGPT" w:id="9" w:date="2026-09-11T03:59:54Z">
            <w:commentRangeEnd w:id="22"/>
            <w:r w:rsidDel="00000000" w:rsidR="00000000" w:rsidRPr="00000000">
              <w:commentReference w:id="22"/>
            </w:r>
            <w:del w:id="9044" w:author="Claude" w:date="2026-09-12T12:00:00Z">
              <w:r w:rsidDel="00000000" w:rsidR="00000000" w:rsidRPr="00000000">
                <w:rPr>
                  <w:rtl w:val="0"/>
                </w:rPr>
                <w:delText xml:space="preserve">Por este motivo, el proyecto se estructura como una plataforma experimental y no como un producto industrial terminado. La cadena operativa comprende ingesta o lectura de video, inferencia open-vocabulary en el plano de medios, evaluación de condiciones y patrones temporales en el plano de control, registro de alertas confirmadas y distribución. Su estudio distingue percepción por imagen, estado observable por persona y alerta temporal por episodio. Este último nivel representa a la plataforma completa; las mediciones de rendimiento y latencia permiten examinar, de manera complementaria, la oportunidad de su funcionamiento.</w:delText>
              </w:r>
            </w:del>
          </w:ins>
        </w:sdtContent>
      </w:sdt>
      <w:ins w:id="9045" w:author="Claude" w:date="2026-09-12T12:00:00Z">
        <w:r>
          <w:rPr>
            <w:rtl w:val="0"/>
          </w:rPr>
          <w:t xml:space="preserve">Por este motivo, el proyecto se estructura como una plataforma experimental y no como un producto industrial terminado. El objetivo es construir un prototipo que permita evaluar el comportamiento del enfoque bajo condiciones controladas y reproducibles. </w:t>
        </w:r>
        <w:commentRangeStart w:id="49"/>
        <w:r>
          <w:rPr>
            <w:rtl w:val="0"/>
          </w:rPr>
          <w:t xml:space="preserve">La solución se organiza alrededor de una cadena operativa mínima</w:t>
        </w:r>
        <w:commentRangeEnd w:id="49"/>
        <w:r>
          <w:rPr>
            <w:rtl w:val="0"/>
          </w:rPr>
          <w:commentReference w:id="49"/>
        </w:r>
        <w:r>
          <w:rPr>
            <w:rtl w:val="0"/>
          </w:rPr>
          <w:t xml:space="preserve">: ingesta o lectura de video, inferencia open-vocabulary, seguimiento temporal, evaluación de patrones de riesgo, registro de alertas y su distribución. Esta cadena permite analizar no sólo la precisión de detección, sino también la oportunidad y la estabilidad de las alertas generadas, en tres niveles de evidencia: la percepción por imagen, el estado por persona y la alerta por episodio.</w:t>
        </w:r>
      </w:ins>
      <w:r w:rsidDel="00000000" w:rsidR="00000000" w:rsidRPr="00000000">
        <w:rPr>
          <w:rtl w:val="0"/>
        </w:rPr>
      </w:r>
    </w:p>
    <w:p w:rsidR="00000000" w:rsidDel="00000000" w:rsidP="00000000" w:rsidRDefault="00000000" w:rsidRPr="00000000" w14:paraId="000000CA">
      <w:pPr>
        <w:widowControl w:val="1"/>
        <w:ind w:firstLine="720"/>
        <w:rPr/>
      </w:pPr>
      <w:sdt>
        <w:sdtPr>
          <w:id w:val="-1943627160"/>
          <w:tag w:val="goog_rdk_87"/>
        </w:sdtPr>
        <w:sdtContent>
          <w:del w:author="ChatGPT" w:id="10" w:date="2026-09-11T03:59:54Z"/>
          <w:sdt>
            <w:sdtPr>
              <w:id w:val="866793507"/>
              <w:tag w:val="goog_rdk_88"/>
            </w:sdtPr>
            <w:sdtContent>
              <w:commentRangeStart w:id="23"/>
            </w:sdtContent>
          </w:sdt>
          <w:del w:author="ChatGPT" w:id="10" w:date="2026-09-11T03:59:54Z">
            <w:r w:rsidDel="00000000" w:rsidR="00000000" w:rsidRPr="00000000">
              <w:rPr>
                <w:rtl w:val="0"/>
              </w:rPr>
              <w:delText xml:space="preserve">La propuesta también contempla la comparación entre una línea base zero-shot y eventuales estrategias de adaptación al dominio únicamente cuando existan datos, soporte metodológico e infraestructura suficientes. De esta forma, el ajuste de modelos no se asume como punto de partida, sino como posibilidad condicionada a la evidencia disponible. Esta decisión preserva el sentido open-vocabulary del proyecto y evita convertir la adaptación al dominio en un requisito previo de factibilidad.</w:delText>
            </w:r>
          </w:del>
        </w:sdtContent>
      </w:sdt>
      <w:sdt>
        <w:sdtPr>
          <w:id w:val="-239240828"/>
          <w:tag w:val="goog_rdk_89"/>
        </w:sdtPr>
        <w:sdtContent>
          <w:ins w:author="ChatGPT" w:id="10" w:date="2026-09-11T03:59:54Z">
            <w:commentRangeEnd w:id="23"/>
            <w:r w:rsidDel="00000000" w:rsidR="00000000" w:rsidRPr="00000000">
              <w:commentReference w:id="23"/>
            </w:r>
            <w:del w:id="9046" w:author="Claude" w:date="2026-09-12T12:00:00Z">
              <w:r w:rsidDel="00000000" w:rsidR="00000000" w:rsidRPr="00000000">
                <w:rPr>
                  <w:rtl w:val="0"/>
                </w:rPr>
                <w:delText xml:space="preserve">La propuesta incluye una rama comparativa de ajuste fino al dominio, separada del núcleo sin ajuste de pesos. Esta rama contrasta variantes adaptadas con una línea base sobre un banco común y considera tanto la ganancia en el dominio como la retención de capacidad open-vocabulary, mediante criterios de adopción definidos antes de la evaluación. La adaptación no se presupone beneficiosa ni se establece como requisito para construir la plataforma; su valor se determina a partir de la evidencia experimental.</w:delText>
              </w:r>
            </w:del>
          </w:ins>
        </w:sdtContent>
      </w:sdt>
      <w:ins w:id="9047" w:author="Claude" w:date="2026-09-12T12:00:00Z">
        <w:r>
          <w:rPr>
            <w:rtl w:val="0"/>
          </w:rPr>
          <w:t xml:space="preserve">La propuesta incluye una rama comparativa de ajuste fino al dominio, separada del núcleo sin ajuste de pesos y </w:t>
        </w:r>
        <w:commentRangeStart w:id="50"/>
        <w:r>
          <w:rPr>
            <w:rtl w:val="0"/>
          </w:rPr>
          <w:t xml:space="preserve">condicionada a la disponibilidad de datos y a la integridad</w:t>
        </w:r>
        <w:commentRangeEnd w:id="50"/>
        <w:r>
          <w:rPr>
            <w:rtl w:val="0"/>
          </w:rPr>
          <w:commentReference w:id="50"/>
        </w:r>
        <w:r>
          <w:rPr>
            <w:rtl w:val="0"/>
          </w:rPr>
          <w:t xml:space="preserve"> del protocolo de comparación. Esta rama contrasta variantes adaptadas con una línea base sobre un banco común y considera tanto la ganancia en el dominio como la retención de capacidad open-vocabulary, mediante criterios de adopción definidos antes de la evaluación. La adaptación no se presupone beneficiosa ni se establece como requisito para construir la plataforma; su valor se determina a partir de la evidencia experimental.</w:t>
        </w:r>
      </w:ins>
      <w:r w:rsidDel="00000000" w:rsidR="00000000" w:rsidRPr="00000000">
        <w:rPr>
          <w:rtl w:val="0"/>
        </w:rPr>
      </w:r>
    </w:p>
    <w:p w:rsidR="00000000" w:rsidDel="00000000" w:rsidP="00000000" w:rsidRDefault="00000000" w:rsidRPr="00000000" w14:paraId="000000CB">
      <w:pPr>
        <w:pStyle w:val="Heading2"/>
        <w:widowControl w:val="1"/>
        <w:rPr/>
      </w:pPr>
      <w:bookmarkStart w:colFirst="0" w:colLast="0" w:name="_heading=h.hrb039w97btf" w:id="14"/>
      <w:bookmarkEnd w:id="14"/>
      <w:r w:rsidDel="00000000" w:rsidR="00000000" w:rsidRPr="00000000">
        <w:rPr>
          <w:rtl w:val="0"/>
        </w:rPr>
        <w:t xml:space="preserve">12.4. Alcance, límites y condiciones de trabajo</w:t>
      </w:r>
    </w:p>
    <w:p w:rsidR="00000000" w:rsidDel="00000000" w:rsidP="00000000" w:rsidRDefault="00000000" w:rsidRPr="00000000" w14:paraId="000000CC">
      <w:pPr>
        <w:widowControl w:val="1"/>
        <w:ind w:firstLine="720"/>
        <w:rPr/>
      </w:pPr>
      <w:sdt>
        <w:sdtPr>
          <w:id w:val="697846089"/>
          <w:tag w:val="goog_rdk_91"/>
        </w:sdtPr>
        <w:sdtContent>
          <w:del w:author="ChatGPT" w:id="11" w:date="2026-09-11T03:59:54Z"/>
          <w:sdt>
            <w:sdtPr>
              <w:id w:val="-1154092265"/>
              <w:tag w:val="goog_rdk_92"/>
            </w:sdtPr>
            <w:sdtContent>
              <w:commentRangeStart w:id="24"/>
            </w:sdtContent>
          </w:sdt>
          <w:del w:author="ChatGPT" w:id="11" w:date="2026-09-11T03:59:54Z">
            <w:r w:rsidDel="00000000" w:rsidR="00000000" w:rsidRPr="00000000">
              <w:rPr>
                <w:rtl w:val="0"/>
              </w:rPr>
              <w:delText xml:space="preserve">El alcance del trabajo se circunscribe al desarrollo y evaluación de una plataforma experimental de detección open-vocabulary en video en tiempo real aplicada al dominio de seguridad en construcción civil. El prototipo se orienta a condiciones observables visualmente, especialmente aquellas vinculadas con uso de elementos de protección personal, presencia de personas en zonas de riesgo, interacción entre peatones y maquinaria, obstrucciones del entorno y otros patrones que puedan formularse como consultas o reglas evaluables.</w:delText>
            </w:r>
          </w:del>
        </w:sdtContent>
      </w:sdt>
      <w:sdt>
        <w:sdtPr>
          <w:id w:val="778853976"/>
          <w:tag w:val="goog_rdk_93"/>
        </w:sdtPr>
        <w:sdtContent>
          <w:ins w:author="ChatGPT" w:id="11" w:date="2026-09-11T03:59:54Z">
            <w:commentRangeEnd w:id="24"/>
            <w:r w:rsidDel="00000000" w:rsidR="00000000" w:rsidRPr="00000000">
              <w:commentReference w:id="24"/>
            </w:r>
            <w:r w:rsidDel="00000000" w:rsidR="00000000" w:rsidRPr="00000000">
              <w:rPr>
                <w:rtl w:val="0"/>
              </w:rPr>
              <w:t xml:space="preserve">El alcance del trabajo comprende el estudio, diseño, implementación y evaluación de una plataforma experimental de detección open-vocabulary en video en tiempo real aplicada al monitoreo asistivo de riesgos en construcción civil. </w:t>
            </w:r>
            <w:commentRangeStart w:id="51"/>
            <w:r w:rsidDel="00000000" w:rsidR="00000000" w:rsidRPr="00000000">
              <w:rPr>
                <w:rtl w:val="0"/>
              </w:rPr>
              <w:t xml:space="preserve">El núcleo evaluativo está constituido por CR-01</w:t>
            </w:r>
            <w:commentRangeEnd w:id="51"/>
            <w:r>
              <w:rPr>
                <w:rtl w:val="0"/>
              </w:rPr>
              <w:commentReference w:id="51"/>
            </w:r>
            <w:r w:rsidDel="00000000" w:rsidR="00000000" w:rsidRPr="00000000">
              <w:rPr>
                <w:rtl w:val="0"/>
              </w:rPr>
              <w:t xml:space="preserve">, persona sin casco, y CR-02, persona sin chaleco reflectivo. Las condiciones relativas a zonas, interacciones con maquinaria y otras relaciones complejas se conservan en el marco conceptual y en el catálogo de extensiones, pero no se presentan como capacidades evaluadas del núcleo.</w:t>
            </w:r>
          </w:ins>
        </w:sdtContent>
      </w:sdt>
      <w:r w:rsidDel="00000000" w:rsidR="00000000" w:rsidRPr="00000000">
        <w:rPr>
          <w:rtl w:val="0"/>
        </w:rPr>
      </w:r>
    </w:p>
    <w:p w:rsidR="00000000" w:rsidDel="00000000" w:rsidP="00000000" w:rsidRDefault="00000000" w:rsidRPr="00000000" w14:paraId="000000CD">
      <w:pPr>
        <w:widowControl w:val="1"/>
        <w:ind w:firstLine="720"/>
        <w:rPr/>
      </w:pPr>
      <w:r w:rsidDel="00000000" w:rsidR="00000000" w:rsidRPr="00000000">
        <w:rPr>
          <w:rtl w:val="0"/>
        </w:rPr>
        <w:t xml:space="preserve">No se busca construir un sistema de fiscalización automática ni una herramienta de certificación normativa. Las alertas generadas por el prototipo se interpretan como señales asistivas destinadas a apoyar la supervisión humana. En consecuencia, el sistema no sustituye la evaluación técnica en terreno, no define responsabilidades legales, no toma decisiones operativas autónomas y no activa medidas físicas de control. Su valor se analiza como instrumento de apoyo, trazabilidad y experimentación académica.</w:t>
      </w:r>
      <w:ins w:id="9048" w:author="Claude" w:date="2026-09-12T12:00:00Z">
        <w:r>
          <w:rPr>
            <w:rtl w:val="0"/>
          </w:rPr>
          <w:t xml:space="preserve"> </w:t>
        </w:r>
        <w:commentRangeStart w:id="52"/>
        <w:r>
          <w:rPr>
            <w:rtl w:val="0"/>
          </w:rPr>
          <w:t xml:space="preserve">El trabajo tampoco evalúa el efecto del sistema</w:t>
        </w:r>
        <w:commentRangeEnd w:id="52"/>
        <w:r>
          <w:rPr>
            <w:rtl w:val="0"/>
          </w:rPr>
          <w:commentReference w:id="52"/>
        </w:r>
        <w:r>
          <w:rPr>
            <w:rtl w:val="0"/>
          </w:rPr>
          <w:t xml:space="preserve"> sobre la carga cognitiva del supervisor ni sobre la incidencia de accidentes; esos beneficios potenciales no forman parte de sus resultados.</w:t>
        </w:r>
      </w:ins>
    </w:p>
    <w:p w:rsidR="00000000" w:rsidDel="00000000" w:rsidP="00000000" w:rsidRDefault="00000000" w:rsidRPr="00000000" w14:paraId="000000CE">
      <w:pPr>
        <w:widowControl w:val="1"/>
        <w:ind w:firstLine="720"/>
        <w:rPr/>
      </w:pPr>
      <w:sdt>
        <w:sdtPr>
          <w:id w:val="-1184645494"/>
          <w:tag w:val="goog_rdk_95"/>
        </w:sdtPr>
        <w:sdtContent>
          <w:del w:author="ChatGPT" w:id="12" w:date="2026-09-11T03:59:54Z"/>
          <w:sdt>
            <w:sdtPr>
              <w:id w:val="-270631424"/>
              <w:tag w:val="goog_rdk_96"/>
            </w:sdtPr>
            <w:sdtContent>
              <w:commentRangeStart w:id="25"/>
            </w:sdtContent>
          </w:sdt>
          <w:del w:author="ChatGPT" w:id="12" w:date="2026-09-11T03:59:54Z">
            <w:r w:rsidDel="00000000" w:rsidR="00000000" w:rsidRPr="00000000">
              <w:rPr>
                <w:rtl w:val="0"/>
              </w:rPr>
              <w:delText xml:space="preserve">El prototipo no incluirá reconocimiento de identidad personal. La detección se limitará a entidades y condiciones observables, tales como "persona", "casco", "chaleco", "maquinaria" o "zona restringida", sin asociar individuos a nombres, credenciales o perfiles personales. Esta restricción responde tanto a criterios ético-legales como al alcance técnico del trabajo. Del mismo modo, la versión experimental no contempla integración completa con sistemas externos de gestión de seguridad ni con infraestructura física de alarmas, aunque podrá prever mecanismos básicos de notificación o registro para demostrar interoperabilidad futura.</w:delText>
            </w:r>
          </w:del>
        </w:sdtContent>
      </w:sdt>
      <w:sdt>
        <w:sdtPr>
          <w:id w:val="-1433344428"/>
          <w:tag w:val="goog_rdk_97"/>
        </w:sdtPr>
        <w:sdtContent>
          <w:ins w:author="ChatGPT" w:id="12" w:date="2026-09-11T03:59:54Z">
            <w:commentRangeEnd w:id="25"/>
            <w:r w:rsidDel="00000000" w:rsidR="00000000" w:rsidRPr="00000000">
              <w:commentReference w:id="25"/>
            </w:r>
            <w:del w:id="9049" w:author="Claude" w:date="2026-09-12T12:00:00Z">
              <w:r w:rsidDel="00000000" w:rsidR="00000000" w:rsidRPr="00000000">
                <w:rPr>
                  <w:rtl w:val="0"/>
                </w:rPr>
                <w:delText xml:space="preserve">El prototipo no realiza reconocimiento de identidad personal ni asocia individuos a nombres, credenciales o perfiles. La identidad temporal por sujeto se implementó para mantener estados independientes durante una secuencia, sin identificación biométrica. También se implementó e integró la distribución de alertas confirmadas mediante MQTT, con registro de sus resultados de entrega. Permanecen fuera de alcance la integración completa con sistemas externos de gestión de seguridad, los canales adicionales de notificación y la activación de infraestructura física de alarmas.</w:delText>
              </w:r>
            </w:del>
          </w:ins>
        </w:sdtContent>
      </w:sdt>
      <w:ins w:id="9050" w:author="Claude" w:date="2026-09-12T12:00:00Z">
        <w:r>
          <w:rPr>
            <w:rtl w:val="0"/>
          </w:rPr>
          <w:t xml:space="preserve">El prototipo no realiza reconocimiento de identidad personal ni asocia individuos a nombres, credenciales o perfiles. La identidad temporal por sujeto mantiene estados independientes por persona durante una secuencia, sin identificación biométrica. </w:t>
        </w:r>
        <w:commentRangeStart w:id="53"/>
        <w:r>
          <w:rPr>
            <w:rtl w:val="0"/>
          </w:rPr>
          <w:t xml:space="preserve">La plataforma incluye además la distribución de alertas confirmadas</w:t>
        </w:r>
        <w:commentRangeEnd w:id="53"/>
        <w:r>
          <w:rPr>
            <w:rtl w:val="0"/>
          </w:rPr>
          <w:commentReference w:id="53"/>
        </w:r>
        <w:r>
          <w:rPr>
            <w:rtl w:val="0"/>
          </w:rPr>
          <w:t xml:space="preserve"> hacia un canal externo mediante MQTT. Permanecen fuera de alcance la integración completa con sistemas externos de gestión de seguridad, los canales adicionales de notificación y la activación de infraestructura física de alarmas.</w:t>
        </w:r>
      </w:ins>
      <w:r w:rsidDel="00000000" w:rsidR="00000000" w:rsidRPr="00000000">
        <w:rPr>
          <w:rtl w:val="0"/>
        </w:rPr>
      </w:r>
    </w:p>
    <w:p w:rsidR="00000000" w:rsidDel="00000000" w:rsidP="00000000" w:rsidRDefault="00000000" w:rsidRPr="00000000" w14:paraId="000000CF">
      <w:pPr>
        <w:widowControl w:val="1"/>
        <w:ind w:firstLine="720"/>
        <w:rPr/>
      </w:pPr>
      <w:sdt>
        <w:sdtPr>
          <w:id w:val="-290792994"/>
          <w:tag w:val="goog_rdk_99"/>
        </w:sdtPr>
        <w:sdtContent>
          <w:del w:author="ChatGPT" w:id="13" w:date="2026-09-11T03:59:54Z"/>
          <w:sdt>
            <w:sdtPr>
              <w:id w:val="235192018"/>
              <w:tag w:val="goog_rdk_100"/>
            </w:sdtPr>
            <w:sdtContent>
              <w:commentRangeStart w:id="26"/>
            </w:sdtContent>
          </w:sdt>
          <w:del w:author="ChatGPT" w:id="13" w:date="2026-09-11T03:59:54Z">
            <w:r w:rsidDel="00000000" w:rsidR="00000000" w:rsidRPr="00000000">
              <w:rPr>
                <w:rtl w:val="0"/>
              </w:rPr>
              <w:delText xml:space="preserve">También se asumen condiciones experimentales controladas. El trabajo prioriza escenarios reproducibles, datasets de referencia y, cuando corresponda, un entorno simulado o representativo de obra. La evaluación se organizará en dos planos complementarios: una evaluación basada en datasets, orientada a comparabilidad, control de variables y repetibilidad; y una evaluación basada en entorno, orientada a observar el comportamiento del pipeline sobre captura continua y variables visuales realistas. La disponibilidad de datos, hardware y tiempo de desarrollo condicionará el grado de profundidad de cada escenario.</w:delText>
            </w:r>
          </w:del>
        </w:sdtContent>
      </w:sdt>
      <w:sdt>
        <w:sdtPr>
          <w:id w:val="-2012828390"/>
          <w:tag w:val="goog_rdk_101"/>
        </w:sdtPr>
        <w:sdtContent>
          <w:ins w:author="ChatGPT" w:id="13" w:date="2026-09-11T03:59:54Z">
            <w:commentRangeEnd w:id="26"/>
            <w:r w:rsidDel="00000000" w:rsidR="00000000" w:rsidRPr="00000000">
              <w:commentReference w:id="26"/>
            </w:r>
            <w:del w:id="9051" w:author="Claude" w:date="2026-09-12T12:00:00Z">
              <w:r w:rsidDel="00000000" w:rsidR="00000000" w:rsidRPr="00000000">
                <w:rPr>
                  <w:rtl w:val="0"/>
                </w:rPr>
                <w:delText xml:space="preserve">La evaluación distingue dos escenarios complementarios: Escenario A o DBE, evaluación diferida y reproducible sobre archivos, y Escenario B o EBE, evaluación en vivo con captura continua e intercambio de eventos por bus. En el material temporal se diferencian el rodaje controlado y el estrato de obra real, cuyos resultados se interpretan por separado. La procedencia, la referencia humana y las condiciones de observabilidad de los datos delimitan qué conclusiones pueden sostenerse; el funcionamiento en vivo no equivale por sí mismo al cumplimiento del presupuesto de latencia ni a una validación operativa general.</w:delText>
              </w:r>
            </w:del>
          </w:ins>
        </w:sdtContent>
      </w:sdt>
      <w:ins w:id="9052" w:author="Claude" w:date="2026-09-12T12:00:00Z">
        <w:commentRangeStart w:id="54"/>
        <w:r>
          <w:rPr>
            <w:rtl w:val="0"/>
          </w:rPr>
          <w:t xml:space="preserve">La evaluación distingue dos escenarios complementarios</w:t>
        </w:r>
        <w:commentRangeEnd w:id="54"/>
        <w:r>
          <w:rPr>
            <w:rtl w:val="0"/>
          </w:rPr>
          <w:commentReference w:id="54"/>
        </w:r>
        <w:r>
          <w:rPr>
            <w:rtl w:val="0"/>
          </w:rPr>
          <w:t xml:space="preserve">: el Escenario A o DBE, evaluación diferida y reproducible sobre archivos, y el Escenario B o EBE, evaluación en vivo con captura continua e intercambio de eventos entre componentes. El material de video comprende un rodaje controlado y material de obra real, cuyos resultados se interpretan por separado. La procedencia, la referencia humana y las condiciones de observabilidad de los datos delimitan qué conclusiones pueden sostenerse en cada escenario.</w:t>
        </w:r>
      </w:ins>
      <w:r w:rsidDel="00000000" w:rsidR="00000000" w:rsidRPr="00000000">
        <w:rPr>
          <w:rtl w:val="0"/>
        </w:rPr>
      </w:r>
    </w:p>
    <w:p w:rsidR="00000000" w:rsidDel="00000000" w:rsidP="00000000" w:rsidRDefault="00000000" w:rsidRPr="00000000" w14:paraId="000000D0">
      <w:pPr>
        <w:widowControl w:val="1"/>
        <w:ind w:firstLine="720"/>
        <w:rPr/>
      </w:pPr>
      <w:sdt>
        <w:sdtPr>
          <w:id w:val="-1369243968"/>
          <w:tag w:val="goog_rdk_103"/>
        </w:sdtPr>
        <w:sdtContent>
          <w:del w:author="ChatGPT" w:id="14" w:date="2026-09-11T03:59:54Z"/>
          <w:sdt>
            <w:sdtPr>
              <w:id w:val="-529723711"/>
              <w:tag w:val="goog_rdk_104"/>
            </w:sdtPr>
            <w:sdtContent>
              <w:commentRangeStart w:id="27"/>
            </w:sdtContent>
          </w:sdt>
          <w:del w:author="ChatGPT" w:id="14" w:date="2026-09-11T03:59:54Z">
            <w:r w:rsidDel="00000000" w:rsidR="00000000" w:rsidRPr="00000000">
              <w:rPr>
                <w:rtl w:val="0"/>
              </w:rPr>
              <w:delText xml:space="preserve">El proyecto utilizará, prioritariamente, modelos preentrenados y herramientas disponibles, evitando el entrenamiento desde cero por exceder el alcance académico y computacional previsto. Las decisiones sobre fine-tuning, prompts, tracking, servidores de medios o frameworks de inferencia deberán justificarse según criterios de viabilidad técnica, reproducibilidad, licenciamiento, desempeño y compatibilidad con el hardware disponible. En este sentido, el trabajo no se mide por alcanzar una solución industrial completa, sino por construir evidencia suficiente para evaluar la factibilidad del enfoque.</w:delText>
            </w:r>
          </w:del>
        </w:sdtContent>
      </w:sdt>
      <w:sdt>
        <w:sdtPr>
          <w:id w:val="963450033"/>
          <w:tag w:val="goog_rdk_105"/>
        </w:sdtPr>
        <w:sdtContent>
          <w:ins w:author="ChatGPT" w:id="14" w:date="2026-09-11T03:59:54Z">
            <w:commentRangeEnd w:id="27"/>
            <w:r w:rsidDel="00000000" w:rsidR="00000000" w:rsidRPr="00000000">
              <w:commentReference w:id="27"/>
            </w:r>
            <w:commentRangeStart w:id="55"/>
            <w:r w:rsidDel="00000000" w:rsidR="00000000" w:rsidRPr="00000000">
              <w:rPr>
                <w:rtl w:val="0"/>
              </w:rPr>
              <w:t xml:space="preserve">El trabajo utiliza modelos preentrenados y herramientas disponibles</w:t>
            </w:r>
            <w:commentRangeEnd w:id="55"/>
            <w:r>
              <w:rPr>
                <w:rtl w:val="0"/>
              </w:rPr>
              <w:commentReference w:id="55"/>
            </w:r>
            <w:r w:rsidDel="00000000" w:rsidR="00000000" w:rsidRPr="00000000">
              <w:rPr>
                <w:rtl w:val="0"/>
              </w:rPr>
              <w:t xml:space="preserve">; el entrenamiento desde cero queda fuera de alcance. La selección de modelos, las consultas, la asociación temporal y los mecanismos de ingesta e inferencia se fundamentan en viabilidad técnica, reproducibilidad, licenciamiento y compatibilidad con el hardware disponible. La factibilidad se juzga mediante la plataforma construida y la evidencia obtenida bajo un protocolo explícito, no por su equivalencia con una solución industrial completa.</w:t>
            </w:r>
          </w:ins>
        </w:sdtContent>
      </w:sdt>
      <w:r w:rsidDel="00000000" w:rsidR="00000000" w:rsidRPr="00000000">
        <w:rPr>
          <w:rtl w:val="0"/>
        </w:rPr>
      </w:r>
    </w:p>
    <w:p w:rsidR="00000000" w:rsidDel="00000000" w:rsidP="00000000" w:rsidRDefault="00000000" w:rsidRPr="00000000" w14:paraId="000000D1">
      <w:pPr>
        <w:pStyle w:val="Heading2"/>
        <w:widowControl w:val="1"/>
        <w:rPr/>
      </w:pPr>
      <w:bookmarkStart w:colFirst="0" w:colLast="0" w:name="_heading=h.xwimlbpy1g6r" w:id="15"/>
      <w:bookmarkEnd w:id="15"/>
      <w:r w:rsidDel="00000000" w:rsidR="00000000" w:rsidRPr="00000000">
        <w:rPr>
          <w:rtl w:val="0"/>
        </w:rPr>
        <w:t xml:space="preserve">12.5. Enfoque metodológico general</w:t>
      </w:r>
    </w:p>
    <w:p w:rsidR="00000000" w:rsidDel="00000000" w:rsidP="00000000" w:rsidRDefault="00000000" w:rsidRPr="00000000" w14:paraId="000000D2">
      <w:pPr>
        <w:widowControl w:val="1"/>
        <w:ind w:firstLine="720"/>
        <w:rPr/>
      </w:pPr>
      <w:r w:rsidDel="00000000" w:rsidR="00000000" w:rsidRPr="00000000">
        <w:rPr>
          <w:rtl w:val="0"/>
        </w:rPr>
        <w:t xml:space="preserve">El desarrollo del proyecto adopta un enfoque progresivo e iterativo. En primer lugar, se construye una fundamentación teórica orientada a delimitar el problema, revisar el estado del arte y establecer criterios conceptuales. Esta instancia permite responder qué debe detectar el sistema, cómo pueden interpretarse consultas de lenguaje natural, qué restricciones impone el video en tiempo real, qué papel cumple el seguimiento temporal y bajo qué condiciones ético-legales puede analizarse video en contextos laborales.</w:t>
      </w:r>
    </w:p>
    <w:p w:rsidR="00000000" w:rsidDel="00000000" w:rsidP="00000000" w:rsidRDefault="00000000" w:rsidRPr="00000000" w14:paraId="000000D3">
      <w:pPr>
        <w:widowControl w:val="1"/>
        <w:ind w:firstLine="720"/>
        <w:rPr/>
      </w:pPr>
      <w:r w:rsidDel="00000000" w:rsidR="00000000" w:rsidRPr="00000000">
        <w:rPr>
          <w:rtl w:val="0"/>
        </w:rPr>
        <w:t xml:space="preserve">En segundo lugar, la fundamentación se traduce en una consolidación metodológica que define condiciones de riesgo, patrones, escenarios de evaluación, infraestructura disponible, estrategia de datos, protocolo de prompts, métricas y presupuesto de latencia. Esta etapa cumple una función de puente entre el análisis conceptual y la implementación, ya que transforma criterios generales en decisiones operativas evaluables.</w:t>
      </w:r>
    </w:p>
    <w:p w:rsidR="00000000" w:rsidDel="00000000" w:rsidP="00000000" w:rsidRDefault="00000000" w:rsidRPr="00000000" w14:paraId="000000D4">
      <w:pPr>
        <w:widowControl w:val="1"/>
        <w:ind w:firstLine="720"/>
        <w:rPr/>
      </w:pPr>
      <w:sdt>
        <w:sdtPr>
          <w:id w:val="-1272017203"/>
          <w:tag w:val="goog_rdk_107"/>
        </w:sdtPr>
        <w:sdtContent>
          <w:del w:author="ChatGPT" w:id="15" w:date="2026-09-11T03:59:54Z"/>
          <w:sdt>
            <w:sdtPr>
              <w:id w:val="-868517813"/>
              <w:tag w:val="goog_rdk_108"/>
            </w:sdtPr>
            <w:sdtContent>
              <w:commentRangeStart w:id="28"/>
            </w:sdtContent>
          </w:sdt>
          <w:del w:author="ChatGPT" w:id="15" w:date="2026-09-11T03:59:54Z">
            <w:r w:rsidDel="00000000" w:rsidR="00000000" w:rsidRPr="00000000">
              <w:rPr>
                <w:rtl w:val="0"/>
              </w:rPr>
              <w:delText xml:space="preserve">Posteriormente, el trabajo avanza hacia el diseño arquitectónico de la plataforma, donde se definirán los módulos, flujos de datos, contratos de interfaz, separación entre plano de medios y plano de control, mecanismos de registro y criterios de integración. La implementación del prototipo materializará esas decisiones en una versión mínima reproducible. Finalmente, la validación experimental permitirá medir el comportamiento del sistema, identificar dificultades, discutir limitaciones y proponer líneas futuras.</w:delText>
            </w:r>
          </w:del>
        </w:sdtContent>
      </w:sdt>
      <w:sdt>
        <w:sdtPr>
          <w:id w:val="-1223825298"/>
          <w:tag w:val="goog_rdk_109"/>
        </w:sdtPr>
        <w:sdtContent>
          <w:ins w:author="ChatGPT" w:id="15" w:date="2026-09-11T03:59:54Z">
            <w:commentRangeEnd w:id="28"/>
            <w:r w:rsidDel="00000000" w:rsidR="00000000" w:rsidRPr="00000000">
              <w:commentReference w:id="28"/>
            </w:r>
            <w:del w:id="9053" w:author="Claude" w:date="2026-09-12T12:00:00Z">
              <w:r w:rsidDel="00000000" w:rsidR="00000000" w:rsidRPr="00000000">
                <w:rPr>
                  <w:rtl w:val="0"/>
                </w:rPr>
                <w:delText xml:space="preserve">El diseño arquitectónico define los módulos, los flujos de datos, los contratos de interfaz y la separación entre plano de medios, plano de control y distribución de alertas. La implementación materializa esas decisiones e incorpora el soporte experimental y los bancos de evaluación. La evaluación experimental mide percepción, estado por persona, alertas por episodio y rendimiento de ejecución; el análisis de esos resultados delimita el alcance de la factibilidad y las restricciones de generalización.</w:delText>
              </w:r>
            </w:del>
          </w:ins>
        </w:sdtContent>
      </w:sdt>
      <w:ins w:id="9054" w:author="Claude" w:date="2026-09-12T12:00:00Z">
        <w:r>
          <w:rPr>
            <w:rtl w:val="0"/>
          </w:rPr>
          <w:t xml:space="preserve">El diseño arquitectónico define los módulos, los flujos de datos, los contratos de interfaz y la separación entre el plano de medios, el plano de control y la distribución de alertas. La implementación materializa esas decisiones en un prototipo reproducible e incorpora el soporte experimental y los bancos de evaluación. La evaluación experimental mide percepción, estado por persona, alertas por episodio y rendimiento de ejecución; el análisis de esos resultados delimita el alcance de la factibilidad, </w:t>
        </w:r>
        <w:commentRangeStart w:id="56"/>
        <w:r>
          <w:rPr>
            <w:rtl w:val="0"/>
          </w:rPr>
          <w:t xml:space="preserve">sus limitaciones y las líneas de continuidad</w:t>
        </w:r>
        <w:commentRangeEnd w:id="56"/>
        <w:r>
          <w:rPr>
            <w:rtl w:val="0"/>
          </w:rPr>
          <w:commentReference w:id="56"/>
        </w:r>
        <w:r>
          <w:rPr>
            <w:rtl w:val="0"/>
          </w:rPr>
          <w:t xml:space="preserve">.</w:t>
        </w:r>
      </w:ins>
      <w:r w:rsidDel="00000000" w:rsidR="00000000" w:rsidRPr="00000000">
        <w:rPr>
          <w:rtl w:val="0"/>
        </w:rPr>
      </w:r>
    </w:p>
    <w:p w:rsidR="00000000" w:rsidDel="00000000" w:rsidP="00000000" w:rsidRDefault="00000000" w:rsidRPr="00000000" w14:paraId="000000D5">
      <w:pPr>
        <w:widowControl w:val="1"/>
        <w:ind w:firstLine="720"/>
        <w:rPr/>
      </w:pPr>
      <w:sdt>
        <w:sdtPr>
          <w:id w:val="435893225"/>
          <w:tag w:val="goog_rdk_111"/>
        </w:sdtPr>
        <w:sdtContent>
          <w:del w:author="ChatGPT" w:id="16" w:date="2026-09-11T03:59:54Z"/>
          <w:sdt>
            <w:sdtPr>
              <w:id w:val="-1882634971"/>
              <w:tag w:val="goog_rdk_112"/>
            </w:sdtPr>
            <w:sdtContent>
              <w:commentRangeStart w:id="29"/>
            </w:sdtContent>
          </w:sdt>
          <w:del w:author="ChatGPT" w:id="16" w:date="2026-09-11T03:59:54Z">
            <w:r w:rsidDel="00000000" w:rsidR="00000000" w:rsidRPr="00000000">
              <w:rPr>
                <w:rtl w:val="0"/>
              </w:rPr>
              <w:delText xml:space="preserve">La metodología se orienta a la trazabilidad. Cada decisión técnica relevante deberá poder vincularse con una necesidad del problema, un criterio derivado del marco teórico, una restricción metodológica o una condición experimental. Por ello, las matrices comparativas extensas, catálogos completos de prompts, inventarios de datasets, detalles de infraestructura y registros de medición se conservarán como anexos o evidencia complementaria, mientras que el cuerpo principal mantendrá únicamente la información relevante para sostener la argumentación central del proyecto.</w:delText>
            </w:r>
          </w:del>
        </w:sdtContent>
      </w:sdt>
      <w:sdt>
        <w:sdtPr>
          <w:id w:val="-1945776383"/>
          <w:tag w:val="goog_rdk_113"/>
        </w:sdtPr>
        <w:sdtContent>
          <w:ins w:author="ChatGPT" w:id="16" w:date="2026-09-11T03:59:54Z">
            <w:commentRangeEnd w:id="29"/>
            <w:r w:rsidDel="00000000" w:rsidR="00000000" w:rsidRPr="00000000">
              <w:commentReference w:id="29"/>
            </w:r>
            <w:r w:rsidDel="00000000" w:rsidR="00000000" w:rsidRPr="00000000">
              <w:rPr>
                <w:rtl w:val="0"/>
              </w:rPr>
              <w:t xml:space="preserve">La metodología se orienta a la trazabilidad. Cada decisión técnica relevante se vincula con una necesidad del problema, un fundamento conceptual, una restricción metodológica o una condición experimental. El cuerpo del informe desarrolla la argumentación, las decisiones y los resultados necesarios para sostener las conclusiones. </w:t>
            </w:r>
            <w:commentRangeStart w:id="57"/>
            <w:r w:rsidDel="00000000" w:rsidR="00000000" w:rsidRPr="00000000">
              <w:rPr>
                <w:rtl w:val="0"/>
              </w:rPr>
              <w:t xml:space="preserve">Los anexos reúnen información técnica complementaria</w:t>
            </w:r>
            <w:commentRangeEnd w:id="57"/>
            <w:r>
              <w:rPr>
                <w:rtl w:val="0"/>
              </w:rPr>
              <w:commentReference w:id="57"/>
            </w:r>
            <w:r w:rsidDel="00000000" w:rsidR="00000000" w:rsidRPr="00000000">
              <w:rPr>
                <w:rtl w:val="0"/>
              </w:rPr>
              <w:t xml:space="preserve"> y condiciones de reproducibilidad, mientras que los artefactos experimentales conservan configuraciones, registros y evidencia por corrida para permitir su inspección.</w:t>
            </w:r>
          </w:ins>
        </w:sdtContent>
      </w:sdt>
      <w:r w:rsidDel="00000000" w:rsidR="00000000" w:rsidRPr="00000000">
        <w:rPr>
          <w:rtl w:val="0"/>
        </w:rPr>
      </w:r>
    </w:p>
    <w:p w:rsidR="00000000" w:rsidDel="00000000" w:rsidP="00000000" w:rsidRDefault="00000000" w:rsidRPr="00000000" w14:paraId="000000D6">
      <w:pPr>
        <w:pStyle w:val="Heading1"/>
        <w:widowControl w:val="1"/>
        <w:rPr/>
      </w:pPr>
      <w:bookmarkStart w:colFirst="0" w:colLast="0" w:name="_heading=h.kmka36luaexi" w:id="16"/>
      <w:bookmarkEnd w:id="16"/>
      <w:r w:rsidDel="00000000" w:rsidR="00000000" w:rsidRPr="00000000">
        <w:rPr>
          <w:rtl w:val="0"/>
        </w:rPr>
        <w:t xml:space="preserve">13. Objetivo</w:t>
      </w:r>
      <w:sdt>
        <w:sdtPr>
          <w:id w:val="-1227887452"/>
          <w:tag w:val="goog_rdk_114"/>
        </w:sdtPr>
        <w:sdtContent>
          <w:ins w:author="ChatGPT" w:id="17" w:date="2026-09-11T03:59:54Z">
            <w:r w:rsidDel="00000000" w:rsidR="00000000" w:rsidRPr="00000000">
              <w:rPr>
                <w:rtl w:val="0"/>
              </w:rPr>
              <w:t xml:space="preserve">s</w:t>
            </w:r>
          </w:ins>
        </w:sdtContent>
      </w:sdt>
      <w:r w:rsidDel="00000000" w:rsidR="00000000" w:rsidRPr="00000000">
        <w:rPr>
          <w:rtl w:val="0"/>
        </w:rPr>
        <w:t xml:space="preserve"> </w:t>
      </w:r>
      <w:sdt>
        <w:sdtPr>
          <w:id w:val="1747909310"/>
          <w:tag w:val="goog_rdk_115"/>
        </w:sdtPr>
        <w:sdtContent>
          <w:del w:author="ChatGPT" w:id="18" w:date="2026-09-11T03:59:54Z">
            <w:r w:rsidDel="00000000" w:rsidR="00000000" w:rsidRPr="00000000">
              <w:rPr>
                <w:rtl w:val="0"/>
              </w:rPr>
              <w:delText xml:space="preserve">D</w:delText>
            </w:r>
          </w:del>
        </w:sdtContent>
      </w:sdt>
      <w:sdt>
        <w:sdtPr>
          <w:id w:val="-1741824874"/>
          <w:tag w:val="goog_rdk_116"/>
        </w:sdtPr>
        <w:sdtContent>
          <w:ins w:author="ChatGPT" w:id="18" w:date="2026-09-11T03:59:54Z">
            <w:r w:rsidDel="00000000" w:rsidR="00000000" w:rsidRPr="00000000">
              <w:rPr>
                <w:rtl w:val="0"/>
              </w:rPr>
              <w:t xml:space="preserve">d</w:t>
            </w:r>
          </w:ins>
        </w:sdtContent>
      </w:sdt>
      <w:r w:rsidDel="00000000" w:rsidR="00000000" w:rsidRPr="00000000">
        <w:rPr>
          <w:rtl w:val="0"/>
        </w:rPr>
        <w:t xml:space="preserve">el </w:t>
      </w:r>
      <w:sdt>
        <w:sdtPr>
          <w:id w:val="-1273459102"/>
          <w:tag w:val="goog_rdk_117"/>
        </w:sdtPr>
        <w:sdtContent>
          <w:del w:author="ChatGPT" w:id="19" w:date="2026-09-11T03:59:54Z">
            <w:r w:rsidDel="00000000" w:rsidR="00000000" w:rsidRPr="00000000">
              <w:rPr>
                <w:rtl w:val="0"/>
              </w:rPr>
              <w:delText xml:space="preserve">P</w:delText>
            </w:r>
          </w:del>
        </w:sdtContent>
      </w:sdt>
      <w:sdt>
        <w:sdtPr>
          <w:id w:val="-776434374"/>
          <w:tag w:val="goog_rdk_118"/>
        </w:sdtPr>
        <w:sdtContent>
          <w:ins w:author="ChatGPT" w:id="19" w:date="2026-09-11T03:59:54Z">
            <w:r w:rsidDel="00000000" w:rsidR="00000000" w:rsidRPr="00000000">
              <w:rPr>
                <w:rtl w:val="0"/>
              </w:rPr>
              <w:t xml:space="preserve">p</w:t>
            </w:r>
          </w:ins>
        </w:sdtContent>
      </w:sdt>
      <w:r w:rsidDel="00000000" w:rsidR="00000000" w:rsidRPr="00000000">
        <w:rPr>
          <w:rtl w:val="0"/>
        </w:rPr>
        <w:t xml:space="preserve">royecto</w:t>
      </w:r>
    </w:p>
    <w:p w:rsidR="00000000" w:rsidDel="00000000" w:rsidP="00000000" w:rsidRDefault="00000000" w:rsidRPr="00000000" w14:paraId="000000D7">
      <w:pPr>
        <w:pStyle w:val="Heading2"/>
        <w:widowControl w:val="1"/>
        <w:rPr/>
      </w:pPr>
      <w:bookmarkStart w:colFirst="0" w:colLast="0" w:name="_heading=h.ltgcnedrwgm" w:id="17"/>
      <w:bookmarkEnd w:id="17"/>
      <w:r w:rsidDel="00000000" w:rsidR="00000000" w:rsidRPr="00000000">
        <w:rPr>
          <w:rtl w:val="0"/>
        </w:rPr>
        <w:t xml:space="preserve">13.1. Objetivo general</w:t>
      </w:r>
    </w:p>
    <w:p w:rsidR="00000000" w:rsidDel="00000000" w:rsidP="00000000" w:rsidRDefault="00000000" w:rsidRPr="00000000" w14:paraId="000000D8">
      <w:pPr>
        <w:widowControl w:val="1"/>
        <w:ind w:firstLine="720"/>
        <w:rPr/>
      </w:pPr>
      <w:sdt>
        <w:sdtPr>
          <w:id w:val="-1298861145"/>
          <w:tag w:val="goog_rdk_120"/>
        </w:sdtPr>
        <w:sdtContent>
          <w:del w:author="ChatGPT" w:id="20" w:date="2026-09-11T03:59:54Z"/>
          <w:sdt>
            <w:sdtPr>
              <w:id w:val="635116535"/>
              <w:tag w:val="goog_rdk_121"/>
            </w:sdtPr>
            <w:sdtContent>
              <w:commentRangeStart w:id="30"/>
            </w:sdtContent>
          </w:sdt>
          <w:del w:author="ChatGPT" w:id="20" w:date="2026-09-11T03:59:54Z">
            <w:r w:rsidDel="00000000" w:rsidR="00000000" w:rsidRPr="00000000">
              <w:rPr>
                <w:rtl w:val="0"/>
              </w:rPr>
              <w:delText xml:space="preserve">Diseñar, implementar y evaluar la factibilidad técnica de una plataforma experimental de detección open-vocabulary en video en tiempo real, orientada a la identificación asistiva de condiciones de riesgo en obras de construcción civil, mediante la integración de modelos de visión-lenguaje, procesamiento de video de baja latencia, seguimiento temporal, patrones de riesgo y mecanismos de alerta evaluables bajo condiciones controladas.</w:delText>
            </w:r>
          </w:del>
        </w:sdtContent>
      </w:sdt>
      <w:sdt>
        <w:sdtPr>
          <w:id w:val="1068420113"/>
          <w:tag w:val="goog_rdk_122"/>
        </w:sdtPr>
        <w:sdtContent>
          <w:ins w:author="ChatGPT" w:id="20" w:date="2026-09-11T03:59:54Z">
            <w:commentRangeEnd w:id="30"/>
            <w:r w:rsidDel="00000000" w:rsidR="00000000" w:rsidRPr="00000000">
              <w:commentReference w:id="30"/>
            </w:r>
            <w:r w:rsidDel="00000000" w:rsidR="00000000" w:rsidRPr="00000000">
              <w:rPr>
                <w:rtl w:val="0"/>
              </w:rPr>
              <w:t xml:space="preserve">Diseñar, implementar y evaluar una plataforma experimental de detección open-vocabulary en video en tiempo real, </w:t>
            </w:r>
            <w:commentRangeStart w:id="58"/>
            <w:r w:rsidDel="00000000" w:rsidR="00000000" w:rsidRPr="00000000">
              <w:rPr>
                <w:rtl w:val="0"/>
              </w:rPr>
              <w:t xml:space="preserve">sustentada en el análisis crítico de sus fundamentos y alternativas tecnológicas</w:t>
            </w:r>
            <w:commentRangeEnd w:id="58"/>
            <w:r>
              <w:rPr>
                <w:rtl w:val="0"/>
              </w:rPr>
              <w:commentReference w:id="58"/>
            </w:r>
            <w:r w:rsidDel="00000000" w:rsidR="00000000" w:rsidRPr="00000000">
              <w:rPr>
                <w:rtl w:val="0"/>
              </w:rPr>
              <w:t xml:space="preserve">, para determinar la factibilidad técnica y los límites de transformar condiciones de riesgo expresadas en lenguaje natural en alertas asistivas trazables en el dominio de la construcción civil.</w:t>
            </w:r>
          </w:ins>
        </w:sdtContent>
      </w:sdt>
      <w:r w:rsidDel="00000000" w:rsidR="00000000" w:rsidRPr="00000000">
        <w:rPr>
          <w:rtl w:val="0"/>
        </w:rPr>
      </w:r>
    </w:p>
    <w:p w:rsidR="00000000" w:rsidDel="00000000" w:rsidP="00000000" w:rsidRDefault="00000000" w:rsidRPr="00000000" w14:paraId="000000D9">
      <w:pPr>
        <w:pStyle w:val="Heading2"/>
        <w:widowControl w:val="1"/>
        <w:rPr/>
      </w:pPr>
      <w:bookmarkStart w:colFirst="0" w:colLast="0" w:name="_heading=h.w1cmkg8gw1s1" w:id="18"/>
      <w:bookmarkEnd w:id="18"/>
      <w:r w:rsidDel="00000000" w:rsidR="00000000" w:rsidRPr="00000000">
        <w:rPr>
          <w:rtl w:val="0"/>
        </w:rPr>
        <w:t xml:space="preserve">13.2. Objetivos específicos</w:t>
      </w:r>
    </w:p>
    <w:p w:rsidR="00000000" w:rsidDel="00000000" w:rsidP="00000000" w:rsidRDefault="00000000" w:rsidRPr="00000000" w14:paraId="000000DA">
      <w:pPr>
        <w:widowControl w:val="1"/>
        <w:numPr>
          <w:ilvl w:val="0"/>
          <w:numId w:val="1"/>
        </w:numPr>
        <w:ind w:left="720" w:right="0" w:hanging="360"/>
        <w:rPr/>
      </w:pPr>
      <w:sdt>
        <w:sdtPr>
          <w:id w:val="-1480849007"/>
          <w:tag w:val="goog_rdk_124"/>
        </w:sdtPr>
        <w:sdtContent>
          <w:del w:author="ChatGPT" w:id="21" w:date="2026-09-11T03:59:54Z"/>
          <w:sdt>
            <w:sdtPr>
              <w:id w:val="-266501963"/>
              <w:tag w:val="goog_rdk_125"/>
            </w:sdtPr>
            <w:sdtContent>
              <w:commentRangeStart w:id="31"/>
            </w:sdtContent>
          </w:sdt>
          <w:del w:author="ChatGPT" w:id="21" w:date="2026-09-11T03:59:54Z">
            <w:r w:rsidDel="00000000" w:rsidR="00000000" w:rsidRPr="00000000">
              <w:rPr>
                <w:rtl w:val="0"/>
              </w:rPr>
              <w:delText xml:space="preserve">Analizar el estado del arte y los fundamentos técnicos, metodológicos, normativos y ético-legales vinculados con la detección open-vocabulary, el seguimiento multiobjeto, la transmisión de video en tiempo real y la seguridad laboral en construcción civil, a fin de establecer criterios de diseño y evaluación para la plataforma experimental.</w:delText>
            </w:r>
          </w:del>
        </w:sdtContent>
      </w:sdt>
      <w:sdt>
        <w:sdtPr>
          <w:id w:val="-102906985"/>
          <w:tag w:val="goog_rdk_126"/>
        </w:sdtPr>
        <w:sdtContent>
          <w:ins w:author="ChatGPT" w:id="21" w:date="2026-09-11T03:59:54Z">
            <w:commentRangeEnd w:id="31"/>
            <w:r w:rsidDel="00000000" w:rsidR="00000000" w:rsidRPr="00000000">
              <w:commentReference w:id="31"/>
            </w:r>
            <w:commentRangeStart w:id="59"/>
            <w:r w:rsidDel="00000000" w:rsidR="00000000" w:rsidRPr="00000000">
              <w:rPr>
                <w:rtl w:val="0"/>
              </w:rPr>
              <w:t xml:space="preserve">Analizar críticamente el estado del arte y los fundamentos técnicos y metodológicos</w:t>
            </w:r>
            <w:commentRangeEnd w:id="59"/>
            <w:r>
              <w:rPr>
                <w:rtl w:val="0"/>
              </w:rPr>
              <w:commentReference w:id="59"/>
            </w:r>
            <w:r w:rsidDel="00000000" w:rsidR="00000000" w:rsidRPr="00000000">
              <w:rPr>
                <w:rtl w:val="0"/>
              </w:rPr>
              <w:t xml:space="preserve"> de la detección open-vocabulary, la asociación temporal y el procesamiento de video en tiempo real, junto con el contexto de seguridad laboral y las consideraciones ético-legales pertinentes, para establecer criterios de selección, diseño y evaluación de la plataforma.</w:t>
            </w:r>
          </w:ins>
        </w:sdtContent>
      </w:sdt>
      <w:r w:rsidDel="00000000" w:rsidR="00000000" w:rsidRPr="00000000">
        <w:rPr>
          <w:rtl w:val="0"/>
        </w:rPr>
      </w:r>
    </w:p>
    <w:p w:rsidR="00000000" w:rsidDel="00000000" w:rsidP="00000000" w:rsidRDefault="00000000" w:rsidRPr="00000000" w14:paraId="000000DB">
      <w:pPr>
        <w:widowControl w:val="1"/>
        <w:numPr>
          <w:ilvl w:val="0"/>
          <w:numId w:val="1"/>
        </w:numPr>
        <w:ind w:left="720" w:right="0" w:hanging="360"/>
        <w:rPr/>
      </w:pPr>
      <w:sdt>
        <w:sdtPr>
          <w:id w:val="20002593"/>
          <w:tag w:val="goog_rdk_128"/>
        </w:sdtPr>
        <w:sdtContent>
          <w:del w:author="ChatGPT" w:id="22" w:date="2026-09-11T03:59:54Z"/>
          <w:sdt>
            <w:sdtPr>
              <w:id w:val="79596510"/>
              <w:tag w:val="goog_rdk_129"/>
            </w:sdtPr>
            <w:sdtContent>
              <w:commentRangeStart w:id="32"/>
            </w:sdtContent>
          </w:sdt>
          <w:del w:author="ChatGPT" w:id="22" w:date="2026-09-11T03:59:54Z">
            <w:r w:rsidDel="00000000" w:rsidR="00000000" w:rsidRPr="00000000">
              <w:rPr>
                <w:rtl w:val="0"/>
              </w:rPr>
              <w:delText xml:space="preserve">Definir y operacionalizar un conjunto de condiciones de riesgo visualmente observables en entornos de obra, vinculándolas con patrones de riesgo, niveles de severidad, criterios de persistencia temporal y formulaciones de consulta compatibles con modelos de detección open-vocabulary.</w:delText>
            </w:r>
          </w:del>
        </w:sdtContent>
      </w:sdt>
      <w:sdt>
        <w:sdtPr>
          <w:id w:val="1639492432"/>
          <w:tag w:val="goog_rdk_130"/>
        </w:sdtPr>
        <w:sdtContent>
          <w:ins w:author="ChatGPT" w:id="22" w:date="2026-09-11T03:59:54Z">
            <w:commentRangeEnd w:id="32"/>
            <w:r w:rsidDel="00000000" w:rsidR="00000000" w:rsidRPr="00000000">
              <w:commentReference w:id="32"/>
            </w:r>
            <w:commentRangeStart w:id="60"/>
            <w:r w:rsidDel="00000000" w:rsidR="00000000" w:rsidRPr="00000000">
              <w:rPr>
                <w:rtl w:val="0"/>
              </w:rPr>
              <w:t xml:space="preserve">Definir y operacionalizar las condiciones nucleares CR-01 y CR-02</w:t>
            </w:r>
            <w:commentRangeEnd w:id="60"/>
            <w:r>
              <w:rPr>
                <w:rtl w:val="0"/>
              </w:rPr>
              <w:commentReference w:id="60"/>
            </w:r>
            <w:r w:rsidDel="00000000" w:rsidR="00000000" w:rsidRPr="00000000">
              <w:rPr>
                <w:rtl w:val="0"/>
              </w:rPr>
              <w:t xml:space="preserve"> mediante consultas, estrategias de detección, reglas de asociación de evidencia y patrones con criterios de confirmación y resolución temporal, distinguiendo el núcleo evaluable de las condiciones de extensión del catálogo.</w:t>
            </w:r>
          </w:ins>
        </w:sdtContent>
      </w:sdt>
      <w:r w:rsidDel="00000000" w:rsidR="00000000" w:rsidRPr="00000000">
        <w:rPr>
          <w:rtl w:val="0"/>
        </w:rPr>
      </w:r>
    </w:p>
    <w:p w:rsidR="00000000" w:rsidDel="00000000" w:rsidP="00000000" w:rsidRDefault="00000000" w:rsidRPr="00000000" w14:paraId="000000DC">
      <w:pPr>
        <w:widowControl w:val="1"/>
        <w:numPr>
          <w:ilvl w:val="0"/>
          <w:numId w:val="1"/>
        </w:numPr>
        <w:ind w:left="720" w:right="0" w:hanging="360"/>
        <w:rPr/>
      </w:pPr>
      <w:sdt>
        <w:sdtPr>
          <w:id w:val="-785560042"/>
          <w:tag w:val="goog_rdk_132"/>
        </w:sdtPr>
        <w:sdtContent>
          <w:del w:author="ChatGPT" w:id="23" w:date="2026-09-11T03:59:54Z"/>
          <w:sdt>
            <w:sdtPr>
              <w:id w:val="642995277"/>
              <w:tag w:val="goog_rdk_133"/>
            </w:sdtPr>
            <w:sdtContent>
              <w:commentRangeStart w:id="33"/>
            </w:sdtContent>
          </w:sdt>
          <w:del w:author="ChatGPT" w:id="23" w:date="2026-09-11T03:59:54Z">
            <w:r w:rsidDel="00000000" w:rsidR="00000000" w:rsidRPr="00000000">
              <w:rPr>
                <w:rtl w:val="0"/>
              </w:rPr>
              <w:delText xml:space="preserve">Diseñar una arquitectura modular de procesamiento de video en tiempo real que distinga el plano de medios y el plano de control, permitiendo integrar de manera desacoplada componentes de ingesta, inferencia, seguimiento temporal, evaluación de patrones, registro de eventos y generación de alertas.</w:delText>
            </w:r>
          </w:del>
        </w:sdtContent>
      </w:sdt>
      <w:sdt>
        <w:sdtPr>
          <w:id w:val="902324510"/>
          <w:tag w:val="goog_rdk_134"/>
        </w:sdtPr>
        <w:sdtContent>
          <w:ins w:author="ChatGPT" w:id="23" w:date="2026-09-11T03:59:54Z">
            <w:commentRangeEnd w:id="33"/>
            <w:r w:rsidDel="00000000" w:rsidR="00000000" w:rsidRPr="00000000">
              <w:commentReference w:id="33"/>
            </w:r>
            <w:del w:id="9055" w:author="Claude" w:date="2026-09-12T12:00:00Z">
              <w:r w:rsidDel="00000000" w:rsidR="00000000" w:rsidRPr="00000000">
                <w:rPr>
                  <w:rtl w:val="0"/>
                </w:rPr>
                <w:delText xml:space="preserve">Diseñar una arquitectura modular que separe percepción en el plano de medios, evaluación de patrones en el plano de control y distribución de alertas confirmadas, con contratos explícitos, configuración reproducible y mecanismos de persistencia e inspección de la evidencia.</w:delText>
              </w:r>
            </w:del>
          </w:ins>
        </w:sdtContent>
      </w:sdt>
      <w:ins w:id="9056" w:author="Claude" w:date="2026-09-12T12:00:00Z">
        <w:r>
          <w:rPr>
            <w:rtl w:val="0"/>
          </w:rPr>
          <w:t xml:space="preserve">Diseñar una arquitectura modular de procesamiento de video en tiempo real que distinga el plano de medios y el plano de control, permitiendo integrar de manera desacoplada componentes de ingesta, inferencia, seguimiento temporal, evaluación de patrones, registro de eventos, </w:t>
        </w:r>
        <w:commentRangeStart w:id="61"/>
        <w:r>
          <w:rPr>
            <w:rtl w:val="0"/>
          </w:rPr>
          <w:t xml:space="preserve">generación de alertas y su distribución hacia canales externos</w:t>
        </w:r>
        <w:commentRangeEnd w:id="61"/>
        <w:r>
          <w:rPr>
            <w:rtl w:val="0"/>
          </w:rPr>
          <w:commentReference w:id="61"/>
        </w:r>
        <w:r>
          <w:rPr>
            <w:rtl w:val="0"/>
          </w:rPr>
          <w:t xml:space="preserve">.</w:t>
        </w:r>
      </w:ins>
      <w:r w:rsidDel="00000000" w:rsidR="00000000" w:rsidRPr="00000000">
        <w:rPr>
          <w:rtl w:val="0"/>
        </w:rPr>
      </w:r>
    </w:p>
    <w:p w:rsidR="00000000" w:rsidDel="00000000" w:rsidP="00000000" w:rsidRDefault="00000000" w:rsidRPr="00000000" w14:paraId="000000DD">
      <w:pPr>
        <w:widowControl w:val="1"/>
        <w:numPr>
          <w:ilvl w:val="0"/>
          <w:numId w:val="1"/>
        </w:numPr>
        <w:ind w:left="720" w:right="0" w:hanging="360"/>
        <w:rPr/>
      </w:pPr>
      <w:sdt>
        <w:sdtPr>
          <w:id w:val="-685554276"/>
          <w:tag w:val="goog_rdk_136"/>
        </w:sdtPr>
        <w:sdtContent>
          <w:del w:author="ChatGPT" w:id="24" w:date="2026-09-11T03:59:54Z"/>
          <w:sdt>
            <w:sdtPr>
              <w:id w:val="-246641652"/>
              <w:tag w:val="goog_rdk_137"/>
            </w:sdtPr>
            <w:sdtContent>
              <w:commentRangeStart w:id="34"/>
            </w:sdtContent>
          </w:sdt>
          <w:del w:author="ChatGPT" w:id="24" w:date="2026-09-11T03:59:54Z">
            <w:r w:rsidDel="00000000" w:rsidR="00000000" w:rsidRPr="00000000">
              <w:rPr>
                <w:rtl w:val="0"/>
              </w:rPr>
              <w:delText xml:space="preserve">Implementar un prototipo experimental capaz de ejecutar el flujo experimental previsto, incorporando ingesta o lectura de video, inferencia open-vocabulary, evaluación de patrones de riesgo, registro de eventos, alertas internas e instrumentación de métricas técnicas y operativas.</w:delText>
            </w:r>
          </w:del>
        </w:sdtContent>
      </w:sdt>
      <w:sdt>
        <w:sdtPr>
          <w:id w:val="-1221378460"/>
          <w:tag w:val="goog_rdk_138"/>
        </w:sdtPr>
        <w:sdtContent>
          <w:ins w:author="ChatGPT" w:id="24" w:date="2026-09-11T03:59:54Z">
            <w:commentRangeEnd w:id="34"/>
            <w:r w:rsidDel="00000000" w:rsidR="00000000" w:rsidRPr="00000000">
              <w:commentReference w:id="34"/>
            </w:r>
            <w:del w:id="9057" w:author="Claude" w:date="2026-09-12T12:00:00Z">
              <w:r w:rsidDel="00000000" w:rsidR="00000000" w:rsidRPr="00000000">
                <w:rPr>
                  <w:rtl w:val="0"/>
                </w:rPr>
                <w:delText xml:space="preserve">Implementar un prototipo experimental que integre lectura de archivos y captura en vivo, inferencia open-vocabulary, identidad temporal por sujeto, evaluación de patrones, registro y distribución de alertas, junto con instrumentación de métricas y herramientas de orquestación e inspección experimental.</w:delText>
              </w:r>
            </w:del>
          </w:ins>
        </w:sdtContent>
      </w:sdt>
      <w:ins w:id="9058" w:author="Claude" w:date="2026-09-12T12:00:00Z">
        <w:r>
          <w:rPr>
            <w:rtl w:val="0"/>
          </w:rPr>
          <w:t xml:space="preserve">Implementar un prototipo experimental capaz de ejecutar el flujo experimental previsto, incorporando ingesta o lectura de video, inferencia open-vocabulary, evaluación de patrones de riesgo, registro de eventos, </w:t>
        </w:r>
        <w:commentRangeStart w:id="62"/>
        <w:r>
          <w:rPr>
            <w:rtl w:val="0"/>
          </w:rPr>
          <w:t xml:space="preserve">alertas internas y su distribución, e instrumentación</w:t>
        </w:r>
        <w:commentRangeEnd w:id="62"/>
        <w:r>
          <w:rPr>
            <w:rtl w:val="0"/>
          </w:rPr>
          <w:commentReference w:id="62"/>
        </w:r>
        <w:r>
          <w:rPr>
            <w:rtl w:val="0"/>
          </w:rPr>
          <w:t xml:space="preserve"> de métricas técnicas y operativas.</w:t>
        </w:r>
      </w:ins>
      <w:r w:rsidDel="00000000" w:rsidR="00000000" w:rsidRPr="00000000">
        <w:rPr>
          <w:rtl w:val="0"/>
        </w:rPr>
      </w:r>
    </w:p>
    <w:p w:rsidR="00000000" w:rsidDel="00000000" w:rsidP="00000000" w:rsidRDefault="00000000" w:rsidRPr="00000000" w14:paraId="000000DE">
      <w:pPr>
        <w:widowControl w:val="1"/>
        <w:numPr>
          <w:ilvl w:val="0"/>
          <w:numId w:val="1"/>
        </w:numPr>
        <w:ind w:left="720" w:right="0" w:hanging="360"/>
        <w:rPr/>
      </w:pPr>
      <w:sdt>
        <w:sdtPr>
          <w:id w:val="-1000408447"/>
          <w:tag w:val="goog_rdk_140"/>
        </w:sdtPr>
        <w:sdtContent>
          <w:del w:author="ChatGPT" w:id="25" w:date="2026-09-11T03:59:54Z"/>
          <w:sdt>
            <w:sdtPr>
              <w:id w:val="-1534877293"/>
              <w:tag w:val="goog_rdk_141"/>
            </w:sdtPr>
            <w:sdtContent>
              <w:commentRangeStart w:id="35"/>
            </w:sdtContent>
          </w:sdt>
          <w:del w:author="ChatGPT" w:id="25" w:date="2026-09-11T03:59:54Z">
            <w:r w:rsidDel="00000000" w:rsidR="00000000" w:rsidRPr="00000000">
              <w:rPr>
                <w:rtl w:val="0"/>
              </w:rPr>
              <w:delText xml:space="preserve">Evaluar el desempeño del prototipo mediante un protocolo experimental reproducible, considerando escenarios basados en datasets y escenarios controlados representativos, con métricas de detección, seguimiento, rendimiento del pipeline, latencia de alerta y utilidad operativa de las notificaciones generadas.</w:delText>
            </w:r>
          </w:del>
        </w:sdtContent>
      </w:sdt>
      <w:sdt>
        <w:sdtPr>
          <w:id w:val="1593392823"/>
          <w:tag w:val="goog_rdk_142"/>
        </w:sdtPr>
        <w:sdtContent>
          <w:ins w:author="ChatGPT" w:id="25" w:date="2026-09-11T03:59:54Z">
            <w:commentRangeEnd w:id="35"/>
            <w:r w:rsidDel="00000000" w:rsidR="00000000" w:rsidRPr="00000000">
              <w:commentReference w:id="35"/>
            </w:r>
            <w:commentRangeStart w:id="63"/>
            <w:r w:rsidDel="00000000" w:rsidR="00000000" w:rsidRPr="00000000">
              <w:rPr>
                <w:rtl w:val="0"/>
              </w:rPr>
              <w:t xml:space="preserve">Diseñar y ejecutar un protocolo de evaluación reproducible</w:t>
            </w:r>
            <w:commentRangeEnd w:id="63"/>
            <w:r>
              <w:rPr>
                <w:rtl w:val="0"/>
              </w:rPr>
              <w:commentReference w:id="63"/>
            </w:r>
            <w:r w:rsidDel="00000000" w:rsidR="00000000" w:rsidRPr="00000000">
              <w:rPr>
                <w:rtl w:val="0"/>
              </w:rPr>
              <w:t xml:space="preserve">, sustentado en bancos de imágenes y video con referencias anotadas, para comparar configuraciones de percepción, estado por persona y alertas por episodio, y medir rendimiento, latencia por tramo, falsas alertas y extensibilidad, distinguiendo escenarios, materiales y condiciones de aplicabilidad.</w:t>
            </w:r>
          </w:ins>
        </w:sdtContent>
      </w:sdt>
      <w:r w:rsidDel="00000000" w:rsidR="00000000" w:rsidRPr="00000000">
        <w:rPr>
          <w:rtl w:val="0"/>
        </w:rPr>
      </w:r>
    </w:p>
    <w:p w:rsidR="00000000" w:rsidDel="00000000" w:rsidP="00000000" w:rsidRDefault="00000000" w:rsidRPr="00000000" w14:paraId="000000DF">
      <w:pPr>
        <w:widowControl w:val="1"/>
        <w:numPr>
          <w:ilvl w:val="0"/>
          <w:numId w:val="1"/>
        </w:numPr>
        <w:ind w:left="720" w:right="0" w:hanging="360"/>
        <w:rPr/>
      </w:pPr>
      <w:r w:rsidDel="00000000" w:rsidR="00000000" w:rsidRPr="00000000">
        <w:rPr>
          <w:rtl w:val="0"/>
        </w:rPr>
        <w:t xml:space="preserve">Incorporar lineamientos de ética, privacidad y seguridad de la información acordes con el uso responsable de sistemas de análisis automatizado de video en contextos laborales, manteniendo el carácter asistivo de las alertas y evitando mecanismos de reconocimiento de identidad personal.</w:t>
      </w:r>
    </w:p>
    <w:p w:rsidR="00000000" w:rsidDel="00000000" w:rsidP="00000000" w:rsidRDefault="00000000" w:rsidRPr="00000000" w14:paraId="000000E0">
      <w:pPr>
        <w:widowControl w:val="1"/>
        <w:numPr>
          <w:ilvl w:val="0"/>
          <w:numId w:val="1"/>
        </w:numPr>
        <w:ind w:left="720" w:right="0" w:hanging="360"/>
        <w:rPr/>
      </w:pPr>
      <w:r w:rsidDel="00000000" w:rsidR="00000000" w:rsidRPr="00000000">
        <w:rPr>
          <w:rtl w:val="0"/>
        </w:rPr>
        <w:t xml:space="preserve">Documentar las decisiones técnicas, metodológicas y experimentales adoptadas durante el desarrollo del proyecto, junto con sus resultados, limitaciones, evidencias generadas y posibles líneas de continuidad o mejora futura.</w:t>
      </w:r>
    </w:p>
    <w:p w:rsidR="00000000" w:rsidDel="00000000" w:rsidP="00000000" w:rsidRDefault="00000000" w:rsidRPr="00000000" w14:paraId="000000E1">
      <w:pPr>
        <w:pStyle w:val="Heading1"/>
        <w:widowControl w:val="1"/>
        <w:rPr/>
      </w:pPr>
      <w:bookmarkStart w:colFirst="0" w:colLast="0" w:name="_heading=h.bn5ula834lp0" w:id="19"/>
      <w:bookmarkEnd w:id="19"/>
      <w:r w:rsidDel="00000000" w:rsidR="00000000" w:rsidRPr="00000000">
        <w:rPr>
          <w:rtl w:val="0"/>
        </w:rPr>
        <w:t xml:space="preserve">14. Plan De Trabajo De Proyecto Integrador</w:t>
      </w:r>
    </w:p>
    <w:p w:rsidR="00000000" w:rsidDel="00000000" w:rsidP="00000000" w:rsidRDefault="00000000" w:rsidRPr="00000000" w14:paraId="000000E2">
      <w:pPr>
        <w:pStyle w:val="Heading2"/>
        <w:widowControl w:val="1"/>
        <w:rPr/>
      </w:pPr>
      <w:bookmarkStart w:colFirst="0" w:colLast="0" w:name="_heading=h.yerawa14e8qk" w:id="20"/>
      <w:bookmarkEnd w:id="20"/>
      <w:r w:rsidDel="00000000" w:rsidR="00000000" w:rsidRPr="00000000">
        <w:rPr>
          <w:rtl w:val="0"/>
        </w:rPr>
        <w:t xml:space="preserve">14.1. Enfoque general de trabajo</w:t>
      </w:r>
    </w:p>
    <w:p w:rsidR="00000000" w:rsidDel="00000000" w:rsidP="00000000" w:rsidRDefault="00000000" w:rsidRPr="00000000" w14:paraId="000000E3">
      <w:pPr>
        <w:widowControl w:val="1"/>
        <w:ind w:firstLine="720"/>
        <w:rPr/>
      </w:pPr>
      <w:r w:rsidDel="00000000" w:rsidR="00000000" w:rsidRPr="00000000">
        <w:rPr>
          <w:rtl w:val="0"/>
        </w:rPr>
        <w:t xml:space="preserve">Se adopta un proceso iterativo-incremental, de inspiración ágil, orientado a construir progresivamente la plataforma experimental y la evidencia académica asociada. El avance se organiza en ciclos de planificación, ejecución, verificación y ajuste, priorizando las tareas según su aporte directo a los objetivos del proyecto. Esta metodología permite incorporar hallazgos de investigación, restricciones técnicas emergentes y resultados preliminares sin alterar el propósito general del trabajo.</w:t>
      </w:r>
    </w:p>
    <w:p w:rsidR="00000000" w:rsidDel="00000000" w:rsidP="00000000" w:rsidRDefault="00000000" w:rsidRPr="00000000" w14:paraId="000000E4">
      <w:pPr>
        <w:widowControl w:val="1"/>
        <w:ind w:firstLine="720"/>
        <w:rPr/>
      </w:pPr>
      <w:r w:rsidDel="00000000" w:rsidR="00000000" w:rsidRPr="00000000">
        <w:rPr>
          <w:rtl w:val="0"/>
        </w:rPr>
        <w:t xml:space="preserve">La documentación acompaña cada etapa del proceso. Las decisiones técnicas, configuraciones, supuestos, limitaciones, pruebas y resultados parciales se registran a medida que se producen, favoreciendo la reproducibilidad del prototipo y la trazabilidad de las decisiones adoptadas. Esta forma de trabajo permite distinguir qué decisiones derivan del análisis teórico, cuáles responden a restricciones metodológicas y cuáles surgen de la implementación concreta del sistema.</w:t>
      </w:r>
    </w:p>
    <w:p w:rsidR="00000000" w:rsidDel="00000000" w:rsidP="00000000" w:rsidRDefault="00000000" w:rsidRPr="00000000" w14:paraId="000000E5">
      <w:pPr>
        <w:pStyle w:val="Heading2"/>
        <w:widowControl w:val="1"/>
        <w:rPr/>
      </w:pPr>
      <w:bookmarkStart w:colFirst="0" w:colLast="0" w:name="_heading=h.ckovd7dkouf4" w:id="21"/>
      <w:bookmarkEnd w:id="21"/>
      <w:r w:rsidDel="00000000" w:rsidR="00000000" w:rsidRPr="00000000">
        <w:rPr>
          <w:rtl w:val="0"/>
        </w:rPr>
        <w:t xml:space="preserve">14.2. Etapas del proyecto</w:t>
      </w:r>
    </w:p>
    <w:p w:rsidR="00000000" w:rsidDel="00000000" w:rsidP="00000000" w:rsidRDefault="00000000" w:rsidRPr="00000000" w14:paraId="000000E6">
      <w:pPr>
        <w:pStyle w:val="Heading3"/>
        <w:widowControl w:val="1"/>
        <w:rPr/>
      </w:pPr>
      <w:bookmarkStart w:colFirst="0" w:colLast="0" w:name="_heading=h.4be9lg9feg5c" w:id="22"/>
      <w:bookmarkEnd w:id="22"/>
      <w:r w:rsidDel="00000000" w:rsidR="00000000" w:rsidRPr="00000000">
        <w:rPr>
          <w:rtl w:val="0"/>
        </w:rPr>
        <w:t xml:space="preserve">14.2.1. Etapa 1 - Investigación bibliográfica y fundamentación teórica</w:t>
      </w:r>
    </w:p>
    <w:p w:rsidR="00000000" w:rsidDel="00000000" w:rsidP="00000000" w:rsidRDefault="00000000" w:rsidRPr="00000000" w14:paraId="000000E7">
      <w:pPr>
        <w:widowControl w:val="1"/>
        <w:ind w:firstLine="720"/>
        <w:rPr/>
      </w:pPr>
      <w:r w:rsidDel="00000000" w:rsidR="00000000" w:rsidRPr="00000000">
        <w:rPr>
          <w:b w:val="1"/>
          <w:bCs w:val="1"/>
          <w:rtl w:val="0"/>
        </w:rPr>
        <w:t xml:space="preserve">Duración estimada:</w:t>
      </w:r>
      <w:r w:rsidDel="00000000" w:rsidR="00000000" w:rsidRPr="00000000">
        <w:rPr>
          <w:rtl w:val="0"/>
        </w:rPr>
        <w:t xml:space="preserve"> 4–5 semanas</w:t>
        <w:br w:type="textWrapping"/>
        <w:tab/>
      </w:r>
      <w:r w:rsidDel="00000000" w:rsidR="00000000" w:rsidRPr="00000000">
        <w:rPr>
          <w:b w:val="1"/>
          <w:bCs w:val="1"/>
          <w:rtl w:val="0"/>
        </w:rPr>
        <w:t xml:space="preserve">Propósito:</w:t>
      </w:r>
      <w:r w:rsidDel="00000000" w:rsidR="00000000" w:rsidRPr="00000000">
        <w:rPr>
          <w:rtl w:val="0"/>
        </w:rPr>
        <w:t xml:space="preserve"> construir un marco teórico, técnico, ético y normativo que sustente el proyecto, comprendiendo en profundidad las tecnologías involucradas sin tomar decisiones de diseño ni selección definitiva.</w:t>
      </w:r>
    </w:p>
    <w:p w:rsidR="00000000" w:rsidDel="00000000" w:rsidP="00000000" w:rsidRDefault="00000000" w:rsidRPr="00000000" w14:paraId="000000E8">
      <w:pPr>
        <w:widowControl w:val="1"/>
        <w:rPr>
          <w:b w:val="1"/>
          <w:bCs w:val="1"/>
        </w:rPr>
      </w:pPr>
      <w:r w:rsidDel="00000000" w:rsidR="00000000" w:rsidRPr="00000000">
        <w:rPr>
          <w:b w:val="1"/>
          <w:bCs w:val="1"/>
          <w:rtl w:val="0"/>
        </w:rPr>
        <w:t xml:space="preserve">Actividades:</w:t>
      </w:r>
    </w:p>
    <w:p w:rsidR="00000000" w:rsidDel="00000000" w:rsidP="00000000" w:rsidRDefault="00000000" w:rsidRPr="00000000" w14:paraId="000000E9">
      <w:pPr>
        <w:widowControl w:val="1"/>
        <w:numPr>
          <w:ilvl w:val="0"/>
          <w:numId w:val="3"/>
        </w:numPr>
        <w:ind w:left="720" w:right="0" w:hanging="360"/>
        <w:rPr/>
      </w:pPr>
      <w:r w:rsidDel="00000000" w:rsidR="00000000" w:rsidRPr="00000000">
        <w:rPr>
          <w:rtl w:val="0"/>
        </w:rPr>
        <w:t xml:space="preserve">Revisión sistemática de literatura y documentación técnica sobre:</w:t>
      </w:r>
    </w:p>
    <w:p w:rsidR="00000000" w:rsidDel="00000000" w:rsidP="00000000" w:rsidRDefault="00000000" w:rsidRPr="00000000" w14:paraId="000000EA">
      <w:pPr>
        <w:widowControl w:val="1"/>
        <w:numPr>
          <w:ilvl w:val="1"/>
          <w:numId w:val="3"/>
        </w:numPr>
        <w:ind w:left="1440" w:right="0" w:hanging="360"/>
        <w:rPr/>
      </w:pPr>
      <w:r w:rsidDel="00000000" w:rsidR="00000000" w:rsidRPr="00000000">
        <w:rPr>
          <w:rtl w:val="0"/>
        </w:rPr>
        <w:t xml:space="preserve">Modelos </w:t>
      </w:r>
      <w:r w:rsidDel="00000000" w:rsidR="00000000" w:rsidRPr="00000000">
        <w:rPr>
          <w:i w:val="1"/>
          <w:iCs w:val="1"/>
          <w:rtl w:val="0"/>
        </w:rPr>
        <w:t xml:space="preserve">open-vocabulary detection (OVD)</w:t>
      </w:r>
      <w:r w:rsidDel="00000000" w:rsidR="00000000" w:rsidRPr="00000000">
        <w:rPr>
          <w:rtl w:val="0"/>
        </w:rPr>
      </w:r>
    </w:p>
    <w:p w:rsidR="00000000" w:rsidDel="00000000" w:rsidP="00000000" w:rsidRDefault="00000000" w:rsidRPr="00000000" w14:paraId="000000EB">
      <w:pPr>
        <w:widowControl w:val="1"/>
        <w:numPr>
          <w:ilvl w:val="1"/>
          <w:numId w:val="3"/>
        </w:numPr>
        <w:ind w:left="1440" w:right="0" w:hanging="360"/>
        <w:rPr/>
      </w:pPr>
      <w:r w:rsidDel="00000000" w:rsidR="00000000" w:rsidRPr="00000000">
        <w:rPr>
          <w:rtl w:val="0"/>
        </w:rPr>
        <w:t xml:space="preserve">Técnicas de </w:t>
      </w:r>
      <w:r w:rsidDel="00000000" w:rsidR="00000000" w:rsidRPr="00000000">
        <w:rPr>
          <w:i w:val="1"/>
          <w:iCs w:val="1"/>
          <w:rtl w:val="0"/>
        </w:rPr>
        <w:t xml:space="preserve">multi-object tracking (MOT)</w:t>
      </w:r>
      <w:r w:rsidDel="00000000" w:rsidR="00000000" w:rsidRPr="00000000">
        <w:rPr>
          <w:rtl w:val="0"/>
        </w:rPr>
      </w:r>
    </w:p>
    <w:p w:rsidR="00000000" w:rsidDel="00000000" w:rsidP="00000000" w:rsidRDefault="00000000" w:rsidRPr="00000000" w14:paraId="000000EC">
      <w:pPr>
        <w:widowControl w:val="1"/>
        <w:numPr>
          <w:ilvl w:val="1"/>
          <w:numId w:val="3"/>
        </w:numPr>
        <w:ind w:left="1440" w:right="0" w:hanging="360"/>
        <w:rPr/>
      </w:pPr>
      <w:r w:rsidDel="00000000" w:rsidR="00000000" w:rsidRPr="00000000">
        <w:rPr>
          <w:rtl w:val="0"/>
        </w:rPr>
        <w:t xml:space="preserve">Protocolos y arquitecturas de transmisión de medios en baja latencia</w:t>
      </w:r>
    </w:p>
    <w:p w:rsidR="00000000" w:rsidDel="00000000" w:rsidP="00000000" w:rsidRDefault="00000000" w:rsidRPr="00000000" w14:paraId="000000ED">
      <w:pPr>
        <w:widowControl w:val="1"/>
        <w:numPr>
          <w:ilvl w:val="1"/>
          <w:numId w:val="3"/>
        </w:numPr>
        <w:ind w:left="1440" w:right="0" w:hanging="360"/>
        <w:rPr/>
      </w:pPr>
      <w:r w:rsidDel="00000000" w:rsidR="00000000" w:rsidRPr="00000000">
        <w:rPr>
          <w:rtl w:val="0"/>
        </w:rPr>
        <w:t xml:space="preserve">Enfoques ético-legales y de privacidad en visión por computadora</w:t>
      </w:r>
    </w:p>
    <w:p w:rsidR="00000000" w:rsidDel="00000000" w:rsidP="00000000" w:rsidRDefault="00000000" w:rsidRPr="00000000" w14:paraId="000000EE">
      <w:pPr>
        <w:widowControl w:val="1"/>
        <w:numPr>
          <w:ilvl w:val="1"/>
          <w:numId w:val="3"/>
        </w:numPr>
        <w:ind w:left="1440" w:right="0" w:hanging="360"/>
        <w:rPr/>
      </w:pPr>
      <w:r w:rsidDel="00000000" w:rsidR="00000000" w:rsidRPr="00000000">
        <w:rPr>
          <w:rtl w:val="0"/>
        </w:rPr>
        <w:t xml:space="preserve">Normativa de seguridad laboral en la construcción</w:t>
      </w:r>
    </w:p>
    <w:p w:rsidR="00000000" w:rsidDel="00000000" w:rsidP="00000000" w:rsidRDefault="00000000" w:rsidRPr="00000000" w14:paraId="000000EF">
      <w:pPr>
        <w:widowControl w:val="1"/>
        <w:numPr>
          <w:ilvl w:val="0"/>
          <w:numId w:val="3"/>
        </w:numPr>
        <w:ind w:left="720" w:right="0" w:hanging="360"/>
        <w:rPr/>
      </w:pPr>
      <w:r w:rsidDel="00000000" w:rsidR="00000000" w:rsidRPr="00000000">
        <w:rPr>
          <w:rtl w:val="0"/>
        </w:rPr>
        <w:t xml:space="preserve">Elaboración de fichas de lectura, matrices comparativas y síntesis crítica.</w:t>
      </w:r>
    </w:p>
    <w:p w:rsidR="00000000" w:rsidDel="00000000" w:rsidP="00000000" w:rsidRDefault="00000000" w:rsidRPr="00000000" w14:paraId="000000F0">
      <w:pPr>
        <w:widowControl w:val="1"/>
        <w:numPr>
          <w:ilvl w:val="0"/>
          <w:numId w:val="3"/>
        </w:numPr>
        <w:ind w:left="720" w:right="0" w:hanging="360"/>
        <w:rPr/>
      </w:pPr>
      <w:r w:rsidDel="00000000" w:rsidR="00000000" w:rsidRPr="00000000">
        <w:rPr>
          <w:rtl w:val="0"/>
        </w:rPr>
        <w:t xml:space="preserve">Integración de los resultados en un informe académico estructurado.</w:t>
      </w:r>
    </w:p>
    <w:p w:rsidR="00000000" w:rsidDel="00000000" w:rsidP="00000000" w:rsidRDefault="00000000" w:rsidRPr="00000000" w14:paraId="000000F1">
      <w:pPr>
        <w:widowControl w:val="1"/>
        <w:rPr>
          <w:b w:val="1"/>
          <w:bCs w:val="1"/>
        </w:rPr>
      </w:pPr>
      <w:r w:rsidDel="00000000" w:rsidR="00000000" w:rsidRPr="00000000">
        <w:rPr>
          <w:b w:val="1"/>
          <w:bCs w:val="1"/>
          <w:rtl w:val="0"/>
        </w:rPr>
        <w:t xml:space="preserve">Resultado esperado:</w:t>
      </w:r>
    </w:p>
    <w:p w:rsidR="00000000" w:rsidDel="00000000" w:rsidP="00000000" w:rsidRDefault="00000000" w:rsidRPr="00000000" w14:paraId="000000F2">
      <w:pPr>
        <w:widowControl w:val="1"/>
        <w:numPr>
          <w:ilvl w:val="0"/>
          <w:numId w:val="5"/>
        </w:numPr>
        <w:ind w:left="720" w:right="0" w:hanging="360"/>
        <w:rPr/>
      </w:pPr>
      <w:r w:rsidDel="00000000" w:rsidR="00000000" w:rsidRPr="00000000">
        <w:rPr>
          <w:rtl w:val="0"/>
        </w:rPr>
        <w:t xml:space="preserve">Informe “</w:t>
      </w:r>
      <w:r w:rsidDel="00000000" w:rsidR="00000000" w:rsidRPr="00000000">
        <w:rPr>
          <w:i w:val="1"/>
          <w:iCs w:val="1"/>
          <w:rtl w:val="0"/>
        </w:rPr>
        <w:t xml:space="preserve">Fundamentación teórica y estado del arte</w:t>
      </w:r>
      <w:r w:rsidDel="00000000" w:rsidR="00000000" w:rsidRPr="00000000">
        <w:rPr>
          <w:rtl w:val="0"/>
        </w:rPr>
        <w:t xml:space="preserve">”.</w:t>
      </w:r>
    </w:p>
    <w:p w:rsidR="00000000" w:rsidDel="00000000" w:rsidP="00000000" w:rsidRDefault="00000000" w:rsidRPr="00000000" w14:paraId="000000F3">
      <w:pPr>
        <w:widowControl w:val="1"/>
        <w:numPr>
          <w:ilvl w:val="0"/>
          <w:numId w:val="5"/>
        </w:numPr>
        <w:ind w:left="720" w:right="0" w:hanging="360"/>
        <w:rPr/>
      </w:pPr>
      <w:r w:rsidDel="00000000" w:rsidR="00000000" w:rsidRPr="00000000">
        <w:rPr>
          <w:rtl w:val="0"/>
        </w:rPr>
        <w:t xml:space="preserve">Criterios conceptuales para orientar las decisiones metodológicas de la Etapa 2.</w:t>
      </w:r>
    </w:p>
    <w:p w:rsidR="00000000" w:rsidDel="00000000" w:rsidP="00000000" w:rsidRDefault="00000000" w:rsidRPr="00000000" w14:paraId="000000F4">
      <w:pPr>
        <w:pStyle w:val="Heading3"/>
        <w:widowControl w:val="1"/>
        <w:rPr/>
      </w:pPr>
      <w:bookmarkStart w:colFirst="0" w:colLast="0" w:name="_heading=h.u5dlxq4l6vml" w:id="23"/>
      <w:bookmarkEnd w:id="23"/>
      <w:r w:rsidDel="00000000" w:rsidR="00000000" w:rsidRPr="00000000">
        <w:rPr>
          <w:rtl w:val="0"/>
        </w:rPr>
        <w:t xml:space="preserve">14.2.2. Etapa 2 - Análisis metodológico y estrategia de evaluación</w:t>
      </w:r>
    </w:p>
    <w:p w:rsidR="00000000" w:rsidDel="00000000" w:rsidP="00000000" w:rsidRDefault="00000000" w:rsidRPr="00000000" w14:paraId="000000F5">
      <w:pPr>
        <w:widowControl w:val="1"/>
        <w:ind w:firstLine="720"/>
        <w:rPr/>
      </w:pPr>
      <w:r w:rsidDel="00000000" w:rsidR="00000000" w:rsidRPr="00000000">
        <w:rPr>
          <w:b w:val="1"/>
          <w:bCs w:val="1"/>
          <w:rtl w:val="0"/>
        </w:rPr>
        <w:t xml:space="preserve">Duración estimada:</w:t>
      </w:r>
      <w:r w:rsidDel="00000000" w:rsidR="00000000" w:rsidRPr="00000000">
        <w:rPr>
          <w:rtl w:val="0"/>
        </w:rPr>
        <w:t xml:space="preserve"> 5–6 semanas</w:t>
        <w:br w:type="textWrapping"/>
        <w:tab/>
      </w:r>
      <w:r w:rsidDel="00000000" w:rsidR="00000000" w:rsidRPr="00000000">
        <w:rPr>
          <w:b w:val="1"/>
          <w:bCs w:val="1"/>
          <w:rtl w:val="0"/>
        </w:rPr>
        <w:t xml:space="preserve">Propósito:</w:t>
      </w:r>
      <w:r w:rsidDel="00000000" w:rsidR="00000000" w:rsidRPr="00000000">
        <w:rPr>
          <w:rtl w:val="0"/>
        </w:rPr>
        <w:t xml:space="preserve"> definir los criterios experimentales, métricas, datasets y condiciones de prueba que permitirán evaluar la factibilidad del sistema en laboratorio y entorno simulado.</w:t>
      </w:r>
    </w:p>
    <w:p w:rsidR="00000000" w:rsidDel="00000000" w:rsidP="00000000" w:rsidRDefault="00000000" w:rsidRPr="00000000" w14:paraId="000000F6">
      <w:pPr>
        <w:widowControl w:val="1"/>
        <w:rPr>
          <w:b w:val="1"/>
          <w:bCs w:val="1"/>
        </w:rPr>
      </w:pPr>
      <w:r w:rsidDel="00000000" w:rsidR="00000000" w:rsidRPr="00000000">
        <w:rPr>
          <w:b w:val="1"/>
          <w:bCs w:val="1"/>
          <w:rtl w:val="0"/>
        </w:rPr>
        <w:t xml:space="preserve">Actividades:</w:t>
      </w:r>
    </w:p>
    <w:p w:rsidR="00000000" w:rsidDel="00000000" w:rsidP="00000000" w:rsidRDefault="00000000" w:rsidRPr="00000000" w14:paraId="000000F7">
      <w:pPr>
        <w:widowControl w:val="1"/>
        <w:numPr>
          <w:ilvl w:val="0"/>
          <w:numId w:val="2"/>
        </w:numPr>
        <w:ind w:left="720" w:right="0" w:hanging="360"/>
        <w:rPr/>
      </w:pPr>
      <w:r w:rsidDel="00000000" w:rsidR="00000000" w:rsidRPr="00000000">
        <w:rPr>
          <w:rtl w:val="0"/>
        </w:rPr>
        <w:t xml:space="preserve">Determinar supuestos y restricciones técnicas (hardware, cámaras, entornos controlados).</w:t>
      </w:r>
    </w:p>
    <w:p w:rsidR="00000000" w:rsidDel="00000000" w:rsidP="00000000" w:rsidRDefault="00000000" w:rsidRPr="00000000" w14:paraId="000000F8">
      <w:pPr>
        <w:widowControl w:val="1"/>
        <w:numPr>
          <w:ilvl w:val="0"/>
          <w:numId w:val="2"/>
        </w:numPr>
        <w:ind w:left="720" w:right="0" w:hanging="360"/>
        <w:rPr/>
      </w:pPr>
      <w:r w:rsidDel="00000000" w:rsidR="00000000" w:rsidRPr="00000000">
        <w:rPr>
          <w:rtl w:val="0"/>
        </w:rPr>
        <w:t xml:space="preserve">Definir métricas de evaluación: precisión, recall, F1-score, FPS, latencia.</w:t>
      </w:r>
    </w:p>
    <w:p w:rsidR="00000000" w:rsidDel="00000000" w:rsidP="00000000" w:rsidRDefault="00000000" w:rsidRPr="00000000" w14:paraId="000000F9">
      <w:pPr>
        <w:widowControl w:val="1"/>
        <w:numPr>
          <w:ilvl w:val="0"/>
          <w:numId w:val="2"/>
        </w:numPr>
        <w:ind w:left="720" w:right="0" w:hanging="360"/>
        <w:rPr/>
      </w:pPr>
      <w:r w:rsidDel="00000000" w:rsidR="00000000" w:rsidRPr="00000000">
        <w:rPr>
          <w:rtl w:val="0"/>
        </w:rPr>
        <w:t xml:space="preserve">Explorar, seleccionar y documentar datasets de referencia y del dominio construcción.</w:t>
      </w:r>
    </w:p>
    <w:p w:rsidR="00000000" w:rsidDel="00000000" w:rsidP="00000000" w:rsidRDefault="00000000" w:rsidRPr="00000000" w14:paraId="000000FA">
      <w:pPr>
        <w:widowControl w:val="1"/>
        <w:numPr>
          <w:ilvl w:val="0"/>
          <w:numId w:val="2"/>
        </w:numPr>
        <w:ind w:left="720" w:right="0" w:hanging="360"/>
        <w:rPr/>
      </w:pPr>
      <w:r w:rsidDel="00000000" w:rsidR="00000000" w:rsidRPr="00000000">
        <w:rPr>
          <w:rtl w:val="0"/>
        </w:rPr>
        <w:t xml:space="preserve">Diseñar un protocolo de evaluación reproducible y escalable a futuro.</w:t>
      </w:r>
    </w:p>
    <w:p w:rsidR="00000000" w:rsidDel="00000000" w:rsidP="00000000" w:rsidRDefault="00000000" w:rsidRPr="00000000" w14:paraId="000000FB">
      <w:pPr>
        <w:widowControl w:val="1"/>
        <w:numPr>
          <w:ilvl w:val="0"/>
          <w:numId w:val="2"/>
        </w:numPr>
        <w:ind w:left="720" w:right="0" w:hanging="360"/>
        <w:rPr/>
      </w:pPr>
      <w:r w:rsidDel="00000000" w:rsidR="00000000" w:rsidRPr="00000000">
        <w:rPr>
          <w:rtl w:val="0"/>
        </w:rPr>
        <w:t xml:space="preserve">Elaborar matriz de riesgos técnicos y operativos con mitigaciones básicas.</w:t>
      </w:r>
    </w:p>
    <w:p w:rsidR="00000000" w:rsidDel="00000000" w:rsidP="00000000" w:rsidRDefault="00000000" w:rsidRPr="00000000" w14:paraId="000000FC">
      <w:pPr>
        <w:widowControl w:val="1"/>
        <w:rPr>
          <w:b w:val="1"/>
          <w:bCs w:val="1"/>
        </w:rPr>
      </w:pPr>
      <w:r w:rsidDel="00000000" w:rsidR="00000000" w:rsidRPr="00000000">
        <w:rPr>
          <w:b w:val="1"/>
          <w:bCs w:val="1"/>
          <w:rtl w:val="0"/>
        </w:rPr>
        <w:t xml:space="preserve">Resultado esperado:</w:t>
      </w:r>
    </w:p>
    <w:p w:rsidR="00000000" w:rsidDel="00000000" w:rsidP="00000000" w:rsidRDefault="00000000" w:rsidRPr="00000000" w14:paraId="000000FD">
      <w:pPr>
        <w:widowControl w:val="1"/>
        <w:numPr>
          <w:ilvl w:val="0"/>
          <w:numId w:val="4"/>
        </w:numPr>
        <w:ind w:left="720" w:right="0" w:hanging="360"/>
        <w:rPr/>
      </w:pPr>
      <w:r w:rsidDel="00000000" w:rsidR="00000000" w:rsidRPr="00000000">
        <w:rPr>
          <w:rtl w:val="0"/>
        </w:rPr>
        <w:t xml:space="preserve">Documento “</w:t>
      </w:r>
      <w:r w:rsidDel="00000000" w:rsidR="00000000" w:rsidRPr="00000000">
        <w:rPr>
          <w:i w:val="1"/>
          <w:iCs w:val="1"/>
          <w:rtl w:val="0"/>
        </w:rPr>
        <w:t xml:space="preserve">Plan metodológico y protocolo de evaluación</w:t>
      </w:r>
      <w:r w:rsidDel="00000000" w:rsidR="00000000" w:rsidRPr="00000000">
        <w:rPr>
          <w:rtl w:val="0"/>
        </w:rPr>
        <w:t xml:space="preserve">”.</w:t>
      </w:r>
    </w:p>
    <w:p w:rsidR="00000000" w:rsidDel="00000000" w:rsidP="00000000" w:rsidRDefault="00000000" w:rsidRPr="00000000" w14:paraId="000000FE">
      <w:pPr>
        <w:widowControl w:val="1"/>
        <w:numPr>
          <w:ilvl w:val="0"/>
          <w:numId w:val="4"/>
        </w:numPr>
        <w:ind w:left="720" w:right="0" w:hanging="360"/>
        <w:rPr/>
      </w:pPr>
      <w:r w:rsidDel="00000000" w:rsidR="00000000" w:rsidRPr="00000000">
        <w:rPr>
          <w:rtl w:val="0"/>
        </w:rPr>
        <w:t xml:space="preserve">Inventario de datasets validados y criterios de evaluación.</w:t>
      </w:r>
    </w:p>
    <w:p w:rsidR="00000000" w:rsidDel="00000000" w:rsidP="00000000" w:rsidRDefault="00000000" w:rsidRPr="00000000" w14:paraId="000000FF">
      <w:pPr>
        <w:widowControl w:val="1"/>
        <w:numPr>
          <w:ilvl w:val="0"/>
          <w:numId w:val="4"/>
        </w:numPr>
        <w:ind w:left="720" w:right="0" w:hanging="360"/>
        <w:rPr/>
      </w:pPr>
      <w:r w:rsidDel="00000000" w:rsidR="00000000" w:rsidRPr="00000000">
        <w:rPr>
          <w:rtl w:val="0"/>
        </w:rPr>
        <w:t xml:space="preserve">Matriz de riesgos y supuestos experimentales.</w:t>
      </w:r>
    </w:p>
    <w:p w:rsidR="00000000" w:rsidDel="00000000" w:rsidP="00000000" w:rsidRDefault="00000000" w:rsidRPr="00000000" w14:paraId="00000100">
      <w:pPr>
        <w:pStyle w:val="Heading3"/>
        <w:widowControl w:val="1"/>
        <w:rPr/>
      </w:pPr>
      <w:bookmarkStart w:colFirst="0" w:colLast="0" w:name="_heading=h.exdb6u7wjdz5" w:id="24"/>
      <w:bookmarkEnd w:id="24"/>
      <w:r w:rsidDel="00000000" w:rsidR="00000000" w:rsidRPr="00000000">
        <w:rPr>
          <w:rtl w:val="0"/>
        </w:rPr>
        <w:t xml:space="preserve">14.2.3. Etapa 3 - Diseño arquitectónico de la plataforma experimental</w:t>
      </w:r>
    </w:p>
    <w:p w:rsidR="00000000" w:rsidDel="00000000" w:rsidP="00000000" w:rsidRDefault="00000000" w:rsidRPr="00000000" w14:paraId="00000101">
      <w:pPr>
        <w:widowControl w:val="1"/>
        <w:ind w:firstLine="720"/>
        <w:rPr/>
      </w:pPr>
      <w:r w:rsidDel="00000000" w:rsidR="00000000" w:rsidRPr="00000000">
        <w:rPr>
          <w:b w:val="1"/>
          <w:bCs w:val="1"/>
          <w:rtl w:val="0"/>
        </w:rPr>
        <w:t xml:space="preserve">Duración estimada:</w:t>
      </w:r>
      <w:r w:rsidDel="00000000" w:rsidR="00000000" w:rsidRPr="00000000">
        <w:rPr>
          <w:rtl w:val="0"/>
        </w:rPr>
        <w:t xml:space="preserve"> 7–9 semanas</w:t>
        <w:br w:type="textWrapping"/>
        <w:tab/>
      </w:r>
      <w:r w:rsidDel="00000000" w:rsidR="00000000" w:rsidRPr="00000000">
        <w:rPr>
          <w:b w:val="1"/>
          <w:bCs w:val="1"/>
          <w:rtl w:val="0"/>
        </w:rPr>
        <w:t xml:space="preserve">Propósito:</w:t>
      </w:r>
      <w:r w:rsidDel="00000000" w:rsidR="00000000" w:rsidRPr="00000000">
        <w:rPr>
          <w:rtl w:val="0"/>
        </w:rPr>
        <w:t xml:space="preserve"> definir una </w:t>
      </w:r>
      <w:r w:rsidDel="00000000" w:rsidR="00000000" w:rsidRPr="00000000">
        <w:rPr>
          <w:b w:val="1"/>
          <w:bCs w:val="1"/>
          <w:rtl w:val="0"/>
        </w:rPr>
        <w:t xml:space="preserve">arquitectura conceptual y modular</w:t>
      </w:r>
      <w:r w:rsidDel="00000000" w:rsidR="00000000" w:rsidRPr="00000000">
        <w:rPr>
          <w:rtl w:val="0"/>
        </w:rPr>
        <w:t xml:space="preserve">, lo suficientemente clara para implementar un prototipo funcional, sin buscar una ingeniería de producto completa.</w:t>
      </w:r>
    </w:p>
    <w:p w:rsidR="00000000" w:rsidDel="00000000" w:rsidP="00000000" w:rsidRDefault="00000000" w:rsidRPr="00000000" w14:paraId="00000102">
      <w:pPr>
        <w:widowControl w:val="1"/>
        <w:rPr>
          <w:b w:val="1"/>
          <w:bCs w:val="1"/>
        </w:rPr>
      </w:pPr>
      <w:r w:rsidDel="00000000" w:rsidR="00000000" w:rsidRPr="00000000">
        <w:rPr>
          <w:b w:val="1"/>
          <w:bCs w:val="1"/>
          <w:rtl w:val="0"/>
        </w:rPr>
        <w:t xml:space="preserve">Actividades:</w:t>
      </w:r>
    </w:p>
    <w:p w:rsidR="00000000" w:rsidDel="00000000" w:rsidP="00000000" w:rsidRDefault="00000000" w:rsidRPr="00000000" w14:paraId="00000103">
      <w:pPr>
        <w:widowControl w:val="1"/>
        <w:numPr>
          <w:ilvl w:val="0"/>
          <w:numId w:val="8"/>
        </w:numPr>
        <w:ind w:left="720" w:right="0" w:hanging="360"/>
        <w:rPr/>
      </w:pPr>
      <w:r w:rsidDel="00000000" w:rsidR="00000000" w:rsidRPr="00000000">
        <w:rPr>
          <w:rtl w:val="0"/>
        </w:rPr>
        <w:t xml:space="preserve">Diseño del </w:t>
      </w:r>
      <w:r w:rsidDel="00000000" w:rsidR="00000000" w:rsidRPr="00000000">
        <w:rPr>
          <w:b w:val="1"/>
          <w:bCs w:val="1"/>
          <w:rtl w:val="0"/>
        </w:rPr>
        <w:t xml:space="preserve">plano de medios</w:t>
      </w:r>
      <w:r w:rsidDel="00000000" w:rsidR="00000000" w:rsidRPr="00000000">
        <w:rPr>
          <w:rtl w:val="0"/>
        </w:rPr>
        <w:t xml:space="preserve"> (captura, normalización, transporte de video).</w:t>
      </w:r>
    </w:p>
    <w:p w:rsidR="00000000" w:rsidDel="00000000" w:rsidP="00000000" w:rsidRDefault="00000000" w:rsidRPr="00000000" w14:paraId="00000104">
      <w:pPr>
        <w:widowControl w:val="1"/>
        <w:numPr>
          <w:ilvl w:val="0"/>
          <w:numId w:val="8"/>
        </w:numPr>
        <w:ind w:left="720" w:right="0" w:hanging="360"/>
        <w:rPr/>
      </w:pPr>
      <w:r w:rsidDel="00000000" w:rsidR="00000000" w:rsidRPr="00000000">
        <w:rPr>
          <w:rtl w:val="0"/>
        </w:rPr>
        <w:t xml:space="preserve">Diseño del </w:t>
      </w:r>
      <w:r w:rsidDel="00000000" w:rsidR="00000000" w:rsidRPr="00000000">
        <w:rPr>
          <w:b w:val="1"/>
          <w:bCs w:val="1"/>
          <w:rtl w:val="0"/>
        </w:rPr>
        <w:t xml:space="preserve">plano de control</w:t>
      </w:r>
      <w:r w:rsidDel="00000000" w:rsidR="00000000" w:rsidRPr="00000000">
        <w:rPr>
          <w:rtl w:val="0"/>
        </w:rPr>
        <w:t xml:space="preserve"> (detección, eventos, alertas, almacenamiento).</w:t>
      </w:r>
    </w:p>
    <w:p w:rsidR="00000000" w:rsidDel="00000000" w:rsidP="00000000" w:rsidRDefault="00000000" w:rsidRPr="00000000" w14:paraId="00000105">
      <w:pPr>
        <w:widowControl w:val="1"/>
        <w:numPr>
          <w:ilvl w:val="0"/>
          <w:numId w:val="8"/>
        </w:numPr>
        <w:ind w:left="720" w:right="0" w:hanging="360"/>
        <w:rPr/>
      </w:pPr>
      <w:r w:rsidDel="00000000" w:rsidR="00000000" w:rsidRPr="00000000">
        <w:rPr>
          <w:rtl w:val="0"/>
        </w:rPr>
        <w:t xml:space="preserve">Definición de módulos principales.</w:t>
      </w:r>
    </w:p>
    <w:p w:rsidR="00000000" w:rsidDel="00000000" w:rsidP="00000000" w:rsidRDefault="00000000" w:rsidRPr="00000000" w14:paraId="00000106">
      <w:pPr>
        <w:widowControl w:val="1"/>
        <w:numPr>
          <w:ilvl w:val="0"/>
          <w:numId w:val="8"/>
        </w:numPr>
        <w:ind w:left="720" w:right="0" w:hanging="360"/>
        <w:rPr/>
      </w:pPr>
      <w:r w:rsidDel="00000000" w:rsidR="00000000" w:rsidRPr="00000000">
        <w:rPr>
          <w:rtl w:val="0"/>
        </w:rPr>
        <w:t xml:space="preserve">Elaboración de diagramas de arquitectura y flujo de datos.</w:t>
      </w:r>
    </w:p>
    <w:p w:rsidR="00000000" w:rsidDel="00000000" w:rsidP="00000000" w:rsidRDefault="00000000" w:rsidRPr="00000000" w14:paraId="00000107">
      <w:pPr>
        <w:widowControl w:val="1"/>
        <w:numPr>
          <w:ilvl w:val="0"/>
          <w:numId w:val="8"/>
        </w:numPr>
        <w:ind w:left="720" w:right="0" w:hanging="360"/>
        <w:rPr/>
      </w:pPr>
      <w:r w:rsidDel="00000000" w:rsidR="00000000" w:rsidRPr="00000000">
        <w:rPr>
          <w:rtl w:val="0"/>
        </w:rPr>
        <w:t xml:space="preserve">Definición preliminar de APIs internas y contratos de comunicación.</w:t>
      </w:r>
    </w:p>
    <w:p w:rsidR="00000000" w:rsidDel="00000000" w:rsidP="00000000" w:rsidRDefault="00000000" w:rsidRPr="00000000" w14:paraId="00000108">
      <w:pPr>
        <w:widowControl w:val="1"/>
        <w:numPr>
          <w:ilvl w:val="0"/>
          <w:numId w:val="8"/>
        </w:numPr>
        <w:ind w:left="720" w:right="0" w:hanging="360"/>
        <w:rPr/>
      </w:pPr>
      <w:r w:rsidDel="00000000" w:rsidR="00000000" w:rsidRPr="00000000">
        <w:rPr>
          <w:rtl w:val="0"/>
        </w:rPr>
        <w:t xml:space="preserve">Planificación del backlog de desarrollo incremental (sprints o hitos).</w:t>
      </w:r>
    </w:p>
    <w:p w:rsidR="00000000" w:rsidDel="00000000" w:rsidP="00000000" w:rsidRDefault="00000000" w:rsidRPr="00000000" w14:paraId="00000109">
      <w:pPr>
        <w:widowControl w:val="1"/>
        <w:numPr>
          <w:ilvl w:val="0"/>
          <w:numId w:val="8"/>
        </w:numPr>
        <w:ind w:left="720" w:right="0" w:hanging="360"/>
        <w:rPr/>
      </w:pPr>
      <w:r w:rsidDel="00000000" w:rsidR="00000000" w:rsidRPr="00000000">
        <w:rPr>
          <w:rtl w:val="0"/>
        </w:rPr>
        <w:t xml:space="preserve">Redacción del documento técnico de arquitectura.</w:t>
      </w:r>
    </w:p>
    <w:p w:rsidR="00000000" w:rsidDel="00000000" w:rsidP="00000000" w:rsidRDefault="00000000" w:rsidRPr="00000000" w14:paraId="0000010A">
      <w:pPr>
        <w:widowControl w:val="1"/>
        <w:rPr>
          <w:b w:val="1"/>
          <w:bCs w:val="1"/>
        </w:rPr>
      </w:pPr>
      <w:r w:rsidDel="00000000" w:rsidR="00000000" w:rsidRPr="00000000">
        <w:rPr>
          <w:b w:val="1"/>
          <w:bCs w:val="1"/>
          <w:rtl w:val="0"/>
        </w:rPr>
        <w:t xml:space="preserve">Resultado esperado:</w:t>
      </w:r>
    </w:p>
    <w:p w:rsidR="00000000" w:rsidDel="00000000" w:rsidP="00000000" w:rsidRDefault="00000000" w:rsidRPr="00000000" w14:paraId="0000010B">
      <w:pPr>
        <w:widowControl w:val="1"/>
        <w:numPr>
          <w:ilvl w:val="0"/>
          <w:numId w:val="6"/>
        </w:numPr>
        <w:ind w:left="720" w:right="0" w:hanging="360"/>
        <w:rPr/>
      </w:pPr>
      <w:r w:rsidDel="00000000" w:rsidR="00000000" w:rsidRPr="00000000">
        <w:rPr>
          <w:rtl w:val="0"/>
        </w:rPr>
        <w:t xml:space="preserve">Documento “</w:t>
      </w:r>
      <w:r w:rsidDel="00000000" w:rsidR="00000000" w:rsidRPr="00000000">
        <w:rPr>
          <w:i w:val="1"/>
          <w:iCs w:val="1"/>
          <w:rtl w:val="0"/>
        </w:rPr>
        <w:t xml:space="preserve">Diseño de arquitectura modular</w:t>
      </w:r>
      <w:r w:rsidDel="00000000" w:rsidR="00000000" w:rsidRPr="00000000">
        <w:rPr>
          <w:rtl w:val="0"/>
        </w:rPr>
        <w:t xml:space="preserve">”.</w:t>
      </w:r>
    </w:p>
    <w:p w:rsidR="00000000" w:rsidDel="00000000" w:rsidP="00000000" w:rsidRDefault="00000000" w:rsidRPr="00000000" w14:paraId="0000010C">
      <w:pPr>
        <w:widowControl w:val="1"/>
        <w:numPr>
          <w:ilvl w:val="0"/>
          <w:numId w:val="6"/>
        </w:numPr>
        <w:ind w:left="720" w:right="0" w:hanging="360"/>
        <w:rPr/>
      </w:pPr>
      <w:r w:rsidDel="00000000" w:rsidR="00000000" w:rsidRPr="00000000">
        <w:rPr>
          <w:rtl w:val="0"/>
        </w:rPr>
        <w:t xml:space="preserve">Diagramas de flujo, componentes y contratos de interfaz.</w:t>
      </w:r>
    </w:p>
    <w:p w:rsidR="00000000" w:rsidDel="00000000" w:rsidP="00000000" w:rsidRDefault="00000000" w:rsidRPr="00000000" w14:paraId="0000010D">
      <w:pPr>
        <w:widowControl w:val="1"/>
        <w:numPr>
          <w:ilvl w:val="0"/>
          <w:numId w:val="6"/>
        </w:numPr>
        <w:ind w:left="720" w:right="0" w:hanging="360"/>
        <w:rPr/>
      </w:pPr>
      <w:r w:rsidDel="00000000" w:rsidR="00000000" w:rsidRPr="00000000">
        <w:rPr>
          <w:rtl w:val="0"/>
        </w:rPr>
        <w:t xml:space="preserve">Backlog inicial priorizado para la implementación.</w:t>
      </w:r>
    </w:p>
    <w:p w:rsidR="00000000" w:rsidDel="00000000" w:rsidP="00000000" w:rsidRDefault="00000000" w:rsidRPr="00000000" w14:paraId="0000010E">
      <w:pPr>
        <w:pStyle w:val="Heading3"/>
        <w:widowControl w:val="1"/>
        <w:rPr/>
      </w:pPr>
      <w:bookmarkStart w:colFirst="0" w:colLast="0" w:name="_heading=h.1upo4ok8emx1" w:id="25"/>
      <w:bookmarkEnd w:id="25"/>
      <w:r w:rsidDel="00000000" w:rsidR="00000000" w:rsidRPr="00000000">
        <w:rPr>
          <w:rtl w:val="0"/>
        </w:rPr>
        <w:t xml:space="preserve">14.2.4. Etapa 4 - Implementación del prototipo experimental</w:t>
      </w:r>
    </w:p>
    <w:p w:rsidR="00000000" w:rsidDel="00000000" w:rsidP="00000000" w:rsidRDefault="00000000" w:rsidRPr="00000000" w14:paraId="0000010F">
      <w:pPr>
        <w:widowControl w:val="1"/>
        <w:ind w:firstLine="720"/>
        <w:rPr/>
      </w:pPr>
      <w:r w:rsidDel="00000000" w:rsidR="00000000" w:rsidRPr="00000000">
        <w:rPr>
          <w:b w:val="1"/>
          <w:bCs w:val="1"/>
          <w:rtl w:val="0"/>
        </w:rPr>
        <w:t xml:space="preserve">Duración estimada:</w:t>
      </w:r>
      <w:r w:rsidDel="00000000" w:rsidR="00000000" w:rsidRPr="00000000">
        <w:rPr>
          <w:rtl w:val="0"/>
        </w:rPr>
        <w:t xml:space="preserve"> 10–12 semanas</w:t>
        <w:br w:type="textWrapping"/>
        <w:tab/>
      </w:r>
      <w:r w:rsidDel="00000000" w:rsidR="00000000" w:rsidRPr="00000000">
        <w:rPr>
          <w:b w:val="1"/>
          <w:bCs w:val="1"/>
          <w:rtl w:val="0"/>
        </w:rPr>
        <w:t xml:space="preserve">Propósito: </w:t>
      </w:r>
      <w:r w:rsidDel="00000000" w:rsidR="00000000" w:rsidRPr="00000000">
        <w:rPr>
          <w:rtl w:val="0"/>
        </w:rPr>
        <w:t xml:space="preserve">construir el prototipo experimental que materializa la arquitectura definida, integrando los módulos esenciales en un flujo funcional de extremo a extremo.</w:t>
      </w:r>
    </w:p>
    <w:p w:rsidR="00000000" w:rsidDel="00000000" w:rsidP="00000000" w:rsidRDefault="00000000" w:rsidRPr="00000000" w14:paraId="00000110">
      <w:pPr>
        <w:widowControl w:val="1"/>
        <w:rPr>
          <w:b w:val="1"/>
          <w:bCs w:val="1"/>
        </w:rPr>
      </w:pPr>
      <w:r w:rsidDel="00000000" w:rsidR="00000000" w:rsidRPr="00000000">
        <w:rPr>
          <w:b w:val="1"/>
          <w:bCs w:val="1"/>
          <w:rtl w:val="0"/>
        </w:rPr>
        <w:t xml:space="preserve">Actividades:</w:t>
      </w:r>
    </w:p>
    <w:p w:rsidR="00000000" w:rsidDel="00000000" w:rsidP="00000000" w:rsidRDefault="00000000" w:rsidRPr="00000000" w14:paraId="00000111">
      <w:pPr>
        <w:widowControl w:val="1"/>
        <w:numPr>
          <w:ilvl w:val="0"/>
          <w:numId w:val="10"/>
        </w:numPr>
        <w:ind w:left="720" w:right="0" w:hanging="360"/>
        <w:rPr/>
      </w:pPr>
      <w:r w:rsidDel="00000000" w:rsidR="00000000" w:rsidRPr="00000000">
        <w:rPr>
          <w:rtl w:val="0"/>
        </w:rPr>
        <w:t xml:space="preserve">Implementar el módulo de ingesta y transmisión de video de baja latencia, conforme al diseño del plano de medios.</w:t>
      </w:r>
    </w:p>
    <w:p w:rsidR="00000000" w:rsidDel="00000000" w:rsidP="00000000" w:rsidRDefault="00000000" w:rsidRPr="00000000" w14:paraId="00000112">
      <w:pPr>
        <w:widowControl w:val="1"/>
        <w:numPr>
          <w:ilvl w:val="0"/>
          <w:numId w:val="10"/>
        </w:numPr>
        <w:ind w:left="720" w:right="0" w:hanging="360"/>
        <w:rPr/>
      </w:pPr>
      <w:r w:rsidDel="00000000" w:rsidR="00000000" w:rsidRPr="00000000">
        <w:rPr>
          <w:rtl w:val="0"/>
        </w:rPr>
        <w:t xml:space="preserve">Integrar un modelo OV pre entrenado capaz de procesar secuencias de video en tiempo real.</w:t>
      </w:r>
    </w:p>
    <w:p w:rsidR="00000000" w:rsidDel="00000000" w:rsidP="00000000" w:rsidRDefault="00000000" w:rsidRPr="00000000" w14:paraId="00000113">
      <w:pPr>
        <w:widowControl w:val="1"/>
        <w:numPr>
          <w:ilvl w:val="0"/>
          <w:numId w:val="10"/>
        </w:numPr>
        <w:ind w:left="720" w:right="0" w:hanging="360"/>
        <w:rPr/>
      </w:pPr>
      <w:r w:rsidDel="00000000" w:rsidR="00000000" w:rsidRPr="00000000">
        <w:rPr>
          <w:rtl w:val="0"/>
        </w:rPr>
        <w:t xml:space="preserve">Incorporar, en la medida en que resulte viable, componentes complementarios como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14">
      <w:pPr>
        <w:widowControl w:val="1"/>
        <w:numPr>
          <w:ilvl w:val="1"/>
          <w:numId w:val="10"/>
        </w:numPr>
        <w:ind w:left="1440" w:right="0" w:hanging="360"/>
        <w:rPr/>
      </w:pPr>
      <w:r w:rsidDel="00000000" w:rsidR="00000000" w:rsidRPr="00000000">
        <w:rPr>
          <w:rtl w:val="0"/>
        </w:rPr>
        <w:t xml:space="preserve">Módulo de seguimiento temporal (MOT),</w:t>
      </w:r>
    </w:p>
    <w:p w:rsidR="00000000" w:rsidDel="00000000" w:rsidP="00000000" w:rsidRDefault="00000000" w:rsidRPr="00000000" w14:paraId="00000115">
      <w:pPr>
        <w:widowControl w:val="1"/>
        <w:numPr>
          <w:ilvl w:val="1"/>
          <w:numId w:val="10"/>
        </w:numPr>
        <w:ind w:left="1440" w:right="0" w:hanging="360"/>
        <w:rPr/>
      </w:pPr>
      <w:r w:rsidDel="00000000" w:rsidR="00000000" w:rsidRPr="00000000">
        <w:rPr>
          <w:rtl w:val="0"/>
        </w:rPr>
        <w:t xml:space="preserve">Lógica básica de patrones de riesgo,</w:t>
      </w:r>
    </w:p>
    <w:p w:rsidR="00000000" w:rsidDel="00000000" w:rsidP="00000000" w:rsidRDefault="00000000" w:rsidRPr="00000000" w14:paraId="00000116">
      <w:pPr>
        <w:widowControl w:val="1"/>
        <w:numPr>
          <w:ilvl w:val="1"/>
          <w:numId w:val="10"/>
        </w:numPr>
        <w:ind w:left="1440" w:right="0" w:hanging="360"/>
        <w:rPr/>
      </w:pPr>
      <w:r w:rsidDel="00000000" w:rsidR="00000000" w:rsidRPr="00000000">
        <w:rPr>
          <w:rtl w:val="0"/>
        </w:rPr>
        <w:t xml:space="preserve">Sistema simplificado de alertas o registro de eventos,</w:t>
      </w:r>
    </w:p>
    <w:p w:rsidR="00000000" w:rsidDel="00000000" w:rsidP="00000000" w:rsidRDefault="00000000" w:rsidRPr="00000000" w14:paraId="00000117">
      <w:pPr>
        <w:widowControl w:val="1"/>
        <w:numPr>
          <w:ilvl w:val="1"/>
          <w:numId w:val="10"/>
        </w:numPr>
        <w:ind w:left="1440" w:right="0" w:hanging="360"/>
        <w:rPr/>
      </w:pPr>
      <w:r w:rsidDel="00000000" w:rsidR="00000000" w:rsidRPr="00000000">
        <w:rPr>
          <w:rtl w:val="0"/>
        </w:rPr>
        <w:t xml:space="preserve">Interfaz de prueba (API o panel web básico).</w:t>
      </w:r>
    </w:p>
    <w:p w:rsidR="00000000" w:rsidDel="00000000" w:rsidP="00000000" w:rsidRDefault="00000000" w:rsidRPr="00000000" w14:paraId="00000118">
      <w:pPr>
        <w:widowControl w:val="1"/>
        <w:numPr>
          <w:ilvl w:val="0"/>
          <w:numId w:val="10"/>
        </w:numPr>
        <w:ind w:left="720" w:right="0" w:hanging="360"/>
        <w:rPr/>
      </w:pPr>
      <w:r w:rsidDel="00000000" w:rsidR="00000000" w:rsidRPr="00000000">
        <w:rPr>
          <w:rtl w:val="0"/>
        </w:rPr>
        <w:t xml:space="preserve">Documentar de manera continua las configuraciones, dependencias, decisiones técnicas y limitaciones observadas durante la implementación.</w:t>
      </w:r>
    </w:p>
    <w:p w:rsidR="00000000" w:rsidDel="00000000" w:rsidP="00000000" w:rsidRDefault="00000000" w:rsidRPr="00000000" w14:paraId="00000119">
      <w:pPr>
        <w:widowControl w:val="1"/>
        <w:numPr>
          <w:ilvl w:val="0"/>
          <w:numId w:val="10"/>
        </w:numPr>
        <w:ind w:left="720" w:right="0" w:hanging="360"/>
        <w:rPr/>
      </w:pPr>
      <w:r w:rsidDel="00000000" w:rsidR="00000000" w:rsidRPr="00000000">
        <w:rPr>
          <w:rtl w:val="0"/>
        </w:rPr>
        <w:t xml:space="preserve">Realizar una </w:t>
      </w:r>
      <w:r w:rsidDel="00000000" w:rsidR="00000000" w:rsidRPr="00000000">
        <w:rPr>
          <w:b w:val="1"/>
          <w:bCs w:val="1"/>
          <w:rtl w:val="0"/>
        </w:rPr>
        <w:t xml:space="preserve">validación técnica preliminar</w:t>
      </w:r>
      <w:r w:rsidDel="00000000" w:rsidR="00000000" w:rsidRPr="00000000">
        <w:rPr>
          <w:rtl w:val="0"/>
        </w:rPr>
        <w:t xml:space="preserve"> del flujo mínimo en entorno controlado, midiendo latencia, FPS y estabilidad general.</w:t>
      </w:r>
    </w:p>
    <w:p w:rsidR="00000000" w:rsidDel="00000000" w:rsidP="00000000" w:rsidRDefault="00000000" w:rsidRPr="00000000" w14:paraId="0000011A">
      <w:pPr>
        <w:widowControl w:val="1"/>
        <w:rPr>
          <w:b w:val="1"/>
          <w:bCs w:val="1"/>
        </w:rPr>
      </w:pPr>
      <w:r w:rsidDel="00000000" w:rsidR="00000000" w:rsidRPr="00000000">
        <w:rPr>
          <w:b w:val="1"/>
          <w:bCs w:val="1"/>
          <w:rtl w:val="0"/>
        </w:rPr>
        <w:t xml:space="preserve">Resultado esperado:</w:t>
      </w:r>
    </w:p>
    <w:p w:rsidR="00000000" w:rsidDel="00000000" w:rsidP="00000000" w:rsidRDefault="00000000" w:rsidRPr="00000000" w14:paraId="0000011B">
      <w:pPr>
        <w:widowControl w:val="1"/>
        <w:numPr>
          <w:ilvl w:val="0"/>
          <w:numId w:val="14"/>
        </w:numPr>
        <w:ind w:left="720" w:right="0" w:hanging="360"/>
        <w:rPr/>
      </w:pPr>
      <w:r w:rsidDel="00000000" w:rsidR="00000000" w:rsidRPr="00000000">
        <w:rPr>
          <w:rtl w:val="0"/>
        </w:rPr>
        <w:t xml:space="preserve">Prototipo funcional reproducible con documentación técnica.</w:t>
      </w:r>
    </w:p>
    <w:p w:rsidR="00000000" w:rsidDel="00000000" w:rsidP="00000000" w:rsidRDefault="00000000" w:rsidRPr="00000000" w14:paraId="0000011C">
      <w:pPr>
        <w:widowControl w:val="1"/>
        <w:numPr>
          <w:ilvl w:val="0"/>
          <w:numId w:val="14"/>
        </w:numPr>
        <w:ind w:left="720" w:right="0" w:hanging="360"/>
        <w:rPr/>
      </w:pPr>
      <w:r w:rsidDel="00000000" w:rsidR="00000000" w:rsidRPr="00000000">
        <w:rPr>
          <w:rtl w:val="0"/>
        </w:rPr>
        <w:t xml:space="preserve">Video o demo funcional end-to-end.</w:t>
      </w:r>
    </w:p>
    <w:p w:rsidR="00000000" w:rsidDel="00000000" w:rsidP="00000000" w:rsidRDefault="00000000" w:rsidRPr="00000000" w14:paraId="0000011D">
      <w:pPr>
        <w:widowControl w:val="1"/>
        <w:numPr>
          <w:ilvl w:val="0"/>
          <w:numId w:val="14"/>
        </w:numPr>
        <w:ind w:left="720" w:right="0" w:hanging="360"/>
        <w:rPr/>
      </w:pPr>
      <w:r w:rsidDel="00000000" w:rsidR="00000000" w:rsidRPr="00000000">
        <w:rPr>
          <w:rtl w:val="0"/>
        </w:rPr>
        <w:t xml:space="preserve">Log de pruebas iniciales (latencia, FPS).</w:t>
      </w:r>
    </w:p>
    <w:p w:rsidR="00000000" w:rsidDel="00000000" w:rsidP="00000000" w:rsidRDefault="00000000" w:rsidRPr="00000000" w14:paraId="0000011E">
      <w:pPr>
        <w:widowControl w:val="1"/>
        <w:numPr>
          <w:ilvl w:val="0"/>
          <w:numId w:val="14"/>
        </w:numPr>
        <w:ind w:left="720" w:right="0" w:hanging="360"/>
        <w:rPr/>
      </w:pPr>
      <w:r w:rsidDel="00000000" w:rsidR="00000000" w:rsidRPr="00000000">
        <w:rPr>
          <w:rtl w:val="0"/>
        </w:rPr>
        <w:t xml:space="preserve">Registro de decisiones técnicas y limitaciones.</w:t>
      </w:r>
    </w:p>
    <w:p w:rsidR="00000000" w:rsidDel="00000000" w:rsidP="00000000" w:rsidRDefault="00000000" w:rsidRPr="00000000" w14:paraId="0000011F">
      <w:pPr>
        <w:pStyle w:val="Heading3"/>
        <w:widowControl w:val="1"/>
        <w:rPr/>
      </w:pPr>
      <w:bookmarkStart w:colFirst="0" w:colLast="0" w:name="_heading=h.3ypad2960ghn" w:id="26"/>
      <w:bookmarkEnd w:id="26"/>
      <w:r w:rsidDel="00000000" w:rsidR="00000000" w:rsidRPr="00000000">
        <w:rPr>
          <w:rtl w:val="0"/>
        </w:rPr>
        <w:t xml:space="preserve">14.2.5. Etapa 5 - Evaluación y validación de desempeño</w:t>
      </w:r>
    </w:p>
    <w:p w:rsidR="00000000" w:rsidDel="00000000" w:rsidP="00000000" w:rsidRDefault="00000000" w:rsidRPr="00000000" w14:paraId="00000120">
      <w:pPr>
        <w:widowControl w:val="1"/>
        <w:ind w:firstLine="720"/>
        <w:rPr/>
      </w:pPr>
      <w:r w:rsidDel="00000000" w:rsidR="00000000" w:rsidRPr="00000000">
        <w:rPr>
          <w:b w:val="1"/>
          <w:bCs w:val="1"/>
          <w:rtl w:val="0"/>
        </w:rPr>
        <w:t xml:space="preserve">Duración estimada:</w:t>
      </w:r>
      <w:r w:rsidDel="00000000" w:rsidR="00000000" w:rsidRPr="00000000">
        <w:rPr>
          <w:rtl w:val="0"/>
        </w:rPr>
        <w:t xml:space="preserve"> </w:t>
        <w:tab/>
        <w:t xml:space="preserve">4–5 semanas</w:t>
        <w:br w:type="textWrapping"/>
        <w:tab/>
      </w:r>
      <w:r w:rsidDel="00000000" w:rsidR="00000000" w:rsidRPr="00000000">
        <w:rPr>
          <w:b w:val="1"/>
          <w:bCs w:val="1"/>
          <w:rtl w:val="0"/>
        </w:rPr>
        <w:t xml:space="preserve">Propósito:</w:t>
      </w:r>
      <w:r w:rsidDel="00000000" w:rsidR="00000000" w:rsidRPr="00000000">
        <w:rPr>
          <w:rtl w:val="0"/>
        </w:rPr>
        <w:t xml:space="preserve"> medir cuantitativa y cualitativamente el desempeño del prototipo en laboratorio y en entorno simulado de obra civil.</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Actividades:</w:t>
      </w:r>
    </w:p>
    <w:p w:rsidR="00000000" w:rsidDel="00000000" w:rsidP="00000000" w:rsidRDefault="00000000" w:rsidRPr="00000000" w14:paraId="00000122">
      <w:pPr>
        <w:widowControl w:val="1"/>
        <w:numPr>
          <w:ilvl w:val="0"/>
          <w:numId w:val="7"/>
        </w:numPr>
        <w:ind w:left="720" w:right="0" w:hanging="360"/>
        <w:rPr/>
      </w:pPr>
      <w:r w:rsidDel="00000000" w:rsidR="00000000" w:rsidRPr="00000000">
        <w:rPr>
          <w:rtl w:val="0"/>
        </w:rPr>
        <w:t xml:space="preserve">Ejecución de pruebas en dataset controlado (laboratorio).</w:t>
      </w:r>
    </w:p>
    <w:p w:rsidR="00000000" w:rsidDel="00000000" w:rsidP="00000000" w:rsidRDefault="00000000" w:rsidRPr="00000000" w14:paraId="00000123">
      <w:pPr>
        <w:widowControl w:val="1"/>
        <w:numPr>
          <w:ilvl w:val="0"/>
          <w:numId w:val="7"/>
        </w:numPr>
        <w:ind w:left="720" w:right="0" w:hanging="360"/>
        <w:rPr/>
      </w:pPr>
      <w:r w:rsidDel="00000000" w:rsidR="00000000" w:rsidRPr="00000000">
        <w:rPr>
          <w:rtl w:val="0"/>
        </w:rPr>
        <w:t xml:space="preserve">Ejecución en escenario representativo de obra simulada.</w:t>
      </w:r>
    </w:p>
    <w:p w:rsidR="00000000" w:rsidDel="00000000" w:rsidP="00000000" w:rsidRDefault="00000000" w:rsidRPr="00000000" w14:paraId="00000124">
      <w:pPr>
        <w:widowControl w:val="1"/>
        <w:numPr>
          <w:ilvl w:val="0"/>
          <w:numId w:val="7"/>
        </w:numPr>
        <w:ind w:left="720" w:right="0" w:hanging="360"/>
        <w:rPr/>
      </w:pPr>
      <w:r w:rsidDel="00000000" w:rsidR="00000000" w:rsidRPr="00000000">
        <w:rPr>
          <w:rtl w:val="0"/>
        </w:rPr>
        <w:t xml:space="preserve">Registro de métricas: precisión, recall, F1, FPS, latencia.</w:t>
      </w:r>
    </w:p>
    <w:p w:rsidR="00000000" w:rsidDel="00000000" w:rsidP="00000000" w:rsidRDefault="00000000" w:rsidRPr="00000000" w14:paraId="00000125">
      <w:pPr>
        <w:widowControl w:val="1"/>
        <w:numPr>
          <w:ilvl w:val="0"/>
          <w:numId w:val="7"/>
        </w:numPr>
        <w:ind w:left="720" w:right="0" w:hanging="360"/>
        <w:rPr/>
      </w:pPr>
      <w:r w:rsidDel="00000000" w:rsidR="00000000" w:rsidRPr="00000000">
        <w:rPr>
          <w:rtl w:val="0"/>
        </w:rPr>
        <w:t xml:space="preserve">Evaluación de robustez frente a condiciones reales (iluminación, oclusión, movimiento).</w:t>
      </w:r>
    </w:p>
    <w:p w:rsidR="00000000" w:rsidDel="00000000" w:rsidP="00000000" w:rsidRDefault="00000000" w:rsidRPr="00000000" w14:paraId="00000126">
      <w:pPr>
        <w:widowControl w:val="1"/>
        <w:numPr>
          <w:ilvl w:val="0"/>
          <w:numId w:val="7"/>
        </w:numPr>
        <w:ind w:left="720" w:right="0" w:hanging="360"/>
        <w:rPr/>
      </w:pPr>
      <w:r w:rsidDel="00000000" w:rsidR="00000000" w:rsidRPr="00000000">
        <w:rPr>
          <w:rtl w:val="0"/>
        </w:rPr>
        <w:t xml:space="preserve">Análisis comparativo con resultados del estado del arte.</w:t>
      </w:r>
    </w:p>
    <w:p w:rsidR="00000000" w:rsidDel="00000000" w:rsidP="00000000" w:rsidRDefault="00000000" w:rsidRPr="00000000" w14:paraId="00000127">
      <w:pPr>
        <w:widowControl w:val="1"/>
        <w:numPr>
          <w:ilvl w:val="0"/>
          <w:numId w:val="7"/>
        </w:numPr>
        <w:ind w:left="720" w:right="0" w:hanging="360"/>
        <w:rPr/>
      </w:pPr>
      <w:r w:rsidDel="00000000" w:rsidR="00000000" w:rsidRPr="00000000">
        <w:rPr>
          <w:rtl w:val="0"/>
        </w:rPr>
        <w:t xml:space="preserve">Elaborar el informe de resultados y análisis crítico.</w:t>
      </w:r>
    </w:p>
    <w:p w:rsidR="00000000" w:rsidDel="00000000" w:rsidP="00000000" w:rsidRDefault="00000000" w:rsidRPr="00000000" w14:paraId="00000128">
      <w:pPr>
        <w:widowControl w:val="1"/>
        <w:rPr>
          <w:b w:val="1"/>
          <w:bCs w:val="1"/>
        </w:rPr>
      </w:pPr>
      <w:r w:rsidDel="00000000" w:rsidR="00000000" w:rsidRPr="00000000">
        <w:rPr>
          <w:b w:val="1"/>
          <w:bCs w:val="1"/>
          <w:rtl w:val="0"/>
        </w:rPr>
        <w:t xml:space="preserve">Resultado esperado:</w:t>
      </w:r>
    </w:p>
    <w:p w:rsidR="00000000" w:rsidDel="00000000" w:rsidP="00000000" w:rsidRDefault="00000000" w:rsidRPr="00000000" w14:paraId="00000129">
      <w:pPr>
        <w:widowControl w:val="1"/>
        <w:numPr>
          <w:ilvl w:val="0"/>
          <w:numId w:val="11"/>
        </w:numPr>
        <w:ind w:left="720" w:right="0" w:hanging="360"/>
        <w:rPr/>
      </w:pPr>
      <w:r w:rsidDel="00000000" w:rsidR="00000000" w:rsidRPr="00000000">
        <w:rPr>
          <w:rtl w:val="0"/>
        </w:rPr>
        <w:t xml:space="preserve">Informe “</w:t>
      </w:r>
      <w:r w:rsidDel="00000000" w:rsidR="00000000" w:rsidRPr="00000000">
        <w:rPr>
          <w:i w:val="1"/>
          <w:iCs w:val="1"/>
          <w:rtl w:val="0"/>
        </w:rPr>
        <w:t xml:space="preserve">Evaluación de desempeño y validación experimental</w:t>
      </w:r>
      <w:r w:rsidDel="00000000" w:rsidR="00000000" w:rsidRPr="00000000">
        <w:rPr>
          <w:rtl w:val="0"/>
        </w:rPr>
        <w:t xml:space="preserve">”.</w:t>
      </w:r>
    </w:p>
    <w:p w:rsidR="00000000" w:rsidDel="00000000" w:rsidP="00000000" w:rsidRDefault="00000000" w:rsidRPr="00000000" w14:paraId="0000012A">
      <w:pPr>
        <w:widowControl w:val="1"/>
        <w:numPr>
          <w:ilvl w:val="0"/>
          <w:numId w:val="11"/>
        </w:numPr>
        <w:ind w:left="720" w:right="0" w:hanging="360"/>
        <w:rPr/>
      </w:pPr>
      <w:r w:rsidDel="00000000" w:rsidR="00000000" w:rsidRPr="00000000">
        <w:rPr>
          <w:rtl w:val="0"/>
        </w:rPr>
        <w:t xml:space="preserve">Tablas de métricas y gráficos analíticos.</w:t>
      </w:r>
    </w:p>
    <w:p w:rsidR="00000000" w:rsidDel="00000000" w:rsidP="00000000" w:rsidRDefault="00000000" w:rsidRPr="00000000" w14:paraId="0000012B">
      <w:pPr>
        <w:widowControl w:val="1"/>
        <w:numPr>
          <w:ilvl w:val="0"/>
          <w:numId w:val="11"/>
        </w:numPr>
        <w:ind w:left="720" w:right="0" w:hanging="360"/>
        <w:rPr/>
      </w:pPr>
      <w:r w:rsidDel="00000000" w:rsidR="00000000" w:rsidRPr="00000000">
        <w:rPr>
          <w:rtl w:val="0"/>
        </w:rPr>
        <w:t xml:space="preserve">Discusión de fortalezas, debilidades y limitaciones del sistema.</w:t>
      </w:r>
    </w:p>
    <w:p w:rsidR="00000000" w:rsidDel="00000000" w:rsidP="00000000" w:rsidRDefault="00000000" w:rsidRPr="00000000" w14:paraId="0000012C">
      <w:pPr>
        <w:pStyle w:val="Heading3"/>
        <w:widowControl w:val="1"/>
        <w:rPr/>
      </w:pPr>
      <w:bookmarkStart w:colFirst="0" w:colLast="0" w:name="_heading=h.jltyrmk6rbtr" w:id="27"/>
      <w:bookmarkEnd w:id="27"/>
      <w:r w:rsidDel="00000000" w:rsidR="00000000" w:rsidRPr="00000000">
        <w:rPr>
          <w:rtl w:val="0"/>
        </w:rPr>
        <w:t xml:space="preserve">14.2.6. Etapa 6 - Documentación final, revisión y presentación</w:t>
      </w:r>
    </w:p>
    <w:p w:rsidR="00000000" w:rsidDel="00000000" w:rsidP="00000000" w:rsidRDefault="00000000" w:rsidRPr="00000000" w14:paraId="0000012D">
      <w:pPr>
        <w:widowControl w:val="1"/>
        <w:ind w:firstLine="720"/>
        <w:rPr/>
      </w:pPr>
      <w:r w:rsidDel="00000000" w:rsidR="00000000" w:rsidRPr="00000000">
        <w:rPr>
          <w:b w:val="1"/>
          <w:bCs w:val="1"/>
          <w:rtl w:val="0"/>
        </w:rPr>
        <w:t xml:space="preserve">Duración estimada:</w:t>
      </w:r>
      <w:r w:rsidDel="00000000" w:rsidR="00000000" w:rsidRPr="00000000">
        <w:rPr>
          <w:rtl w:val="0"/>
        </w:rPr>
        <w:t xml:space="preserve"> 5–6 semanas</w:t>
        <w:br w:type="textWrapping"/>
        <w:tab/>
      </w:r>
      <w:r w:rsidDel="00000000" w:rsidR="00000000" w:rsidRPr="00000000">
        <w:rPr>
          <w:b w:val="1"/>
          <w:bCs w:val="1"/>
          <w:rtl w:val="0"/>
        </w:rPr>
        <w:t xml:space="preserve">Propósito:</w:t>
      </w:r>
      <w:r w:rsidDel="00000000" w:rsidR="00000000" w:rsidRPr="00000000">
        <w:rPr>
          <w:rtl w:val="0"/>
        </w:rPr>
        <w:t xml:space="preserve"> consolidar los resultados técnicos y académicos del proyecto, garantizando una entrega completa, reproducible y lista para defensa.</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Actividades:</w:t>
      </w:r>
    </w:p>
    <w:p w:rsidR="00000000" w:rsidDel="00000000" w:rsidP="00000000" w:rsidRDefault="00000000" w:rsidRPr="00000000" w14:paraId="0000012F">
      <w:pPr>
        <w:widowControl w:val="1"/>
        <w:numPr>
          <w:ilvl w:val="0"/>
          <w:numId w:val="13"/>
        </w:numPr>
        <w:ind w:left="720" w:right="0" w:hanging="360"/>
        <w:rPr/>
      </w:pPr>
      <w:r w:rsidDel="00000000" w:rsidR="00000000" w:rsidRPr="00000000">
        <w:rPr>
          <w:rtl w:val="0"/>
        </w:rPr>
        <w:t xml:space="preserve">Redactar el Informe Final</w:t>
      </w:r>
      <w:r w:rsidDel="00000000" w:rsidR="00000000" w:rsidRPr="00000000">
        <w:rPr>
          <w:b w:val="1"/>
          <w:bCs w:val="1"/>
          <w:rtl w:val="0"/>
        </w:rPr>
        <w:t xml:space="preserve"> </w:t>
      </w:r>
      <w:r w:rsidDel="00000000" w:rsidR="00000000" w:rsidRPr="00000000">
        <w:rPr>
          <w:rtl w:val="0"/>
        </w:rPr>
        <w:t xml:space="preserve">estructurado.</w:t>
      </w:r>
    </w:p>
    <w:p w:rsidR="00000000" w:rsidDel="00000000" w:rsidP="00000000" w:rsidRDefault="00000000" w:rsidRPr="00000000" w14:paraId="00000130">
      <w:pPr>
        <w:widowControl w:val="1"/>
        <w:numPr>
          <w:ilvl w:val="0"/>
          <w:numId w:val="13"/>
        </w:numPr>
        <w:ind w:left="720" w:right="0" w:hanging="360"/>
        <w:rPr/>
      </w:pPr>
      <w:r w:rsidDel="00000000" w:rsidR="00000000" w:rsidRPr="00000000">
        <w:rPr>
          <w:rtl w:val="0"/>
        </w:rPr>
        <w:t xml:space="preserve">Incorporar anexos técnicos (APIs, diagramas, logs, parámetros).</w:t>
      </w:r>
    </w:p>
    <w:p w:rsidR="00000000" w:rsidDel="00000000" w:rsidP="00000000" w:rsidRDefault="00000000" w:rsidRPr="00000000" w14:paraId="00000131">
      <w:pPr>
        <w:widowControl w:val="1"/>
        <w:numPr>
          <w:ilvl w:val="0"/>
          <w:numId w:val="13"/>
        </w:numPr>
        <w:ind w:left="720" w:right="0" w:hanging="360"/>
        <w:rPr/>
      </w:pPr>
      <w:r w:rsidDel="00000000" w:rsidR="00000000" w:rsidRPr="00000000">
        <w:rPr>
          <w:rtl w:val="0"/>
        </w:rPr>
        <w:t xml:space="preserve">Compilar manual de despliegue y documentación del repositorio.</w:t>
      </w:r>
    </w:p>
    <w:p w:rsidR="00000000" w:rsidDel="00000000" w:rsidP="00000000" w:rsidRDefault="00000000" w:rsidRPr="00000000" w14:paraId="00000132">
      <w:pPr>
        <w:widowControl w:val="1"/>
        <w:numPr>
          <w:ilvl w:val="0"/>
          <w:numId w:val="13"/>
        </w:numPr>
        <w:ind w:left="720" w:right="0" w:hanging="360"/>
        <w:rPr/>
      </w:pPr>
      <w:r w:rsidDel="00000000" w:rsidR="00000000" w:rsidRPr="00000000">
        <w:rPr>
          <w:rtl w:val="0"/>
        </w:rPr>
        <w:t xml:space="preserve">Preparar presentación oral y material multimedia (slides, video demo).</w:t>
      </w:r>
    </w:p>
    <w:p w:rsidR="00000000" w:rsidDel="00000000" w:rsidP="00000000" w:rsidRDefault="00000000" w:rsidRPr="00000000" w14:paraId="00000133">
      <w:pPr>
        <w:widowControl w:val="1"/>
        <w:numPr>
          <w:ilvl w:val="0"/>
          <w:numId w:val="13"/>
        </w:numPr>
        <w:ind w:left="720" w:right="0" w:hanging="360"/>
        <w:rPr/>
      </w:pPr>
      <w:r w:rsidDel="00000000" w:rsidR="00000000" w:rsidRPr="00000000">
        <w:rPr>
          <w:rtl w:val="0"/>
        </w:rPr>
        <w:t xml:space="preserve">Validar y etiquetar el repositorio final (versión definitiva).</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Resultado esperado:</w:t>
      </w:r>
    </w:p>
    <w:p w:rsidR="00000000" w:rsidDel="00000000" w:rsidP="00000000" w:rsidRDefault="00000000" w:rsidRPr="00000000" w14:paraId="00000135">
      <w:pPr>
        <w:widowControl w:val="1"/>
        <w:numPr>
          <w:ilvl w:val="0"/>
          <w:numId w:val="9"/>
        </w:numPr>
        <w:ind w:left="720" w:right="0" w:hanging="360"/>
        <w:rPr/>
      </w:pPr>
      <w:r w:rsidDel="00000000" w:rsidR="00000000" w:rsidRPr="00000000">
        <w:rPr>
          <w:rtl w:val="0"/>
        </w:rPr>
        <w:t xml:space="preserve">Entrega académica completa: informe PDF, anexos, repositorio y presentación.</w:t>
      </w:r>
    </w:p>
    <w:p w:rsidR="00000000" w:rsidDel="00000000" w:rsidP="00000000" w:rsidRDefault="00000000" w:rsidRPr="00000000" w14:paraId="00000136">
      <w:pPr>
        <w:widowControl w:val="1"/>
        <w:numPr>
          <w:ilvl w:val="0"/>
          <w:numId w:val="9"/>
        </w:numPr>
        <w:ind w:left="720" w:right="0" w:hanging="360"/>
        <w:rPr/>
        <w:sectPr>
          <w:type w:val="nextPage"/>
          <w:pgSz w:h="15840" w:w="12240" w:orient="portrait"/>
          <w:pgMar w:bottom="1440" w:top="1440" w:left="1440" w:right="1440" w:header="720" w:footer="720"/>
        </w:sectPr>
      </w:pPr>
      <w:r w:rsidDel="00000000" w:rsidR="00000000" w:rsidRPr="00000000">
        <w:rPr>
          <w:rtl w:val="0"/>
        </w:rPr>
        <w:t xml:space="preserve">Defensa lista ante tribunal con documentación de respaldo.</w:t>
      </w:r>
    </w:p>
    <w:p w:rsidR="00000000" w:rsidDel="00000000" w:rsidP="00000000" w:rsidRDefault="00000000" w:rsidRPr="00000000" w14:paraId="00000137">
      <w:pPr>
        <w:pStyle w:val="Heading2"/>
        <w:widowControl w:val="1"/>
        <w:rPr/>
      </w:pPr>
      <w:bookmarkStart w:colFirst="0" w:colLast="0" w:name="_heading=h.sc8gqn41cfnp" w:id="28"/>
      <w:bookmarkEnd w:id="28"/>
      <w:r w:rsidDel="00000000" w:rsidR="00000000" w:rsidRPr="00000000">
        <w:rPr>
          <w:rtl w:val="0"/>
        </w:rPr>
        <w:t xml:space="preserve">14.3. Cronograma y esquema gráfico</w:t>
      </w:r>
    </w:p>
    <w:p w:rsidR="00000000" w:rsidDel="00000000" w:rsidP="00000000" w:rsidRDefault="00000000" w:rsidRPr="00000000" w14:paraId="00000138">
      <w:pPr>
        <w:widowControl w:val="1"/>
        <w:ind w:firstLine="720"/>
        <w:rPr/>
      </w:pPr>
      <w:r w:rsidDel="00000000" w:rsidR="00000000" w:rsidRPr="00000000">
        <w:rPr>
          <w:rtl w:val="0"/>
        </w:rPr>
        <w:t xml:space="preserve">El cronograma del proyecto se organiza en torno a las seis etapas descritas. La secuencia general mantiene una progresión desde la investigación y fundamentación inicial hasta la validación experimental y el cierre documental. El esquema gráfico permite distinguir la duración estimada de cada etapa, su relación temporal con las demás y el estado de avance correspondiente.</w:t>
      </w:r>
    </w:p>
    <w:p w:rsidR="00000000" w:rsidDel="00000000" w:rsidP="00000000" w:rsidRDefault="00000000" w:rsidRPr="00000000" w14:paraId="000001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50mbysizaj1" w:id="29"/>
      <w:bookmarkEnd w:id="2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1</w:t>
      </w:r>
    </w:p>
    <w:p w:rsidR="00000000" w:rsidDel="00000000" w:rsidP="00000000" w:rsidRDefault="00000000" w:rsidRPr="00000000" w14:paraId="000001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Diagrama de Gantt de las etapas previstas del proyecto.</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177252</wp:posOffset>
            </wp:positionV>
            <wp:extent cx="8229600" cy="1875351"/>
            <wp:effectExtent b="0" l="0" r="0" t="0"/>
            <wp:wrapTopAndBottom distB="114300" distT="114300"/>
            <wp:docPr id="4"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8229600" cy="1875351"/>
                    </a:xfrm>
                    <a:prstGeom prst="rect"/>
                    <a:ln/>
                  </pic:spPr>
                </pic:pic>
              </a:graphicData>
            </a:graphic>
          </wp:anchor>
        </w:drawing>
      </w:r>
    </w:p>
    <w:p w:rsidR="00000000" w:rsidDel="00000000" w:rsidP="00000000" w:rsidRDefault="00000000" w:rsidRPr="00000000" w14:paraId="0000013C">
      <w:pPr>
        <w:pStyle w:val="Heading2"/>
        <w:widowControl w:val="1"/>
        <w:rPr/>
      </w:pPr>
      <w:bookmarkStart w:colFirst="0" w:colLast="0" w:name="_heading=h.wf5q6uom0sr6" w:id="30"/>
      <w:bookmarkEnd w:id="30"/>
      <w:r w:rsidDel="00000000" w:rsidR="00000000" w:rsidRPr="00000000">
        <w:rPr>
          <w:rtl w:val="0"/>
        </w:rPr>
        <w:t xml:space="preserve">14.4. Costos asociados al proyecto</w:t>
      </w:r>
    </w:p>
    <w:p w:rsidR="00000000" w:rsidDel="00000000" w:rsidP="00000000" w:rsidRDefault="00000000" w:rsidRPr="00000000" w14:paraId="0000013D">
      <w:pPr>
        <w:widowControl w:val="1"/>
        <w:ind w:firstLine="720"/>
        <w:rPr>
          <w:i w:val="1"/>
          <w:iCs w:val="1"/>
          <w:color w:val="e69138"/>
        </w:rPr>
      </w:pPr>
      <w:r w:rsidDel="00000000" w:rsidR="00000000" w:rsidRPr="00000000">
        <w:rPr>
          <w:i w:val="1"/>
          <w:iCs w:val="1"/>
          <w:color w:val="e69138"/>
          <w:rtl w:val="0"/>
        </w:rPr>
        <w:t xml:space="preserve">[Se completará más adelante.]</w:t>
      </w:r>
      <w:r w:rsidDel="00000000" w:rsidR="00000000" w:rsidRPr="00000000">
        <w:rPr>
          <w:rtl w:val="0"/>
        </w:rPr>
      </w:r>
    </w:p>
    <w:sectPr>
      <w:type w:val="nextPage"/>
      <w:pgSz w:h="12240" w:w="15840" w:orient="landscape"/>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atGPT" w:id="28" w:date="2026-09-11T03:59:54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actualiza el mapa de lectura a las secciones que ya existen en el informe consolidado (§17.3 a §18). La construcción de bancos y referencia humana forma parte del desarrollo, no es un insumo supuesto. La planificación de §14 queda deliberadamente sin modificar.</w:t>
      </w:r>
    </w:p>
  </w:comment>
  <w:comment w:author="ChatGPT" w:id="23" w:date="2026-09-11T03:59:54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rama dejó de ser una posibilidad indeterminada: fue ejecutada y cerrada con veredictos (§17.5.6 y §18.5). Aquí se actualiza su encuadre metodológico, sin adelantar esos veredictos ni reformularla como promesa. La separación respecto del núcleo sin entrenamiento debe mantenerse.</w:t>
      </w:r>
    </w:p>
  </w:comment>
  <w:comment w:author="ChatGPT" w:id="27" w:date="2026-09-11T03:59:54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reemplaza la voz de propuesta futura por la descripción del alcance del informe final. Los componentes del estado del arte que no se ejercieron no se enumeran como decisiones de implementación pendientes. La rama de ajuste fino conserva su encuadre propio en el párrafo anterior de §12.3.</w:t>
      </w:r>
    </w:p>
  </w:comment>
  <w:comment w:author="ChatGPT" w:id="20" w:date="2026-09-11T03:59:54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hipótesis debe poder ser respondida por la evaluación realizada, no por una afirmación genérica de que OVD «supera la rigidez» de otros enfoques. Esta versión mantiene el alcance de la respuesta de §18.1 y las condiciones nucleares de §17.1.2, sin trasladar resultados numéricos a la introducción.</w:t>
      </w:r>
    </w:p>
  </w:comment>
  <w:comment w:author="ChatGPT" w:id="17" w:date="2026-09-11T03:59:54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formulación recoge la pregunta que efectivamente aborda el desarrollo (§17.1.7, §17.5 y §18.1). Se elimina la equiparación entre vocabulario cerrado y sistema «estático»: la apertura semántica y la capacidad temporal son dimensiones distintas.</w:t>
      </w:r>
    </w:p>
  </w:comment>
  <w:comment w:author="ChatGPT" w:id="13" w:date="2026-09-11T03:59:54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explicita la frontera de la distribución implementada: no vuelve a detectar ni confirma por sí misma una condición de riesgo (§17.3.7 y §17.4.1).</w:t>
      </w:r>
    </w:p>
  </w:comment>
  <w:comment w:author="Matias Lautaro Carrizo" w:id="7" w:date="2026-09-12T02:50:30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verdad que todas las que agregó a partir de acá me parecen al vicio</w:t>
      </w:r>
    </w:p>
  </w:comment>
  <w:comment w:author="Matias Lautaro Carrizo" w:id="4" w:date="2026-09-12T02:47:32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usamos ninguna de las 3 y quedaron más que todo como referencia teorica. Las sacaría de aca, no son relevantes en este apartado.</w:t>
      </w:r>
    </w:p>
  </w:comment>
  <w:comment w:author="Matias Lautaro Carrizo" w:id="5" w:date="2026-09-12T02:47:32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usamos ninguna de las 3 y quedaron más que todo como referencia teorica. Las sacaría de aca, no son relevantes en este apartado.</w:t>
      </w:r>
    </w:p>
  </w:comment>
  <w:comment w:author="Matias Lautaro Carrizo" w:id="6" w:date="2026-09-12T02:47:32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usamos ninguna de las 3 y quedaron más que todo como referencia teorica. Las sacaría de aca, no son relevantes en este apartado.</w:t>
      </w:r>
    </w:p>
  </w:comment>
  <w:comment w:author="ChatGPT" w:id="15" w:date="2026-09-11T03:59:54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distingue el vocabulario consultable de la lógica que determina una condición de riesgo. La plataforma no es un intérprete general que convierta cualquier frase en una regla; utiliza consultas y configuraciones explícitas (§17.3.4 y §17.3.6). También se retira la modalidad visual de la descripción del prototipo: su presencia en la literatura no equivale a una capacidad ejercida por el proyecto.</w:t>
      </w:r>
    </w:p>
  </w:comment>
  <w:comment w:author="Matias Lautaro Carrizo" w:id="16" w:date="2026-09-12T03:13:41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acá ya se pone a explicar lo que hace la plataforma, lo cual mucho sentido no tiene porque es una introducción.</w:t>
      </w:r>
    </w:p>
  </w:comment>
  <w:comment w:author="ChatGPT" w:id="8" w:date="2026-09-11T03:59:54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incorporan los identificadores definidos en §17.1.2 para que el glosario acompañe el alcance de §12.4.</w:t>
      </w:r>
    </w:p>
  </w:comment>
  <w:comment w:author="ChatGPT" w:id="18" w:date="2026-09-11T03:59:54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Alineación con §16.3 y §18.2: la extensibilidad sin entrenamiento no elimina el costo de validación. Se conserva la motivación del texto original sin atribuir una ventaja general de desempeño a OVD.</w:t>
      </w:r>
    </w:p>
  </w:comment>
  <w:comment w:author="ChatGPT" w:id="21" w:date="2026-09-11T03:59:54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actualiza la terminología y se evita identificar la factibilidad con el componente perceptivo. Las dimensiones nombradas tienen correspondencia con la metodología (§17.1), la implementación (§17.4) y la organización de resultados (§17.5).</w:t>
      </w:r>
    </w:p>
  </w:comment>
  <w:comment w:author="ChatGPT" w:id="31" w:date="2026-09-11T03:59:54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objetivo específico identifica el producto de la investigación bibliográfica: criterios de selección, diseño y evaluación. Se conserva el marco de seguridad y privacidad sin convertir la normativa en una fuente de taxonomías, severidades o ventanas del algoritmo, en consonancia con §16.2 y §16.6.</w:t>
      </w:r>
    </w:p>
  </w:comment>
  <w:comment w:author="ChatGPT" w:id="30" w:date="2026-09-11T03:59:54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conserva un objetivo general integrador y se explicita la finalidad de conocimiento: determinar factibilidad y límites. La fundamentación crítica, el diseño, la implementación y la evaluación forman parte del mismo propósito. Los mecanismos concretos quedan en los objetivos específicos, evitando que el objetivo general sea un inventario de componentes. La formulación es compatible con el balance de §18.6.</w:t>
      </w:r>
    </w:p>
  </w:comment>
  <w:comment w:author="ChatGPT" w:id="35" w:date="2026-09-11T03:59:54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 sustantivo para revisión: el objetivo original exigía «métricas de seguimiento» y «utilidad operativa de las notificaciones». Se propone alinearlo con las unidades y medidas de §17.1.7 y §17.5. Esto no borra el repertorio pre-registrado no ejercido ni convierte su ausencia en cumplimiento: las exclusiones y la falta de una evaluación MOT o de respuesta humana deben seguir declaradas en §17.5 y §18.6. La referencia anotada incorpora el trabajo de preparación de datos como parte del diseño experimental.</w:t>
      </w:r>
    </w:p>
  </w:comment>
  <w:comment w:author="ChatGPT" w:id="10" w:date="2026-09-11T03:59:54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Denominación común del diseño y de su materialización (§17.3 y §17.4.2). No se introduce un segundo nombre de evento para el mismo concepto.</w:t>
      </w:r>
    </w:p>
  </w:comment>
  <w:comment w:author="ChatGPT" w:id="14" w:date="2026-09-11T03:59:54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Convención de lectura de §17.1.7.3 y §17.5.4. El denominador de exposición debe acompañar a la tasa y las re-alertas se contabilizan por separado.</w:t>
      </w:r>
    </w:p>
  </w:comment>
  <w:comment w:author="ChatGPT" w:id="24" w:date="2026-09-11T03:59:54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Ajuste de alcance previsto por AJ-0.01 y sustentado en §17.1.2, §17.4.7 y §17.5.7 del informe consolidado. La enumeración original sugería una cobertura operativa que el desarrollo no afirma. Se conserva el catálogo conceptual sin confundirlo con las condiciones implementadas y evaluadas.</w:t>
      </w:r>
    </w:p>
  </w:comment>
  <w:comment w:author="ChatGPT" w:id="32" w:date="2026-09-11T03:59:54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delimita el objeto de operacionalización y se mantiene la distinción entre catálogo y núcleo que utiliza §17.1.2. Los criterios temporales son decisiones metodológicas y no certificaciones de incumplimiento normativo.</w:t>
      </w:r>
    </w:p>
  </w:comment>
  <w:comment w:author="ChatGPT" w:id="25" w:date="2026-09-11T03:59:54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AJ-0.01. Se distinguen dos aspectos que el texto original dejaba ambiguos: identidad temporal no equivale a identidad personal, y la distribución ya no es una previsión de interoperabilidad futura. Los estados están documentados en §17.4 y §17.6.4. No se atribuye una evaluación MOT al seguimiento implementado.</w:t>
      </w:r>
    </w:p>
  </w:comment>
  <w:comment w:author="ChatGPT" w:id="34" w:date="2026-09-11T03:59:54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precisa el entregable de implementación con las capacidades documentadas en §17.4, incluidas identidad por sujeto y distribución. No se exige reconocimiento de identidad personal ni se presenta el prototipo como producto industrial.</w:t>
      </w:r>
    </w:p>
  </w:comment>
  <w:comment w:author="ChatGPT" w:id="22" w:date="2026-09-11T03:59:54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incorpora la cadena completa y la jerarquía de evidencia de §17.1.7.2. La distribución no es una posibilidad futura: quedó implementada e integrada (§17.4 y §17.6.4). Se retira «utilidad operativa» como propiedad evaluada, porque el informe no documenta un estudio de respuesta de operadores.</w:t>
      </w:r>
    </w:p>
  </w:comment>
  <w:comment w:author="ChatGPT" w:id="29" w:date="2026-09-11T03:59:54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elimina la promesa genérica de conservar todo en anexos y se distingue el papel de los anexos del de los artefactos experimentales, tal como se concreta en §17.6 y §19. No se incorporan rutas ni referencias a documentación interna en el texto propuesto.</w:t>
      </w:r>
    </w:p>
  </w:comment>
  <w:comment w:author="ChatGPT" w:id="26" w:date="2026-09-11T03:59:54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alinean DBE y EBE con §17.1.3.3 y su materialización en §17.4. Se incorpora la separación de materiales que organiza §17.5, sin introducir cifras. Se elimina la atribución del alcance al tiempo de desarrollo y se explicitan límites de evidencia.</w:t>
      </w:r>
    </w:p>
  </w:comment>
  <w:comment w:author="ChatGPT" w:id="9" w:date="2026-09-11T03:59:54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AJ-0.02. Se incorpora únicamente el vocabulario vigente del informe; no se reinstala el nombre de configuración deprecado ni los códigos internos de campañas o decisiones.</w:t>
      </w:r>
    </w:p>
  </w:comment>
  <w:comment w:author="ChatGPT" w:id="0" w:date="2026-09-11T03:59:54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implementación mantiene identificadores temporales para sostener estados por persona, y su aporte se evalúa en las alertas (§17.4.8 y §17.5.4). Esta denominación no implica reconocimiento de identidad personal ni una evaluación mediante métricas MOT.</w:t>
      </w:r>
    </w:p>
  </w:comment>
  <w:comment w:author="Matias Lautaro Carrizo" w:id="1" w:date="2026-09-12T02:17:44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w:t>
      </w:r>
    </w:p>
  </w:comment>
  <w:comment w:author="ChatGPT" w:id="2" w:date="2026-09-11T03:59:54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operativa consistente con el núcleo descrito en §17.4 y §18.1. Evita afirmar que las entidades fueron necesariamente desconocidas durante todo el preentrenamiento; distingue calibración de adaptación paramétrica.</w:t>
      </w:r>
    </w:p>
  </w:comment>
  <w:comment w:author="Matias Lautaro Carrizo" w:id="3" w:date="2026-09-12T02:42:35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w:t>
      </w:r>
    </w:p>
  </w:comment>
  <w:comment w:author="ChatGPT" w:id="12" w:date="2026-09-11T03:59:54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modos comparados por la plataforma (§17.3.6 y §17.5.4) necesitan una definición breve y no deben interpretarse como detectores distintos.</w:t>
      </w:r>
    </w:p>
  </w:comment>
  <w:comment w:author="ChatGPT" w:id="19" w:date="2026-09-11T03:59:54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preserva la motivación asistiva y se separa de los efectos humanos u organizacionales no medidos. El cierre del informe delimita expresamente que la entrega de alertas no mide respuesta humana ni reducción de accidentes (§18.4).</w:t>
      </w:r>
    </w:p>
  </w:comment>
  <w:comment w:author="ChatGPT" w:id="33" w:date="2026-09-11T03:59:54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ajusta la separación de responsabilidades a §17.3: la inferencia pertenece al plano de medios y la decisión temporal al de control; la distribución es un módulo diferenciado, no un tercer plano. El objetivo describe propiedades del diseño sin fijar aquí tecnologías ni puertos.</w:t>
      </w:r>
    </w:p>
  </w:comment>
  <w:comment w:author="ChatGPT" w:id="11" w:date="2026-09-11T03:59:54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distingue la capacidad implementada de seguimiento mínimo de las métricas MOT no ejercidas y del reconocimiento de identidad personal, que permanece excluido.</w:t>
      </w:r>
    </w:p>
  </w:comment>
  <w:comment w:id="36" w:author="Claude" w:initials="C" w:date="2026-09-12T12:00:00Z">
    <w:p w14:paraId="C0000024">
      <w:pPr>
        <w:rPr/>
      </w:pPr>
      <w:r>
        <w:rPr>
          <w:rtl w:val="0"/>
        </w:rPr>
        <w:t xml:space="preserve">Recomiendo RECHAZAR y conservar «Seguimiento multiobjeto». Lo que el proyecto no ejerció son las métricas MOT (MOTA, IDF1, HOTA), no el seguimiento: el tracker está implementado y su aporte se mide en las alertas (F1 0,930 por sujeto frente a 0,789 por escena, §17.5.4 y §18.1). Además, §15.3 y §16.4 tratan el seguimiento multiobjeto por ese nombre, y una palabra clave debe ser un término que un lector busque; «identidad temporal por sujeto» es vocabulario interno del informe. Si se quiere evitar la connotación de MOT completo, la alternativa es «Seguimiento temporal de personas».</w:t>
      </w:r>
      <w:r>
        <w:rPr>
          <w:rtl w:val="0"/>
        </w:rPr>
        <w:annotationRef/>
      </w:r>
    </w:p>
  </w:comment>
  <w:comment w:id="37" w:author="Claude" w:initials="C" w:date="2026-09-12T12:00:00Z">
    <w:p w14:paraId="C0000025">
      <w:pPr>
        <w:rPr/>
      </w:pPr>
      <w:r>
        <w:rPr>
          <w:rtl w:val="0"/>
        </w:rPr>
        <w:t xml:space="preserve">ACEPTAR CON CAMBIOS. La definición de GPT reemplazaba la noción general por la operativa del proyecto, pero §15 y §16 usan «zero-shot» en el sentido de la literatura (17 veces) y §17.1 en ambos. La alternativa conserva la definición general y agrega la precisión de GPT, que sí vale: calibrar consultas y umbrales no es entrenar.</w:t>
      </w:r>
      <w:r>
        <w:rPr>
          <w:rtl w:val="0"/>
        </w:rPr>
        <w:annotationRef/>
      </w:r>
    </w:p>
  </w:comment>
  <w:comment w:id="38" w:author="Claude" w:initials="C" w:date="2026-09-12T12:00:00Z">
    <w:p w14:paraId="C0000026">
      <w:pPr>
        <w:rPr/>
      </w:pPr>
      <w:r>
        <w:rPr>
          <w:rtl w:val="0"/>
        </w:rPr>
        <w:t xml:space="preserve">Sobre el pedido de quitar MOTA, IDF1 y HOTA: recomiendo CONSERVAR las tres filas. El glosario define lo que el informe usa, y estas métricas aparecen en §15.3.3 (métricas de evaluación para MOT), en §17.1.7 (donde se declaran condicionadas) y en §18.6 («la evaluación MOT ... mantiene los límites ya expuestos»). Un lector que llega a §16 o §18 necesita saber qué son. Lo que sí conviene es que las tres filas digan lo mismo con la misma fórmula; hoy ya dicen «no se utilizó para evaluar el prototipo», que es lo correcto.</w:t>
      </w:r>
      <w:r>
        <w:rPr>
          <w:rtl w:val="0"/>
        </w:rPr>
        <w:annotationRef/>
      </w:r>
    </w:p>
  </w:comment>
  <w:comment w:id="39" w:author="Claude" w:initials="C" w:date="2026-09-12T12:00:00Z">
    <w:p w14:paraId="C0000027">
      <w:pPr>
        <w:rPr/>
      </w:pPr>
      <w:r>
        <w:rPr>
          <w:rtl w:val="0"/>
        </w:rPr>
        <w:t xml:space="preserve">Sobre las siete filas nuevas de GPT («me parecen al vicio»): las revisé una por una contra el uso real en las secciones vigentes. CR-01/CR-02 es la más necesaria: los códigos aparecen desde §16.2.2 hasta §18.6 y ahora también en §12.4 y §13.2. La retoco para sumar los códigos de patrón PR-01/PR-02, que §17.1.5 y §17.3.6 usan y nadie define. Identidad temporal por sujeto (§17.1, §17.3, §17.5, §18), Granularidad (scene/subject, §17.3.6, §17.5.4, §18.1), Distribución de alertas (§17.3.7) y FAR (§17.1.7, §18.3) están justificadas por el mismo criterio: son términos del proyecto que el lector encuentra sin definición. Evento de percepción se usa 14 veces en §17.3 y 7 en §17.4. La única que retoco de fondo es «Vocabulario canónico» (ver su comentario). Mi recomendación es ACEPTAR las siete.</w:t>
      </w:r>
      <w:r>
        <w:rPr>
          <w:rtl w:val="0"/>
        </w:rPr>
        <w:annotationRef/>
      </w:r>
    </w:p>
  </w:comment>
  <w:comment w:id="40" w:author="Claude" w:initials="C" w:date="2026-09-12T12:00:00Z">
    <w:p w14:paraId="C0000028">
      <w:pPr>
        <w:rPr/>
      </w:pPr>
      <w:r>
        <w:rPr>
          <w:rtl w:val="0"/>
        </w:rPr>
        <w:t xml:space="preserve">ACEPTAR CON CAMBIOS. AJ-0.02 pide declarar el vocabulario person/helmet/vest/bare_head y GPT lo hace, pero introduce el nombre de configuración «canonical_v2», que ninguna sección del informe usa (cero apariciones en §15–§19) y que es un identificador interno de los repositorios. Se conservan las cuatro etiquetas y la distinción etiqueta/alerta, que es lo que el lector necesita.</w:t>
      </w:r>
      <w:r>
        <w:rPr>
          <w:rtl w:val="0"/>
        </w:rPr>
        <w:annotationRef/>
      </w:r>
    </w:p>
  </w:comment>
  <w:comment w:id="41" w:author="Claude" w:initials="C" w:date="2026-09-12T12:00:00Z">
    <w:p w14:paraId="C0000029">
      <w:pPr>
        <w:rPr/>
      </w:pPr>
      <w:r>
        <w:rPr>
          <w:rtl w:val="0"/>
        </w:rPr>
        <w:t xml:space="preserve">Cinco filas que agrego (Vocabulario activo, Estrategia de detección, G2A, Episodio, Re-alerta), con el mismo criterio que apliqué a las de GPT: son términos propios del proyecto, sin definición en el texto, con uso intenso en las secciones vigentes («vocabulario activo» 20 veces en §17.1–§18; E-DIR/E-IND 27; G2A 26; «episodio» más de 120; «re-alerta» 11). Si el criterio es un glosario mínimo, las prioritarias son G2A y Estrategia de detección, que son siglas opacas para el tribunal.</w:t>
      </w:r>
      <w:r>
        <w:rPr>
          <w:rtl w:val="0"/>
        </w:rPr>
        <w:annotationRef/>
      </w:r>
    </w:p>
  </w:comment>
  <w:comment w:id="42" w:author="Claude" w:initials="C" w:date="2026-09-12T12:00:00Z">
    <w:p w14:paraId="C000002A">
      <w:pPr>
        <w:rPr/>
      </w:pPr>
      <w:r>
        <w:rPr>
          <w:rtl w:val="0"/>
        </w:rPr>
        <w:t xml:space="preserve">Este párrafo ya venía editado y aceptado en la bajada (no tiene marca de GPT). La versión del maestro v1.1 nombraba cinco campos y la editada dejó cuatro: se cayó «seguridad laboral», que es justamente el dominio de aplicación. Lo repongo.</w:t>
      </w:r>
      <w:r>
        <w:rPr>
          <w:rtl w:val="0"/>
        </w:rPr>
        <w:annotationRef/>
      </w:r>
    </w:p>
  </w:comment>
  <w:comment w:id="43" w:author="Claude" w:initials="C" w:date="2026-09-12T12:00:00Z">
    <w:p w14:paraId="C000002B">
      <w:pPr>
        <w:rPr/>
      </w:pPr>
      <w:r>
        <w:rPr>
          <w:rtl w:val="0"/>
        </w:rPr>
        <w:t xml:space="preserve">RECHAZAR la de GPT y tomar esta alternativa, que retoca el original. Coincido con el comentario del colega: en §12.1 todavía no corresponde explicar cómo se articulan consultas, estrategias y reglas dentro de la plataforma. Del texto de GPT conservo dos cosas que sí corrigen el original: sale «imágenes de referencia» (la modalidad visual no se ejerció; sólo aparece en §15) y entra la advertencia de que una consulta válida no garantiza una detección correcta. También paso a presente («evalúa») y quito «y académica».</w:t>
      </w:r>
      <w:r>
        <w:rPr>
          <w:rtl w:val="0"/>
        </w:rPr>
        <w:annotationRef/>
      </w:r>
    </w:p>
  </w:comment>
  <w:comment w:id="44" w:author="Claude" w:initials="C" w:date="2026-09-12T12:00:00Z">
    <w:p w14:paraId="C000002C">
      <w:pPr>
        <w:rPr/>
      </w:pPr>
      <w:r>
        <w:rPr>
          <w:rtl w:val="0"/>
        </w:rPr>
        <w:t xml:space="preserve">RECHAZAR la de GPT y tomar esta alternativa. El original planteaba el problema del dominio (riesgos abiertos frente a detectores de vocabulario cerrado) y GPT lo sustituye por la pregunta de ingeniería que responde §18.1. Las dos cosas hacen falta, en ese orden: primero el problema, después la pregunta. Del texto de GPT tomo la pregunta como cierre del párrafo y su objeción a «estática», que cambio por «vocabulario fijo».</w:t>
      </w:r>
      <w:r>
        <w:rPr>
          <w:rtl w:val="0"/>
        </w:rPr>
        <w:annotationRef/>
      </w:r>
    </w:p>
  </w:comment>
  <w:comment w:id="45" w:author="Claude" w:initials="C" w:date="2026-09-12T12:00:00Z">
    <w:p w14:paraId="C000002D">
      <w:pPr>
        <w:rPr/>
      </w:pPr>
      <w:r>
        <w:rPr>
          <w:rtl w:val="0"/>
        </w:rPr>
        <w:t xml:space="preserve">ACEPTAR CON CAMBIOS. El fondo de GPT es correcto y mejora el original (la extensibilidad sin entrenamiento no elimina el costo de validar, §16.3 y §18.2). Repongo dos cosas que GPT dejó caer: que la condición no contemplada «sea relevante para la seguridad» y el costo en datos, anotación y recursos, y devuelvo la enumeración en tres pasos del original, que ordena la lectura.</w:t>
      </w:r>
      <w:r>
        <w:rPr>
          <w:rtl w:val="0"/>
        </w:rPr>
        <w:annotationRef/>
      </w:r>
    </w:p>
  </w:comment>
  <w:comment w:id="46" w:author="Claude" w:initials="C" w:date="2026-09-12T12:00:00Z">
    <w:p w14:paraId="C000002E">
      <w:pPr>
        <w:rPr/>
      </w:pPr>
      <w:r>
        <w:rPr>
          <w:rtl w:val="0"/>
        </w:rPr>
        <w:t xml:space="preserve">RECHAZAR y volver al original. El párrafo original describe la dimensión operativa del problema (fatiga, simultaneidad, atención sostenida), que es motivación legítima de una introducción; GPT la reduce a una frase y le agrega una advertencia de cierre («no se evalúa la reducción de la carga cognitiva...») que pertenece a los límites, no al problema. Esa advertencia es válida y la llevo a §12.4, al final del párrafo que ya delimita el carácter asistivo del sistema.</w:t>
      </w:r>
      <w:r>
        <w:rPr>
          <w:rtl w:val="0"/>
        </w:rPr>
        <w:annotationRef/>
      </w:r>
    </w:p>
  </w:comment>
  <w:comment w:id="47" w:author="Claude" w:initials="C" w:date="2026-09-12T12:00:00Z">
    <w:p w14:paraId="C000002F">
      <w:pPr>
        <w:rPr/>
      </w:pPr>
      <w:r>
        <w:rPr>
          <w:rtl w:val="0"/>
        </w:rPr>
        <w:t xml:space="preserve">RECHAZAR la de GPT y tomar esta alternativa. La hipótesis de GPT está redactada desde la respuesta: calca casi palabra por palabra el primer párrafo de §18.1 («factibilidad técnica de integrar detección open-vocabulary, procesamiento de video, estabilización temporal... sin ajustar los pesos del núcleo»). Una hipótesis formulada después del resultado deja de ser contrastable. Conservo la original y le hago tres retoques que sí corresponden al planteo inicial: explicito «sin ajustar los pesos del modelo» (la línea base zero-shot fue premisa desde el inicio, §17.1.9), quito el ejemplo «maquinaria cerca de peatones» (queda fuera del núcleo evaluado) y agrego la frase de GPT que evita leer la hipótesis como «OVD detecta mejor». §18.1 sigue respondiéndola tal como está escrito («afirmativa en ese alcance y condicionada»).</w:t>
      </w:r>
      <w:r>
        <w:rPr>
          <w:rtl w:val="0"/>
        </w:rPr>
        <w:annotationRef/>
      </w:r>
    </w:p>
  </w:comment>
  <w:comment w:id="48" w:author="Claude" w:initials="C" w:date="2026-09-12T12:00:00Z">
    <w:p w14:paraId="C0000030">
      <w:pPr>
        <w:rPr/>
      </w:pPr>
      <w:r>
        <w:rPr>
          <w:rtl w:val="0"/>
        </w:rPr>
        <w:t xml:space="preserve">ACEPTAR CON CAMBIOS. La lista de GPT es mejor que la original en tres términos (asociación de evidencia, datos de evaluación, salvaguardas), pero pierde dos que el informe trabaja a fondo: el presupuesto de latencia (§17.1.7, §18.4; GPT lo cambió por «instrumentación de latencia», que es otra cosa) y la arquitectura de transporte de video (§15.4, §17.3.5). Los repongo. Quito la frase final de GPT («estas dimensiones se estudian mediante configuraciones y protocolos explícitos...»), que describe el método de §17.1 y ya está dicho en §12.5.</w:t>
      </w:r>
      <w:r>
        <w:rPr>
          <w:rtl w:val="0"/>
        </w:rPr>
        <w:annotationRef/>
      </w:r>
    </w:p>
  </w:comment>
  <w:comment w:id="49" w:author="Claude" w:initials="C" w:date="2026-09-12T12:00:00Z">
    <w:p w14:paraId="C0000031">
      <w:pPr>
        <w:rPr/>
      </w:pPr>
      <w:r>
        <w:rPr>
          <w:rtl w:val="0"/>
        </w:rPr>
        <w:t xml:space="preserve">ACEPTAR CON CAMBIOS. Dos cosas de GPT son correctas y se conservan: la distribución entra en la cadena (existe, ADR-016 y §17.3.7) y sale «utilidad operativa» como propiedad evaluada (no hubo estudio de respuesta de operadores, §18.6). Lo que quito: la asignación de cada eslabón a un plano («en el plano de medios», «en el plano de control»), que es arquitectura de §17.3 y ya se anuncia en §12.5 y §13.2, y la frase «este último nivel representa a la plataforma completa», que es la regla de lectura de §17.5.1. Repongo «bajo condiciones controladas y reproducibles», que GPT borró. Los tres niveles de evidencia quedan nombrados en una frase, sin desarrollarlos.</w:t>
      </w:r>
      <w:r>
        <w:rPr>
          <w:rtl w:val="0"/>
        </w:rPr>
        <w:annotationRef/>
      </w:r>
    </w:p>
  </w:comment>
  <w:comment w:id="50" w:author="Claude" w:initials="C" w:date="2026-09-12T12:00:00Z">
    <w:p w14:paraId="C0000032">
      <w:pPr>
        <w:rPr/>
      </w:pPr>
      <w:r>
        <w:rPr>
          <w:rtl w:val="0"/>
        </w:rPr>
        <w:t xml:space="preserve">ACEPTAR CON UN CAMBIO. El encuadre de GPT es el correcto (rama separada del núcleo, criterios de adopción previos, sin adelantar el veredicto de §17.5.6/§18.5). Sólo repongo la condición de habilitación «por datos y protocolo», que el original tenía y §17.1.9 mantiene como regla: la rama nunca se encuadra por tiempo ni por cómputo.</w:t>
      </w:r>
      <w:r>
        <w:rPr>
          <w:rtl w:val="0"/>
        </w:rPr>
        <w:annotationRef/>
      </w:r>
    </w:p>
  </w:comment>
  <w:comment w:id="51" w:author="Claude" w:initials="C" w:date="2026-09-12T12:00:00Z">
    <w:p w14:paraId="C0000033">
      <w:pPr>
        <w:rPr/>
      </w:pPr>
      <w:r>
        <w:rPr>
          <w:rtl w:val="0"/>
        </w:rPr>
        <w:t xml:space="preserve">ACEPTAR. Es exactamente el ajuste AJ-0.01: el alcance declarado en el maestro sugería una cobertura (zonas, maquinaria, obstrucciones) que el desarrollo no afirma. La distinción núcleo/catálogo coincide con §17.1.2.1 y §18.6.</w:t>
      </w:r>
      <w:r>
        <w:rPr>
          <w:rtl w:val="0"/>
        </w:rPr>
        <w:annotationRef/>
      </w:r>
    </w:p>
  </w:comment>
  <w:comment w:id="52" w:author="Claude" w:initials="C" w:date="2026-09-12T12:00:00Z">
    <w:p w14:paraId="C0000034">
      <w:pPr>
        <w:rPr/>
      </w:pPr>
      <w:r>
        <w:rPr>
          <w:rtl w:val="0"/>
        </w:rPr>
        <w:t xml:space="preserve">Frase movida desde la propuesta de GPT para §12.2: es un límite del trabajo y este es el párrafo que delimita lo que el sistema no hace. Coincide con lo que §18.6 declara al cerrar («no prueba reducción de incidentes, utilidad percibida ... esos resultados requerirían otra evaluación»).</w:t>
      </w:r>
      <w:r>
        <w:rPr>
          <w:rtl w:val="0"/>
        </w:rPr>
        <w:annotationRef/>
      </w:r>
    </w:p>
  </w:comment>
  <w:comment w:id="53" w:author="Claude" w:initials="C" w:date="2026-09-12T12:00:00Z">
    <w:p w14:paraId="C0000035">
      <w:pPr>
        <w:rPr/>
      </w:pPr>
      <w:r>
        <w:rPr>
          <w:rtl w:val="0"/>
        </w:rPr>
        <w:t xml:space="preserve">ACEPTAR CON CAMBIOS. El contenido es AJ-0.01 y es correcto: la identidad temporal no es identidad personal, y la distribución dejó de ser «interoperabilidad futura» (ADR-016). Cambio la voz: «se implementó e integró» es relato de obra terminada; en la introducción el informe habla en presente de lo que existe. Quito «con registro de sus resultados de entrega», que es detalle de §17.4.</w:t>
      </w:r>
      <w:r>
        <w:rPr>
          <w:rtl w:val="0"/>
        </w:rPr>
        <w:annotationRef/>
      </w:r>
    </w:p>
  </w:comment>
  <w:comment w:id="54" w:author="Claude" w:initials="C" w:date="2026-09-12T12:00:00Z">
    <w:p w14:paraId="C0000036">
      <w:pPr>
        <w:rPr/>
      </w:pPr>
      <w:r>
        <w:rPr>
          <w:rtl w:val="0"/>
        </w:rPr>
        <w:t xml:space="preserve">ACEPTAR CON CAMBIOS. Los dos escenarios con su nombre (DBE/EBE, ya definidos en el glosario) mejoran el original, y la separación rodaje/obra real es una condición de trabajo real. Quito la última frase de GPT («el funcionamiento en vivo no equivale por sí mismo al cumplimiento del presupuesto de latencia ni a una validación operativa general»): es la conclusión de §18.4 puesta en la introducción, y se lee como escrita después de medir. También quito «estrato», que es jerga de §17.5.</w:t>
      </w:r>
      <w:r>
        <w:rPr>
          <w:rtl w:val="0"/>
        </w:rPr>
        <w:annotationRef/>
      </w:r>
    </w:p>
  </w:comment>
  <w:comment w:id="55" w:author="Claude" w:initials="C" w:date="2026-09-12T12:00:00Z">
    <w:p w14:paraId="C0000037">
      <w:pPr>
        <w:rPr/>
      </w:pPr>
      <w:r>
        <w:rPr>
          <w:rtl w:val="0"/>
        </w:rPr>
        <w:t xml:space="preserve">ACEPTAR. Pasa a presente lo que existe (voz del informe) y conserva los criterios de selección. Que el entrenamiento desde cero quede fuera de alcance es correcto y sigue vigente.</w:t>
      </w:r>
      <w:r>
        <w:rPr>
          <w:rtl w:val="0"/>
        </w:rPr>
        <w:annotationRef/>
      </w:r>
    </w:p>
  </w:comment>
  <w:comment w:id="56" w:author="Claude" w:initials="C" w:date="2026-09-12T12:00:00Z">
    <w:p w14:paraId="C0000038">
      <w:pPr>
        <w:rPr/>
      </w:pPr>
      <w:r>
        <w:rPr>
          <w:rtl w:val="0"/>
        </w:rPr>
        <w:t xml:space="preserve">ACEPTAR CON CAMBIOS. El mapa de lectura actualizado es correcto (las tres instancias existen: §17.3, §17.4, §17.5). Repongo dos salidas que el original prometía y GPT borró: «identificar dificultades, discutir limitaciones y proponer líneas futuras», que son exactamente §18.6 (limitaciones y líneas de continuidad). Sin eso, la introducción deja de anunciar una parte del cierre.</w:t>
      </w:r>
      <w:r>
        <w:rPr>
          <w:rtl w:val="0"/>
        </w:rPr>
        <w:annotationRef/>
      </w:r>
    </w:p>
  </w:comment>
  <w:comment w:id="57" w:author="Claude" w:initials="C" w:date="2026-09-12T12:00:00Z">
    <w:p w14:paraId="C0000039">
      <w:pPr>
        <w:rPr/>
      </w:pPr>
      <w:r>
        <w:rPr>
          <w:rtl w:val="0"/>
        </w:rPr>
        <w:t xml:space="preserve">ACEPTAR. Describe el reparto cuerpo/anexos/artefactos tal como quedó en §17.6 y §19, sin rutas ni referencias a documentación interna.</w:t>
      </w:r>
      <w:r>
        <w:rPr>
          <w:rtl w:val="0"/>
        </w:rPr>
        <w:annotationRef/>
      </w:r>
    </w:p>
  </w:comment>
  <w:comment w:id="58" w:author="Claude" w:initials="C" w:date="2026-09-12T12:00:00Z">
    <w:p w14:paraId="C000003A">
      <w:pPr>
        <w:rPr/>
      </w:pPr>
      <w:r>
        <w:rPr>
          <w:rtl w:val="0"/>
        </w:rPr>
        <w:t xml:space="preserve">RECHAZAR y conservar el objetivo general original. Los objetivos son el compromiso inicial que §18.6 evalúa («el objetivo general ... se alcanzó en el alcance documentado»); reescribirlos después del resultado invierte esa lógica. El original ya dice diseñar, implementar y evaluar la factibilidad técnica «mediante la integración de modelos de visión-lenguaje, procesamiento de video de baja latencia, seguimiento temporal, patrones de riesgo y mecanismos de alerta evaluables bajo condiciones controladas»: todo eso se hizo. La versión de GPT agrega «sustentada en el análisis crítico de sus fundamentos», que es el objetivo específico 1, y quita «bajo condiciones controladas». Criterio general para §13: como §14 (plan y cronograma) queda congelado en su primera versión, §13 no debería alejarse del plan; sólo se corrige lo que quedó falso.</w:t>
      </w:r>
      <w:r>
        <w:rPr>
          <w:rtl w:val="0"/>
        </w:rPr>
        <w:annotationRef/>
      </w:r>
    </w:p>
  </w:comment>
  <w:comment w:id="59" w:author="Claude" w:initials="C" w:date="2026-09-12T12:00:00Z">
    <w:p w14:paraId="C000003B">
      <w:pPr>
        <w:rPr/>
      </w:pPr>
      <w:r>
        <w:rPr>
          <w:rtl w:val="0"/>
        </w:rPr>
        <w:t xml:space="preserve">RECHAZAR y conservar el original. GPT quita tres de los cuatro ejes que la Etapa 1 efectivamente cubrió: «normativos» (§16.2.1 Marco normativo de referencia), «seguimiento multiobjeto» (§15.3 y §16.4 llevan ese nombre) y «transmisión de video en tiempo real» (§15.4). También coincide con las actividades de §14.2.1, que no se tocan. El original es exacto respecto de lo que se hizo.</w:t>
      </w:r>
      <w:r>
        <w:rPr>
          <w:rtl w:val="0"/>
        </w:rPr>
        <w:annotationRef/>
      </w:r>
    </w:p>
  </w:comment>
  <w:comment w:id="60" w:author="Claude" w:initials="C" w:date="2026-09-12T12:00:00Z">
    <w:p w14:paraId="C000003C">
      <w:pPr>
        <w:rPr/>
      </w:pPr>
      <w:r>
        <w:rPr>
          <w:rtl w:val="0"/>
        </w:rPr>
        <w:t xml:space="preserve">RECHAZAR y conservar el original. El objetivo se planteó sobre «un conjunto de condiciones de riesgo visualmente observables» y eso es lo que se hizo: un catálogo de seis, con dos en el núcleo evaluado (§17.1.2.1). Reducir el objetivo a CR-01 y CR-02 lo ajusta al resultado, y además pierde «niveles de severidad», que la plataforma sí define (PR-01 alto, PR-02 medio). §18.6 ya dice que «las condiciones mínimas evaluables se concretaron en CR-01 y CR-02»: esa es la frase que debe cargar con la reducción, no el objetivo.</w:t>
      </w:r>
      <w:r>
        <w:rPr>
          <w:rtl w:val="0"/>
        </w:rPr>
        <w:annotationRef/>
      </w:r>
    </w:p>
  </w:comment>
  <w:comment w:id="61" w:author="Claude" w:initials="C" w:date="2026-09-12T12:00:00Z">
    <w:p w14:paraId="C000003D">
      <w:pPr>
        <w:rPr/>
      </w:pPr>
      <w:r>
        <w:rPr>
          <w:rtl w:val="0"/>
        </w:rPr>
        <w:t xml:space="preserve">ACEPTAR CON CAMBIOS: original más la distribución. De la versión de GPT sólo hace falta incorporar la distribución de alertas, que hoy existe (ADR-016) y no estaba prevista en el maestro. Quito «contratos explícitos, configuración reproducible y mecanismos de persistencia e inspección de la evidencia», que son propiedades de la implementación (§17.4) y no del objetivo, y repongo la lista de componentes del original, que GPT recortó (ingesta, seguimiento temporal, registro de eventos).</w:t>
      </w:r>
      <w:r>
        <w:rPr>
          <w:rtl w:val="0"/>
        </w:rPr>
        <w:annotationRef/>
      </w:r>
    </w:p>
  </w:comment>
  <w:comment w:id="62" w:author="Claude" w:initials="C" w:date="2026-09-12T12:00:00Z">
    <w:p w14:paraId="C000003E">
      <w:pPr>
        <w:rPr/>
      </w:pPr>
      <w:r>
        <w:rPr>
          <w:rtl w:val="0"/>
        </w:rPr>
        <w:t xml:space="preserve">ACEPTAR CON CAMBIOS: original más la distribución. GPT reescribe el objetivo con el inventario de lo construido («identidad temporal por sujeto», «herramientas de orquestación e inspección experimental»): la consola y el runner son entregables reales, pero describirlos en el objetivo es ajustar el objetivo al resultado. También se pierde «métricas ... operativas». Sólo sumo la distribución de alertas.</w:t>
      </w:r>
      <w:r>
        <w:rPr>
          <w:rtl w:val="0"/>
        </w:rPr>
        <w:annotationRef/>
      </w:r>
    </w:p>
  </w:comment>
  <w:comment w:id="63" w:author="Claude" w:initials="C" w:date="2026-09-12T12:00:00Z">
    <w:p w14:paraId="C000003F">
      <w:pPr>
        <w:rPr/>
      </w:pPr>
      <w:r>
        <w:rPr>
          <w:rtl w:val="0"/>
        </w:rPr>
        <w:t xml:space="preserve">RECHAZAR y conservar el original. GPT lo marca como «cambio sustantivo para revisión» y lo es: quita «métricas de seguimiento» y «utilidad operativa de las notificaciones», es decir, borra del objetivo lo que no se llegó a evaluar. Pero §18.6 ya declara exactamente esas dos faltas («la evaluación MOT ... mantiene los límites ya expuestos»; «no prueba ... utilidad percibida por responsables de seguridad»). Si el objetivo deja de nombrarlas, esas frases de §18.6 pierden su referente y el informe oculta una reducción de alcance en vez de declararla. Lo honesto es conservar el objetivo como se planteó y dejar que el cierre diga qué no se cumplió. Lo que GPT agrega (bancos anotados, niveles, latencia por tramo, falsas alertas, extensibilidad) es la descripción de §17.5, no un objetivo.</w:t>
      </w:r>
      <w:r>
        <w:rPr>
          <w:rtl w:val="0"/>
        </w:rPr>
        <w:annotationRef/>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42" w15:done="0"/>
  <w15:commentEx w15:paraId="00000143" w15:done="0"/>
  <w15:commentEx w15:paraId="00000144" w15:done="0"/>
  <w15:commentEx w15:paraId="00000145" w15:done="0"/>
  <w15:commentEx w15:paraId="00000146" w15:done="0"/>
  <w15:commentEx w15:paraId="00000147" w15:done="0"/>
  <w15:commentEx w15:paraId="00000148" w15:done="0"/>
  <w15:commentEx w15:paraId="00000149" w15:done="0"/>
  <w15:commentEx w15:paraId="0000014A" w15:done="0"/>
  <w15:commentEx w15:paraId="0000014B" w15:done="0"/>
  <w15:commentEx w15:paraId="0000014C" w15:done="0"/>
  <w15:commentEx w15:paraId="0000014D" w15:paraIdParent="0000014C" w15:done="0"/>
  <w15:commentEx w15:paraId="0000014E" w15:done="0"/>
  <w15:commentEx w15:paraId="0000014F" w15:done="0"/>
  <w15:commentEx w15:paraId="00000150" w15:done="0"/>
  <w15:commentEx w15:paraId="00000151" w15:done="0"/>
  <w15:commentEx w15:paraId="00000152" w15:done="0"/>
  <w15:commentEx w15:paraId="00000153" w15:done="0"/>
  <w15:commentEx w15:paraId="00000154" w15:done="0"/>
  <w15:commentEx w15:paraId="00000155" w15:done="0"/>
  <w15:commentEx w15:paraId="00000156" w15:done="0"/>
  <w15:commentEx w15:paraId="00000157" w15:done="0"/>
  <w15:commentEx w15:paraId="00000158" w15:done="0"/>
  <w15:commentEx w15:paraId="00000159" w15:done="0"/>
  <w15:commentEx w15:paraId="0000015A" w15:done="0"/>
  <w15:commentEx w15:paraId="0000015B" w15:done="0"/>
  <w15:commentEx w15:paraId="0000015C" w15:done="0"/>
  <w15:commentEx w15:paraId="0000015D" w15:done="0"/>
  <w15:commentEx w15:paraId="0000015E" w15:done="0"/>
  <w15:commentEx w15:paraId="0000015F" w15:paraIdParent="0000015E" w15:done="0"/>
  <w15:commentEx w15:paraId="00000160" w15:done="0"/>
  <w15:commentEx w15:paraId="00000161" w15:paraIdParent="00000160" w15:done="0"/>
  <w15:commentEx w15:paraId="00000162" w15:done="0"/>
  <w15:commentEx w15:paraId="00000163" w15:done="0"/>
  <w15:commentEx w15:paraId="00000164" w15:done="0"/>
  <w15:commentEx w15:paraId="00000165" w15:done="0"/>
  <w15:commentEx w15:paraId="C0000024" w15:done="0"/>
  <w15:commentEx w15:paraId="C0000025" w15:done="0"/>
  <w15:commentEx w15:paraId="C0000026" w15:done="0"/>
  <w15:commentEx w15:paraId="C0000027" w15:done="0"/>
  <w15:commentEx w15:paraId="C0000028" w15:done="0"/>
  <w15:commentEx w15:paraId="C0000029" w15:done="0"/>
  <w15:commentEx w15:paraId="C000002A" w15:done="0"/>
  <w15:commentEx w15:paraId="C000002B" w15:done="0"/>
  <w15:commentEx w15:paraId="C000002C" w15:done="0"/>
  <w15:commentEx w15:paraId="C000002D" w15:done="0"/>
  <w15:commentEx w15:paraId="C000002E" w15:done="0"/>
  <w15:commentEx w15:paraId="C000002F" w15:done="0"/>
  <w15:commentEx w15:paraId="C0000030" w15:done="0"/>
  <w15:commentEx w15:paraId="C0000031" w15:done="0"/>
  <w15:commentEx w15:paraId="C0000032" w15:done="0"/>
  <w15:commentEx w15:paraId="C0000033" w15:done="0"/>
  <w15:commentEx w15:paraId="C0000034" w15:done="0"/>
  <w15:commentEx w15:paraId="C0000035" w15:done="0"/>
  <w15:commentEx w15:paraId="C0000036" w15:done="0"/>
  <w15:commentEx w15:paraId="C0000037" w15:done="0"/>
  <w15:commentEx w15:paraId="C0000038" w15:done="0"/>
  <w15:commentEx w15:paraId="C0000039" w15:done="0"/>
  <w15:commentEx w15:paraId="C000003A" w15:done="0"/>
  <w15:commentEx w15:paraId="C000003B" w15:done="0"/>
  <w15:commentEx w15:paraId="C000003C" w15:done="0"/>
  <w15:commentEx w15:paraId="C000003D" w15:done="0"/>
  <w15:commentEx w15:paraId="C000003E" w15:done="0"/>
  <w15:commentEx w15:paraId="C000003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Página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4"/>
        <w:szCs w:val="24"/>
        <w:rtl w:val="0"/>
      </w:rPr>
      <w:t xml:space="preserve"> de </w:t>
    </w:r>
    <w:r w:rsidDel="00000000" w:rsidR="00000000" w:rsidRPr="00000000">
      <w:rPr>
        <w:rFonts w:ascii="Times New Roman" w:cs="Times New Roman" w:eastAsia="Times New Roman" w:hAnsi="Times New Roman"/>
        <w:sz w:val="24"/>
        <w:szCs w:val="24"/>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ind w:left="0" w:right="0" w:firstLine="0"/>
      <w:jc w:val="right"/>
      <w:rPr>
        <w:rFonts w:ascii="Times New Roman" w:cs="Times New Roman" w:eastAsia="Times New Roman" w:hAnsi="Times New Roman"/>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ind w:left="0" w:right="0" w:firstLine="0"/>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ind w:left="0" w:right="0" w:firstLine="0"/>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08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spacing w:after="0" w:before="0" w:line="480" w:lineRule="auto"/>
      <w:ind w:left="0" w:right="0" w:firstLine="0"/>
      <w:jc w:val="left"/>
    </w:pPr>
    <w:rPr>
      <w:rFonts w:ascii="Times New Roman" w:cs="Times New Roman" w:eastAsia="Times New Roman" w:hAnsi="Times New Roman"/>
      <w:b w:val="1"/>
      <w:bCs w:val="1"/>
      <w:i w:val="0"/>
      <w:iCs w:val="0"/>
      <w:color w:val="000000"/>
      <w:sz w:val="24"/>
      <w:szCs w:val="24"/>
    </w:rPr>
  </w:style>
  <w:style w:type="paragraph" w:styleId="Heading2">
    <w:name w:val="heading 2"/>
    <w:basedOn w:val="Normal"/>
    <w:next w:val="Normal"/>
    <w:pPr>
      <w:keepNext w:val="1"/>
      <w:keepLines w:val="1"/>
      <w:widowControl w:val="1"/>
      <w:spacing w:after="0" w:before="0" w:line="480" w:lineRule="auto"/>
      <w:ind w:left="0" w:right="0" w:firstLine="0"/>
      <w:jc w:val="left"/>
    </w:pPr>
    <w:rPr>
      <w:rFonts w:ascii="Times New Roman" w:cs="Times New Roman" w:eastAsia="Times New Roman" w:hAnsi="Times New Roman"/>
      <w:b w:val="1"/>
      <w:bCs w:val="1"/>
      <w:i w:val="0"/>
      <w:iCs w:val="0"/>
      <w:color w:val="000000"/>
      <w:sz w:val="24"/>
      <w:szCs w:val="24"/>
    </w:rPr>
  </w:style>
  <w:style w:type="paragraph" w:styleId="Heading3">
    <w:name w:val="heading 3"/>
    <w:basedOn w:val="Normal"/>
    <w:next w:val="Normal"/>
    <w:pPr>
      <w:keepNext w:val="1"/>
      <w:keepLines w:val="1"/>
      <w:widowControl w:val="1"/>
      <w:spacing w:after="0" w:before="0" w:line="480" w:lineRule="auto"/>
      <w:ind w:left="0" w:right="0" w:firstLine="0"/>
      <w:jc w:val="left"/>
    </w:pPr>
    <w:rPr>
      <w:rFonts w:ascii="Times New Roman" w:cs="Times New Roman" w:eastAsia="Times New Roman" w:hAnsi="Times New Roman"/>
      <w:b w:val="1"/>
      <w:bCs w:val="1"/>
      <w:i w:val="0"/>
      <w:iCs w:val="0"/>
      <w:color w:val="000000"/>
      <w:sz w:val="24"/>
      <w:szCs w:val="24"/>
    </w:rPr>
  </w:style>
  <w:style w:type="paragraph" w:styleId="Heading4">
    <w:name w:val="heading 4"/>
    <w:basedOn w:val="Normal"/>
    <w:next w:val="Normal"/>
    <w:pPr>
      <w:keepNext w:val="1"/>
      <w:keepLines w:val="1"/>
      <w:widowControl w:val="1"/>
      <w:spacing w:after="0" w:before="0" w:line="480" w:lineRule="auto"/>
      <w:ind w:left="0" w:right="0" w:firstLine="0"/>
      <w:jc w:val="left"/>
    </w:pPr>
    <w:rPr>
      <w:rFonts w:ascii="Times New Roman" w:cs="Times New Roman" w:eastAsia="Times New Roman" w:hAnsi="Times New Roman"/>
      <w:b w:val="1"/>
      <w:bCs w:val="1"/>
      <w:i w:val="1"/>
      <w:iCs w:val="1"/>
      <w:color w:val="000000"/>
      <w:sz w:val="24"/>
      <w:szCs w:val="24"/>
    </w:rPr>
  </w:style>
  <w:style w:type="paragraph" w:styleId="Heading5">
    <w:name w:val="heading 5"/>
    <w:basedOn w:val="Normal"/>
    <w:next w:val="Normal"/>
    <w:pPr>
      <w:keepNext w:val="1"/>
      <w:keepLines w:val="1"/>
      <w:widowControl w:val="1"/>
      <w:spacing w:after="0" w:before="0" w:line="480" w:lineRule="auto"/>
      <w:ind w:left="0" w:right="0" w:firstLine="0"/>
      <w:jc w:val="left"/>
    </w:pPr>
    <w:rPr>
      <w:rFonts w:ascii="Times New Roman" w:cs="Times New Roman" w:eastAsia="Times New Roman" w:hAnsi="Times New Roman"/>
      <w:b w:val="1"/>
      <w:bCs w:val="1"/>
      <w:i w:val="1"/>
      <w:iCs w:val="1"/>
      <w:color w:val="000000"/>
      <w:sz w:val="24"/>
      <w:szCs w:val="24"/>
    </w:rPr>
  </w:style>
  <w:style w:type="paragraph" w:styleId="Heading6">
    <w:name w:val="heading 6"/>
    <w:basedOn w:val="Normal"/>
    <w:next w:val="Normal"/>
    <w:pPr>
      <w:keepNext w:val="1"/>
      <w:keepLines w:val="1"/>
      <w:widowControl w:val="1"/>
      <w:spacing w:after="0" w:before="0" w:line="480" w:lineRule="auto"/>
      <w:ind w:left="0" w:right="0" w:firstLine="0"/>
      <w:jc w:val="left"/>
    </w:pPr>
    <w:rPr>
      <w:rFonts w:ascii="Times New Roman" w:cs="Times New Roman" w:eastAsia="Times New Roman" w:hAnsi="Times New Roman"/>
      <w:b w:val="1"/>
      <w:bCs w:val="1"/>
      <w:i w:val="1"/>
      <w:iCs w:val="1"/>
      <w:color w:val="000000"/>
      <w:sz w:val="24"/>
      <w:szCs w:val="24"/>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val="1"/>
      <w:spacing w:after="0" w:before="0" w:line="480" w:lineRule="auto"/>
      <w:ind w:left="0" w:right="0" w:firstLine="720"/>
      <w:jc w:val="left"/>
    </w:pPr>
    <w:rPr>
      <w:rFonts w:ascii="Times New Roman" w:cs="Times New Roman" w:eastAsia="Times New Roman" w:hAnsi="Times New Roman"/>
      <w:sz w:val="24"/>
      <w:szCs w:val="24"/>
      <w:lang w:val="es-A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paragraph" w:styleId="EOVRTCover">
    <w:name w:val="Caratula institucional"/>
    <w:basedOn w:val="Normal"/>
    <w:next w:val="Normal"/>
    <w:pPr>
      <w:keepNext w:val="0"/>
      <w:keepLines w:val="0"/>
      <w:widowControl w:val="1"/>
      <w:spacing w:after="0" w:before="0" w:line="480" w:lineRule="auto"/>
      <w:ind w:left="0" w:right="0" w:firstLine="0"/>
      <w:jc w:val="center"/>
    </w:pPr>
    <w:rPr>
      <w:rFonts w:ascii="Times New Roman" w:cs="Times New Roman" w:eastAsia="Times New Roman" w:hAnsi="Times New Roman"/>
      <w:sz w:val="24"/>
      <w:szCs w:val="24"/>
      <w:lang w:val="es-AR"/>
    </w:rPr>
  </w:style>
  <w:style w:type="paragraph" w:styleId="EOVRTTableText">
    <w:name w:val="Texto de tabla"/>
    <w:basedOn w:val="Normal"/>
    <w:next w:val="Normal"/>
    <w:pPr>
      <w:keepNext w:val="0"/>
      <w:keepLines w:val="0"/>
      <w:widowControl w:val="1"/>
      <w:spacing w:after="0" w:before="0" w:line="480" w:lineRule="auto"/>
      <w:ind w:left="0" w:right="0" w:firstLine="0"/>
      <w:jc w:val="left"/>
    </w:pPr>
    <w:rPr>
      <w:rFonts w:ascii="Times New Roman" w:cs="Times New Roman" w:eastAsia="Times New Roman" w:hAnsi="Times New Roman"/>
      <w:sz w:val="24"/>
      <w:szCs w:val="24"/>
      <w:lang w:val="es-AR"/>
    </w:rPr>
  </w:style>
  <w:style w:type="paragraph" w:styleId="EOVRTTableHead">
    <w:name w:val="Encabezado de tabla"/>
    <w:basedOn w:val="Normal"/>
    <w:next w:val="Normal"/>
    <w:pPr>
      <w:keepNext w:val="0"/>
      <w:keepLines w:val="0"/>
      <w:widowControl w:val="1"/>
      <w:spacing w:after="0" w:before="0" w:line="480" w:lineRule="auto"/>
      <w:ind w:left="0" w:right="0" w:firstLine="0"/>
      <w:jc w:val="left"/>
    </w:pPr>
    <w:rPr>
      <w:rFonts w:ascii="Times New Roman" w:cs="Times New Roman" w:eastAsia="Times New Roman" w:hAnsi="Times New Roman"/>
      <w:b w:val="1"/>
      <w:bCs w:val="1"/>
      <w:sz w:val="24"/>
      <w:szCs w:val="24"/>
      <w:lang w:val="es-AR"/>
    </w:rPr>
  </w:style>
  <w:style w:type="paragraph" w:styleId="EOVRTCaptionNumber">
    <w:name w:val="Numero de tabla o figura"/>
    <w:basedOn w:val="Normal"/>
    <w:next w:val="Normal"/>
    <w:pPr>
      <w:keepNext w:val="1"/>
      <w:keepLines w:val="1"/>
      <w:widowControl w:val="1"/>
      <w:spacing w:after="0" w:before="0" w:line="480" w:lineRule="auto"/>
      <w:ind w:left="0" w:right="0" w:firstLine="0"/>
      <w:jc w:val="left"/>
    </w:pPr>
    <w:rPr>
      <w:rFonts w:ascii="Times New Roman" w:cs="Times New Roman" w:eastAsia="Times New Roman" w:hAnsi="Times New Roman"/>
      <w:b w:val="1"/>
      <w:bCs w:val="1"/>
      <w:sz w:val="24"/>
      <w:szCs w:val="24"/>
      <w:lang w:val="es-AR"/>
    </w:rPr>
  </w:style>
  <w:style w:type="paragraph" w:styleId="EOVRTCaptionTitle">
    <w:name w:val="Titulo de tabla o figura"/>
    <w:basedOn w:val="Normal"/>
    <w:next w:val="Normal"/>
    <w:pPr>
      <w:keepNext w:val="1"/>
      <w:keepLines w:val="1"/>
      <w:widowControl w:val="1"/>
      <w:spacing w:after="0" w:before="0" w:line="480" w:lineRule="auto"/>
      <w:ind w:left="0" w:right="0" w:firstLine="0"/>
      <w:jc w:val="left"/>
    </w:pPr>
    <w:rPr>
      <w:rFonts w:ascii="Times New Roman" w:cs="Times New Roman" w:eastAsia="Times New Roman" w:hAnsi="Times New Roman"/>
      <w:i w:val="1"/>
      <w:iCs w:val="1"/>
      <w:sz w:val="24"/>
      <w:szCs w:val="24"/>
      <w:lang w:val="es-AR"/>
    </w:rPr>
  </w:style>
  <w:style w:type="paragraph" w:styleId="EOVRTNoIndent">
    <w:name w:val="Texto sin sangria"/>
    <w:basedOn w:val="Normal"/>
    <w:next w:val="Normal"/>
    <w:pPr>
      <w:keepNext w:val="0"/>
      <w:keepLines w:val="0"/>
      <w:widowControl w:val="1"/>
      <w:spacing w:after="0" w:before="0" w:line="480" w:lineRule="auto"/>
      <w:ind w:left="0" w:right="0" w:firstLine="0"/>
      <w:jc w:val="left"/>
    </w:pPr>
    <w:rPr>
      <w:rFonts w:ascii="Times New Roman" w:cs="Times New Roman" w:eastAsia="Times New Roman" w:hAnsi="Times New Roman"/>
      <w:sz w:val="24"/>
      <w:szCs w:val="24"/>
      <w:lang w:val="es-AR"/>
    </w:rPr>
  </w:style>
  <w:style w:type="paragraph" w:styleId="EOVRTComment">
    <w:name w:val="Comentario de revision"/>
    <w:basedOn w:val="Normal"/>
    <w:next w:val="Normal"/>
    <w:pPr>
      <w:keepNext w:val="0"/>
      <w:keepLines w:val="0"/>
      <w:widowControl w:val="1"/>
      <w:spacing w:after="0" w:before="0" w:line="480" w:lineRule="auto"/>
      <w:ind w:left="0" w:right="0" w:firstLine="0"/>
      <w:jc w:val="left"/>
    </w:pPr>
    <w:rPr>
      <w:rFonts w:ascii="Times New Roman" w:cs="Times New Roman" w:eastAsia="Times New Roman" w:hAnsi="Times New Roman"/>
      <w:sz w:val="24"/>
      <w:szCs w:val="24"/>
      <w:lang w:val="es-AR"/>
    </w:rPr>
  </w:style>
  <w:style w:type="character" w:styleId="EOVRTCode">
    <w:name w:val="Identificador tecnico"/>
    <w:rPr>
      <w:rFonts w:ascii="Courier New" w:cs="Courier New" w:eastAsia="Courier New" w:hAnsi="Courier New"/>
      <w:sz w:val="24"/>
      <w:szCs w:val="24"/>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80.0" w:type="dxa"/>
        <w:bottom w:w="0.0" w:type="dxa"/>
        <w:right w:w="8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4" Type="http://schemas.openxmlformats.org/officeDocument/2006/relationships/image" Target="media/image2.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Q7CS/pRXZUD1T9Qn0FEB3IRAOA==">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