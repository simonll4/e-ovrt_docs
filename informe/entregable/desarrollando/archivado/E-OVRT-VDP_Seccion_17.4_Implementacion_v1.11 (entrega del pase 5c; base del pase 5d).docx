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spacing w:after="0" w:before="0" w:line="480" w:lineRule="auto"/>
        <w:ind w:firstLine="720"/>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w:t>
      </w:r>
    </w:p>
    <w:p w:rsidR="00000000" w:rsidDel="00000000" w:rsidP="00000000" w:rsidRDefault="00000000" w:rsidRPr="00000000" w14:paraId="00000003">
      <w:pPr>
        <w:pStyle w:val="Heading3"/>
        <w:keepNext w:val="1"/>
        <w:widowControl w:val="1"/>
        <w:spacing w:after="0" w:before="0" w:line="480" w:lineRule="auto"/>
        <w:rPr/>
      </w:pPr>
      <w:r w:rsidDel="00000000" w:rsidR="00000000" w:rsidRPr="00000000">
        <w:rPr>
          <w:rtl w:val="0"/>
        </w:rPr>
        <w:t xml:space="preserve">17.4.1. Componentes construidos y cadena de datos</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p>
    <w:p w:rsidR="00000000" w:rsidDel="00000000" w:rsidP="00000000" w:rsidRDefault="00000000" w:rsidRPr="00000000" w14:paraId="00000005">
      <w:pPr>
        <w:widowControl w:val="1"/>
        <w:spacing w:after="0" w:before="0" w:line="480" w:lineRule="auto"/>
        <w:ind w:firstLine="720"/>
        <w:rPr/>
      </w:pPr>
      <w:r w:rsidDel="00000000" w:rsidR="00000000" w:rsidRPr="00000000">
        <w:rPr>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w:t>
      </w:r>
      <w:r w:rsidDel="00000000" w:rsidR="00000000" w:rsidRPr="00000000">
        <w:rPr>
          <w:rtl w:val="0"/>
        </w:rPr>
        <w:t xml:space="preserve">plano</w:t>
      </w:r>
      <w:r w:rsidDel="00000000" w:rsidR="00000000" w:rsidRPr="00000000">
        <w:rPr>
          <w:rtl w:val="0"/>
        </w:rPr>
        <w:t xml:space="preserve"> de ejecución. Reúne los catálogos de prompts y de experimentos, el orquestador reproducible de corridas, la consolidación de artefactos y la consola de inspección con su servicio intermediario.</w:t>
      </w:r>
    </w:p>
    <w:p w:rsidR="00000000" w:rsidDel="00000000" w:rsidP="00000000" w:rsidRDefault="00000000" w:rsidRPr="00000000" w14:paraId="00000006">
      <w:pPr>
        <w:widowControl w:val="1"/>
        <w:spacing w:after="0" w:before="0" w:line="480" w:lineRule="auto"/>
        <w:ind w:firstLine="720"/>
        <w:rPr/>
      </w:pPr>
      <w:del w:id="9001" w:author="Claude" w:date="2026-09-07T12:00:00Z">
        <w:r w:rsidDel="00000000" w:rsidR="00000000" w:rsidRPr="00000000">
          <w:rPr>
            <w:rtl w:val="0"/>
          </w:rPr>
          <w:delText xml:space="preserve">El módulo de distribución de alertas es el cuarto componente funcional.</w:delText>
        </w:r>
      </w:del>
      <w:ins w:id="9002" w:author="Claude" w:date="2026-09-07T12:00:00Z">
        <w:r>
          <w:rPr>
            <w:rtl w:val="0"/>
          </w:rPr>
          <w:t xml:space="preserve">El módulo de distribución de alertas es un módulo desacoplado y no un tercer plano de ejecución.</w:t>
        </w:r>
      </w:ins>
      <w:r w:rsidDel="00000000" w:rsidR="00000000" w:rsidRPr="00000000">
        <w:rPr>
          <w:rtl w:val="0"/>
        </w:rPr>
        <w:t xml:space="preserve"> Consume las alertas confirmadas desde el bus de alertas, aplica la política de notificación, controla idempotencia y supresión, </w:t>
      </w:r>
      <w:del w:id="9003" w:author="Claude" w:date="2026-09-07T12:00:00Z">
        <w:r w:rsidDel="00000000" w:rsidR="00000000" w:rsidRPr="00000000">
          <w:rPr>
            <w:rtl w:val="0"/>
          </w:rPr>
          <w:delText xml:space="preserve">entrega por MQTT con confirmación de calidad de servicio</w:delText>
        </w:r>
      </w:del>
      <w:ins w:id="9004" w:author="Claude" w:date="2026-09-07T12:00:00Z">
        <w:r>
          <w:rPr>
            <w:rtl w:val="0"/>
          </w:rPr>
          <w:t xml:space="preserve">entrega por MQTT en el nivel de calidad de servicio 1, con confirmación por mensaje</w:t>
        </w:r>
      </w:ins>
      <w:r w:rsidDel="00000000" w:rsidR="00000000" w:rsidRPr="00000000">
        <w:rPr>
          <w:rtl w:val="0"/>
        </w:rPr>
        <w:t xml:space="preserve"> y conserva un ledger de entregas de sólo adición. Su vista de resultados y su lanzamiento desde la orquestación quedaron integrados a la consola.</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p>
    <w:p>
      <w:pPr>
        <w:widowControl w:val="1"/>
        <w:spacing w:after="0" w:before="0" w:line="480" w:lineRule="auto"/>
        <w:ind w:firstLine="720"/>
        <w:rPr>
          <w:ins w:id="9005" w:author="Claude" w:date="2026-09-07T12:00:00Z"/>
          <w:b w:val="1"/>
          <w:bCs w:val="1"/>
        </w:rPr>
      </w:pPr>
      <w:ins w:id="9006" w:author="Claude" w:date="2026-09-07T12:00:00Z"/>
    </w:p>
    <w:p>
      <w:pPr>
        <w:keepNext w:val="1"/>
        <w:widowControl w:val="1"/>
        <w:spacing w:after="0" w:before="0" w:line="480" w:lineRule="auto"/>
        <w:ind w:left="0" w:firstLine="0"/>
        <w:rPr>
          <w:ins w:id="9007" w:author="Claude" w:date="2026-09-07T12:00:00Z"/>
        </w:rPr>
      </w:pPr>
      <w:commentRangeStart w:id="6"/>
      <w:ins w:id="9008" w:author="Claude" w:date="2026-09-07T12:00:00Z">
        <w:r>
          <w:rPr>
            <w:b w:val="1"/>
            <w:bCs w:val="1"/>
            <w:rtl w:val="0"/>
          </w:rPr>
          <w:t xml:space="preserve">Figura 4.5</w:t>
        </w:r>
      </w:ins>
      <w:commentRangeEnd w:id="6"/>
      <w:r>
        <w:rPr>
          <w:rtl w:val="0"/>
        </w:rPr>
        <w:commentReference w:id="6"/>
      </w:r>
    </w:p>
    <w:p>
      <w:pPr>
        <w:keepNext w:val="1"/>
        <w:widowControl w:val="1"/>
        <w:spacing w:after="0" w:before="0" w:line="480" w:lineRule="auto"/>
        <w:ind w:left="0" w:firstLine="0"/>
        <w:rPr>
          <w:ins w:id="9009" w:author="Claude" w:date="2026-09-07T12:00:00Z"/>
        </w:rPr>
      </w:pPr>
      <w:ins w:id="9010" w:author="Claude" w:date="2026-09-07T12:00:00Z">
        <w:r>
          <w:rPr>
            <w:i w:val="1"/>
            <w:iCs w:val="1"/>
            <w:rtl w:val="0"/>
          </w:rPr>
          <w:t xml:space="preserve">Vista de procesos y patrones de acople de la plataforma experimental</w:t>
        </w:r>
      </w:ins>
    </w:p>
    <w:p>
      <w:pPr>
        <w:keepNext w:val="1"/>
        <w:widowControl w:val="1"/>
        <w:spacing w:after="0" w:before="0" w:line="480" w:lineRule="auto"/>
        <w:ind w:left="0" w:firstLine="0"/>
        <w:rPr>
          <w:ins w:id="9012" w:author="Claude" w:date="2026-09-07T12:00:00Z"/>
        </w:rPr>
      </w:pPr>
      <w:ins w:id="9011" w:author="Claude" w:date="2026-09-07T12:00:00Z">
        <w:r>
          <w:rPr>
            <w:rtl w:val="0"/>
          </w:rPr>
          <w:drawing>
            <wp:inline distB="0" distT="0" distL="0" distR="0">
              <wp:extent cx="5760720" cy="5036891"/>
              <wp:effectExtent b="0" l="0" r="0" t="0"/>
              <wp:docPr id="901" name="fig-a-vista-de-procesos.png"/>
              <a:graphic>
                <a:graphicData uri="http://schemas.openxmlformats.org/drawingml/2006/picture">
                  <pic:pic>
                    <pic:nvPicPr>
                      <pic:cNvPr id="0" name="fig-a-vista-de-procesos.png"/>
                      <pic:cNvPicPr preferRelativeResize="0"/>
                    </pic:nvPicPr>
                    <pic:blipFill>
                      <a:blip r:embed="rId12"/>
                      <a:stretch>
                        <a:fillRect/>
                      </a:stretch>
                    </pic:blipFill>
                    <pic:spPr>
                      <a:xfrm>
                        <a:off x="0" y="0"/>
                        <a:ext cx="5760720" cy="5036891"/>
                      </a:xfrm>
                      <a:prstGeom prst="rect"/>
                      <a:ln/>
                    </pic:spPr>
                  </pic:pic>
                </a:graphicData>
              </a:graphic>
            </wp:inline>
          </w:drawing>
        </w:r>
      </w:ins>
    </w:p>
    <w:p w:rsidR="00000000" w:rsidDel="00000000" w:rsidP="00000000" w:rsidRDefault="00000000" w:rsidRPr="00000000" w14:paraId="00000008">
      <w:pPr>
        <w:widowControl w:val="1"/>
        <w:spacing w:after="0" w:before="0" w:line="480" w:lineRule="auto"/>
        <w:ind w:firstLine="720"/>
        <w:rPr/>
      </w:pPr>
      <w:del w:id="9014" w:author="Claude" w:date="2026-09-07T12:00:00Z">
        <w:r w:rsidDel="00000000" w:rsidR="00000000" w:rsidRPr="00000000">
          <w:rPr>
            <w:rtl w:val="0"/>
          </w:rPr>
          <w:delText xml:space="preserve">La figura 4.5 representa la materialización efectiva de los dos patrones de acople.</w:delText>
        </w:r>
      </w:del>
      <w:ins w:id="9015" w:author="Claude" w:date="2026-09-07T12:00:00Z">
        <w:r>
          <w:rPr>
            <w:b w:val="1"/>
            <w:bCs w:val="1"/>
            <w:rtl w:val="0"/>
          </w:rPr>
          <w:t xml:space="preserve">Nota.</w:t>
        </w:r>
        <w:r>
          <w:rPr>
            <w:rtl w:val="0"/>
          </w:rPr>
          <w:t xml:space="preserve"> La figura representa la materialización efectiva de los dos patrones de acople.</w:t>
        </w:r>
      </w:ins>
      <w:r w:rsidDel="00000000" w:rsidR="00000000" w:rsidRPr="00000000">
        <w:rPr>
          <w:rtl w:val="0"/>
        </w:rPr>
        <w:t xml:space="preserv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w:t>
      </w:r>
      <w:del w:id="9013" w:author="Claude" w:date="2026-09-07T12:00:00Z">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4016739</wp:posOffset>
              </wp:positionV>
              <wp:extent cx="5943600" cy="3362325"/>
              <wp:effectExtent b="0" l="0" r="0" t="0"/>
              <wp:wrapTopAndBottom distB="0" distT="0"/>
              <wp:docPr id="5" name="image1.png"/>
              <a:graphic>
                <a:graphicData uri="http://schemas.openxmlformats.org/drawingml/2006/picture">
                  <pic:pic>
                    <pic:nvPicPr>
                      <pic:cNvPr id="0" name="image1.png"/>
                      <pic:cNvPicPr preferRelativeResize="0"/>
                    </pic:nvPicPr>
                    <pic:blipFill>
                      <a:blip r:embed="rId9"/>
                      <a:srcRect b="6347" l="0" r="0" t="0"/>
                      <a:stretch>
                        <a:fillRect/>
                      </a:stretch>
                    </pic:blipFill>
                    <pic:spPr>
                      <a:xfrm>
                        <a:off x="0" y="0"/>
                        <a:ext cx="5943600" cy="3362325"/>
                      </a:xfrm>
                      <a:prstGeom prst="rect"/>
                      <a:ln/>
                    </pic:spPr>
                  </pic:pic>
                </a:graphicData>
              </a:graphic>
            </wp:anchor>
          </w:drawing>
        </w:r>
      </w:del>
      <w:r w:rsidDel="00000000" w:rsidR="00000000" w:rsidRPr="00000000">
        <w:rPr>
          <w:rtl w:val="0"/>
        </w:rPr>
        <w:t xml:space="preserve">artefactos persistentes de cada corrida.</w:t>
      </w:r>
      <w:r w:rsidDel="00000000" w:rsidR="00000000" w:rsidRPr="00000000">
        <w:rPr>
          <w:rtl w:val="0"/>
        </w:rPr>
      </w:r>
    </w:p>
    <w:p w:rsidR="00000000" w:rsidDel="00000000" w:rsidP="00000000" w:rsidRDefault="00000000" w:rsidRPr="00000000" w14:paraId="00000009">
      <w:pPr>
        <w:pStyle w:val="Heading3"/>
        <w:keepNext w:val="1"/>
        <w:widowControl w:val="1"/>
        <w:spacing w:after="0" w:before="0" w:line="480" w:lineRule="auto"/>
        <w:rPr/>
      </w:pPr>
      <w:r w:rsidDel="00000000" w:rsidR="00000000" w:rsidRPr="00000000">
        <w:rPr>
          <w:rtl w:val="0"/>
        </w:rPr>
        <w:t xml:space="preserve">17.4.2. Correspondencia y contratos materializados</w:t>
      </w:r>
    </w:p>
    <w:p w:rsidR="00000000" w:rsidDel="00000000" w:rsidP="00000000" w:rsidRDefault="00000000" w:rsidRPr="00000000" w14:paraId="0000000A">
      <w:pPr>
        <w:widowControl w:val="1"/>
        <w:spacing w:after="0" w:before="0" w:line="480" w:lineRule="auto"/>
        <w:ind w:firstLine="720"/>
        <w:rPr>
          <w:b w:val="1"/>
          <w:bCs w:val="1"/>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t xml:space="preserve">Los contratos mínimos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firstLine="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0C">
      <w:pPr>
        <w:keepNext w:val="1"/>
        <w:widowControl w:val="1"/>
        <w:spacing w:after="0" w:before="0" w:line="480" w:lineRule="auto"/>
        <w:ind w:left="0"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12960.0" w:type="dxa"/>
        <w:jc w:val="center"/>
        <w:tblLayout w:type="fixed"/>
        <w:tblLook w:val="0400"/>
      </w:tblPr>
      <w:tblGrid>
        <w:gridCol w:w="2385"/>
        <w:gridCol w:w="4095"/>
        <w:gridCol w:w="3240"/>
        <w:gridCol w:w="3240"/>
        <w:tblGridChange w:id="0">
          <w:tblGrid>
            <w:gridCol w:w="2385"/>
            <w:gridCol w:w="4095"/>
            <w:gridCol w:w="3240"/>
            <w:gridCol w:w="32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D">
            <w:pPr>
              <w:widowControl w:val="1"/>
              <w:spacing w:after="0" w:before="0" w:line="480" w:lineRule="auto"/>
              <w:ind w:left="0" w:right="0" w:firstLine="0"/>
              <w:rPr/>
            </w:pPr>
            <w:r w:rsidDel="00000000" w:rsidR="00000000" w:rsidRPr="00000000">
              <w:rPr>
                <w:b w:val="1"/>
                <w:bCs w:val="1"/>
                <w:rtl w:val="0"/>
              </w:rPr>
              <w:t xml:space="preserve">Contrato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F">
            <w:pPr>
              <w:keepLines w:val="1"/>
              <w:widowControl w:val="1"/>
              <w:spacing w:after="0" w:before="0" w:line="480" w:lineRule="auto"/>
              <w:ind w:left="0" w:right="0" w:firstLine="0"/>
              <w:rPr/>
            </w:pPr>
            <w:r w:rsidDel="00000000" w:rsidR="00000000" w:rsidRPr="00000000">
              <w:rPr>
                <w:b w:val="1"/>
                <w:bCs w:val="1"/>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del w:id="9024" w:author="Claude" w:date="2026-09-07T12:00:00Z">
              <w:r w:rsidDel="00000000" w:rsidR="00000000" w:rsidRPr="00000000">
                <w:rPr>
                  <w:rtl w:val="0"/>
                </w:rPr>
                <w:delText xml:space="preserve">RunConfig</w:delText>
              </w:r>
            </w:del>
            <w:ins w:id="9025" w:author="Claude" w:date="2026-09-07T12:00:00Z">
              <w:commentRangeStart w:id="8"/>
              <w:r>
                <w:rPr>
                  <w:rtl w:val="0"/>
                </w:rPr>
                <w:t xml:space="preserve">Manifiesto de experimento</w:t>
              </w:r>
              <w:commentRangeEnd w:id="8"/>
              <w:r>
                <w:rPr>
                  <w:rtl w:val="0"/>
                </w:rPr>
                <w:commentReference w:id="8"/>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widowControl w:val="1"/>
              <w:spacing w:after="0" w:before="0" w:line="480" w:lineRule="auto"/>
              <w:ind w:left="0" w:right="0" w:firstLine="0"/>
              <w:rPr/>
            </w:pPr>
            <w:del w:id="9026" w:author="Claude" w:date="2026-09-07T12:00:00Z">
              <w:r w:rsidDel="00000000" w:rsidR="00000000" w:rsidRPr="00000000">
                <w:rPr>
                  <w:rtl w:val="0"/>
                </w:rPr>
                <w:delText xml:space="preserve">Manifiesto de experimento y configuraciones efectivas por plano</w:delText>
              </w:r>
            </w:del>
            <w:ins w:id="9027" w:author="Claude" w:date="2026-09-07T12:00:00Z">
              <w:r>
                <w:rPr>
                  <w:rtl w:val="0"/>
                </w:rPr>
                <w:t xml:space="preserve">Archivo de manifiesto del experimento y configuraciones efectivas por plano</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keepLines w:val="1"/>
              <w:widowControl w:val="1"/>
              <w:spacing w:after="0" w:before="0" w:line="480" w:lineRule="auto"/>
              <w:ind w:left="0" w:right="0" w:firstLine="0"/>
              <w:rPr/>
            </w:pPr>
            <w:r w:rsidDel="00000000" w:rsidR="00000000" w:rsidRPr="00000000">
              <w:rPr>
                <w:rtl w:val="0"/>
              </w:rPr>
              <w:t xml:space="preserve">Esquema de configuración; congelado por el manifiesto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val="1"/>
              <w:spacing w:after="0" w:before="0" w:line="480" w:lineRule="auto"/>
              <w:ind w:left="0" w:right="0" w:firstLine="0"/>
              <w:rPr/>
            </w:pPr>
            <w:r w:rsidDel="00000000" w:rsidR="00000000" w:rsidRPr="00000000">
              <w:rPr>
                <w:rtl w:val="0"/>
              </w:rPr>
              <w:t xml:space="preserve">Catálogo versionado;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val="1"/>
              <w:spacing w:after="0" w:before="0" w:line="480" w:lineRule="auto"/>
              <w:ind w:left="0" w:right="0" w:firstLine="0"/>
              <w:rPr/>
            </w:pPr>
            <w:r w:rsidDel="00000000" w:rsidR="00000000" w:rsidRPr="00000000">
              <w:rPr>
                <w:rtl w:val="0"/>
              </w:rPr>
              <w:t xml:space="preserve">prompt_set_id registrado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pPr>
            <w:r w:rsidDel="00000000" w:rsidR="00000000" w:rsidRPr="00000000">
              <w:rPr>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val="1"/>
              <w:spacing w:after="0" w:before="0" w:line="480" w:lineRule="auto"/>
              <w:ind w:left="0" w:right="0" w:firstLine="0"/>
              <w:rPr/>
            </w:pPr>
            <w:r w:rsidDel="00000000" w:rsidR="00000000" w:rsidRPr="00000000">
              <w:rPr>
                <w:rtl w:val="0"/>
              </w:rPr>
              <w:t xml:space="preserve">Unidad visual y unidad preparada internas,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val="1"/>
              <w:spacing w:after="0" w:before="0" w:line="480" w:lineRule="auto"/>
              <w:ind w:left="0" w:right="0" w:firstLine="0"/>
              <w:rPr/>
            </w:pPr>
            <w:r w:rsidDel="00000000" w:rsidR="00000000" w:rsidRPr="00000000">
              <w:rPr>
                <w:rtl w:val="0"/>
              </w:rPr>
              <w:t xml:space="preserve">Contrato interno; viaja dentro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pPr>
            <w:r w:rsidDel="00000000" w:rsidR="00000000" w:rsidRPr="00000000">
              <w:rPr>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keepLines w:val="1"/>
              <w:widowControl w:val="1"/>
              <w:spacing w:after="0" w:before="0" w:line="480" w:lineRule="auto"/>
              <w:ind w:left="0" w:right="0" w:firstLine="0"/>
              <w:rPr/>
            </w:pPr>
            <w:r w:rsidDel="00000000" w:rsidR="00000000" w:rsidRPr="00000000">
              <w:rPr>
                <w:rtl w:val="0"/>
              </w:rPr>
              <w:t xml:space="preserve">Evento de percepción normalizado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val="1"/>
              <w:spacing w:after="0" w:before="0" w:line="480" w:lineRule="auto"/>
              <w:ind w:left="0" w:right="0" w:firstLine="0"/>
              <w:rPr/>
            </w:pPr>
            <w:r w:rsidDel="00000000" w:rsidR="00000000" w:rsidRPr="00000000">
              <w:rPr>
                <w:rtl w:val="0"/>
              </w:rPr>
              <w:t xml:space="preserve">media.detection.v1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val="1"/>
              <w:spacing w:after="0" w:before="0" w:line="480" w:lineRule="auto"/>
              <w:ind w:left="0" w:right="0" w:firstLine="0"/>
              <w:rPr/>
            </w:pPr>
            <w:r w:rsidDel="00000000" w:rsidR="00000000" w:rsidRPr="00000000">
              <w:rPr>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val="1"/>
              <w:spacing w:after="0" w:before="0" w:line="480" w:lineRule="auto"/>
              <w:ind w:left="0" w:right="0" w:firstLine="0"/>
              <w:rPr/>
            </w:pPr>
            <w:r w:rsidDel="00000000" w:rsidR="00000000" w:rsidRPr="00000000">
              <w:rPr>
                <w:rtl w:val="0"/>
              </w:rPr>
              <w:t xml:space="preserve">Conjunto de patrones versionado (pattern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media.metric.v2 / 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keepLines w:val="1"/>
              <w:widowControl w:val="1"/>
              <w:spacing w:after="0" w:before="0" w:line="480" w:lineRule="auto"/>
              <w:ind w:left="0" w:right="0" w:firstLine="0"/>
              <w:rPr/>
            </w:pPr>
            <w:r w:rsidDel="00000000" w:rsidR="00000000" w:rsidRPr="00000000">
              <w:rPr>
                <w:rtl w:val="0"/>
              </w:rPr>
              <w:t xml:space="preserve">Esquema por componente, registrado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Frontera entre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Cierre de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Evento de finalización publicado al cerrar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run.lifecycle.v1 (evento run_finished)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Repositorio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Lines w:val="1"/>
              <w:widowControl w:val="1"/>
              <w:spacing w:after="0" w:before="0" w:line="480" w:lineRule="auto"/>
              <w:ind w:left="0" w:right="0" w:firstLine="0"/>
              <w:rPr/>
            </w:pPr>
            <w:r w:rsidDel="00000000" w:rsidR="00000000" w:rsidRPr="00000000">
              <w:rPr>
                <w:rtl w:val="0"/>
              </w:rPr>
              <w:t xml:space="preserve">Esquemas de cada evento persistido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pPr>
            <w:r w:rsidDel="00000000" w:rsidR="00000000" w:rsidRPr="00000000">
              <w:rPr>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val="1"/>
              <w:spacing w:after="0" w:before="0" w:line="480" w:lineRule="auto"/>
              <w:ind w:left="0" w:right="0" w:firstLine="0"/>
              <w:rPr/>
            </w:pPr>
            <w:r w:rsidDel="00000000" w:rsidR="00000000" w:rsidRPr="00000000">
              <w:rPr>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val="1"/>
              <w:spacing w:after="0" w:before="0" w:line="480" w:lineRule="auto"/>
              <w:ind w:left="0" w:right="0" w:firstLine="0"/>
              <w:rPr/>
            </w:pPr>
            <w:r w:rsidDel="00000000" w:rsidR="00000000" w:rsidRPr="00000000">
              <w:rPr>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pPr>
            <w:r w:rsidDel="00000000" w:rsidR="00000000" w:rsidRPr="00000000">
              <w:rPr>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rtl w:val="0"/>
              </w:rPr>
              <w:t xml:space="preserve">Reporte consolidado report.json y por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Lines w:val="1"/>
              <w:widowControl w:val="1"/>
              <w:spacing w:after="0" w:before="0" w:line="480" w:lineRule="auto"/>
              <w:ind w:left="0" w:right="0" w:firstLine="0"/>
              <w:rPr/>
            </w:pPr>
            <w:r w:rsidDel="00000000" w:rsidR="00000000" w:rsidRPr="00000000">
              <w:rPr>
                <w:rtl w:val="0"/>
              </w:rPr>
              <w:t xml:space="preserve">Proyección regenerable de los artefactos primarios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pPr>
            <w:del w:id="9028" w:author="Claude" w:date="2026-09-07T12:00:00Z">
              <w:r w:rsidDel="00000000" w:rsidR="00000000" w:rsidRPr="00000000">
                <w:rPr>
                  <w:rtl w:val="0"/>
                </w:rPr>
                <w:delText xml:space="preserve">Alerta distribuida</w:delText>
              </w:r>
            </w:del>
            <w:ins w:id="9029" w:author="Claude" w:date="2026-09-07T12:00:00Z">
              <w:r>
                <w:rPr>
                  <w:rtl w:val="0"/>
                </w:rPr>
                <w:t xml:space="preserve">NotificationEnvelope y DeliveryRecord</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widowControl w:val="1"/>
              <w:spacing w:after="0" w:before="0" w:line="480" w:lineRule="auto"/>
              <w:ind w:left="0" w:right="0" w:firstLine="0"/>
              <w:rPr/>
            </w:pPr>
            <w:del w:id="9030" w:author="Claude" w:date="2026-09-07T12:00:00Z">
              <w:r w:rsidDel="00000000" w:rsidR="00000000" w:rsidRPr="00000000">
                <w:rPr>
                  <w:rtl w:val="0"/>
                </w:rPr>
                <w:delText xml:space="preserve">NotificationEnvelope y DeliveryRecord</w:delText>
              </w:r>
            </w:del>
            <w:ins w:id="9031" w:author="Claude" w:date="2026-09-07T12:00:00Z">
              <w:r>
                <w:rPr>
                  <w:rtl w:val="0"/>
                </w:rPr>
                <w:t xml:space="preserve">Envoltorio de notificación y registro de entrega en el ledger</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rtl w:val="0"/>
              </w:rPr>
              <w:t xml:space="preserve">control.notification.v1 / 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rtl w:val="0"/>
              </w:rPr>
              <w:t xml:space="preserve">Módulo de distribución</w:t>
            </w:r>
            <w:r w:rsidDel="00000000" w:rsidR="00000000" w:rsidRPr="00000000">
              <w:rPr>
                <w:rtl w:val="0"/>
              </w:rPr>
            </w:r>
          </w:p>
        </w:tc>
      </w:tr>
    </w:tbl>
    <w:p w:rsidR="00000000" w:rsidDel="00000000" w:rsidP="00000000" w:rsidRDefault="00000000" w:rsidRPr="00000000" w14:paraId="00000055">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6">
      <w:pPr>
        <w:widowControl w:val="1"/>
        <w:spacing w:after="0" w:before="0" w:line="480" w:lineRule="auto"/>
        <w:ind w:firstLine="720"/>
        <w:rPr/>
      </w:pPr>
      <w:sdt>
        <w:sdtPr>
          <w:id w:val="-593062550"/>
          <w:tag w:val="goog_rdk_0"/>
        </w:sdtPr>
        <w:sdtContent>
          <w:commentRangeStart w:id="0"/>
        </w:sdtContent>
      </w:sdt>
      <w:sdt>
        <w:sdtPr>
          <w:id w:val="-989592569"/>
          <w:tag w:val="goog_rdk_1"/>
        </w:sdtPr>
        <w:sdtContent>
          <w:commentRangeStart w:id="1"/>
        </w:sdtContent>
      </w:sdt>
      <w:r w:rsidDel="00000000" w:rsidR="00000000" w:rsidRPr="00000000">
        <w:rPr>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7">
      <w:pPr>
        <w:widowControl w:val="1"/>
        <w:spacing w:after="0" w:before="0" w:line="480" w:lineRule="auto"/>
        <w:ind w:firstLine="720"/>
        <w:rPr/>
      </w:pPr>
      <w:r w:rsidDel="00000000" w:rsidR="00000000" w:rsidRPr="00000000">
        <w:rPr>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w:t>
      </w:r>
      <w:r w:rsidDel="00000000" w:rsidR="00000000" w:rsidRPr="00000000">
        <w:rPr>
          <w:rtl w:val="0"/>
        </w:rPr>
        <w:t xml:space="preserve">que se persiste</w:t>
      </w:r>
      <w:r w:rsidDel="00000000" w:rsidR="00000000" w:rsidRPr="00000000">
        <w:rPr>
          <w:rtl w:val="0"/>
        </w:rPr>
        <w:t xml:space="preserve">. Esa cadena hace de la reproyección de coordenadas una operación declarada.</w:t>
      </w:r>
    </w:p>
    <w:p w:rsidR="00000000" w:rsidDel="00000000" w:rsidP="00000000" w:rsidRDefault="00000000" w:rsidRPr="00000000" w14:paraId="00000058">
      <w:pPr>
        <w:widowControl w:val="1"/>
        <w:spacing w:after="0" w:before="0" w:line="480" w:lineRule="auto"/>
        <w:ind w:firstLine="720"/>
        <w:rPr/>
      </w:pPr>
      <w:r w:rsidDel="00000000" w:rsidR="00000000" w:rsidRPr="00000000">
        <w:rPr>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p>
    <w:p w:rsidR="00000000" w:rsidDel="00000000" w:rsidP="00000000" w:rsidRDefault="00000000" w:rsidRPr="00000000" w14:paraId="00000059">
      <w:pPr>
        <w:pBdr>
          <w:top w:color="bfbfbf" w:space="2" w:sz="4" w:val="single"/>
          <w:left w:color="bfbfbf" w:space="2" w:sz="4" w:val="single"/>
          <w:bottom w:color="bfbfbf" w:space="2" w:sz="4" w:val="single"/>
          <w:right w:color="bfbfbf" w:space="2" w:sz="4" w:val="single"/>
        </w:pBdr>
        <w:shd w:fill="f2f2f2" w:val="clear"/>
        <w:ind w:left="288" w:right="288" w:firstLine="0"/>
        <w:rPr>
          <w:del w:id="9017" w:author="Claude" w:date="2026-09-07T12:00:00Z"/>
        </w:rPr>
      </w:pPr>
      <w:del w:id="9016" w:author="Claude" w:date="2026-09-07T12:00:00Z">
        <w:r w:rsidDel="00000000" w:rsidR="00000000" w:rsidRPr="00000000">
          <w:rPr>
            <w:rFonts w:ascii="Courier New" w:cs="Courier New" w:eastAsia="Courier New" w:hAnsi="Courier New"/>
            <w:sz w:val="20"/>
            <w:szCs w:val="20"/>
            <w:rtl w:val="0"/>
          </w:rPr>
          <w:delText xml:space="preserve">{</w:delText>
          <w:br w:type="textWrapping"/>
          <w:delText xml:space="preserve">  "schema_version": "media.detection.v1",</w:delText>
          <w:br w:type="textWrapping"/>
          <w:delText xml:space="preserve">  "event_type": "detection_event",</w:delText>
          <w:br w:type="textWrapping"/>
          <w:delText xml:space="preserve">  "run_id": "run_20260805_033712_dbe_grounding_dino_53cb6f",</w:delText>
          <w:br w:type="textWrapping"/>
          <w:delText xml:space="preserve">  "unit_id": "frame_000000",</w:delText>
          <w:br w:type="textWrapping"/>
          <w:delText xml:space="preserve">  "source": {</w:delText>
          <w:br w:type="textWrapping"/>
          <w:delText xml:space="preserve">    "source_id": "a_p1_c02", "source_type": "video_frame",</w:delText>
          <w:br w:type="textWrapping"/>
          <w:delText xml:space="preserve">    "frame_index": 0, "timestamp_ms": 0.0,</w:delText>
          <w:br w:type="textWrapping"/>
          <w:delText xml:space="preserve">    "width": 1920, "height": 1080 },</w:delText>
          <w:br w:type="textWrapping"/>
          <w:delText xml:space="preserve">  "model": { "name": "grounding_dino",</w:delText>
          <w:br w:type="textWrapping"/>
          <w:delText xml:space="preserve">    "model_id": "IDEA-Research/grounding-dino-tiny",</w:delText>
          <w:br w:type="textWrapping"/>
          <w:delText xml:space="preserve">    "device": "cuda" },</w:delText>
          <w:br w:type="textWrapping"/>
          <w:delText xml:space="preserve">  "prompts": { "prompt_set_id": "cr01_cr02_v2_short" },</w:delText>
          <w:br w:type="textWrapping"/>
          <w:delText xml:space="preserve">  "detections": [</w:delText>
          <w:br w:type="textWrapping"/>
          <w:delText xml:space="preserve">    { "detection_id": "det_000001", "label": "person",</w:delText>
          <w:br w:type="textWrapping"/>
          <w:delText xml:space="preserve">      "prompt_id": "person", "confidence": 0.8784,</w:delText>
          <w:br w:type="textWrapping"/>
          <w:delText xml:space="preserve">      "bbox_xyxy": [1027.3, 105.5, 1340.8, 1083.9],</w:delText>
          <w:br w:type="textWrapping"/>
          <w:delText xml:space="preserve">      "bbox_norm_xyxy": [0.5351, 0.0977, 0.6983, 1.0],</w:delText>
          <w:br w:type="textWrapping"/>
          <w:delText xml:space="preserve">      "area_px": 306732.1, "model_name": "grounding_dino" },</w:delText>
          <w:br w:type="textWrapping"/>
          <w:delText xml:space="preserve">    { "detection_id": "det_000002", "label": "helmet",</w:delText>
          <w:br w:type="textWrapping"/>
          <w:delText xml:space="preserve">      "prompt_id": "helmet", "confidence": 0.8387,</w:delText>
          <w:br w:type="textWrapping"/>
          <w:delText xml:space="preserve">      "bbox_xyxy": [1098.1, 106.5, 1255.8, 217.3],</w:delText>
          <w:br w:type="textWrapping"/>
          <w:delText xml:space="preserve">      "bbox_norm_xyxy": [0.5719, 0.0986, 0.6541, 0.2012],</w:delText>
          <w:br w:type="textWrapping"/>
          <w:delText xml:space="preserve">      "area_px": 17475.1, "model_name": "grounding_dino" }</w:delText>
          <w:br w:type="textWrapping"/>
          <w:delText xml:space="preserve">  ],</w:delText>
          <w:br w:type="textWrapping"/>
          <w:delText xml:space="preserve">  "timing": { "normalize_ms": 11.53, "inference_ms": 445.76,</w:delText>
          <w:br w:type="textWrapping"/>
          <w:delText xml:space="preserve">    "postprocess_ms": 0.11, "write_ms": 0.0,</w:delText>
          <w:br w:type="textWrapping"/>
          <w:delText xml:space="preserve">    "total_ms": 445.88 }</w:delText>
          <w:br w:type="textWrapping"/>
          <w:delText xml:space="preserve">}</w:delText>
        </w:r>
      </w:del>
      <w:r w:rsidDel="00000000" w:rsidR="00000000" w:rsidRPr="00000000">
        <w:rPr>
          <w:rtl w:val="0"/>
        </w:rPr>
      </w:r>
    </w:p>
    <w:p>
      <w:pPr>
        <w:pBdr>
          <w:top w:color="bfbfbf" w:space="2" w:sz="4" w:val="single"/>
          <w:left w:color="bfbfbf" w:space="2" w:sz="4" w:val="single"/>
          <w:bottom w:color="bfbfbf" w:space="2" w:sz="4" w:val="single"/>
          <w:right w:color="bfbfbf" w:space="2" w:sz="4" w:val="single"/>
        </w:pBdr>
        <w:shd w:fill="f2f2f2" w:val="clear"/>
        <w:ind w:left="288" w:right="288" w:firstLine="0"/>
        <w:rPr>
          <w:ins w:id="9018" w:author="Claude" w:date="2026-09-07T12:00:00Z"/>
          <w:del w:id="9017" w:author="Claude" w:date="2026-09-07T12:00:00Z"/>
        </w:rPr>
      </w:pPr>
      <w:ins w:id="9019" w:author="Claude" w:date="2026-09-07T12:00:00Z">
        <w:r>
          <w:rPr>
            <w:rFonts w:ascii="Courier New" w:cs="Courier New" w:eastAsia="Courier New" w:hAnsi="Courier New"/>
            <w:sz w:val="20"/>
            <w:szCs w:val="20"/>
            <w:rtl w:val="0"/>
          </w:rPr>
          <w:t xml:space="preserve">{</w:t>
          <w:br w:type="textWrapping"/>
          <w:t xml:space="preserve">  "schema_version": "media.detection.v1",</w:t>
          <w:br w:type="textWrapping"/>
          <w:t xml:space="preserve">  "event_type": "detection_event",</w:t>
          <w:br w:type="textWrapping"/>
          <w:t xml:space="preserve">  "run_id": "run_20260803_211225_dbe_grounding_dino_1e06f3",</w:t>
          <w:br w:type="textWrapping"/>
          <w:t xml:space="preserve">  "unit_id": "frame_000229",</w:t>
          <w:br w:type="textWrapping"/>
          <w:t xml:space="preserve">  "source":  { "source_id": "a_p1_c02", "source_type": "video_frame",</w:t>
          <w:br w:type="textWrapping"/>
          <w:t xml:space="preserve">               "frame_index": 229, "timestamp_ms": 7633.33,</w:t>
          <w:br w:type="textWrapping"/>
          <w:t xml:space="preserve">               "width": 1920, "height": 1080 },</w:t>
          <w:br w:type="textWrapping"/>
          <w:t xml:space="preserve">  "model":   { "name": "grounding_dino",</w:t>
          <w:br w:type="textWrapping"/>
          <w:t xml:space="preserve">               "model_id": "IDEA-Research/grounding-dino-tiny", "device": "cuda" },</w:t>
          <w:br w:type="textWrapping"/>
          <w:t xml:space="preserve">  "prompts": { "prompt_set_id": "cr01_cr02_v2_short" },</w:t>
          <w:br w:type="textWrapping"/>
          <w:t xml:space="preserve">  "detections": [</w:t>
          <w:br w:type="textWrapping"/>
          <w:t xml:space="preserve">    { "detection_id": "det_000001", "label": "person",</w:t>
          <w:br w:type="textWrapping"/>
          <w:t xml:space="preserve">      "prompt_id": "person", "source_prompt": "person", "confidence": 0.88,</w:t>
          <w:br w:type="textWrapping"/>
          <w:t xml:space="preserve">      "bbox_xyxy":      [1239.8, 149.8, 1503.2, 861.9],</w:t>
          <w:br w:type="textWrapping"/>
          <w:t xml:space="preserve">      "bbox_norm_xyxy": [0.6457, 0.1387, 0.7829, 0.7981],</w:t>
          <w:br w:type="textWrapping"/>
          <w:t xml:space="preserve">      "area_px": 187612.4, "model_name": "grounding_dino" },</w:t>
          <w:br w:type="textWrapping"/>
          <w:t xml:space="preserve">    { "detection_id": "det_000002", "label": "vest",</w:t>
          <w:br w:type="textWrapping"/>
          <w:t xml:space="preserve">      "prompt_id": "vest", "source_prompt": "vest", "confidence": 0.8755,</w:t>
          <w:br w:type="textWrapping"/>
          <w:t xml:space="preserve">      "bbox_xyxy":      [1286.5, 235.3, 1459.3, 487.0],</w:t>
          <w:br w:type="textWrapping"/>
          <w:t xml:space="preserve">      "bbox_norm_xyxy": [0.67, 0.2179, 0.76, 0.4509],</w:t>
          <w:br w:type="textWrapping"/>
          <w:t xml:space="preserve">      "area_px": 43490.1, "model_name": "grounding_dino" },</w:t>
          <w:br w:type="textWrapping"/>
          <w:t xml:space="preserve">    { "detection_id": "det_000003", "label": "helmet",</w:t>
          <w:br w:type="textWrapping"/>
          <w:t xml:space="preserve">      "prompt_id": "helmet", "source_prompt": "helmet", "confidence": 0.456,</w:t>
          <w:br w:type="textWrapping"/>
          <w:t xml:space="preserve">      "bbox_xyxy":      [1519.0, 432.5, 1648.1, 521.3],</w:t>
          <w:br w:type="textWrapping"/>
          <w:t xml:space="preserve">      "bbox_norm_xyxy": [0.7911, 0.4005, 0.8584, 0.4827],</w:t>
          <w:br w:type="textWrapping"/>
          <w:t xml:space="preserve">      "area_px": 11463.6, "model_name": "grounding_dino" }</w:t>
          <w:br w:type="textWrapping"/>
          <w:t xml:space="preserve">  ],</w:t>
          <w:br w:type="textWrapping"/>
          <w:t xml:space="preserve">  "timing": { "normalize_ms": 8.06, "inference_ms": 491.17,</w:t>
          <w:br w:type="textWrapping"/>
          <w:t xml:space="preserve">              "postprocess_ms": 0.08, "write_ms": 0.0, "total_ms": 491.27 }</w:t>
          <w:br w:type="textWrapping"/>
          <w:t xml:space="preserve">}</w:t>
        </w:r>
      </w:ins>
    </w:p>
    <w:p>
      <w:pPr>
        <w:widowControl w:val="1"/>
        <w:spacing w:after="0" w:before="0" w:line="480" w:lineRule="auto"/>
        <w:ind w:firstLine="720"/>
        <w:rPr>
          <w:ins w:id="9020" w:author="Claude" w:date="2026-09-07T12:00:00Z"/>
        </w:rPr>
      </w:pPr>
      <w:commentRangeStart w:id="7"/>
      <w:ins w:id="9021" w:author="Claude" w:date="2026-09-07T12:00:00Z">
        <w:r>
          <w:rPr>
            <w:rtl w:val="0"/>
          </w:rPr>
          <w:t xml:space="preserve">La misma estructura se declara en el código como modelo de datos con tipos explícitos. El campo de identidad entre fotogramas aparece acá como opcional y sin valor por defecto, que es el mecanismo con el que un dato todavía no producido puede incorporarse sin cambiar la versión del esquema ni alterar los artefactos ya escritos.</w:t>
        </w:r>
      </w:ins>
      <w:commentRangeEnd w:id="7"/>
      <w:r>
        <w:rPr>
          <w:rtl w:val="0"/>
        </w:rPr>
        <w:commentReference w:id="7"/>
      </w:r>
    </w:p>
    <w:p>
      <w:pPr>
        <w:pBdr>
          <w:top w:color="bfbfbf" w:space="2" w:sz="4" w:val="single"/>
          <w:left w:color="bfbfbf" w:space="2" w:sz="4" w:val="single"/>
          <w:bottom w:color="bfbfbf" w:space="2" w:sz="4" w:val="single"/>
          <w:right w:color="bfbfbf" w:space="2" w:sz="4" w:val="single"/>
        </w:pBdr>
        <w:shd w:fill="f2f2f2" w:val="clear"/>
        <w:ind w:left="288" w:right="288" w:firstLine="0"/>
        <w:rPr>
          <w:ins w:id="9022" w:author="Claude" w:date="2026-09-07T12:00:00Z"/>
          <w:del w:id="9017" w:author="Claude" w:date="2026-09-07T12:00:00Z"/>
        </w:rPr>
      </w:pPr>
      <w:ins w:id="9023" w:author="Claude" w:date="2026-09-07T12:00:00Z">
        <w:r>
          <w:rPr>
            <w:rFonts w:ascii="Courier New" w:cs="Courier New" w:eastAsia="Courier New" w:hAnsi="Courier New"/>
            <w:sz w:val="20"/>
            <w:szCs w:val="20"/>
            <w:rtl w:val="0"/>
          </w:rPr>
          <w:t xml:space="preserve">class DetectionEvent(BaseModel):</w:t>
          <w:br w:type="textWrapping"/>
          <w:t xml:space="preserve">    schema_version: str = "media.detection.v1"</w:t>
          <w:br w:type="textWrapping"/>
          <w:t xml:space="preserve">    event_type: str = "detection_event"</w:t>
          <w:br w:type="textWrapping"/>
          <w:t xml:space="preserve">    run_id: str</w:t>
          <w:br w:type="textWrapping"/>
          <w:t xml:space="preserve">    unit_id: str</w:t>
          <w:br w:type="textWrapping"/>
          <w:t xml:space="preserve">    source: DetectionEventSource</w:t>
          <w:br w:type="textWrapping"/>
          <w:t xml:space="preserve">    model: DetectionEventModel</w:t>
          <w:br w:type="textWrapping"/>
          <w:t xml:space="preserve">    prompts: DetectionEventPrompts</w:t>
          <w:br w:type="textWrapping"/>
          <w:t xml:space="preserve">    detections: list[Detection]</w:t>
          <w:br w:type="textWrapping"/>
          <w:t xml:space="preserve">    timing: DetectionEventTiming</w:t>
          <w:br w:type="textWrapping"/>
          <w:t xml:space="preserve"/>
          <w:br w:type="textWrapping"/>
          <w:t xml:space="preserve">class Detection(BaseModel):</w:t>
          <w:br w:type="textWrapping"/>
          <w:t xml:space="preserve">    detection_id: str | None = None</w:t>
          <w:br w:type="textWrapping"/>
          <w:t xml:space="preserve">    track_id: str | None = None        # aditivo: identidad entre fotogramas</w:t>
          <w:br w:type="textWrapping"/>
          <w:t xml:space="preserve">    label: str</w:t>
          <w:br w:type="textWrapping"/>
          <w:t xml:space="preserve">    prompt_id: str | None = None</w:t>
          <w:br w:type="textWrapping"/>
          <w:t xml:space="preserve">    source_prompt: str | None = None</w:t>
          <w:br w:type="textWrapping"/>
          <w:t xml:space="preserve">    strategy: str | None = None</w:t>
          <w:br w:type="textWrapping"/>
          <w:t xml:space="preserve">    condition_id: str | None = None</w:t>
          <w:br w:type="textWrapping"/>
          <w:t xml:space="preserve">    confidence: float</w:t>
          <w:br w:type="textWrapping"/>
          <w:t xml:space="preserve">    bbox_xyxy: list[float]             # coordenadas en la imagen original</w:t>
          <w:br w:type="textWrapping"/>
          <w:t xml:space="preserve">    bbox_norm_xyxy: list[float]        # coordenadas normalizadas</w:t>
          <w:br w:type="textWrapping"/>
          <w:t xml:space="preserve">    area_px: float | None = None</w:t>
          <w:br w:type="textWrapping"/>
          <w:t xml:space="preserve">    model_name: str | None = None</w:t>
        </w:r>
      </w:ins>
    </w:p>
    <w:p w:rsidR="00000000" w:rsidDel="00000000" w:rsidP="00000000" w:rsidRDefault="00000000" w:rsidRPr="00000000" w14:paraId="0000005A">
      <w:pPr>
        <w:widowControl w:val="1"/>
        <w:spacing w:after="0" w:before="0" w:line="480" w:lineRule="auto"/>
        <w:ind w:firstLine="720"/>
        <w:rPr/>
      </w:pPr>
      <w:r w:rsidDel="00000000" w:rsidR="00000000" w:rsidRPr="00000000">
        <w:rPr>
          <w:rtl w:val="0"/>
        </w:rPr>
        <w:t xml:space="preserve">El envoltorio del bus no reempaqueta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p>
    <w:p w:rsidR="00000000" w:rsidDel="00000000" w:rsidP="00000000" w:rsidRDefault="00000000" w:rsidRPr="00000000" w14:paraId="0000005B">
      <w:pPr>
        <w:widowControl w:val="1"/>
        <w:spacing w:after="0" w:before="0" w:line="480" w:lineRule="auto"/>
        <w:ind w:firstLine="720"/>
        <w:rPr/>
      </w:pPr>
      <w:r w:rsidDel="00000000" w:rsidR="00000000" w:rsidRPr="00000000">
        <w:rPr>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p>
    <w:p w:rsidR="00000000" w:rsidDel="00000000" w:rsidP="00000000" w:rsidRDefault="00000000" w:rsidRPr="00000000" w14:paraId="0000005C">
      <w:pPr>
        <w:widowControl w:val="1"/>
        <w:spacing w:after="0" w:before="0" w:line="480" w:lineRule="auto"/>
        <w:ind w:firstLine="720"/>
        <w:rPr/>
      </w:pPr>
      <w:r w:rsidDel="00000000" w:rsidR="00000000" w:rsidRPr="00000000">
        <w:rPr>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p>
    <w:p w:rsidR="00000000" w:rsidDel="00000000" w:rsidP="00000000" w:rsidRDefault="00000000" w:rsidRPr="00000000" w14:paraId="0000005D">
      <w:pPr>
        <w:widowControl w:val="1"/>
        <w:spacing w:after="0" w:before="0" w:line="480" w:lineRule="auto"/>
        <w:ind w:firstLine="720"/>
        <w:rPr/>
      </w:pPr>
      <w:r w:rsidDel="00000000" w:rsidR="00000000" w:rsidRPr="00000000">
        <w:rPr>
          <w:rtl w:val="0"/>
        </w:rPr>
        <w:t xml:space="preserve">La alerta interna registra la confirmación del episodio,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w:t>
      </w:r>
      <w:ins w:id="9032" w:author="Claude" w:date="2026-09-07T12:00:00Z">
        <w:r>
          <w:rPr>
            <w:rtl w:val="0"/>
          </w:rPr>
          <w:t xml:space="preserve"> El fragmento siguiente reproduce la alerta registrada sobre el mismo clip y la misma unidad que el evento anterior, y permite verificar la ventana de confirmación desde los hitos que la propia alerta transporta: la primera evidencia cae a los 3.633 ms del video y la confirmación a los 7.633, exactamente los 4.000 ms configurados para la condición.</w:t>
        </w:r>
      </w:ins>
    </w:p>
    <w:p>
      <w:pPr>
        <w:pBdr>
          <w:top w:color="bfbfbf" w:space="2" w:sz="4" w:val="single"/>
          <w:left w:color="bfbfbf" w:space="2" w:sz="4" w:val="single"/>
          <w:bottom w:color="bfbfbf" w:space="2" w:sz="4" w:val="single"/>
          <w:right w:color="bfbfbf" w:space="2" w:sz="4" w:val="single"/>
        </w:pBdr>
        <w:shd w:fill="f2f2f2" w:val="clear"/>
        <w:ind w:left="288" w:right="288" w:firstLine="0"/>
        <w:rPr>
          <w:ins w:id="9033" w:author="Claude" w:date="2026-09-07T12:00:00Z"/>
          <w:del w:id="9017" w:author="Claude" w:date="2026-09-07T12:00:00Z"/>
        </w:rPr>
      </w:pPr>
      <w:ins w:id="9034" w:author="Claude" w:date="2026-09-07T12:00:00Z">
        <w:r>
          <w:rPr>
            <w:rFonts w:ascii="Courier New" w:cs="Courier New" w:eastAsia="Courier New" w:hAnsi="Courier New"/>
            <w:sz w:val="20"/>
            <w:szCs w:val="20"/>
            <w:rtl w:val="0"/>
          </w:rPr>
          <w:t xml:space="preserve">{</w:t>
          <w:br w:type="textWrapping"/>
          <w:t xml:space="preserve">  "schema_version": "control.alert.v1",</w:t>
          <w:br w:type="textWrapping"/>
          <w:t xml:space="preserve">  "event_type": "alert_event",</w:t>
          <w:br w:type="textWrapping"/>
          <w:t xml:space="preserve">  "control_run_id": "bench_a_p1_c02_gdino_20260822_20260822T225536Z",</w:t>
          <w:br w:type="textWrapping"/>
          <w:t xml:space="preserve">  "media_run_id":   "run_20260803_211225_dbe_grounding_dino_1e06f3",</w:t>
          <w:br w:type="textWrapping"/>
          <w:t xml:space="preserve">  "alert_id": "394c9116-a38d-568d-b620-20d147c4cac9",</w:t>
          <w:br w:type="textWrapping"/>
          <w:t xml:space="preserve">  "pattern_id": "CR-01", "condition_id": "CR-01",</w:t>
          <w:br w:type="textWrapping"/>
          <w:t xml:space="preserve">  "subject_key": "CR-01:a_p1_c02", "source_id": "a_p1_c02",</w:t>
          <w:br w:type="textWrapping"/>
          <w:t xml:space="preserve">  "severity": "high", "state": "open",</w:t>
          <w:br w:type="textWrapping"/>
          <w:t xml:space="preserve">  "unit_id": "frame_000229", "frame_index": 229, "timestamp_ms": 7633.33,</w:t>
          <w:br w:type="textWrapping"/>
          <w:t xml:space="preserve">  "evidence": {</w:t>
          <w:br w:type="textWrapping"/>
          <w:t xml:space="preserve">    "subject": { "detection_id": "det_000001", "label": "person", "confidence": 0.88,</w:t>
          <w:br w:type="textWrapping"/>
          <w:t xml:space="preserve">                 "bbox_xyxy": [1239.8, 149.8, 1503.2, 861.9] },</w:t>
          <w:br w:type="textWrapping"/>
          <w:t xml:space="preserve">    "missing_class": "helmet",</w:t>
          <w:br w:type="textWrapping"/>
          <w:t xml:space="preserve">    "supporting": [],</w:t>
          <w:br w:type="textWrapping"/>
          <w:t xml:space="preserve">    "score": 0.88, "subjects_in_evidence": 1,</w:t>
          <w:br w:type="textWrapping"/>
          <w:t xml:space="preserve">    "rationale": "No se encontro evidencia 'helmet' en region 'upper_body' de 1 sujeto(s)."</w:t>
          <w:br w:type="textWrapping"/>
          <w:t xml:space="preserve">  },</w:t>
          <w:br w:type="textWrapping"/>
          <w:t xml:space="preserve">  "first_evidence_ms": 41990631.527, "first_evidence_unit_id": "frame_000109",</w:t>
          <w:br w:type="textWrapping"/>
          <w:t xml:space="preserve">  "first_evidence_frame_index": 109,</w:t>
          <w:br w:type="textWrapping"/>
          <w:t xml:space="preserve">  "alert_registered_ms": 41990642.511</w:t>
          <w:br w:type="textWrapping"/>
          <w:t xml:space="preserve">}</w:t>
        </w:r>
      </w:ins>
    </w:p>
    <w:p w:rsidR="00000000" w:rsidDel="00000000" w:rsidP="00000000" w:rsidRDefault="00000000" w:rsidRPr="00000000" w14:paraId="0000005E">
      <w:pPr>
        <w:widowControl w:val="1"/>
        <w:spacing w:after="0" w:before="0" w:line="480" w:lineRule="auto"/>
        <w:ind w:firstLine="720"/>
        <w:rPr/>
      </w:pPr>
      <w:r w:rsidDel="00000000" w:rsidR="00000000" w:rsidRPr="00000000">
        <w:rPr>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p>
    <w:p w:rsidR="00000000" w:rsidDel="00000000" w:rsidP="00000000" w:rsidRDefault="00000000" w:rsidRPr="00000000" w14:paraId="0000005F">
      <w:pPr>
        <w:widowControl w:val="1"/>
        <w:spacing w:after="0" w:before="0" w:line="480" w:lineRule="auto"/>
        <w:ind w:firstLine="720"/>
        <w:rPr/>
      </w:pPr>
      <w:r w:rsidDel="00000000" w:rsidR="00000000" w:rsidRPr="00000000">
        <w:rPr>
          <w:rtl w:val="0"/>
        </w:rPr>
        <w:t xml:space="preserve">Los contratos admiten además información que la implementación actual no produce, y la sección 17.4.8 informa cómo se ejerció esa capacidad sin romper la compatibilidad.</w:t>
      </w:r>
    </w:p>
    <w:p w:rsidR="00000000" w:rsidDel="00000000" w:rsidP="00000000" w:rsidRDefault="00000000" w:rsidRPr="00000000" w14:paraId="00000060">
      <w:pPr>
        <w:pStyle w:val="Heading3"/>
        <w:keepNext w:val="1"/>
        <w:widowControl w:val="1"/>
        <w:spacing w:after="0" w:before="0" w:line="480" w:lineRule="auto"/>
        <w:rPr/>
      </w:pPr>
      <w:r w:rsidDel="00000000" w:rsidR="00000000" w:rsidRPr="00000000">
        <w:rPr>
          <w:rtl w:val="0"/>
        </w:rPr>
        <w:t xml:space="preserve">17.4.3. Servicios, gobierno por configuración y acople</w:t>
      </w:r>
    </w:p>
    <w:p w:rsidR="00000000" w:rsidDel="00000000" w:rsidP="00000000" w:rsidRDefault="00000000" w:rsidRPr="00000000" w14:paraId="00000061">
      <w:pPr>
        <w:widowControl w:val="1"/>
        <w:spacing w:after="0" w:before="0" w:line="480" w:lineRule="auto"/>
        <w:ind w:firstLine="720"/>
        <w:rPr>
          <w:i w:val="1"/>
          <w:iCs w:val="1"/>
        </w:rPr>
        <w:sectPr>
          <w:type w:val="nextPage"/>
          <w:pgSz w:h="15840" w:w="12240" w:orient="portrait"/>
          <w:pgMar w:bottom="1440" w:top="1440" w:left="1440" w:right="1440" w:header="720" w:footer="720"/>
        </w:sectPr>
      </w:pPr>
      <w:r w:rsidDel="00000000" w:rsidR="00000000" w:rsidRPr="00000000">
        <w:rPr>
          <w:rtl w:val="0"/>
        </w:rPr>
        <w:t xml:space="preserve">Los tres módulos de la cadena se implementaron como servicios independientes, gobernados por configuración y expuestos mediante HTTP. Cada uno carga su configuración al iniciarse, admite una corrida activa por vez, rechaza las solicitudes concurrentes señalando la que está en curso y persiste la configuración efectiva que utilizó. El plano de medios carga además el modelo una sola vez al arrancar. Rutas, fuentes, umbrales, ventanas temporales y opciones de instrumentación se declaran en configuración, sin constantes ocultas en el código.</w:t>
      </w:r>
      <w:r w:rsidDel="00000000" w:rsidR="00000000" w:rsidRPr="00000000">
        <w:rPr>
          <w:rtl w:val="0"/>
        </w:rPr>
      </w:r>
      <w:ins w:id="9035" w:author="Claude" w:date="2026-09-07T12:00:00Z">
        <w:r>
          <w:rPr>
            <w:rtl w:val="0"/>
          </w:rPr>
          <w:t xml:space="preserve"> La Tabla 57 reúne sus operaciones de gobierno.</w:t>
        </w:r>
      </w:ins>
    </w:p>
    <w:p w:rsidR="00000000" w:rsidDel="00000000" w:rsidP="00000000" w:rsidRDefault="00000000" w:rsidRPr="00000000" w14:paraId="00000062">
      <w:pPr>
        <w:rPr/>
      </w:pPr>
      <w:r w:rsidDel="00000000" w:rsidR="00000000" w:rsidRPr="00000000">
        <w:rPr>
          <w:b w:val="1"/>
          <w:bCs w:val="1"/>
          <w:rtl w:val="0"/>
        </w:rPr>
        <w:t xml:space="preserve">Tabla 57</w:t>
      </w:r>
      <w:r w:rsidDel="00000000" w:rsidR="00000000" w:rsidRPr="00000000">
        <w:rPr>
          <w:rtl w:val="0"/>
        </w:rPr>
      </w:r>
    </w:p>
    <w:p w:rsidR="00000000" w:rsidDel="00000000" w:rsidP="00000000" w:rsidRDefault="00000000" w:rsidRPr="00000000" w14:paraId="00000063">
      <w:pPr>
        <w:keepNext w:val="1"/>
        <w:rPr>
          <w:i w:val="1"/>
          <w:iCs w:val="1"/>
        </w:rPr>
      </w:pPr>
      <w:r w:rsidDel="00000000" w:rsidR="00000000" w:rsidRPr="00000000">
        <w:rPr>
          <w:i w:val="1"/>
          <w:iCs w:val="1"/>
          <w:rtl w:val="0"/>
        </w:rPr>
        <w:t xml:space="preserve">Interfaces principales de los servicios de la plataforma</w:t>
      </w:r>
    </w:p>
    <w:tbl>
      <w:tblPr>
        <w:tblStyle w:val="Table2"/>
        <w:tblW w:w="13080.0" w:type="dxa"/>
        <w:jc w:val="left"/>
        <w:tblLayout w:type="fixed"/>
        <w:tblLook w:val="0400"/>
      </w:tblPr>
      <w:tblGrid>
        <w:gridCol w:w="3360"/>
        <w:gridCol w:w="3360"/>
        <w:gridCol w:w="6360"/>
        <w:tblGridChange w:id="0">
          <w:tblGrid>
            <w:gridCol w:w="3360"/>
            <w:gridCol w:w="3360"/>
            <w:gridCol w:w="63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b w:val="1"/>
                <w:bCs w:val="1"/>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b w:val="1"/>
                <w:bCs w:val="1"/>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b w:val="1"/>
                <w:bCs w:val="1"/>
                <w:rtl w:val="0"/>
              </w:rPr>
              <w:t xml:space="preserve">Función</w:t>
            </w:r>
            <w:r w:rsidDel="00000000" w:rsidR="00000000" w:rsidRPr="00000000">
              <w:rPr>
                <w:rtl w:val="0"/>
              </w:rPr>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GET /api/model</w:t>
            </w:r>
          </w:p>
        </w:tc>
        <w:tc>
          <w:tcPr>
            <w:tcBorders>
              <w:top w:color="000000" w:space="0" w:sz="8" w:val="single"/>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Expone el perfil de modelo, dispositivo y umbrales efectivos.</w:t>
            </w:r>
          </w:p>
        </w:tc>
      </w:tr>
      <w:tr>
        <w:trPr>
          <w:cantSplit w:val="1"/>
          <w:trHeight w:val="240" w:hRule="atLeast"/>
          <w:tblHeader w:val="0"/>
        </w:trPr>
        <w:tc>
          <w:tcPr>
            <w:vMerge w:val="continue"/>
          </w:tcPr>
          <w:p w:rsidR="00000000" w:rsidDel="00000000" w:rsidP="00000000" w:rsidRDefault="00000000" w:rsidRPr="00000000" w14:paraId="0000006A">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Dispara una corrida con fuente, prompts, parámetros, configuración de bus e identificador de experimento.</w:t>
            </w:r>
          </w:p>
        </w:tc>
      </w:tr>
      <w:tr>
        <w:trPr>
          <w:cantSplit w:val="1"/>
          <w:trHeight w:val="240" w:hRule="atLeast"/>
          <w:tblHeader w:val="0"/>
        </w:trPr>
        <w:tc>
          <w:tcPr>
            <w:vMerge w:val="continue"/>
          </w:tcPr>
          <w:p w:rsidR="00000000" w:rsidDel="00000000" w:rsidP="00000000" w:rsidRDefault="00000000" w:rsidRPr="00000000" w14:paraId="0000006D">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POST </w:t>
            </w:r>
            <w:r w:rsidDel="00000000" w:rsidR="00000000" w:rsidRPr="00000000">
              <w:rPr>
                <w:rtl w:val="0"/>
              </w:rPr>
              <w:t xml:space="preserve">/api/runs/{id}/stop</w:t>
            </w:r>
            <w:r w:rsidDel="00000000" w:rsidR="00000000" w:rsidRPr="00000000">
              <w:rPr>
                <w:rtl w:val="0"/>
              </w:rPr>
            </w:r>
          </w:p>
        </w:tc>
        <w:tc>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Detiene cooperativamente la corrida en curso y el cierre se propaga a los consumidores por el bus.</w:t>
            </w:r>
          </w:p>
        </w:tc>
      </w:tr>
      <w:tr>
        <w:trPr>
          <w:cantSplit w:val="1"/>
          <w:trHeight w:val="240" w:hRule="atLeast"/>
          <w:tblHeader w:val="0"/>
        </w:trPr>
        <w:tc>
          <w:tcPr>
            <w:vMerge w:val="continue"/>
          </w:tcPr>
          <w:p w:rsidR="00000000" w:rsidDel="00000000" w:rsidP="00000000" w:rsidRDefault="00000000" w:rsidRPr="00000000" w14:paraId="00000070">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Consulta estado</w:t>
            </w:r>
            <w:r w:rsidDel="00000000" w:rsidR="00000000" w:rsidRPr="00000000">
              <w:rPr>
                <w:rtl w:val="0"/>
              </w:rPr>
              <w:t xml:space="preserve"> y resumen de la corrida.</w:t>
            </w:r>
          </w:p>
        </w:tc>
      </w:tr>
      <w:tr>
        <w:trPr>
          <w:cantSplit w:val="1"/>
          <w:trHeight w:val="240" w:hRule="atLeast"/>
          <w:tblHeader w:val="0"/>
        </w:trPr>
        <w:tc>
          <w:tcPr>
            <w:vMerge w:val="continue"/>
          </w:tcPr>
          <w:p w:rsidR="00000000" w:rsidDel="00000000" w:rsidP="00000000" w:rsidRDefault="00000000" w:rsidRPr="00000000" w14:paraId="00000073">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GET /api/runs/{id}/detections</w:t>
            </w:r>
          </w:p>
        </w:tc>
        <w:tc>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Recupera evidencia perceptiva paginada.</w:t>
            </w:r>
          </w:p>
        </w:tc>
      </w:tr>
      <w:tr>
        <w:trPr>
          <w:cantSplit w:val="1"/>
          <w:trHeight w:val="240" w:hRule="atLeast"/>
          <w:tblHeader w:val="0"/>
        </w:trPr>
        <w:tc>
          <w:tcPr>
            <w:vMerge w:val="continue"/>
          </w:tcPr>
          <w:p w:rsidR="00000000" w:rsidDel="00000000" w:rsidP="00000000" w:rsidRDefault="00000000" w:rsidRPr="00000000" w14:paraId="00000076">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POST /api/runs/{id}/evaluate</w:t>
            </w:r>
          </w:p>
        </w:tc>
        <w:tc>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Ejecuta la evaluación de percepción cuando existe referencia aplicable.</w:t>
            </w:r>
          </w:p>
        </w:tc>
      </w:tr>
      <w:tr>
        <w:trPr>
          <w:cantSplit w:val="1"/>
          <w:trHeight w:val="240" w:hRule="atLeast"/>
          <w:tblHeader w:val="0"/>
        </w:trPr>
        <w:tc>
          <w:tcPr>
            <w:vMerge w:val="restart"/>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Plano de control (:8081)</w:t>
            </w:r>
          </w:p>
        </w:tc>
        <w:tc>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Dispara una corrida en modo diferido o en vivo.</w:t>
            </w:r>
          </w:p>
        </w:tc>
      </w:tr>
      <w:tr>
        <w:trPr>
          <w:cantSplit w:val="1"/>
          <w:trHeight w:val="240" w:hRule="atLeast"/>
          <w:tblHeader w:val="0"/>
        </w:trPr>
        <w:tc>
          <w:tcPr>
            <w:vMerge w:val="continue"/>
          </w:tcPr>
          <w:p w:rsidR="00000000" w:rsidDel="00000000" w:rsidP="00000000" w:rsidRDefault="00000000" w:rsidRPr="00000000" w14:paraId="0000007C">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GET /api/runs/{id}/alerts</w:t>
            </w:r>
          </w:p>
        </w:tc>
        <w:tc>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Recupera las alertas internas registradas.</w:t>
            </w:r>
          </w:p>
        </w:tc>
      </w:tr>
      <w:tr>
        <w:trPr>
          <w:cantSplit w:val="1"/>
          <w:trHeight w:val="240" w:hRule="atLeast"/>
          <w:tblHeader w:val="0"/>
        </w:trPr>
        <w:tc>
          <w:tcPr>
            <w:vMerge w:val="continue"/>
            <w:tcBorders>
              <w:bottom w:color="000000" w:space="0" w:sz="8" w:val="single"/>
            </w:tcBorders>
          </w:tcPr>
          <w:p w:rsidR="00000000" w:rsidDel="00000000" w:rsidP="00000000" w:rsidRDefault="00000000" w:rsidRPr="00000000" w14:paraId="0000007F">
            <w:pPr>
              <w:widowControl w:val="1"/>
              <w:spacing w:after="0" w:before="0" w:line="240" w:lineRule="auto"/>
              <w:ind w:left="0" w:right="0" w:firstLine="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GET /api/config</w:t>
            </w:r>
          </w:p>
        </w:tc>
        <w:tc>
          <w:tcPr>
            <w:tcBorders>
              <w:bottom w:color="000000" w:space="0" w:sz="8" w:val="single"/>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Expone la configuración efectiva de control.</w:t>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82">
            <w:pPr>
              <w:keepLines w:val="1"/>
              <w:widowControl w:val="1"/>
              <w:spacing w:after="0" w:before="0" w:line="480" w:lineRule="auto"/>
              <w:ind w:left="0" w:right="0" w:firstLine="0"/>
              <w:rPr/>
            </w:pPr>
            <w:r w:rsidDel="00000000" w:rsidR="00000000" w:rsidRPr="00000000">
              <w:rPr>
                <w:rtl w:val="0"/>
              </w:rPr>
              <w:t xml:space="preserve">Módulo de distribución (:8082)</w:t>
            </w:r>
          </w:p>
        </w:tc>
        <w:tc>
          <w:tcPr>
            <w:tcBorders>
              <w:top w:color="000000" w:space="0" w:sz="8" w:val="single"/>
            </w:tcBorders>
          </w:tcPr>
          <w:p w:rsidR="00000000" w:rsidDel="00000000" w:rsidP="00000000" w:rsidRDefault="00000000" w:rsidRPr="00000000" w14:paraId="00000083">
            <w:pPr>
              <w:keepLines w:val="1"/>
              <w:widowControl w:val="1"/>
              <w:spacing w:after="0" w:before="0" w:line="480" w:lineRule="auto"/>
              <w:ind w:left="0" w:right="0" w:firstLine="0"/>
              <w:rPr/>
            </w:pPr>
            <w:r w:rsidDel="00000000" w:rsidR="00000000" w:rsidRPr="00000000">
              <w:rPr>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84">
            <w:pPr>
              <w:keepLines w:val="1"/>
              <w:widowControl w:val="1"/>
              <w:spacing w:after="0" w:before="0" w:line="480" w:lineRule="auto"/>
              <w:ind w:left="0" w:right="0" w:firstLine="0"/>
              <w:rPr/>
            </w:pPr>
            <w:r w:rsidDel="00000000" w:rsidR="00000000" w:rsidRPr="00000000">
              <w:rPr>
                <w:rtl w:val="0"/>
              </w:rPr>
              <w:t xml:space="preserve">Inicia una corrida de entrega con fuente de alertas, política, canal e identificador de experimento.</w:t>
            </w:r>
          </w:p>
        </w:tc>
      </w:tr>
      <w:tr>
        <w:trPr>
          <w:cantSplit w:val="1"/>
          <w:trHeight w:val="240" w:hRule="atLeast"/>
          <w:tblHeader w:val="0"/>
        </w:trPr>
        <w:tc>
          <w:tcPr>
            <w:vMerge w:val="continue"/>
          </w:tcPr>
          <w:p w:rsidR="00000000" w:rsidDel="00000000" w:rsidP="00000000" w:rsidRDefault="00000000" w:rsidRPr="00000000" w14:paraId="00000085">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6">
            <w:pPr>
              <w:keepLines w:val="1"/>
              <w:widowControl w:val="1"/>
              <w:spacing w:after="0" w:before="0" w:line="480" w:lineRule="auto"/>
              <w:ind w:left="0" w:right="0" w:firstLine="0"/>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87">
            <w:pPr>
              <w:keepLines w:val="1"/>
              <w:widowControl w:val="1"/>
              <w:spacing w:after="0" w:before="0" w:line="480" w:lineRule="auto"/>
              <w:ind w:left="0" w:right="0" w:firstLine="0"/>
              <w:rPr/>
            </w:pPr>
            <w:r w:rsidDel="00000000" w:rsidR="00000000" w:rsidRPr="00000000">
              <w:rPr>
                <w:rtl w:val="0"/>
              </w:rPr>
              <w:t xml:space="preserve">Consulta estado y conteos de entrega; determina cuándo consolidar artefactos.</w:t>
            </w:r>
          </w:p>
        </w:tc>
      </w:tr>
      <w:tr>
        <w:trPr>
          <w:cantSplit w:val="1"/>
          <w:trHeight w:val="240" w:hRule="atLeast"/>
          <w:tblHeader w:val="0"/>
        </w:trPr>
        <w:tc>
          <w:tcPr>
            <w:vMerge w:val="continue"/>
          </w:tcPr>
          <w:p w:rsidR="00000000" w:rsidDel="00000000" w:rsidP="00000000" w:rsidRDefault="00000000" w:rsidRPr="00000000" w14:paraId="00000088">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9">
            <w:pPr>
              <w:keepLines w:val="1"/>
              <w:widowControl w:val="1"/>
              <w:spacing w:after="0" w:before="0" w:line="480" w:lineRule="auto"/>
              <w:ind w:left="0" w:right="0" w:firstLine="0"/>
              <w:rPr/>
            </w:pPr>
            <w:r w:rsidDel="00000000" w:rsidR="00000000" w:rsidRPr="00000000">
              <w:rPr>
                <w:rtl w:val="0"/>
              </w:rPr>
              <w:t xml:space="preserve">POST /api/runs/{id}/cancel</w:t>
            </w:r>
            <w:r w:rsidDel="00000000" w:rsidR="00000000" w:rsidRPr="00000000">
              <w:rPr>
                <w:rtl w:val="0"/>
              </w:rPr>
            </w:r>
          </w:p>
        </w:tc>
        <w:tc>
          <w:tcPr/>
          <w:p w:rsidR="00000000" w:rsidDel="00000000" w:rsidP="00000000" w:rsidRDefault="00000000" w:rsidRPr="00000000" w14:paraId="0000008A">
            <w:pPr>
              <w:keepLines w:val="1"/>
              <w:widowControl w:val="1"/>
              <w:spacing w:after="0" w:before="0" w:line="480" w:lineRule="auto"/>
              <w:ind w:left="0" w:right="0" w:firstLine="0"/>
              <w:rPr/>
            </w:pPr>
            <w:r w:rsidDel="00000000" w:rsidR="00000000" w:rsidRPr="00000000">
              <w:rPr>
                <w:rtl w:val="0"/>
              </w:rPr>
              <w:t xml:space="preserve">Detiene cooperativamente una corrida de entrega en curso.</w:t>
            </w:r>
          </w:p>
        </w:tc>
      </w:tr>
      <w:tr>
        <w:trPr>
          <w:cantSplit w:val="1"/>
          <w:trHeight w:val="240" w:hRule="atLeast"/>
          <w:tblHeader w:val="0"/>
        </w:trPr>
        <w:tc>
          <w:tcPr>
            <w:vMerge w:val="continue"/>
          </w:tcPr>
          <w:p w:rsidR="00000000" w:rsidDel="00000000" w:rsidP="00000000" w:rsidRDefault="00000000" w:rsidRPr="00000000" w14:paraId="0000008B">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C">
            <w:pPr>
              <w:keepLines w:val="1"/>
              <w:widowControl w:val="1"/>
              <w:spacing w:after="0" w:before="0" w:line="480" w:lineRule="auto"/>
              <w:ind w:left="0" w:right="0" w:firstLine="0"/>
              <w:rPr/>
            </w:pPr>
            <w:r w:rsidDel="00000000" w:rsidR="00000000" w:rsidRPr="00000000">
              <w:rPr>
                <w:rtl w:val="0"/>
              </w:rPr>
              <w:t xml:space="preserve">GET /api/config</w:t>
            </w:r>
            <w:r w:rsidDel="00000000" w:rsidR="00000000" w:rsidRPr="00000000">
              <w:rPr>
                <w:rtl w:val="0"/>
              </w:rPr>
            </w:r>
          </w:p>
        </w:tc>
        <w:tc>
          <w:tcPr/>
          <w:p w:rsidR="00000000" w:rsidDel="00000000" w:rsidP="00000000" w:rsidRDefault="00000000" w:rsidRPr="00000000" w14:paraId="0000008D">
            <w:pPr>
              <w:keepLines w:val="1"/>
              <w:widowControl w:val="1"/>
              <w:spacing w:after="0" w:before="0" w:line="480" w:lineRule="auto"/>
              <w:ind w:left="0" w:right="0" w:firstLine="0"/>
              <w:rPr/>
            </w:pPr>
            <w:r w:rsidDel="00000000" w:rsidR="00000000" w:rsidRPr="00000000">
              <w:rPr>
                <w:rtl w:val="0"/>
              </w:rPr>
              <w:t xml:space="preserve">Expone la configuración efectiva de distribución.</w:t>
            </w:r>
          </w:p>
        </w:tc>
      </w:tr>
      <w:tr>
        <w:trPr>
          <w:cantSplit w:val="1"/>
          <w:tblHeader w:val="0"/>
        </w:trPr>
        <w:tc>
          <w:tcPr/>
          <w:p w:rsidR="00000000" w:rsidDel="00000000" w:rsidP="00000000" w:rsidRDefault="00000000" w:rsidRPr="00000000" w14:paraId="0000008E">
            <w:pPr>
              <w:keepLines w:val="1"/>
              <w:widowControl w:val="1"/>
              <w:spacing w:after="0" w:before="0" w:line="480" w:lineRule="auto"/>
              <w:ind w:left="0" w:right="0" w:firstLine="0"/>
              <w:rPr/>
            </w:pPr>
            <w:sdt>
              <w:sdtPr>
                <w:id w:val="-1237756864"/>
                <w:tag w:val="goog_rdk_2"/>
              </w:sdtPr>
              <w:sdtContent>
                <w:r w:rsidDel="00000000" w:rsidR="00000000" w:rsidRPr="00000000">
                  <w:rPr>
                    <w:rFonts w:ascii="Cardo" w:cs="Cardo" w:eastAsia="Cardo" w:hAnsi="Cardo"/>
                    <w:rtl w:val="0"/>
                  </w:rPr>
                  <w:t xml:space="preserve">Medios → control (:5557)</w:t>
                </w:r>
              </w:sdtContent>
            </w:sdt>
          </w:p>
        </w:tc>
        <w:tc>
          <w:tcPr/>
          <w:p w:rsidR="00000000" w:rsidDel="00000000" w:rsidP="00000000" w:rsidRDefault="00000000" w:rsidRPr="00000000" w14:paraId="0000008F">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0">
            <w:pPr>
              <w:keepLines w:val="1"/>
              <w:widowControl w:val="1"/>
              <w:spacing w:after="0" w:before="0" w:line="480" w:lineRule="auto"/>
              <w:ind w:left="0" w:right="0" w:firstLine="0"/>
              <w:rPr/>
            </w:pPr>
            <w:r w:rsidDel="00000000" w:rsidR="00000000" w:rsidRPr="00000000">
              <w:rPr>
                <w:rtl w:val="0"/>
              </w:rPr>
              <w:t xml:space="preserve">Transporta los eventos de percepción y el ciclo de vida de la corrida dentro del envoltorio versionado del bus.</w:t>
            </w:r>
          </w:p>
        </w:tc>
      </w:tr>
      <w:tr>
        <w:trPr>
          <w:cantSplit w:val="1"/>
          <w:tblHeader w:val="0"/>
        </w:trPr>
        <w:tc>
          <w:tcPr/>
          <w:p w:rsidR="00000000" w:rsidDel="00000000" w:rsidP="00000000" w:rsidRDefault="00000000" w:rsidRPr="00000000" w14:paraId="00000091">
            <w:pPr>
              <w:keepLines w:val="1"/>
              <w:widowControl w:val="1"/>
              <w:spacing w:after="0" w:before="0" w:line="480" w:lineRule="auto"/>
              <w:ind w:left="0" w:right="0" w:firstLine="0"/>
              <w:rPr/>
            </w:pPr>
            <w:sdt>
              <w:sdtPr>
                <w:id w:val="792210085"/>
                <w:tag w:val="goog_rdk_3"/>
              </w:sdtPr>
              <w:sdtContent>
                <w:r w:rsidDel="00000000" w:rsidR="00000000" w:rsidRPr="00000000">
                  <w:rPr>
                    <w:rFonts w:ascii="Cardo" w:cs="Cardo" w:eastAsia="Cardo" w:hAnsi="Cardo"/>
                    <w:rtl w:val="0"/>
                  </w:rPr>
                  <w:t xml:space="preserve">Control → distribución (:5558)</w:t>
                </w:r>
              </w:sdtContent>
            </w:sdt>
          </w:p>
        </w:tc>
        <w:tc>
          <w:tcPr/>
          <w:p w:rsidR="00000000" w:rsidDel="00000000" w:rsidP="00000000" w:rsidRDefault="00000000" w:rsidRPr="00000000" w14:paraId="00000092">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3">
            <w:pPr>
              <w:keepLines w:val="1"/>
              <w:widowControl w:val="1"/>
              <w:spacing w:after="0" w:before="0" w:line="480" w:lineRule="auto"/>
              <w:ind w:left="0" w:right="0" w:firstLine="0"/>
              <w:rPr/>
            </w:pPr>
            <w:r w:rsidDel="00000000" w:rsidR="00000000" w:rsidRPr="00000000">
              <w:rPr>
                <w:rtl w:val="0"/>
              </w:rPr>
              <w:t xml:space="preserve">Transporta las alertas internas confirmadas hacia el módulo de distribución.</w:t>
            </w:r>
          </w:p>
        </w:tc>
      </w:tr>
      <w:tr>
        <w:trPr>
          <w:cantSplit w:val="1"/>
          <w:tblHeader w:val="0"/>
        </w:trPr>
        <w:tc>
          <w:tcPr>
            <w:tcBorders>
              <w:bottom w:color="000000" w:space="0" w:sz="8" w:val="single"/>
            </w:tcBorders>
          </w:tcPr>
          <w:p w:rsidR="00000000" w:rsidDel="00000000" w:rsidP="00000000" w:rsidRDefault="00000000" w:rsidRPr="00000000" w14:paraId="00000094">
            <w:pPr>
              <w:keepLines w:val="1"/>
              <w:widowControl w:val="1"/>
              <w:spacing w:after="0" w:before="0" w:line="480" w:lineRule="auto"/>
              <w:ind w:left="0" w:right="0" w:firstLine="0"/>
              <w:rPr/>
            </w:pPr>
            <w:r w:rsidDel="00000000" w:rsidR="00000000" w:rsidRPr="00000000">
              <w:rPr>
                <w:rtl w:val="0"/>
              </w:rPr>
              <w:t xml:space="preserve">Orquestador y consola</w:t>
            </w:r>
          </w:p>
        </w:tc>
        <w:tc>
          <w:tcPr>
            <w:tcBorders>
              <w:bottom w:color="000000" w:space="0" w:sz="8" w:val="single"/>
            </w:tcBorders>
          </w:tcPr>
          <w:p w:rsidR="00000000" w:rsidDel="00000000" w:rsidP="00000000" w:rsidRDefault="00000000" w:rsidRPr="00000000" w14:paraId="00000095">
            <w:pPr>
              <w:keepLines w:val="1"/>
              <w:widowControl w:val="1"/>
              <w:spacing w:after="0" w:before="0" w:line="480" w:lineRule="auto"/>
              <w:ind w:left="0" w:right="0" w:firstLine="0"/>
              <w:rPr/>
            </w:pPr>
            <w:r w:rsidDel="00000000" w:rsidR="00000000" w:rsidRPr="00000000">
              <w:rPr>
                <w:rtl w:val="0"/>
              </w:rPr>
              <w:t xml:space="preserve">Clientes HTTP de los tres servicios</w:t>
            </w:r>
          </w:p>
        </w:tc>
        <w:tc>
          <w:tcPr>
            <w:tcBorders>
              <w:bottom w:color="000000" w:space="0" w:sz="8" w:val="single"/>
            </w:tcBorders>
          </w:tcPr>
          <w:p w:rsidR="00000000" w:rsidDel="00000000" w:rsidP="00000000" w:rsidRDefault="00000000" w:rsidRPr="00000000" w14:paraId="00000096">
            <w:pPr>
              <w:keepLines w:val="1"/>
              <w:widowControl w:val="1"/>
              <w:spacing w:after="0" w:before="0" w:line="480" w:lineRule="auto"/>
              <w:ind w:left="0" w:right="0" w:firstLine="0"/>
              <w:rPr/>
            </w:pPr>
            <w:r w:rsidDel="00000000" w:rsidR="00000000" w:rsidRPr="00000000">
              <w:rPr>
                <w:rtl w:val="0"/>
              </w:rPr>
              <w:t xml:space="preserve">Gobiernan corridas y consolidan artefactos, sin consumir los buses de datos.</w:t>
            </w:r>
          </w:p>
        </w:tc>
      </w:tr>
    </w:tbl>
    <w:p w:rsidR="00000000" w:rsidDel="00000000" w:rsidP="00000000" w:rsidRDefault="00000000" w:rsidRPr="00000000" w14:paraId="00000097">
      <w:pPr>
        <w:keepNext w:val="1"/>
        <w:widowControl w:val="1"/>
        <w:spacing w:after="0" w:before="0" w:line="480" w:lineRule="auto"/>
        <w:ind w:left="0" w:firstLine="0"/>
        <w:rPr>
          <w:i w:val="1"/>
          <w:iCs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8">
      <w:pPr>
        <w:widowControl w:val="1"/>
        <w:spacing w:after="0" w:before="0" w:line="480" w:lineRule="auto"/>
        <w:ind w:left="0" w:firstLine="720"/>
        <w:rPr/>
      </w:pPr>
      <w:r w:rsidDel="00000000" w:rsidR="00000000" w:rsidRPr="00000000">
        <w:rPr>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p>
    <w:p w:rsidR="00000000" w:rsidDel="00000000" w:rsidP="00000000" w:rsidRDefault="00000000" w:rsidRPr="00000000" w14:paraId="00000099">
      <w:pPr>
        <w:widowControl w:val="1"/>
        <w:spacing w:after="0" w:before="0" w:line="480" w:lineRule="auto"/>
        <w:ind w:firstLine="720"/>
        <w:rPr/>
      </w:pPr>
      <w:r w:rsidDel="00000000" w:rsidR="00000000" w:rsidRPr="00000000">
        <w:rPr>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09A">
      <w:pPr>
        <w:widowControl w:val="1"/>
        <w:spacing w:after="0" w:before="0" w:line="480" w:lineRule="auto"/>
        <w:ind w:firstLine="720"/>
        <w:rPr/>
      </w:pPr>
      <w:r w:rsidDel="00000000" w:rsidR="00000000" w:rsidRPr="00000000">
        <w:rPr>
          <w:rtl w:val="0"/>
        </w:rPr>
        <w:t xml:space="preserve">En una corrida en vivo el orquestador inicia primero el plano de control, después el módulo de distribución y por último el plano de medios. El control arranca primero </w:t>
      </w:r>
      <w:del w:id="9036" w:author="Claude" w:date="2026-09-07T12:00:00Z">
        <w:r w:rsidDel="00000000" w:rsidR="00000000" w:rsidRPr="00000000">
          <w:rPr>
            <w:rtl w:val="0"/>
          </w:rPr>
          <w:delText xml:space="preserve">porque debe quedar suscrito al canal</w:delText>
        </w:r>
      </w:del>
      <w:ins w:id="9037" w:author="Claude" w:date="2026-09-07T12:00:00Z">
        <w:r>
          <w:rPr>
            <w:rtl w:val="0"/>
          </w:rPr>
          <w:t xml:space="preserve">porque debe quedar suscripto al canal</w:t>
        </w:r>
      </w:ins>
      <w:r w:rsidDel="00000000" w:rsidR="00000000" w:rsidRPr="00000000">
        <w:rPr>
          <w:rtl w:val="0"/>
        </w:rPr>
        <w:t xml:space="preserve"> de detecciones antes de que los medios publiquen, y la distribución va después porque su corrida se declara contra la corrida de control ya creada. La no pérdida en el canal de alertas no depende de ese orden sino del publicador, que espera a que haya un suscriptor antes de emitir. Un consumidor suscripto tarde perdería los eventos ya publicados sin ningún error observable, y las dos garantías juntas excluyen esa pérdida por construcción.</w:t>
      </w:r>
    </w:p>
    <w:p w:rsidR="00000000" w:rsidDel="00000000" w:rsidP="00000000" w:rsidRDefault="00000000" w:rsidRPr="00000000" w14:paraId="0000009B">
      <w:pPr>
        <w:widowControl w:val="1"/>
        <w:spacing w:after="0" w:before="0" w:line="480" w:lineRule="auto"/>
        <w:ind w:firstLine="720"/>
        <w:rPr/>
      </w:pPr>
      <w:r w:rsidDel="00000000" w:rsidR="00000000" w:rsidRPr="00000000">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w:t>
      </w:r>
      <w:r w:rsidDel="00000000" w:rsidR="00000000" w:rsidRPr="00000000">
        <w:rPr>
          <w:rtl w:val="0"/>
        </w:rPr>
        <w:t xml:space="preserve">plano</w:t>
      </w:r>
      <w:r w:rsidDel="00000000" w:rsidR="00000000" w:rsidRPr="00000000">
        <w:rPr>
          <w:rtl w:val="0"/>
        </w:rPr>
        <w:t xml:space="preserve"> de medios, con el que mantiene una relación uno a uno. El módulo de distribución sí requiere cancelación propia, porque una corrida de entrega puede quedar a la espera de alertas y debe poder </w:t>
      </w:r>
      <w:r w:rsidDel="00000000" w:rsidR="00000000" w:rsidRPr="00000000">
        <w:rPr>
          <w:rtl w:val="0"/>
        </w:rPr>
        <w:t xml:space="preserve">abortarse sin</w:t>
      </w:r>
      <w:r w:rsidDel="00000000" w:rsidR="00000000" w:rsidRPr="00000000">
        <w:rPr>
          <w:rtl w:val="0"/>
        </w:rPr>
        <w:t xml:space="preserve"> reiniciar el servicio.</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Sobre esos servicios se materializan los dos caminos experimentales, que describen cómo circula la evidencia entre los planos según la naturaleza de la ejecución.</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En el camino </w:t>
      </w:r>
      <w:r w:rsidDel="00000000" w:rsidR="00000000" w:rsidRPr="00000000">
        <w:rPr>
          <w:rtl w:val="0"/>
        </w:rPr>
        <w:t xml:space="preserve">DBE</w:t>
      </w:r>
      <w:r w:rsidDel="00000000" w:rsidR="00000000" w:rsidRPr="00000000">
        <w:rPr>
          <w:rtl w:val="0"/>
        </w:rPr>
        <w:t xml:space="preserv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La </w:t>
      </w:r>
      <w:r w:rsidDel="00000000" w:rsidR="00000000" w:rsidRPr="00000000">
        <w:rPr>
          <w:rtl w:val="0"/>
        </w:rPr>
        <w:t xml:space="preserve">evidencia se persiste</w:t>
      </w:r>
      <w:r w:rsidDel="00000000" w:rsidR="00000000" w:rsidRPr="00000000">
        <w:rPr>
          <w:rtl w:val="0"/>
        </w:rPr>
        <w:t xml:space="preserv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r w:rsidDel="00000000" w:rsidR="00000000" w:rsidRPr="00000000">
        <w:rPr>
          <w:rtl w:val="0"/>
        </w:rPr>
      </w:r>
    </w:p>
    <w:p w:rsidR="00000000" w:rsidDel="00000000" w:rsidP="00000000" w:rsidRDefault="00000000" w:rsidRPr="00000000" w14:paraId="0000009F">
      <w:pPr>
        <w:pStyle w:val="Heading3"/>
        <w:keepNext w:val="1"/>
        <w:widowControl w:val="1"/>
        <w:spacing w:after="0" w:before="0" w:line="480" w:lineRule="auto"/>
        <w:rPr/>
      </w:pPr>
      <w:r w:rsidDel="00000000" w:rsidR="00000000" w:rsidRPr="00000000">
        <w:rPr>
          <w:rtl w:val="0"/>
        </w:rPr>
        <w:t xml:space="preserve">17.4.4. Configuración efectiva y catálogo de modelos</w:t>
      </w:r>
    </w:p>
    <w:p w:rsidR="00000000" w:rsidDel="00000000" w:rsidP="00000000" w:rsidRDefault="00000000" w:rsidRPr="00000000" w14:paraId="000000A0">
      <w:pPr>
        <w:widowControl w:val="1"/>
        <w:spacing w:after="0" w:before="0" w:line="480" w:lineRule="auto"/>
        <w:ind w:firstLine="720"/>
        <w:rPr/>
      </w:pPr>
      <w:r w:rsidDel="00000000" w:rsidR="00000000" w:rsidRPr="00000000">
        <w:rPr>
          <w:rtl w:val="0"/>
        </w:rPr>
        <w:t xml:space="preserve">El conjunto de patrones efectivo del núcleo es </w:t>
      </w:r>
      <w:sdt>
        <w:sdtPr>
          <w:id w:val="1591683984"/>
          <w:tag w:val="goog_rdk_4"/>
        </w:sdtPr>
        <w:sdtContent>
          <w:commentRangeStart w:id="2"/>
        </w:sdtContent>
      </w:sdt>
      <w:r w:rsidDel="00000000" w:rsidR="00000000" w:rsidRPr="00000000">
        <w:rPr>
          <w:rtl w:val="0"/>
        </w:rPr>
        <w:t xml:space="preserve">cr01_cr02_v2</w:t>
      </w:r>
      <w:commentRangeEnd w:id="2"/>
      <w:r w:rsidDel="00000000" w:rsidR="00000000" w:rsidRPr="00000000">
        <w:commentReference w:id="2"/>
      </w:r>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p>
    <w:p w:rsidR="00000000" w:rsidDel="00000000" w:rsidP="00000000" w:rsidRDefault="00000000" w:rsidRPr="00000000" w14:paraId="000000A1">
      <w:pPr>
        <w:widowControl w:val="1"/>
        <w:spacing w:after="0" w:before="0" w:line="480" w:lineRule="auto"/>
        <w:ind w:firstLine="720"/>
        <w:rPr/>
      </w:pPr>
      <w:r w:rsidDel="00000000" w:rsidR="00000000" w:rsidRPr="00000000">
        <w:rPr>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El vocabulario activo del núcleo se compone de person como entidad y de helmet y vest como elementos de protección.</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El catálogo de perfiles de modelo materializa la sustituibilidad prevista en el diseño. Reúne variantes de Grounding DINO en sus versiones tiny y base, cada una con resolución de entrada de 800 y de 560 píxeles, y YOLOE en cuatro tamaños, todas integradas mediante adaptadores sobre el mismo contrato de salida. Una tercera familia, MM-Grounding DINO, se integró por el mismo mecanismo y se archivó fuera del catálogo activo tras la evaluación, cuyo resultado informa la sección 17.5.</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El núcleo no fija un modelo único. Cada instancia del servicio de medios carga un perfil al iniciarse, de modo que comparar perfiles equivale a disponer instancias distintas bajo la misma configuración de corrida, </w:t>
      </w:r>
      <w:del w:id="9040" w:author="Claude" w:date="2026-09-07T12:00:00Z">
        <w:r w:rsidDel="00000000" w:rsidR="00000000" w:rsidRPr="00000000">
          <w:rPr>
            <w:rtl w:val="0"/>
          </w:rPr>
          <w:delText xml:space="preserve">y el despliegue integral instancia un servicio por perfil del catálogo</w:delText>
        </w:r>
      </w:del>
      <w:ins w:id="9041" w:author="Claude" w:date="2026-09-07T12:00:00Z">
        <w:r>
          <w:rPr>
            <w:rtl w:val="0"/>
          </w:rPr>
          <w:t xml:space="preserve">y el despliegue integral define un servicio por perfil del catálogo</w:t>
        </w:r>
      </w:ins>
      <w:r w:rsidDel="00000000" w:rsidR="00000000" w:rsidRPr="00000000">
        <w:rPr>
          <w:rtl w:val="0"/>
        </w:rPr>
        <w:t xml:space="preserve">. Las campañas temporales y en vivo fijan un perfil por corrida, declarado en el manifiesto.</w:t>
      </w:r>
    </w:p>
    <w:p w:rsidR="00000000" w:rsidDel="00000000" w:rsidP="00000000" w:rsidRDefault="00000000" w:rsidRPr="00000000" w14:paraId="000000A5">
      <w:pPr>
        <w:widowControl w:val="1"/>
        <w:spacing w:after="0" w:before="0" w:line="480" w:lineRule="auto"/>
        <w:ind w:firstLine="720"/>
        <w:rPr/>
      </w:pPr>
      <w:r w:rsidDel="00000000" w:rsidR="00000000" w:rsidRPr="00000000">
        <w:rPr>
          <w:rtl w:val="0"/>
        </w:rPr>
        <w:t xml:space="preserve">Cada perfil declara sus umbrales y su postproceso en el catálogo. </w:t>
      </w:r>
      <w:del w:id="9038" w:author="Claude" w:date="2026-09-07T12:00:00Z">
        <w:r w:rsidDel="00000000" w:rsidR="00000000" w:rsidRPr="00000000">
          <w:rPr>
            <w:rtl w:val="0"/>
          </w:rPr>
          <w:delText xml:space="preserve">El perfil fijado por criterio pre-registrado para las corridas en vivo declara umbral de caja de 0,30 y de texto de 0,25.</w:delText>
        </w:r>
      </w:del>
      <w:ins w:id="9039" w:author="Claude" w:date="2026-09-07T12:00:00Z">
        <w:r>
          <w:rPr>
            <w:rtl w:val="0"/>
          </w:rPr>
          <w:t xml:space="preserve">El perfil fijado por criterio pre-registrado para las corridas en vivo es la variante tiny de Grounding DINO con resolución de entrada de 560 píxeles, identificada en el catálogo como </w:t>
        </w:r>
        <w:commentRangeStart w:id="9"/>
        <w:r>
          <w:rPr>
            <w:rtl w:val="0"/>
          </w:rPr>
          <w:t xml:space="preserve">gdino-tiny-560</w:t>
        </w:r>
        <w:commentRangeEnd w:id="9"/>
        <w:r>
          <w:rPr>
            <w:rtl w:val="0"/>
          </w:rPr>
          <w:commentReference w:id="9"/>
        </w:r>
        <w:r>
          <w:rPr>
            <w:rtl w:val="0"/>
          </w:rPr>
          <w:t xml:space="preserve">, y declara umbral de caja de 0,30 y de texto de 0,25.</w:t>
        </w:r>
      </w:ins>
      <w:r w:rsidDel="00000000" w:rsidR="00000000" w:rsidRPr="00000000">
        <w:rPr>
          <w:rtl w:val="0"/>
        </w:rPr>
        <w:t xml:space="preserve"> Su postproceso aplica confianza mínima de 0,25, supresión de solapamientos con IoU de 0,50 y área mínima de caja de 100 píxeles cuadrados, y el control de ritmo opera con selección determinista de paso 1 y una cola máxima de ocho unidades.</w:t>
      </w:r>
    </w:p>
    <w:p w:rsidR="00000000" w:rsidDel="00000000" w:rsidP="00000000" w:rsidRDefault="00000000" w:rsidRPr="00000000" w14:paraId="000000A6">
      <w:pPr>
        <w:pStyle w:val="Heading3"/>
        <w:keepNext w:val="1"/>
        <w:widowControl w:val="1"/>
        <w:spacing w:after="0" w:before="0" w:line="480" w:lineRule="auto"/>
        <w:rPr/>
      </w:pPr>
      <w:r w:rsidDel="00000000" w:rsidR="00000000" w:rsidRPr="00000000">
        <w:rPr>
          <w:rtl w:val="0"/>
        </w:rPr>
        <w:t xml:space="preserve">17.4.5. Artefactos y trazabilidad por corrida</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Cada ejecución produce un repositorio de artefactos de sólo adición. La organización por componente que reúne la Tabla 58 conserva la evidencia necesaria para reproducir el flujo, analizar fallas y reconstruir una alerta desde su configuración hasta su salida distribuida.</w:t>
      </w:r>
    </w:p>
    <w:p w:rsidR="00000000" w:rsidDel="00000000" w:rsidP="00000000" w:rsidRDefault="00000000" w:rsidRPr="00000000" w14:paraId="000000A8">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9">
      <w:pPr>
        <w:keepNext w:val="1"/>
        <w:widowControl w:val="1"/>
        <w:spacing w:after="0" w:before="0" w:line="480" w:lineRule="auto"/>
        <w:ind w:left="0" w:firstLine="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A">
      <w:pPr>
        <w:keepNext w:val="1"/>
        <w:widowControl w:val="1"/>
        <w:spacing w:after="0" w:before="0" w:line="480" w:lineRule="auto"/>
        <w:ind w:left="0"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12960.0" w:type="dxa"/>
        <w:jc w:val="center"/>
        <w:tblLayout w:type="fixed"/>
        <w:tblLook w:val="0400"/>
      </w:tblPr>
      <w:tblGrid>
        <w:gridCol w:w="2400"/>
        <w:gridCol w:w="4905"/>
        <w:gridCol w:w="5655"/>
        <w:tblGridChange w:id="0">
          <w:tblGrid>
            <w:gridCol w:w="2400"/>
            <w:gridCol w:w="4905"/>
            <w:gridCol w:w="565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b w:val="1"/>
                <w:bCs w:val="1"/>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b w:val="1"/>
                <w:bCs w:val="1"/>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b w:val="1"/>
                <w:bCs w:val="1"/>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manifest.effective.yaml; copias de artefactos livianos; referencias a artefactos pesados; report.json;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Agrupa las corridas de ambos planos bajo un </w:t>
            </w:r>
            <w:r w:rsidDel="00000000" w:rsidR="00000000" w:rsidRPr="00000000">
              <w:rPr>
                <w:rtl w:val="0"/>
              </w:rPr>
              <w:t xml:space="preserve">experiment_id</w:t>
            </w:r>
            <w:r w:rsidDel="00000000" w:rsidR="00000000" w:rsidRPr="00000000">
              <w:rPr>
                <w:rtl w:val="0"/>
              </w:rPr>
              <w:t xml:space="preserve"> y consolida el resultado de la ejecución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notifications.jsonl</w:t>
            </w:r>
            <w:r w:rsidDel="00000000" w:rsidR="00000000" w:rsidRPr="00000000">
              <w:rPr>
                <w:rtl w:val="0"/>
              </w:rPr>
              <w:t xml:space="preserve"> (ledger de intentos y entregas, de sólo agregado); </w:t>
            </w:r>
            <w:r w:rsidDel="00000000" w:rsidR="00000000" w:rsidRPr="00000000">
              <w:rPr>
                <w:rtl w:val="0"/>
              </w:rPr>
              <w:t xml:space="preserve">dead_letter.jsonl</w:t>
            </w:r>
            <w:r w:rsidDel="00000000" w:rsidR="00000000" w:rsidRPr="00000000">
              <w:rPr>
                <w:rtl w:val="0"/>
              </w:rPr>
              <w:t xml:space="preserve">; </w:t>
            </w:r>
            <w:r w:rsidDel="00000000" w:rsidR="00000000" w:rsidRPr="00000000">
              <w:rPr>
                <w:rtl w:val="0"/>
              </w:rPr>
              <w:t xml:space="preserve">distribution_summary.json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A">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BB">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runs/&lt;experiment_id&gt;/  (repositorio del soporte experimental)</w:t>
        <w:br w:type="textWrapping"/>
        <w:t xml:space="preserve">  manifest.effective.yaml</w:t>
        <w:br w:type="textWrapping"/>
        <w:t xml:space="preserve">  media/    summary.json · metrics.jsonl · effective_config.yaml</w:t>
        <w:br w:type="textWrapping"/>
        <w:t xml:space="preserve">            detections.ref.json</w:t>
        <w:br w:type="textWrapping"/>
        <w:t xml:space="preserve">            (referencia al detections.jsonl del plano de medios)</w:t>
        <w:br w:type="textWrapping"/>
        <w:t xml:space="preserve">  control/  alerts.jsonl · pattern_events.jsonl · metrics.jsonl</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w:t>
        <w:br w:type="textWrapping"/>
        <w:t xml:space="preserve">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BC">
      <w:pPr>
        <w:widowControl w:val="1"/>
        <w:spacing w:after="0" w:before="0" w:line="480" w:lineRule="auto"/>
        <w:ind w:left="0" w:firstLine="720"/>
        <w:rPr/>
      </w:pPr>
      <w:r w:rsidDel="00000000" w:rsidR="00000000" w:rsidRPr="00000000">
        <w:rPr>
          <w:rtl w:val="0"/>
        </w:rPr>
        <w:t xml:space="preserve">La ejecución experimental consolida así los cuatro componentes bajo una misma clave.</w:t>
      </w:r>
      <w:r w:rsidDel="00000000" w:rsidR="00000000" w:rsidRPr="00000000">
        <w:rPr>
          <w:rtl w:val="0"/>
        </w:rPr>
        <w:t xml:space="preserve"> 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BD">
      <w:pPr>
        <w:widowControl w:val="1"/>
        <w:spacing w:after="0" w:before="0" w:line="480" w:lineRule="auto"/>
        <w:ind w:firstLine="720"/>
        <w:rPr/>
      </w:pPr>
      <w:r w:rsidDel="00000000" w:rsidR="00000000" w:rsidRPr="00000000">
        <w:rPr>
          <w:rtl w:val="0"/>
        </w:rPr>
        <w:t xml:space="preserve">El ledger de entregas del módulo de distribución registra una fila por intento y una más por el descarte definitivo cuando se agotan los </w:t>
      </w:r>
      <w:r w:rsidDel="00000000" w:rsidR="00000000" w:rsidRPr="00000000">
        <w:rPr>
          <w:rtl w:val="0"/>
        </w:rPr>
        <w:t xml:space="preserve">reintentos</w:t>
      </w:r>
      <w:r w:rsidDel="00000000" w:rsidR="00000000" w:rsidRPr="00000000">
        <w:rPr>
          <w:rtl w:val="0"/>
        </w:rPr>
        <w:t xml:space="preserve">,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r w:rsidDel="00000000" w:rsidR="00000000" w:rsidRPr="00000000">
        <w:rPr>
          <w:rtl w:val="0"/>
        </w:rPr>
      </w:r>
    </w:p>
    <w:p w:rsidR="00000000" w:rsidDel="00000000" w:rsidP="00000000" w:rsidRDefault="00000000" w:rsidRPr="00000000" w14:paraId="000000BE">
      <w:pPr>
        <w:pStyle w:val="Heading3"/>
        <w:keepNext w:val="1"/>
        <w:widowControl w:val="1"/>
        <w:spacing w:after="0" w:before="0" w:line="480" w:lineRule="auto"/>
        <w:rPr/>
      </w:pPr>
      <w:r w:rsidDel="00000000" w:rsidR="00000000" w:rsidRPr="00000000">
        <w:rPr>
          <w:rtl w:val="0"/>
        </w:rPr>
        <w:t xml:space="preserve">17.4.6. Banco temporal y referencia humana de evaluación</w:t>
      </w:r>
    </w:p>
    <w:p w:rsidR="00000000" w:rsidDel="00000000" w:rsidP="00000000" w:rsidRDefault="00000000" w:rsidRPr="00000000" w14:paraId="000000BF">
      <w:pPr>
        <w:widowControl w:val="1"/>
        <w:spacing w:after="0" w:before="0" w:line="480" w:lineRule="auto"/>
        <w:ind w:firstLine="720"/>
        <w:rPr/>
      </w:pPr>
      <w:r w:rsidDel="00000000" w:rsidR="00000000" w:rsidRPr="00000000">
        <w:rPr>
          <w:rtl w:val="0"/>
        </w:rPr>
        <w:t xml:space="preserve">La evaluación temporal se apoya en una referencia humana de episodios por clip, materializada mediante el esquema </w:t>
      </w:r>
      <w:r w:rsidDel="00000000" w:rsidR="00000000" w:rsidRPr="00000000">
        <w:rPr>
          <w:rtl w:val="0"/>
        </w:rPr>
        <w:t xml:space="preserve">clip_gt.v2</w:t>
      </w:r>
      <w:r w:rsidDel="00000000" w:rsidR="00000000" w:rsidRPr="00000000">
        <w:rPr>
          <w:rtl w:val="0"/>
        </w:rPr>
        <w:t xml:space="preserve">.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p>
    <w:p w:rsidR="00000000" w:rsidDel="00000000" w:rsidP="00000000" w:rsidRDefault="00000000" w:rsidRPr="00000000" w14:paraId="000000C0">
      <w:pPr>
        <w:widowControl w:val="1"/>
        <w:spacing w:after="0" w:before="0" w:line="480" w:lineRule="auto"/>
        <w:ind w:firstLine="720"/>
        <w:rPr/>
      </w:pPr>
      <w:r w:rsidDel="00000000" w:rsidR="00000000" w:rsidRPr="00000000">
        <w:rPr>
          <w:b w:val="1"/>
          <w:bCs w:val="1"/>
          <w:rtl w:val="0"/>
        </w:rPr>
        <w:t xml:space="preserve">Adquisición del material.</w:t>
      </w:r>
      <w:r w:rsidDel="00000000" w:rsidR="00000000" w:rsidRPr="00000000">
        <w:rPr>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w:t>
      </w:r>
      <w:del w:id="9042" w:author="Claude" w:date="2026-09-07T12:00:00Z">
        <w:r w:rsidDel="00000000" w:rsidR="00000000" w:rsidRPr="00000000">
          <w:rPr>
            <w:rtl w:val="0"/>
          </w:rPr>
          <w:delText xml:space="preserve">Un guión segundo a segundo</w:delText>
        </w:r>
      </w:del>
      <w:ins w:id="9043" w:author="Claude" w:date="2026-09-07T12:00:00Z">
        <w:r>
          <w:rPr>
            <w:rtl w:val="0"/>
          </w:rPr>
          <w:t xml:space="preserve">Un guion segundo a segundo</w:t>
        </w:r>
      </w:ins>
      <w:r w:rsidDel="00000000" w:rsidR="00000000" w:rsidRPr="00000000">
        <w:rPr>
          <w:rtl w:val="0"/>
        </w:rPr>
        <w:t xml:space="preserve">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p>
    <w:p w:rsidR="00000000" w:rsidDel="00000000" w:rsidP="00000000" w:rsidRDefault="00000000" w:rsidRPr="00000000" w14:paraId="000000C1">
      <w:pPr>
        <w:widowControl w:val="1"/>
        <w:spacing w:after="0" w:before="0" w:line="480" w:lineRule="auto"/>
        <w:ind w:firstLine="720"/>
        <w:rPr/>
      </w:pPr>
      <w:r w:rsidDel="00000000" w:rsidR="00000000" w:rsidRPr="00000000">
        <w:rPr>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p>
    <w:p w:rsidR="00000000" w:rsidDel="00000000" w:rsidP="00000000" w:rsidRDefault="00000000" w:rsidRPr="00000000" w14:paraId="000000C2">
      <w:pPr>
        <w:widowControl w:val="1"/>
        <w:spacing w:after="0" w:before="0" w:line="480" w:lineRule="auto"/>
        <w:ind w:firstLine="720"/>
        <w:rPr/>
      </w:pPr>
      <w:sdt>
        <w:sdtPr>
          <w:id w:val="620536158"/>
          <w:tag w:val="goog_rdk_5"/>
        </w:sdtPr>
        <w:sdtContent>
          <w:commentRangeStart w:id="3"/>
        </w:sdtContent>
      </w:sdt>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3">
      <w:pPr>
        <w:widowControl w:val="1"/>
        <w:spacing w:after="0" w:before="0" w:line="480" w:lineRule="auto"/>
        <w:ind w:firstLine="720"/>
        <w:rPr/>
      </w:pPr>
      <w:r w:rsidDel="00000000" w:rsidR="00000000" w:rsidRPr="00000000">
        <w:rPr>
          <w:b w:val="1"/>
          <w:bCs w:val="1"/>
          <w:rtl w:val="0"/>
        </w:rPr>
        <w:t xml:space="preserve">Segmentación temporal.</w:t>
      </w:r>
      <w:r w:rsidDel="00000000" w:rsidR="00000000" w:rsidRPr="00000000">
        <w:rPr>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p>
    <w:p w:rsidR="00000000" w:rsidDel="00000000" w:rsidP="00000000" w:rsidRDefault="00000000" w:rsidRPr="00000000" w14:paraId="000000C4">
      <w:pPr>
        <w:widowControl w:val="1"/>
        <w:spacing w:after="0" w:before="0" w:line="480" w:lineRule="auto"/>
        <w:ind w:firstLine="720"/>
        <w:rPr/>
      </w:pPr>
      <w:r w:rsidDel="00000000" w:rsidR="00000000" w:rsidRPr="00000000">
        <w:rPr>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p>
    <w:p w:rsidR="00000000" w:rsidDel="00000000" w:rsidP="00000000" w:rsidRDefault="00000000" w:rsidRPr="00000000" w14:paraId="000000C5">
      <w:pPr>
        <w:widowControl w:val="1"/>
        <w:spacing w:after="0" w:before="0" w:line="480" w:lineRule="auto"/>
        <w:ind w:firstLine="720"/>
        <w:rPr/>
      </w:pPr>
      <w:r w:rsidDel="00000000" w:rsidR="00000000" w:rsidRPr="00000000">
        <w:rPr>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w:t>
      </w:r>
      <w:r w:rsidDel="00000000" w:rsidR="00000000" w:rsidRPr="00000000">
        <w:rPr>
          <w:rtl w:val="0"/>
        </w:rPr>
        <w:t xml:space="preserve">segmentaron</w:t>
      </w:r>
      <w:r w:rsidDel="00000000" w:rsidR="00000000" w:rsidRPr="00000000">
        <w:rPr>
          <w:rtl w:val="0"/>
        </w:rPr>
        <w:t xml:space="preserve">, porque recortarlos alteraría el tiempo negativo que ese bloque aporta.</w:t>
      </w:r>
    </w:p>
    <w:p w:rsidR="00000000" w:rsidDel="00000000" w:rsidP="00000000" w:rsidRDefault="00000000" w:rsidRPr="00000000" w14:paraId="000000C6">
      <w:pPr>
        <w:widowControl w:val="1"/>
        <w:spacing w:after="0" w:before="0" w:line="480" w:lineRule="auto"/>
        <w:ind w:firstLine="720"/>
        <w:rPr/>
      </w:pPr>
      <w:sdt>
        <w:sdtPr>
          <w:id w:val="1984685297"/>
          <w:tag w:val="goog_rdk_6"/>
        </w:sdtPr>
        <w:sdtContent>
          <w:commentRangeStart w:id="4"/>
        </w:sdtContent>
      </w:sdt>
      <w:sdt>
        <w:sdtPr>
          <w:id w:val="-745021474"/>
          <w:tag w:val="goog_rdk_7"/>
        </w:sdtPr>
        <w:sdtContent>
          <w:commentRangeStart w:id="5"/>
        </w:sdtContent>
      </w:sdt>
      <w:r w:rsidDel="00000000" w:rsidR="00000000" w:rsidRPr="00000000">
        <w:rPr>
          <w:b w:val="1"/>
          <w:bCs w:val="1"/>
          <w:rtl w:val="0"/>
        </w:rPr>
        <w:t xml:space="preserve">Preanotación y revisión humana.</w:t>
      </w:r>
      <w:r w:rsidDel="00000000" w:rsidR="00000000" w:rsidRPr="00000000">
        <w:rPr>
          <w:rtl w:val="0"/>
        </w:rPr>
        <w:t xml:space="preserve"> La anotación no partió de video crudo. Cada clip se preanotó automáticamente con un detector de vocabulario abierto de mayor capacidad que el modelo evaluado, elección deliberada para evitar circularidad entre el sistema medido y su referencia. </w:t>
      </w:r>
      <w:r w:rsidDel="00000000" w:rsidR="00000000" w:rsidRPr="00000000">
        <w:rPr>
          <w:rtl w:val="0"/>
        </w:rPr>
        <w:t xml:space="preserve">Ese</w:t>
      </w:r>
      <w:r w:rsidDel="00000000" w:rsidR="00000000" w:rsidRPr="00000000">
        <w:rPr>
          <w:rtl w:val="0"/>
        </w:rPr>
        <w:t xml:space="preserve"> detector se </w:t>
      </w:r>
      <w:r w:rsidDel="00000000" w:rsidR="00000000" w:rsidRPr="00000000">
        <w:rPr>
          <w:rtl w:val="0"/>
        </w:rPr>
        <w:t xml:space="preserve">acopló</w:t>
      </w:r>
      <w:r w:rsidDel="00000000" w:rsidR="00000000" w:rsidRPr="00000000">
        <w:rPr>
          <w:rtl w:val="0"/>
        </w:rPr>
        <w:t xml:space="preserve"> a un algoritmo de seguimiento que propone trayectorias por sujeto, con los atributos de protección inicializados por asociación espacial.</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7">
      <w:pPr>
        <w:widowControl w:val="1"/>
        <w:spacing w:after="0" w:before="0" w:line="480" w:lineRule="auto"/>
        <w:ind w:firstLine="720"/>
        <w:rPr/>
      </w:pPr>
      <w:r w:rsidDel="00000000" w:rsidR="00000000" w:rsidRPr="00000000">
        <w:rPr>
          <w:rtl w:val="0"/>
        </w:rPr>
        <w:t xml:space="preserve">Sobre esa propuesta se realizó la pasada humana en CVAT.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w:t>
      </w:r>
      <w:r w:rsidDel="00000000" w:rsidR="00000000" w:rsidRPr="00000000">
        <w:rPr>
          <w:rtl w:val="0"/>
        </w:rPr>
        <w:t xml:space="preserve">sustituyeron</w:t>
      </w:r>
      <w:r w:rsidDel="00000000" w:rsidR="00000000" w:rsidRPr="00000000">
        <w:rPr>
          <w:rtl w:val="0"/>
        </w:rPr>
        <w:t xml:space="preserve"> ninguna de esas decisiones. La referencia experimental es el producto de esa revisión.</w:t>
      </w:r>
      <w:r w:rsidDel="00000000" w:rsidR="00000000" w:rsidRPr="00000000">
        <w:rPr>
          <w:rtl w:val="0"/>
        </w:rPr>
      </w:r>
    </w:p>
    <w:p w:rsidR="00000000" w:rsidDel="00000000" w:rsidP="00000000" w:rsidRDefault="00000000" w:rsidRPr="00000000" w14:paraId="000000C8">
      <w:pPr>
        <w:widowControl w:val="1"/>
        <w:spacing w:after="0" w:before="0" w:line="480" w:lineRule="auto"/>
        <w:ind w:firstLine="720"/>
        <w:rPr/>
      </w:pPr>
      <w:r w:rsidDel="00000000" w:rsidR="00000000" w:rsidRPr="00000000">
        <w:rPr>
          <w:b w:val="1"/>
          <w:bCs w:val="1"/>
          <w:rtl w:val="0"/>
        </w:rPr>
        <w:t xml:space="preserve">Derivación y congelamiento.</w:t>
      </w:r>
      <w:r w:rsidDel="00000000" w:rsidR="00000000" w:rsidRPr="00000000">
        <w:rPr>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p>
    <w:p w:rsidR="00000000" w:rsidDel="00000000" w:rsidP="00000000" w:rsidRDefault="00000000" w:rsidRPr="00000000" w14:paraId="000000C9">
      <w:pPr>
        <w:pStyle w:val="Heading3"/>
        <w:keepNext w:val="1"/>
        <w:widowControl w:val="1"/>
        <w:spacing w:after="0" w:before="0" w:line="480" w:lineRule="auto"/>
        <w:rPr/>
      </w:pPr>
      <w:r w:rsidDel="00000000" w:rsidR="00000000" w:rsidRPr="00000000">
        <w:rPr>
          <w:rtl w:val="0"/>
        </w:rPr>
        <w:t xml:space="preserve">17.4.7. Verificación, alcance efectivo y brechas</w:t>
      </w:r>
    </w:p>
    <w:p w:rsidR="00000000" w:rsidDel="00000000" w:rsidP="00000000" w:rsidRDefault="00000000" w:rsidRPr="00000000" w14:paraId="000000CA">
      <w:pPr>
        <w:widowControl w:val="1"/>
        <w:spacing w:after="0" w:before="0" w:line="480" w:lineRule="auto"/>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w:t>
      </w:r>
      <w:ins w:id="9044" w:author="Claude" w:date="2026-09-07T12:00:00Z">
        <w:r>
          <w:rPr>
            <w:rtl w:val="0"/>
          </w:rPr>
          <w:t xml:space="preserve"> La Tabla 59 reúne esa evidencia, concentrada en corrección de contratos, cierre de corridas, paridad entre caminos, determinismo y funcionamiento de la integración.</w:t>
        </w:r>
      </w:ins>
    </w:p>
    <w:p w:rsidR="00000000" w:rsidDel="00000000" w:rsidP="00000000" w:rsidRDefault="00000000" w:rsidRPr="00000000" w14:paraId="000000CB">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C">
      <w:pPr>
        <w:keepNext w:val="1"/>
        <w:widowControl w:val="1"/>
        <w:spacing w:after="0" w:before="0" w:line="480" w:lineRule="auto"/>
        <w:ind w:left="0" w:firstLine="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CD">
      <w:pPr>
        <w:keepNext w:val="1"/>
        <w:widowControl w:val="1"/>
        <w:spacing w:after="0" w:before="0" w:line="480" w:lineRule="auto"/>
        <w:ind w:left="0"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13005.0" w:type="dxa"/>
        <w:jc w:val="center"/>
        <w:tblLayout w:type="fixed"/>
        <w:tblLook w:val="0400"/>
      </w:tblPr>
      <w:tblGrid>
        <w:gridCol w:w="3840"/>
        <w:gridCol w:w="9165"/>
        <w:tblGridChange w:id="0">
          <w:tblGrid>
            <w:gridCol w:w="3840"/>
            <w:gridCol w:w="916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E">
            <w:pPr>
              <w:widowControl w:val="1"/>
              <w:spacing w:after="0" w:before="0" w:line="480" w:lineRule="auto"/>
              <w:ind w:left="0" w:right="0" w:firstLine="0"/>
              <w:rPr/>
            </w:pPr>
            <w:r w:rsidDel="00000000" w:rsidR="00000000" w:rsidRPr="00000000">
              <w:rPr>
                <w:b w:val="1"/>
                <w:bCs w:val="1"/>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F">
            <w:pPr>
              <w:widowControl w:val="1"/>
              <w:spacing w:after="0" w:before="0" w:line="480" w:lineRule="auto"/>
              <w:ind w:left="0" w:right="0" w:firstLine="0"/>
              <w:rPr/>
            </w:pPr>
            <w:r w:rsidDel="00000000" w:rsidR="00000000" w:rsidRPr="00000000">
              <w:rPr>
                <w:b w:val="1"/>
                <w:bCs w:val="1"/>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0">
            <w:pPr>
              <w:widowControl w:val="1"/>
              <w:spacing w:after="0" w:before="0" w:line="480" w:lineRule="auto"/>
              <w:ind w:left="0" w:right="0" w:firstLine="0"/>
              <w:rPr/>
            </w:pPr>
            <w:r w:rsidDel="00000000" w:rsidR="00000000" w:rsidRPr="00000000">
              <w:rPr>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widowControl w:val="1"/>
              <w:spacing w:after="0" w:before="0" w:line="480" w:lineRule="auto"/>
              <w:ind w:left="0" w:right="0" w:firstLine="0"/>
              <w:rPr/>
            </w:pPr>
            <w:r w:rsidDel="00000000" w:rsidR="00000000" w:rsidRPr="00000000">
              <w:rPr>
                <w:rtl w:val="0"/>
              </w:rPr>
              <w:t xml:space="preserve">Las operaciones de salud, disponibilidad, creación y consulta de corridas operan sobre configuraciones validadas, y cada servicio limita la concurrencia de corridas activas.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2">
            <w:pPr>
              <w:widowControl w:val="1"/>
              <w:spacing w:after="0" w:before="0" w:line="480" w:lineRule="auto"/>
              <w:ind w:left="0" w:right="0" w:firstLine="0"/>
              <w:rPr/>
            </w:pPr>
            <w:r w:rsidDel="00000000" w:rsidR="00000000" w:rsidRPr="00000000">
              <w:rPr>
                <w:rtl w:val="0"/>
              </w:rPr>
              <w:t xml:space="preserve">Cadena </w:t>
            </w:r>
            <w:r w:rsidDel="00000000" w:rsidR="00000000" w:rsidRPr="00000000">
              <w:rPr>
                <w:rtl w:val="0"/>
              </w:rPr>
              <w:t xml:space="preserve">DBE</w:t>
            </w:r>
            <w:r w:rsidDel="00000000" w:rsidR="00000000" w:rsidRPr="00000000">
              <w:rPr>
                <w:rtl w:val="0"/>
              </w:rPr>
              <w:t xml:space="preserv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rtl w:val="0"/>
              </w:rPr>
              <w:t xml:space="preserve">La relectura por archivo produce detecciones, transiciones, alertas, métricas, resumen y configuración efectiva, y repetir el camino conserva los artefactos deterministas.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rtl w:val="0"/>
              </w:rPr>
              <w:t xml:space="preserve">La evidencia </w:t>
            </w:r>
            <w:r w:rsidDel="00000000" w:rsidR="00000000" w:rsidRPr="00000000">
              <w:rPr>
                <w:rtl w:val="0"/>
              </w:rPr>
              <w:t xml:space="preserve">persistida</w:t>
            </w:r>
            <w:r w:rsidDel="00000000" w:rsidR="00000000" w:rsidRPr="00000000">
              <w:rPr>
                <w:rtl w:val="0"/>
              </w:rPr>
              <w:t xml:space="preserve"> y la transmitida conservan el mismo contenido lógico, y una corrida en vivo puede </w:t>
            </w:r>
            <w:r w:rsidDel="00000000" w:rsidR="00000000" w:rsidRPr="00000000">
              <w:rPr>
                <w:rtl w:val="0"/>
              </w:rPr>
              <w:t xml:space="preserve">reevaluarse</w:t>
            </w:r>
            <w:r w:rsidDel="00000000" w:rsidR="00000000" w:rsidRPr="00000000">
              <w:rPr>
                <w:rtl w:val="0"/>
              </w:rPr>
              <w:t xml:space="preserve"> por el camino diferido.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pPr>
            <w:r w:rsidDel="00000000" w:rsidR="00000000" w:rsidRPr="00000000">
              <w:rPr>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Se verificaron la relectura diferida, el consumo en vivo, la supresión, la idempotencia, la entrega MQTT con confirmación contra un broker real, el ledger y el reporte.</w:t>
            </w:r>
            <w:r w:rsidDel="00000000" w:rsidR="00000000" w:rsidRPr="00000000">
              <w:rPr>
                <w:rtl w:val="0"/>
              </w:rPr>
            </w:r>
          </w:p>
        </w:tc>
      </w:tr>
      <w:tr>
        <w:trPr>
          <w:del w:id="9005" w:author="Claude" w:date="2026-09-07T12:00:00Z"/>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pPr>
            <w:commentRangeStart w:id="17"/>
            <w:del w:id="9001" w:author="Claude" w:date="2026-09-07T12:00:00Z">
              <w:r w:rsidDel="00000000" w:rsidR="00000000" w:rsidRPr="00000000">
                <w:rPr>
                  <w:rtl w:val="0"/>
                </w:rPr>
                <w:delText xml:space="preserve">Pruebas automatizadas</w:delText>
              </w:r>
            </w:del>
            <w:commentRangeEnd w:id="17"/>
            <w:r>
              <w:rPr>
                <w:rtl w:val="0"/>
              </w:rPr>
              <w:commentReference w:id="17"/>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pPr>
            <w:del w:id="9045" w:author="Claude" w:date="2026-09-07T12:00:00Z">
              <w:r w:rsidDel="00000000" w:rsidR="00000000" w:rsidRPr="00000000">
                <w:rPr>
                  <w:rtl w:val="0"/>
                </w:rPr>
                <w:delText xml:space="preserve">Una verificación integral registró 2.203 pruebas aprobadas</w:delText>
              </w:r>
            </w:del>
            <w:ins w:id="9046" w:author="Claude" w:date="2026-09-07T12:00:00Z">
              <w:commentRangeStart w:id="10"/>
              <w:del w:id="9002" w:author="Claude" w:date="2026-09-07T12:00:00Z">
                <w:r>
                  <w:rPr>
                    <w:rtl w:val="0"/>
                  </w:rPr>
                  <w:delText xml:space="preserve">Una verificación integral de agosto de 2026</w:delText>
                </w:r>
              </w:del>
              <w:commentRangeEnd w:id="10"/>
              <w:r>
                <w:rPr>
                  <w:rtl w:val="0"/>
                </w:rPr>
                <w:commentReference w:id="10"/>
              </w:r>
              <w:del w:id="9003" w:author="Claude" w:date="2026-09-07T12:00:00Z">
                <w:r>
                  <w:rPr>
                    <w:rtl w:val="0"/>
                  </w:rPr>
                  <w:delText xml:space="preserve"> registró 2.203 pruebas aprobadas</w:delText>
                </w:r>
              </w:del>
            </w:ins>
            <w:del w:id="9004" w:author="Claude" w:date="2026-09-07T12:00:00Z">
              <w:r w:rsidDel="00000000" w:rsidR="00000000" w:rsidRPr="00000000">
                <w:rPr>
                  <w:rtl w:val="0"/>
                </w:rPr>
                <w:delText xml:space="preserve"> sin fallos en cinco suites, y el módulo de distribución incorporó después su propia suite. El conteo corresponde a esa verificación.</w:delText>
              </w:r>
            </w:del>
            <w:r w:rsidDel="00000000" w:rsidR="00000000" w:rsidRPr="00000000">
              <w:rPr>
                <w:rtl w:val="0"/>
              </w:rPr>
            </w:r>
          </w:p>
        </w:tc>
      </w:tr>
    </w:tbl>
    <w:p w:rsidR="00000000" w:rsidDel="00000000" w:rsidP="00000000" w:rsidRDefault="00000000" w:rsidRPr="00000000" w14:paraId="000000DE">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w:t>
      </w:r>
      <w:commentRangeStart w:id="18"/>
      <w:r w:rsidDel="00000000" w:rsidR="00000000" w:rsidRPr="00000000">
        <w:rPr>
          <w:rtl w:val="0"/>
        </w:rPr>
        <w:t xml:space="preserve">La tabla acredita funcionamiento técnico</w:t>
      </w:r>
      <w:commentRangeEnd w:id="18"/>
      <w:r>
        <w:rPr>
          <w:rtl w:val="0"/>
        </w:rPr>
        <w:commentReference w:id="18"/>
      </w:r>
      <w:r w:rsidDel="00000000" w:rsidR="00000000" w:rsidRPr="00000000">
        <w:rPr>
          <w:rtl w:val="0"/>
        </w:rPr>
        <w:t xml:space="preserve"> y </w:t>
      </w:r>
      <w:del w:id="9006" w:author="Claude" w:date="2026-09-07T12:00:00Z">
        <w:r w:rsidDel="00000000" w:rsidR="00000000" w:rsidRPr="00000000">
          <w:rPr>
            <w:rtl w:val="0"/>
          </w:rPr>
          <w:delText xml:space="preserve">reproducibilidad.</w:delText>
        </w:r>
      </w:del>
      <w:ins w:id="9007" w:author="Claude" w:date="2026-09-07T12:00:00Z">
        <w:r>
          <w:rPr>
            <w:rtl w:val="0"/>
          </w:rPr>
          <w:t xml:space="preserve">reproducibilidad. Cada módulo mantiene su propio conjunto de pruebas automatizadas, con el que estas propiedades se vuelven a verificar.</w:t>
        </w:r>
      </w:ins>
      <w:r w:rsidDel="00000000" w:rsidR="00000000" w:rsidRPr="00000000">
        <w:rPr>
          <w:rtl w:val="0"/>
        </w:rPr>
        <w:t xml:space="preserve"> No presenta métricas de desempeño del banco experimental, que se informan con sus denominadores y condiciones en la sección 17.5.</w:t>
      </w:r>
    </w:p>
    <w:p w:rsidR="00000000" w:rsidDel="00000000" w:rsidP="00000000" w:rsidRDefault="00000000" w:rsidRPr="00000000" w14:paraId="000000DF">
      <w:pPr>
        <w:widowControl w:val="1"/>
        <w:spacing w:after="0" w:before="0" w:line="480" w:lineRule="auto"/>
        <w:ind w:left="0" w:firstLine="720"/>
        <w:rPr/>
      </w:pPr>
      <w:r w:rsidDel="00000000" w:rsidR="00000000" w:rsidRPr="00000000">
        <w:rPr>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p>
    <w:p w:rsidR="00000000" w:rsidDel="00000000" w:rsidP="00000000" w:rsidRDefault="00000000" w:rsidRPr="00000000" w14:paraId="000000E0">
      <w:pPr>
        <w:widowControl w:val="1"/>
        <w:spacing w:after="0" w:before="0" w:line="480" w:lineRule="auto"/>
        <w:ind w:firstLine="720"/>
        <w:rPr/>
      </w:pPr>
      <w:r w:rsidDel="00000000" w:rsidR="00000000" w:rsidRPr="00000000">
        <w:rPr>
          <w:rtl w:val="0"/>
        </w:rPr>
        <w:t xml:space="preserve">El cierre de la implementación requiere declarar con precisión qué capacidades se ejercieron, cuáles permanecen fuera del núcleo y con qué estatuto, porque no todas las brechas son del mismo tipo.</w:t>
      </w:r>
    </w:p>
    <w:p w:rsidR="00000000" w:rsidDel="00000000" w:rsidP="00000000" w:rsidRDefault="00000000" w:rsidRPr="00000000" w14:paraId="000000E1">
      <w:pPr>
        <w:widowControl w:val="1"/>
        <w:spacing w:after="0" w:before="0" w:line="480" w:lineRule="auto"/>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w:t>
      </w:r>
    </w:p>
    <w:p w:rsidR="00000000" w:rsidDel="00000000" w:rsidP="00000000" w:rsidRDefault="00000000" w:rsidRPr="00000000" w14:paraId="000000E2">
      <w:pPr>
        <w:widowControl w:val="1"/>
        <w:spacing w:after="0" w:before="0" w:line="480" w:lineRule="auto"/>
        <w:ind w:firstLine="720"/>
        <w:rPr/>
      </w:pPr>
      <w:r w:rsidDel="00000000" w:rsidR="00000000" w:rsidRPr="00000000">
        <w:rPr>
          <w:rtl w:val="0"/>
        </w:rPr>
        <w:t xml:space="preserve">Cuatro capacidades quedaron implementadas y medidas. La identidad persistente de sujeto opera como decorador configurable de la fuente del plano de control y constituye una capacidad medida, aunque las métricas formales de seguimiento </w:t>
      </w:r>
      <w:r w:rsidDel="00000000" w:rsidR="00000000" w:rsidRPr="00000000">
        <w:rPr>
          <w:rtl w:val="0"/>
        </w:rPr>
        <w:t xml:space="preserve">permanezcan</w:t>
      </w:r>
      <w:r w:rsidDel="00000000" w:rsidR="00000000" w:rsidRPr="00000000">
        <w:rPr>
          <w:rtl w:val="0"/>
        </w:rPr>
        <w:t xml:space="preserve"> excluidas por falta de anotación de identidad. Las tres estrategias de detección se implementaron y su comparación se ejecutó.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r w:rsidDel="00000000" w:rsidR="00000000" w:rsidRPr="00000000">
        <w:rPr>
          <w:rtl w:val="0"/>
        </w:rPr>
      </w:r>
    </w:p>
    <w:p w:rsidR="00000000" w:rsidDel="00000000" w:rsidP="00000000" w:rsidRDefault="00000000" w:rsidRPr="00000000" w14:paraId="000000E3">
      <w:pPr>
        <w:widowControl w:val="1"/>
        <w:spacing w:after="0" w:before="0" w:line="480" w:lineRule="auto"/>
        <w:ind w:firstLine="720"/>
        <w:rPr/>
      </w:pPr>
      <w:r w:rsidDel="00000000" w:rsidR="00000000" w:rsidRPr="00000000">
        <w:rPr>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w:t>
      </w:r>
      <w:r w:rsidDel="00000000" w:rsidR="00000000" w:rsidRPr="00000000">
        <w:rPr>
          <w:rtl w:val="0"/>
        </w:rPr>
        <w:t xml:space="preserve">deshabilitada</w:t>
      </w:r>
      <w:r w:rsidDel="00000000" w:rsidR="00000000" w:rsidRPr="00000000">
        <w:rPr>
          <w:rtl w:val="0"/>
        </w:rPr>
        <w:t xml:space="preserve">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p>
    <w:p w:rsidR="00000000" w:rsidDel="00000000" w:rsidP="00000000" w:rsidRDefault="00000000" w:rsidRPr="00000000" w14:paraId="000000E4">
      <w:pPr>
        <w:widowControl w:val="1"/>
        <w:spacing w:after="0" w:before="0" w:line="480" w:lineRule="auto"/>
        <w:ind w:firstLine="720"/>
        <w:rPr/>
      </w:pPr>
      <w:r w:rsidDel="00000000" w:rsidR="00000000" w:rsidRPr="00000000">
        <w:rPr>
          <w:rtl w:val="0"/>
        </w:rPr>
        <w:t xml:space="preserve">Las condiciones de riesgo de Nivel 2 y Nivel 3 quedaron especificadas y no implementadas. Su incorporación requiere evaluadores relacionales, zonales o de trayectoria y evidencia adecuada, y por eso no forman parte del núcleo validable.</w:t>
      </w:r>
    </w:p>
    <w:p>
      <w:pPr>
        <w:widowControl w:val="1"/>
        <w:spacing w:after="0" w:before="0" w:line="480" w:lineRule="auto"/>
        <w:ind w:firstLine="720"/>
        <w:rPr>
          <w:ins w:id="9047" w:author="Claude" w:date="2026-09-07T12:00:00Z"/>
        </w:rPr>
      </w:pPr>
      <w:commentRangeStart w:id="11"/>
      <w:ins w:id="9048" w:author="Claude" w:date="2026-09-07T12:00:00Z">
        <w:r>
          <w:rPr>
            <w:rtl w:val="0"/>
          </w:rPr>
          <w:t xml:space="preserve">La gestión de evidencia visual controlada quedó implementada como opción de corrida. El plano de medios puede conservar una previsualización por unidad procesada, con un tope configurable, y un video anotado de la corrida completa. Las dos posibilidades vienen habilitadas por defecto y se declararon apagadas en todas las campañas del banco, conforme a la política de minimización de evidencia visual que fija el diseño, de modo que los artefactos evaluativos conservan identificadores, metadatos y coordenadas, y no imágenes.</w:t>
        </w:r>
      </w:ins>
      <w:commentRangeEnd w:id="11"/>
      <w:r>
        <w:rPr>
          <w:rtl w:val="0"/>
        </w:rPr>
        <w:commentReference w:id="11"/>
      </w:r>
    </w:p>
    <w:p w:rsidR="00000000" w:rsidDel="00000000" w:rsidP="00000000" w:rsidRDefault="00000000" w:rsidRPr="00000000" w14:paraId="000000E5">
      <w:pPr>
        <w:widowControl w:val="1"/>
        <w:spacing w:after="0" w:before="0" w:line="480" w:lineRule="auto"/>
        <w:ind w:firstLine="720"/>
        <w:rPr/>
      </w:pPr>
      <w:r w:rsidDel="00000000" w:rsidR="00000000" w:rsidRPr="00000000">
        <w:rPr>
          <w:rtl w:val="0"/>
        </w:rPr>
        <w:t xml:space="preserve">La rama comparativa de ajuste fino se ejerció por completo. El protocolo, la procedencia, el servicio de inferencia, la evaluación y la línea base quedaron congelados, y la escalera de tramos pre-registrada se ejecutó entera. Los dos tramos entrenados se evaluaron una única vez contra el banco congelado, sin que ninguno superara los criterios de incorporación, que se firmaron antes de que existiera el punto de control al que se aplicarían. </w:t>
      </w:r>
      <w:del w:id="9049" w:author="Claude" w:date="2026-09-07T12:00:00Z">
        <w:r w:rsidDel="00000000" w:rsidR="00000000" w:rsidRPr="00000000">
          <w:rPr>
            <w:rtl w:val="0"/>
          </w:rPr>
          <w:delText xml:space="preserve">El tercer tramo se cerró con causa técnica, porque el único corpus disponible de ese volumen comparte fuentes con el banco de evaluación.</w:delText>
        </w:r>
      </w:del>
      <w:ins w:id="9050" w:author="Claude" w:date="2026-09-07T12:00:00Z">
        <w:r>
          <w:rPr>
            <w:rtl w:val="0"/>
          </w:rPr>
          <w:t xml:space="preserve">El tercer tramo se cerró con causa técnica, porque la familia de modelos que le correspondía </w:t>
        </w:r>
        <w:commentRangeStart w:id="13"/>
        <w:r>
          <w:rPr>
            <w:rtl w:val="0"/>
          </w:rPr>
          <w:t xml:space="preserve">no ofrecía una línea base sana</w:t>
        </w:r>
        <w:commentRangeEnd w:id="13"/>
        <w:r>
          <w:rPr>
            <w:rtl w:val="0"/>
          </w:rPr>
          <w:commentReference w:id="13"/>
        </w:r>
        <w:r>
          <w:rPr>
            <w:rtl w:val="0"/>
          </w:rPr>
          <w:t xml:space="preserve"> sobre la que la diferencia fuera interpretable, y la escalera pre-registrada impedía sustituirla por otra.</w:t>
        </w:r>
      </w:ins>
      <w:r w:rsidDel="00000000" w:rsidR="00000000" w:rsidRPr="00000000">
        <w:rPr>
          <w:rtl w:val="0"/>
        </w:rPr>
        <w:t xml:space="preserve"> Ninguno se incorporó como modelo de servicio, y los valores por tramo se informan en la sección 17.5.6.</w:t>
      </w:r>
    </w:p>
    <w:p w:rsidR="00000000" w:rsidDel="00000000" w:rsidP="00000000" w:rsidRDefault="00000000" w:rsidRPr="00000000" w14:paraId="000000E6">
      <w:pPr>
        <w:widowControl w:val="1"/>
        <w:spacing w:after="0" w:before="0" w:line="480" w:lineRule="auto"/>
        <w:ind w:firstLine="720"/>
        <w:rPr/>
      </w:pPr>
      <w:r w:rsidDel="00000000" w:rsidR="00000000" w:rsidRPr="00000000">
        <w:rPr>
          <w:rtl w:val="0"/>
        </w:rPr>
        <w:t xml:space="preserve">El subconjunto de ajuste reunió 2.946 imágenes, por encima del rango orientativo de 500 a 2.000 que fija el protocolo, y la desviación es consecuencia de cumplir la regla de partición y no de apartarse de ella. Se tomó el total de los linajes elegibles </w:t>
      </w:r>
      <w:del w:id="9051" w:author="Claude" w:date="2026-09-07T12:00:00Z">
        <w:r w:rsidDel="00000000" w:rsidR="00000000" w:rsidRPr="00000000">
          <w:rPr>
            <w:rtl w:val="0"/>
          </w:rPr>
          <w:delText xml:space="preserve">después de excluir íntegramente la fuente que el banco de evaluación comparte</w:delText>
        </w:r>
      </w:del>
      <w:ins w:id="9052" w:author="Claude" w:date="2026-09-07T12:00:00Z">
        <w:r>
          <w:rPr>
            <w:rtl w:val="0"/>
          </w:rPr>
          <w:t xml:space="preserve">después de excluir íntegramente la única fuente que el banco de evaluación incorpora completa</w:t>
        </w:r>
      </w:ins>
      <w:r w:rsidDel="00000000" w:rsidR="00000000" w:rsidRPr="00000000">
        <w:rPr>
          <w:rtl w:val="0"/>
        </w:rPr>
        <w:t xml:space="preserve"> y de </w:t>
      </w:r>
      <w:r w:rsidDel="00000000" w:rsidR="00000000" w:rsidRPr="00000000">
        <w:rPr>
          <w:rtl w:val="0"/>
        </w:rPr>
        <w:t xml:space="preserve">deduplicar</w:t>
      </w:r>
      <w:r w:rsidDel="00000000" w:rsidR="00000000" w:rsidRPr="00000000">
        <w:rPr>
          <w:rtl w:val="0"/>
        </w:rPr>
        <w:t xml:space="preserve"> de forma perceptual contra él, sin submuestrear hasta el techo del rango. Los controles de solapamiento con el banco y de componentes compartidos entre entrenamiento y validación quedaron en cero, y la semilla de partición se registró con el resto de la configuración.</w:t>
      </w:r>
    </w:p>
    <w:p>
      <w:pPr>
        <w:widowControl w:val="1"/>
        <w:spacing w:after="0" w:before="0" w:line="480" w:lineRule="auto"/>
        <w:ind w:firstLine="720"/>
        <w:rPr>
          <w:ins w:id="9053" w:author="Claude" w:date="2026-09-07T12:00:00Z"/>
        </w:rPr>
      </w:pPr>
      <w:commentRangeStart w:id="12"/>
      <w:ins w:id="9054" w:author="Claude" w:date="2026-09-07T12:00:00Z">
        <w:r>
          <w:rPr>
            <w:rtl w:val="0"/>
          </w:rPr>
          <w:t xml:space="preserve">El cumplimiento de esa regla tuvo un límite que conviene declarar. Una de las dos fuentes retenidas para el ajuste aporta además el estrato curado del banco de imágenes, de modo que en ese punto la partición se apartó del protocolo, que reserva para el banco a toda fuente que lo integre aunque sus particiones nominales sean disjuntas. Excluirla habría reducido el conjunto de ajuste de 2.946 a 743 imágenes. La desviación se admitió con dos controles verificados, particiones disjuntas y deduplicación perceptual contra el banco en cero, y la retención medida sobre ese estrato se lee con esa salvedad.</w:t>
        </w:r>
      </w:ins>
      <w:commentRangeEnd w:id="12"/>
      <w:r>
        <w:rPr>
          <w:rtl w:val="0"/>
        </w:rPr>
        <w:commentReference w:id="12"/>
      </w:r>
    </w:p>
    <w:p>
      <w:pPr>
        <w:widowControl w:val="1"/>
        <w:spacing w:after="0" w:before="0" w:line="480" w:lineRule="auto"/>
        <w:ind w:firstLine="720"/>
        <w:rPr>
          <w:ins w:id="9001" w:author="Claude" w:date="2026-09-07T12:00:00Z"/>
        </w:rPr>
      </w:pPr>
      <w:commentRangeStart w:id="14"/>
      <w:ins w:id="9002" w:author="Claude" w:date="2026-09-07T12:00:00Z">
        <w:r>
          <w:rPr>
            <w:rtl w:val="0"/>
          </w:rPr>
          <w:t xml:space="preserve">Los dos tramos entrenados compartieron el perfil de entrenamiento, porque la comparación por única variable obliga a mantenerlo idéntico. Las imágenes se procesaron a 640 píxeles de lado en lotes de ocho, con semilla fija y ejecución determinista, sobre la partición de 2.946 imágenes de ajuste y 483 de validación. En cada tramo se conservó el punto de control de mejor precisión media sobre las cuatro clases de validación y no el de la última época.</w:t>
        </w:r>
      </w:ins>
      <w:commentRangeEnd w:id="14"/>
      <w:r>
        <w:rPr>
          <w:rtl w:val="0"/>
        </w:rPr>
        <w:commentReference w:id="14"/>
      </w:r>
    </w:p>
    <w:p>
      <w:pPr>
        <w:widowControl w:val="1"/>
        <w:spacing w:after="0" w:before="0" w:line="480" w:lineRule="auto"/>
        <w:ind w:firstLine="720"/>
        <w:rPr>
          <w:ins w:id="9003" w:author="Claude" w:date="2026-09-07T12:00:00Z"/>
        </w:rPr>
      </w:pPr>
      <w:commentRangeStart w:id="15"/>
      <w:ins w:id="9004" w:author="Claude" w:date="2026-09-07T12:00:00Z">
        <w:r>
          <w:rPr>
            <w:rtl w:val="0"/>
          </w:rPr>
          <w:t xml:space="preserve">El régimen de época y de optimización es la diferencia declarada entre ambos. El primer tramo recorrió 10 épocas completas con la selección automática de optimizador de la biblioteca de entrenamiento, y su detención temprana quedó inoperante porque la paciencia configurada superaba ese techo. El segundo fijó un techo de 60 épocas y una detención tras 15 sin mejora, ambos valores registrados antes de observar resultado alguno, y declaró el optimizador de forma explícita, por descenso de gradiente estocástico con tasa de aprendizaje inicial 0,01, momento 0,937 y tres épocas de calentamiento. La detención se activó en la época 16 y la mejor época fue la primera, que es el dato sobre el que se apoya la lectura de colapso durante el entrenamiento.</w:t>
        </w:r>
      </w:ins>
      <w:commentRangeEnd w:id="15"/>
      <w:r>
        <w:rPr>
          <w:rtl w:val="0"/>
        </w:rPr>
        <w:commentReference w:id="15"/>
      </w:r>
    </w:p>
    <w:p>
      <w:pPr>
        <w:widowControl w:val="1"/>
        <w:spacing w:after="0" w:before="0" w:line="480" w:lineRule="auto"/>
        <w:ind w:firstLine="720"/>
        <w:rPr>
          <w:ins w:id="9005" w:author="Claude" w:date="2026-09-07T12:00:00Z"/>
        </w:rPr>
      </w:pPr>
      <w:commentRangeStart w:id="16"/>
      <w:ins w:id="9006" w:author="Claude" w:date="2026-09-07T12:00:00Z">
        <w:r>
          <w:rPr>
            <w:rtl w:val="0"/>
          </w:rPr>
          <w:t xml:space="preserve">La declaración explícita del optimizador responde a un hallazgo de una corrida anterior del mismo tramo, descartada por esa causa. El modo automático de la biblioteca de entrenamiento deriva la tasa de aprendizaje del número de clases y no del alcance entrenable, de modo que asignaba el mismo valor a un tramo de 3.096 parámetros y a otro de 10,35 millones. Esa corrida se conservó como evidencia del hallazgo y no como candidata a incorporación.</w:t>
        </w:r>
      </w:ins>
      <w:commentRangeEnd w:id="16"/>
      <w:r>
        <w:rPr>
          <w:rtl w:val="0"/>
        </w:rPr>
        <w:commentReference w:id="16"/>
      </w:r>
    </w:p>
    <w:p w:rsidR="00000000" w:rsidDel="00000000" w:rsidP="00000000" w:rsidRDefault="00000000" w:rsidRPr="00000000" w14:paraId="000000E7">
      <w:pPr>
        <w:widowControl w:val="1"/>
        <w:spacing w:after="0" w:before="0" w:line="480" w:lineRule="auto"/>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p>
    <w:p w:rsidR="00000000" w:rsidDel="00000000" w:rsidP="00000000" w:rsidRDefault="00000000" w:rsidRPr="00000000" w14:paraId="000000E8">
      <w:pPr>
        <w:pStyle w:val="Heading3"/>
        <w:keepNext w:val="1"/>
        <w:widowControl w:val="1"/>
        <w:spacing w:after="0" w:before="0" w:line="480" w:lineRule="auto"/>
        <w:rPr/>
      </w:pPr>
      <w:r w:rsidDel="00000000" w:rsidR="00000000" w:rsidRPr="00000000">
        <w:rPr>
          <w:rtl w:val="0"/>
        </w:rPr>
        <w:t xml:space="preserve">17.4.8. Extensibilidad y costo de extensión</w:t>
      </w:r>
    </w:p>
    <w:p w:rsidR="00000000" w:rsidDel="00000000" w:rsidP="00000000" w:rsidRDefault="00000000" w:rsidRPr="00000000" w14:paraId="000000E9">
      <w:pPr>
        <w:widowControl w:val="1"/>
        <w:spacing w:after="0" w:before="0" w:line="480" w:lineRule="auto"/>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60 delimita qué cambios requieren configuración y cuáles requieren código nuevo.</w:t>
      </w:r>
    </w:p>
    <w:p w:rsidR="00000000" w:rsidDel="00000000" w:rsidP="00000000" w:rsidRDefault="00000000" w:rsidRPr="00000000" w14:paraId="000000EA">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B">
      <w:pPr>
        <w:keepNext w:val="1"/>
        <w:widowControl w:val="1"/>
        <w:spacing w:after="0" w:before="0" w:line="480" w:lineRule="auto"/>
        <w:ind w:left="0" w:firstLine="0"/>
        <w:rPr/>
      </w:pPr>
      <w:r w:rsidDel="00000000" w:rsidR="00000000" w:rsidRPr="00000000">
        <w:rPr>
          <w:b w:val="1"/>
          <w:bCs w:val="1"/>
          <w:rtl w:val="0"/>
        </w:rPr>
        <w:t xml:space="preserve">Tabla 60</w:t>
      </w:r>
      <w:r w:rsidDel="00000000" w:rsidR="00000000" w:rsidRPr="00000000">
        <w:rPr>
          <w:rtl w:val="0"/>
        </w:rPr>
      </w:r>
    </w:p>
    <w:p w:rsidR="00000000" w:rsidDel="00000000" w:rsidP="00000000" w:rsidRDefault="00000000" w:rsidRPr="00000000" w14:paraId="000000EC">
      <w:pPr>
        <w:keepNext w:val="1"/>
        <w:widowControl w:val="1"/>
        <w:spacing w:after="0" w:before="0" w:line="480" w:lineRule="auto"/>
        <w:ind w:left="0"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5"/>
        <w:tblW w:w="13005.0" w:type="dxa"/>
        <w:jc w:val="center"/>
        <w:tblLayout w:type="fixed"/>
        <w:tblLook w:val="0400"/>
      </w:tblPr>
      <w:tblGrid>
        <w:gridCol w:w="3510"/>
        <w:gridCol w:w="5160"/>
        <w:gridCol w:w="4335"/>
        <w:tblGridChange w:id="0">
          <w:tblGrid>
            <w:gridCol w:w="3510"/>
            <w:gridCol w:w="5160"/>
            <w:gridCol w:w="433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D">
            <w:pPr>
              <w:widowControl w:val="1"/>
              <w:spacing w:after="0" w:before="0" w:line="480" w:lineRule="auto"/>
              <w:ind w:left="0" w:right="0" w:firstLine="0"/>
              <w:rPr/>
            </w:pPr>
            <w:r w:rsidDel="00000000" w:rsidR="00000000" w:rsidRPr="00000000">
              <w:rPr>
                <w:b w:val="1"/>
                <w:bCs w:val="1"/>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E">
            <w:pPr>
              <w:widowControl w:val="1"/>
              <w:spacing w:after="0" w:before="0" w:line="480" w:lineRule="auto"/>
              <w:ind w:left="0" w:right="0" w:firstLine="0"/>
              <w:rPr/>
            </w:pPr>
            <w:r w:rsidDel="00000000" w:rsidR="00000000" w:rsidRPr="00000000">
              <w:rPr>
                <w:b w:val="1"/>
                <w:bCs w:val="1"/>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F">
            <w:pPr>
              <w:widowControl w:val="1"/>
              <w:spacing w:after="0" w:before="0" w:line="480" w:lineRule="auto"/>
              <w:ind w:left="0" w:right="0" w:firstLine="0"/>
              <w:rPr/>
            </w:pPr>
            <w:r w:rsidDel="00000000" w:rsidR="00000000" w:rsidRPr="00000000">
              <w:rPr>
                <w:b w:val="1"/>
                <w:bCs w:val="1"/>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widowControl w:val="1"/>
              <w:spacing w:after="0" w:before="0" w:line="480" w:lineRule="auto"/>
              <w:ind w:left="0" w:right="0" w:firstLine="0"/>
              <w:rPr/>
            </w:pPr>
            <w:r w:rsidDel="00000000" w:rsidR="00000000" w:rsidRPr="00000000">
              <w:rPr>
                <w:rtl w:val="0"/>
              </w:rPr>
              <w:t xml:space="preserve">Condición del mismo tipo: sujeto sin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widowControl w:val="1"/>
              <w:spacing w:after="0" w:before="0" w:line="480" w:lineRule="auto"/>
              <w:ind w:left="0" w:right="0" w:firstLine="0"/>
              <w:rPr/>
            </w:pPr>
            <w:r w:rsidDel="00000000" w:rsidR="00000000" w:rsidRPr="00000000">
              <w:rPr>
                <w:rtl w:val="0"/>
              </w:rPr>
              <w:t xml:space="preserve">Entrada declarativa en el conjunto de patrones y formulaciones de prompt, con clase del sujeto, clase ausente, región, umbrales y ventanas.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2">
            <w:pPr>
              <w:widowControl w:val="1"/>
              <w:spacing w:after="0" w:before="0" w:line="480" w:lineRule="auto"/>
              <w:ind w:left="0" w:right="0" w:firstLine="0"/>
              <w:rPr/>
            </w:pPr>
            <w:r w:rsidDel="00000000" w:rsidR="00000000" w:rsidRPr="00000000">
              <w:rPr>
                <w:rtl w:val="0"/>
              </w:rPr>
              <w:t xml:space="preserve">Sólo configuración. Sin </w:t>
            </w:r>
            <w:r w:rsidDel="00000000" w:rsidR="00000000" w:rsidRPr="00000000">
              <w:rPr>
                <w:rtl w:val="0"/>
              </w:rPr>
              <w:t xml:space="preserve">reentrenamiento</w:t>
            </w:r>
            <w:r w:rsidDel="00000000" w:rsidR="00000000" w:rsidRPr="00000000">
              <w:rPr>
                <w:rtl w:val="0"/>
              </w:rPr>
              <w:t xml:space="preserve"> ni cambios en 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val="1"/>
              <w:spacing w:after="0" w:before="0" w:line="480" w:lineRule="auto"/>
              <w:ind w:left="0" w:right="0" w:firstLine="0"/>
              <w:rPr/>
            </w:pPr>
            <w:r w:rsidDel="00000000" w:rsidR="00000000" w:rsidRPr="00000000">
              <w:rPr>
                <w:rtl w:val="0"/>
              </w:rPr>
              <w:t xml:space="preserve">Familia nueva de condiciones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val="1"/>
              <w:spacing w:after="0" w:before="0" w:line="480" w:lineRule="auto"/>
              <w:ind w:left="0" w:right="0" w:firstLine="0"/>
              <w:rPr/>
            </w:pPr>
            <w:r w:rsidDel="00000000" w:rsidR="00000000" w:rsidRPr="00000000">
              <w:rPr>
                <w:rtl w:val="0"/>
              </w:rPr>
              <w:t xml:space="preserve">Nuevo evaluador para relaciones, zonas, trayectorias u otra semántica no cubierta por </w:t>
            </w:r>
            <w:r w:rsidDel="00000000" w:rsidR="00000000" w:rsidRPr="00000000">
              <w:rPr>
                <w:rtl w:val="0"/>
              </w:rPr>
              <w:t xml:space="preserve">spatial_absence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val="1"/>
              <w:spacing w:after="0" w:before="0" w:line="480" w:lineRule="auto"/>
              <w:ind w:left="0" w:right="0" w:firstLine="0"/>
              <w:rPr/>
            </w:pPr>
            <w:r w:rsidDel="00000000" w:rsidR="00000000" w:rsidRPr="00000000">
              <w:rPr>
                <w:rtl w:val="0"/>
              </w:rPr>
              <w:t xml:space="preserve">Código acotado al evaluador, con los contratos y el resto de la cadena conservados.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pPr>
            <w:r w:rsidDel="00000000" w:rsidR="00000000" w:rsidRPr="00000000">
              <w:rPr>
                <w:rtl w:val="0"/>
              </w:rPr>
              <w:t xml:space="preserve">Modelo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pPr>
            <w:r w:rsidDel="00000000" w:rsidR="00000000" w:rsidRPr="00000000">
              <w:rPr>
                <w:rtl w:val="0"/>
              </w:rPr>
              <w:t xml:space="preserve">Adaptador que normalice la salida y perfil de modelo en el catálogo.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pPr>
            <w:r w:rsidDel="00000000" w:rsidR="00000000" w:rsidRPr="00000000">
              <w:rPr>
                <w:rtl w:val="0"/>
              </w:rPr>
              <w:t xml:space="preserve">Código acotado al adaptador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val="1"/>
              <w:spacing w:after="0" w:before="0" w:line="480" w:lineRule="auto"/>
              <w:ind w:left="0" w:right="0" w:firstLine="0"/>
              <w:rPr/>
            </w:pPr>
            <w:r w:rsidDel="00000000" w:rsidR="00000000" w:rsidRPr="00000000">
              <w:rPr>
                <w:rtl w:val="0"/>
              </w:rPr>
              <w:t xml:space="preserve">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val="1"/>
              <w:spacing w:after="0" w:before="0" w:line="480" w:lineRule="auto"/>
              <w:ind w:left="0" w:right="0" w:firstLine="0"/>
              <w:rPr/>
            </w:pPr>
            <w:r w:rsidDel="00000000" w:rsidR="00000000" w:rsidRPr="00000000">
              <w:rPr>
                <w:rtl w:val="0"/>
              </w:rPr>
              <w:t xml:space="preserve">Adaptador de ingesta que produzca unidades visuales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pPr>
            <w:r w:rsidDel="00000000" w:rsidR="00000000" w:rsidRPr="00000000">
              <w:rPr>
                <w:rtl w:val="0"/>
              </w:rPr>
              <w:t xml:space="preserve">Código acotado al adaptador y su validación.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pPr>
            <w:r w:rsidDel="00000000" w:rsidR="00000000" w:rsidRPr="00000000">
              <w:rPr>
                <w:rtl w:val="0"/>
              </w:rPr>
              <w:t xml:space="preserve">Canal de notificación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pPr>
            <w:r w:rsidDel="00000000" w:rsidR="00000000" w:rsidRPr="00000000">
              <w:rPr>
                <w:rtl w:val="0"/>
              </w:rPr>
              <w:t xml:space="preserve">Implementación de un consumidor del contrato de notificación y su integración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pPr>
            <w:r w:rsidDel="00000000" w:rsidR="00000000" w:rsidRPr="00000000">
              <w:rPr>
                <w:rtl w:val="0"/>
              </w:rPr>
              <w:t xml:space="preserve">Fuera de los dos planos; no modifica la alerta interna.</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pPr>
            <w:r w:rsidDel="00000000" w:rsidR="00000000" w:rsidRPr="00000000">
              <w:rPr>
                <w:rtl w:val="0"/>
              </w:rPr>
              <w:t xml:space="preserve">Dato adicional en la detección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pPr>
            <w:r w:rsidDel="00000000" w:rsidR="00000000" w:rsidRPr="00000000">
              <w:rPr>
                <w:rtl w:val="0"/>
              </w:rPr>
              <w:t xml:space="preserve">Campo opcional con valor por defecto y consumidor tolerante a su ausencia.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02">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p>
    <w:p w:rsidR="00000000" w:rsidDel="00000000" w:rsidP="00000000" w:rsidRDefault="00000000" w:rsidRPr="00000000" w14:paraId="00000103">
      <w:pPr>
        <w:widowControl w:val="1"/>
        <w:spacing w:after="0" w:before="0" w:line="480" w:lineRule="auto"/>
        <w:ind w:left="0" w:firstLine="720"/>
        <w:rPr/>
      </w:pPr>
      <w:r w:rsidDel="00000000" w:rsidR="00000000" w:rsidRPr="00000000">
        <w:rPr>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w:t>
      </w:r>
      <w:r w:rsidDel="00000000" w:rsidR="00000000" w:rsidRPr="00000000">
        <w:rPr>
          <w:rtl w:val="0"/>
        </w:rPr>
        <w:t xml:space="preserve">aparecieron</w:t>
      </w:r>
      <w:r w:rsidDel="00000000" w:rsidR="00000000" w:rsidRPr="00000000">
        <w:rPr>
          <w:rtl w:val="0"/>
        </w:rPr>
        <w:t xml:space="preserve">.</w:t>
      </w:r>
    </w:p>
    <w:p w:rsidR="00000000" w:rsidDel="00000000" w:rsidP="00000000" w:rsidRDefault="00000000" w:rsidRPr="00000000" w14:paraId="00000104">
      <w:pPr>
        <w:widowControl w:val="1"/>
        <w:spacing w:after="0" w:before="0" w:line="480" w:lineRule="auto"/>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pero el seguidor y el orden del flujo son deterministas, de modo que una relectura reproduce las mismas identidades. Su efecto cuantitativo se informa en la sección 17.5.</w:t>
      </w:r>
    </w:p>
    <w:p w:rsidR="00000000" w:rsidDel="00000000" w:rsidP="00000000" w:rsidRDefault="00000000" w:rsidRPr="00000000" w14:paraId="00000105">
      <w:pPr>
        <w:widowControl w:val="1"/>
        <w:spacing w:after="0" w:before="0" w:line="480" w:lineRule="auto"/>
        <w:ind w:firstLine="720"/>
        <w:rPr/>
      </w:pPr>
      <w:r w:rsidDel="00000000" w:rsidR="00000000" w:rsidRPr="00000000">
        <w:rPr>
          <w:rtl w:val="0"/>
        </w:rPr>
        <w:t xml:space="preserve">El evento de percepción admite además información que la implementación actual no produce, y esa capacidad se ejerció antes de declararse. La detección normalizada incluye hoy un campo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p>
    <w:p w:rsidR="00000000" w:rsidDel="00000000" w:rsidP="00000000" w:rsidRDefault="00000000" w:rsidRPr="00000000" w14:paraId="00000106">
      <w:pPr>
        <w:widowControl w:val="1"/>
        <w:spacing w:after="0" w:before="0" w:line="480" w:lineRule="auto"/>
        <w:ind w:firstLine="720"/>
        <w:rPr/>
      </w:pPr>
      <w:r w:rsidDel="00000000" w:rsidR="00000000" w:rsidRPr="00000000">
        <w:rPr>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w:t>
      </w:r>
      <w:r w:rsidDel="00000000" w:rsidR="00000000" w:rsidRPr="00000000">
        <w:rPr>
          <w:rtl w:val="0"/>
        </w:rPr>
        <w:t xml:space="preserve">versionarse y</w:t>
      </w:r>
      <w:r w:rsidDel="00000000" w:rsidR="00000000" w:rsidRPr="00000000">
        <w:rPr>
          <w:rtl w:val="0"/>
        </w:rPr>
        <w:t xml:space="preserve"> desplegarse por separado.</w:t>
      </w:r>
    </w:p>
    <w:p w:rsidR="00000000" w:rsidDel="00000000" w:rsidP="00000000" w:rsidRDefault="00000000" w:rsidRPr="00000000" w14:paraId="00000107">
      <w:pPr>
        <w:widowControl w:val="1"/>
        <w:spacing w:after="0" w:before="0" w:line="480" w:lineRule="auto"/>
        <w:ind w:firstLine="720"/>
        <w:rPr/>
      </w:pPr>
      <w:r w:rsidDel="00000000" w:rsidR="00000000" w:rsidRPr="00000000">
        <w:rPr>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p>
    <w:p w:rsidR="00000000" w:rsidDel="00000000" w:rsidP="00000000" w:rsidRDefault="00000000" w:rsidRPr="00000000" w14:paraId="00000108">
      <w:pPr>
        <w:widowControl w:val="1"/>
        <w:spacing w:after="0" w:before="0" w:line="480" w:lineRule="auto"/>
        <w:ind w:firstLine="720"/>
        <w:rPr/>
      </w:pPr>
      <w:r w:rsidDel="00000000" w:rsidR="00000000" w:rsidRPr="00000000">
        <w:rPr>
          <w:rtl w:val="0"/>
        </w:rPr>
        <w:t xml:space="preserve">En conjunto, la implementación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3" w:date="2026-09-06T17:51:02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Matias Lautaro Carrizo" w:id="2" w:date="2026-09-06T17:38:2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no se bien qué formato va acá o si está haciendo referencia a un archivo o a algo. Acomodar</w:t>
      </w:r>
    </w:p>
  </w:comment>
  <w:comment w:author="Simon Llamosas" w:id="0" w:date="2026-08-24T04:06:01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los DTO fue algo que nos marco mariano</w:t>
      </w:r>
    </w:p>
  </w:comment>
  <w:comment w:author="Matias Lautaro Carrizo" w:id="1" w:date="2026-09-06T18:05:2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sé si lo hizo el colega</w:t>
      </w:r>
    </w:p>
  </w:comment>
  <w:comment w:author="Simon Llamosas" w:id="4" w:date="2026-08-24T04:07:29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hs de anotacion</w:t>
      </w:r>
    </w:p>
  </w:comment>
  <w:comment w:author="Matias Lautaro Carrizo" w:id="5" w:date="2026-09-06T18:04:2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a que hace referencia esto o si ya lo hizo el claude</w:t>
      </w:r>
    </w:p>
  </w:comment>
  <w:comment w:id="6" w:author="Claude" w:initials="C" w:date="2026-09-07T12:00:00Z">
    <w:p w14:paraId="C0000006">
      <w:pPr>
        <w:rPr/>
      </w:pPr>
      <w:r>
        <w:rPr>
          <w:rtl w:val="0"/>
        </w:rPr>
        <w:t xml:space="preserve">Figura rehecha. La imagen anterior era la del 23-08, que deja al módulo de distribución fuera del orden de arranque; esta es la producida en informe/figuras, con el orden real control → distribución → medios. Rechazar esta sugerencia deja el documento como estaba, con la imagen vieja incrustada dentro de la oración.</w:t>
      </w:r>
      <w:r>
        <w:rPr>
          <w:rtl w:val="0"/>
        </w:rPr>
        <w:annotationRef/>
      </w:r>
    </w:p>
  </w:comment>
  <w:comment w:id="7" w:author="Claude" w:initials="C" w:date="2026-09-07T12:00:00Z">
    <w:p w14:paraId="C0000007">
      <w:pPr>
        <w:rPr/>
      </w:pPr>
      <w:r>
        <w:rPr>
          <w:rtl w:val="0"/>
        </w:rPr>
        <w:t xml:space="preserve">Responde a los dos comentarios sobre los DTO y a la observación del tutor técnico. La ficha R-06 pedía cuatro piezas: la tabla de correspondencia, el contrato central como DTO y como clase, los dos contratos del plano de control, y las interfaces. Estaban la tabla y las interfaces; faltaban la clase y el contrato de salida, y el JSON pegado no era el que la ficha especificaba. Los tres fragmentos son transcripción literal de artefactos de corrida, verificados hoy contra el repositorio. El texto estaba redactado desde el 22-08 en el material de la Etapa 3 y nunca se había pegado.</w:t>
      </w:r>
      <w:r>
        <w:rPr>
          <w:rtl w:val="0"/>
        </w:rPr>
        <w:annotationRef/>
      </w:r>
    </w:p>
  </w:comment>
  <w:comment w:id="8" w:author="Claude" w:initials="C" w:date="2026-09-07T12:00:00Z">
    <w:p w14:paraId="C0000008">
      <w:pPr>
        <w:rPr/>
      </w:pPr>
      <w:r>
        <w:rPr>
          <w:rtl w:val="0"/>
        </w:rPr>
        <w:t xml:space="preserve">La primera columna es «contrato del diseño» y estos dos nombres no existen en §17.3: el diseño llama «Manifiesto de experimento» al primero, y al último lo define como NotificationEnvelope y DeliveryRecord. Quedan alineados.</w:t>
      </w:r>
      <w:r>
        <w:rPr>
          <w:rtl w:val="0"/>
        </w:rPr>
        <w:annotationRef/>
      </w:r>
    </w:p>
  </w:comment>
  <w:comment w:id="9" w:author="Claude" w:initials="C" w:date="2026-09-07T12:00:00Z">
    <w:p w14:paraId="C0000009">
      <w:pPr>
        <w:rPr/>
      </w:pPr>
      <w:r>
        <w:rPr>
          <w:rtl w:val="0"/>
        </w:rPr>
        <w:t xml:space="preserve">El nombre del perfil operativo faltaba acá y aparecía por primera vez en la Tabla 61 de §17.5. Con esto, la cifra de resultados y la configuración que la produjo quedan atadas.</w:t>
      </w:r>
      <w:r>
        <w:rPr>
          <w:rtl w:val="0"/>
        </w:rPr>
        <w:annotationRef/>
      </w:r>
    </w:p>
  </w:comment>
  <w:comment w:id="10" w:author="Claude" w:initials="C" w:date="2026-09-07T12:00:00Z">
    <w:p w14:paraId="C000000A">
      <w:pPr>
        <w:rPr/>
      </w:pPr>
      <w:r>
        <w:rPr>
          <w:rtl w:val="0"/>
        </w:rPr>
        <w:t xml:space="preserve">El conteo es real y corresponde a la verificación del 05-08. Queda fechado para que no envejezca en silencio: las suites siguieron creciendo después.</w:t>
      </w:r>
      <w:r>
        <w:rPr>
          <w:rtl w:val="0"/>
        </w:rPr>
        <w:annotationRef/>
      </w:r>
    </w:p>
  </w:comment>
  <w:comment w:id="11" w:author="Claude" w:initials="C" w:date="2026-09-07T12:00:00Z">
    <w:p w14:paraId="C000000B">
      <w:pPr>
        <w:rPr/>
      </w:pPr>
      <w:r>
        <w:rPr>
          <w:rtl w:val="0"/>
        </w:rPr>
        <w:t xml:space="preserve">Cierra la única capacidad de la Tabla 39 que no tenía destino en esta sección. Verificado sobre el código y los artefactos: la opción existe en el esquema de configuración, viene en verdadero por defecto, y las corridas del banco la declaran en falso, con cero imágenes en sus directorios. Una redacción anterior decía que la capacidad había quedado sin implementar, y era falsa.</w:t>
      </w:r>
      <w:r>
        <w:rPr>
          <w:rtl w:val="0"/>
        </w:rPr>
        <w:annotationRef/>
      </w:r>
    </w:p>
  </w:comment>
  <w:comment w:id="12" w:author="Claude" w:initials="C" w:date="2026-09-07T12:00:00Z">
    <w:p w14:paraId="C000000C">
      <w:pPr>
        <w:rPr/>
      </w:pPr>
      <w:r>
        <w:rPr>
          <w:rtl w:val="0"/>
        </w:rPr>
        <w:t xml:space="preserve">Desviación declarada, no regla ajustada. La primera versión de este pase precisaba la regla de §17.1.6.3 para que abarcara lo que se hizo; el 07-09 se decidió lo contrario, porque la regla era deliberada y cambiarla al cerrar sería acomodar el protocolo a los resultados. Se usa el mismo patrón que el párrafo anterior emplea para la desviación del rango de tamaño: se declara contra el protocolo, con su causa y sus controles, y el protocolo queda como estaba.</w:t>
      </w:r>
      <w:r>
        <w:rPr>
          <w:rtl w:val="0"/>
        </w:rPr>
        <w:annotationRef/>
      </w:r>
    </w:p>
  </w:comment>
  <w:comment w:id="13" w:author="Claude" w:initials="C" w:date="2026-09-07T12:00:00Z">
    <w:p w14:paraId="C000000D">
      <w:pPr>
        <w:rPr/>
      </w:pPr>
      <w:r>
        <w:rPr>
          <w:rtl w:val="0"/>
        </w:rPr>
        <w:t xml:space="preserve">Causa corregida contra las actas de la jornada de ajuste fino. La versión anterior decía que el corpus compartía fuentes con el banco, que es la regla de partición y sí se cumplió; la causa real es que sin línea base sana de esa familia la diferencia no era interpretable.</w:t>
      </w:r>
      <w:r>
        <w:rPr>
          <w:rtl w:val="0"/>
        </w:rPr>
        <w:annotationRef/>
      </w:r>
    </w:p>
  </w:comment>
  <w:comment w:id="14" w:author="Claude" w:initials="C" w:date="2026-09-07T12:00:00Z">
    <w:p w14:paraId="C000000E">
      <w:pPr>
        <w:rPr/>
      </w:pPr>
      <w:r>
        <w:rPr>
          <w:rtl w:val="0"/>
        </w:rPr>
        <w:t xml:space="preserve">Responde al comentario sobre la Tabla 65 de §17.5, que pedía dejar clara la configuración del entrenamiento. Va acá porque §17.4 es donde vive el cómo está hecho, y estos tres párrafos continúan el del conjunto de ajuste y su regla de partición; §17.5 conserva resultados y veredictos y remite. Verificado contra el perfil de cada tramo y la configuración efectiva que registró la corrida: 640 px, lote 8, semilla 100 determinista, 2.946 y 483 imágenes, punto de control por mejor precisión media.</w:t>
      </w:r>
      <w:r>
        <w:rPr>
          <w:rtl w:val="0"/>
        </w:rPr>
        <w:annotationRef/>
      </w:r>
    </w:p>
  </w:comment>
  <w:comment w:id="15" w:author="Claude" w:initials="C" w:date="2026-09-07T12:00:00Z">
    <w:p w14:paraId="C000000F">
      <w:pPr>
        <w:rPr/>
      </w:pPr>
      <w:r>
        <w:rPr>
          <w:rtl w:val="0"/>
        </w:rPr>
        <w:t xml:space="preserve">Del artefacto de cada corrida: el primer tramo, 10 épocas con detención temprana inoperante (paciencia 100 sobre un techo de 10); el segundo, 60 épocas con paciencia 15, SGD explícito lr0 0,01, momento 0,937 y 3 de calentamiento, detenido en la época 16 con mejor época 1. Los dos valores del segundo tramo estaban firmados en su perfil antes de la corrida, que es lo que sostiene leer la parada como resultado y no como decisión tomada mirando la curva.</w:t>
      </w:r>
      <w:r>
        <w:rPr>
          <w:rtl w:val="0"/>
        </w:rPr>
        <w:annotationRef/>
      </w:r>
    </w:p>
  </w:comment>
  <w:comment w:id="16" w:author="Claude" w:initials="C" w:date="2026-09-07T12:00:00Z">
    <w:p w14:paraId="C0000010">
      <w:pPr>
        <w:rPr/>
      </w:pPr>
      <w:r>
        <w:rPr>
          <w:rtl w:val="0"/>
        </w:rPr>
        <w:t xml:space="preserve">Este párrafo es opcional y se puede borrar sin tocar los otros dos. Documenta por qué el segundo tramo declara el optimizador en vez de usar el modo automático: ese modo deriva la tasa de aprendizaje del número de clases, así que le daba la misma a un tramo de 3.096 parámetros y a otro de 10,35 millones. Es un hallazgo del proceso, no un resultado del banco. Si te parece detalle de más para el informe, se saca.</w:t>
      </w:r>
      <w:r>
        <w:rPr>
          <w:rtl w:val="0"/>
        </w:rPr>
        <w:annotationRef/>
      </w:r>
    </w:p>
  </w:comment>
  <w:comment w:id="17" w:author="Claude" w:initials="C" w:date="2026-09-07T12:00:00Z">
    <w:p w14:paraId="C0000011">
      <w:pPr>
        <w:rPr/>
      </w:pPr>
      <w:r>
        <w:rPr>
          <w:rtl w:val="0"/>
        </w:rPr>
        <w:t xml:space="preserve">Baja propuesta el 07-09, a pedido tuyo. Cuatro razones. (1) La oración que presenta la tabla enumera lo que ésta reúne —contratos, cierre de corridas, paridad entre caminos, determinismo e integración— y las pruebas no están en esa lista; y esa misma oración ya dice que la repetibilidad se apoya en pruebas automatizadas, así que la fila repetía el marco y lo único que agregaba era el número. (2) Las otras seis filas nombran una propiedad del sistema; ésta nombraba el instrumento con el que se establecieron esas seis. (3) El conteo no resiste el detalle: las «cinco suites» eran plano de medios 641, plano de control 312, datasets 283 y la consola contada dos veces, backend 586 y frontend 381, sin el módulo de distribución —la propia celda lo admitía— ni las suites del repositorio de experimentación (88) y de ajuste fino (46); y esas 381 son pruebas de componentes de interfaz, que no verifican ninguna de las seis propiedades de arriba. (4) Envejeció, y la fuente lo dice: hoy medios da 670, datasets 431 y el backend de la consola 668. Si preferís conservar la fila, se rechaza esta baja y queda como estaba.</w:t>
      </w:r>
      <w:r>
        <w:rPr>
          <w:rtl w:val="0"/>
        </w:rPr>
        <w:annotationRef/>
      </w:r>
    </w:p>
  </w:comment>
  <w:comment w:id="18" w:author="Claude" w:initials="C" w:date="2026-09-07T12:00:00Z">
    <w:p w14:paraId="C0000012">
      <w:pPr>
        <w:rPr/>
      </w:pPr>
      <w:r>
        <w:rPr>
          <w:rtl w:val="0"/>
        </w:rPr>
        <w:t xml:space="preserve">Reemplaza a la fila borrada con la afirmación que no envejece, sin número: lo que sostiene la tabla es que la verificación se puede repetir, no cuántas pruebas hay. Si preferís la baja a secas, se borra esta oración y la nota queda como estaba.</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B" w15:done="0"/>
  <w15:commentEx w15:paraId="0000010C" w15:done="0"/>
  <w15:commentEx w15:paraId="0000010D" w15:done="0"/>
  <w15:commentEx w15:paraId="0000010E" w15:paraIdParent="0000010D" w15:done="0"/>
  <w15:commentEx w15:paraId="0000010F" w15:done="0"/>
  <w15:commentEx w15:paraId="00000110" w15:paraIdParent="0000010F" w15:done="0"/>
  <w15:commentEx w15:paraId="C0000006" w15:done="0"/>
  <w15:commentEx w15:paraId="C0000007" w15:done="0"/>
  <w15:commentEx w15:paraId="C0000008" w15:done="0"/>
  <w15:commentEx w15:paraId="C0000009" w15:done="0"/>
  <w15:commentEx w15:paraId="C000000A" w15:done="0"/>
  <w15:commentEx w15:paraId="C000000B" w15:done="0"/>
  <w15:commentEx w15:paraId="C000000C" w15:done="0"/>
  <w15:commentEx w15:paraId="C000000D" w15:done="0"/>
  <w15:commentEx w15:paraId="C000000E" w15:done="0"/>
  <w15:commentEx w15:paraId="C000000F" w15:done="0"/>
  <w15:commentEx w15:paraId="C0000010" w15:done="0"/>
  <w15:commentEx w15:paraId="C0000011" w15:done="0"/>
  <w15:commentEx w15:paraId="C00000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2"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Z1XDuqFGUNRLE+8fudFZLLqXA==">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