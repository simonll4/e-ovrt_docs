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line="480" w:lineRule="auto"/>
        <w:ind w:firstLine="720"/>
        <w:rPr/>
      </w:pPr>
      <w:del w:id="8001" w:author="Claude" w:date="2026-09-04T12:00:00Z">
        <w:r w:rsidDel="00000000" w:rsidR="00000000" w:rsidRPr="00000000">
          <w:rPr>
            <w:rtl w:val="0"/>
          </w:rPr>
          <w:delTex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delText>
        </w:r>
      </w:del>
      <w:ins w:id="8002" w:author="Claude" w:date="2026-09-04T12:00:00Z">
        <w:r>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 Los resultados de desempeño se presentan en la sección 17.5, de modo que la existencia de una capacidad no se confunda con su rendimiento cuantitativo.</w:t>
        </w:r>
      </w:ins>
    </w:p>
    <w:p w:rsidR="00000000" w:rsidDel="00000000" w:rsidP="00000000" w:rsidRDefault="00000000" w:rsidRPr="00000000" w14:paraId="00000003">
      <w:pPr>
        <w:widowControl w:val="1"/>
        <w:spacing w:after="0" w:line="480" w:lineRule="auto"/>
        <w:ind w:firstLine="720"/>
        <w:rPr>
          <w:del w:id="8004" w:author="Claude" w:date="2026-09-04T12:00:00Z"/>
        </w:rPr>
      </w:pPr>
      <w:del w:id="8003" w:author="Claude" w:date="2026-09-04T12:00:00Z">
        <w:r w:rsidDel="00000000" w:rsidR="00000000" w:rsidRPr="00000000">
          <w:rPr>
            <w:rtl w:val="0"/>
          </w:rPr>
          <w:delTex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delText>
        </w:r>
      </w:del>
    </w:p>
    <w:p w:rsidR="00000000" w:rsidDel="00000000" w:rsidP="00000000" w:rsidRDefault="00000000" w:rsidRPr="00000000" w14:paraId="00000004">
      <w:pPr>
        <w:pStyle w:val="Heading3"/>
        <w:keepNext w:val="1"/>
        <w:widowControl w:val="1"/>
        <w:rPr/>
      </w:pPr>
      <w:r w:rsidDel="00000000" w:rsidR="00000000" w:rsidRPr="00000000">
        <w:rPr>
          <w:rtl w:val="0"/>
        </w:rPr>
        <w:t xml:space="preserve">17.4.1. Componentes construidos y cadena de datos</w:t>
      </w:r>
    </w:p>
    <w:p w:rsidR="00000000" w:rsidDel="00000000" w:rsidP="00000000" w:rsidRDefault="00000000" w:rsidRPr="00000000" w14:paraId="00000005">
      <w:pPr>
        <w:widowControl w:val="1"/>
        <w:spacing w:after="0" w:line="480" w:lineRule="auto"/>
        <w:ind w:firstLine="720"/>
        <w:rPr/>
      </w:pPr>
      <w:del w:id="8005" w:author="Claude" w:date="2026-09-04T12:00:00Z">
        <w:r w:rsidDel="00000000" w:rsidR="00000000" w:rsidRPr="00000000">
          <w:rPr>
            <w:rtl w:val="0"/>
          </w:rPr>
          <w:delText xml:space="preserve">El prototipo se materializó en tres componentes de plataforma, un módulo funcional de distribución y una cadena de datos externa a la plataforma que produce los insumos experimentales.</w:delText>
        </w:r>
      </w:del>
      <w:ins w:id="8006" w:author="Claude" w:date="2026-09-04T12:00:00Z">
        <w:r>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ins>
    </w:p>
    <w:p w:rsidR="00000000" w:rsidDel="00000000" w:rsidP="00000000" w:rsidRDefault="00000000" w:rsidRPr="00000000" w14:paraId="00000006">
      <w:pPr>
        <w:widowControl w:val="1"/>
        <w:spacing w:after="0" w:line="480" w:lineRule="auto"/>
        <w:ind w:firstLine="720"/>
        <w:rPr/>
      </w:pPr>
      <w:del w:id="8007" w:author="Claude" w:date="2026-09-04T12:00:00Z">
        <w:r w:rsidDel="00000000" w:rsidR="00000000" w:rsidRPr="00000000">
          <w:rPr>
            <w:rtl w:val="0"/>
          </w:rPr>
          <w:delText xml:space="preserve">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delText>
        </w:r>
      </w:del>
      <w:ins w:id="8008" w:author="Claude" w:date="2026-09-04T12:00:00Z">
        <w:r>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plano de ejecución. Reúne los catálogos de prompts y de experimentos, el orquestador reproducible de corridas, la consolidación de artefactos y la consola de inspección con su servicio intermediario.</w:t>
        </w:r>
      </w:ins>
    </w:p>
    <w:p w:rsidR="00000000" w:rsidDel="00000000" w:rsidP="00000000" w:rsidRDefault="00000000" w:rsidRPr="00000000" w14:paraId="00000007">
      <w:pPr>
        <w:widowControl w:val="1"/>
        <w:spacing w:after="0" w:line="480" w:lineRule="auto"/>
        <w:ind w:firstLine="720"/>
        <w:rPr/>
      </w:pPr>
      <w:del w:id="8009" w:author="Claude" w:date="2026-09-04T12:00:00Z">
        <w:r w:rsidDel="00000000" w:rsidR="00000000" w:rsidRPr="00000000">
          <w:rPr>
            <w:rtl w:val="0"/>
          </w:rPr>
          <w:delText xml:space="preserve">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delText>
        </w:r>
      </w:del>
      <w:ins w:id="8010" w:author="Claude" w:date="2026-09-04T12:00:00Z">
        <w:r>
          <w:rPr>
            <w:rtl w:val="0"/>
          </w:rPr>
          <w:t xml:space="preserve">El módulo de distribución de alertas es el cuarto componente funcional. Consume las alertas confirmadas desde el bus de alertas, aplica la política de notificación, controla idempotencia y supresión, entrega por MQTT con confirmación de calidad de servicio y conserva un ledger de entregas de sólo adición. Su vista de resultados y su lanzamiento desde la orquestación quedaron integrados a la consola.</w:t>
        </w:r>
      </w:ins>
    </w:p>
    <w:p w:rsidR="00000000" w:rsidDel="00000000" w:rsidP="00000000" w:rsidRDefault="00000000" w:rsidRPr="00000000" w14:paraId="00000008">
      <w:pPr>
        <w:widowControl w:val="1"/>
        <w:spacing w:after="0" w:line="480" w:lineRule="auto"/>
        <w:ind w:firstLine="720"/>
        <w:rPr/>
      </w:pPr>
      <w:del w:id="8011" w:author="Claude" w:date="2026-09-04T12:00:00Z">
        <w:r w:rsidDel="00000000" w:rsidR="00000000" w:rsidRPr="00000000">
          <w:rPr>
            <w:rtl w:val="0"/>
          </w:rPr>
          <w:delText xml:space="preserve">La </w:delText>
        </w:r>
      </w:del>
      <w:del w:id="8012" w:author="Claude" w:date="2026-09-04T12:00:00Z">
        <w:r w:rsidDel="00000000" w:rsidR="00000000" w:rsidRPr="00000000">
          <w:rPr>
            <w:b w:val="1"/>
            <w:bCs w:val="1"/>
            <w:rtl w:val="0"/>
          </w:rPr>
          <w:delText xml:space="preserve">cadena de datos</w:delText>
        </w:r>
      </w:del>
      <w:del w:id="8013" w:author="Claude" w:date="2026-09-04T12:00:00Z">
        <w:r w:rsidDel="00000000" w:rsidR="00000000" w:rsidRPr="00000000">
          <w:rPr>
            <w:rtl w:val="0"/>
          </w:rPr>
          <w:delTex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delText>
        </w:r>
      </w:del>
      <w:ins w:id="8014" w:author="Claude" w:date="2026-09-04T12:00:00Z">
        <w:r>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ins>
    </w:p>
    <w:p w:rsidR="00000000" w:rsidDel="00000000" w:rsidP="00000000" w:rsidRDefault="00000000" w:rsidRPr="00000000" w14:paraId="00000009">
      <w:pPr>
        <w:keepNext w:val="1"/>
        <w:widowControl w:val="1"/>
        <w:spacing w:after="0" w:before="0" w:line="480" w:lineRule="auto"/>
        <w:ind w:firstLine="720"/>
        <w:rPr>
          <w:i w:val="1"/>
          <w:iCs w:val="1"/>
          <w:color w:val="e69138"/>
        </w:rPr>
      </w:pPr>
      <w:del w:id="8015" w:author="Claude" w:date="2026-09-04T12:00:00Z">
        <w:r w:rsidDel="00000000" w:rsidR="00000000" w:rsidRPr="00000000">
          <w:rPr>
            <w:b w:val="1"/>
            <w:bCs w:val="1"/>
            <w:i w:val="0"/>
            <w:iCs w:val="0"/>
            <w:rtl w:val="0"/>
          </w:rPr>
          <w:delText xml:space="preserve">Figura 4.7</w:delText>
        </w:r>
      </w:del>
      <w:ins w:id="8016" w:author="Claude" w:date="2026-09-04T12:00:00Z">
        <w:r>
          <w:rPr>
            <w:b w:val="1"/>
            <w:bCs w:val="1"/>
            <w:rtl w:val="0"/>
          </w:rPr>
          <w:t xml:space="preserve">Figura 4.5</w:t>
        </w:r>
      </w:ins>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firstLine="720"/>
        <w:rPr/>
      </w:pPr>
      <w:r w:rsidDel="00000000" w:rsidR="00000000" w:rsidRPr="00000000">
        <w:rPr>
          <w:b w:val="0"/>
          <w:bCs w:val="0"/>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B">
      <w:pPr>
        <w:widowControl w:val="1"/>
        <w:spacing w:after="0" w:line="480" w:lineRule="auto"/>
        <w:ind w:firstLine="720"/>
        <w:jc w:val="center"/>
        <w:rPr/>
      </w:pPr>
      <w:r w:rsidDel="00000000" w:rsidR="00000000" w:rsidRPr="00000000">
        <w:rPr/>
        <w:drawing>
          <wp:inline distB="0" distT="0" distL="114300" distR="114300">
            <wp:extent cx="6064733" cy="424725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64733" cy="424725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before="0" w:line="480" w:lineRule="auto"/>
        <w:ind w:firstLine="720"/>
        <w:rPr/>
      </w:pPr>
      <w:del w:id="8017" w:author="Claude" w:date="2026-09-04T12:00:00Z">
        <w:r w:rsidDel="00000000" w:rsidR="00000000" w:rsidRPr="00000000">
          <w:rPr>
            <w:i w:val="1"/>
            <w:iCs w:val="1"/>
            <w:rtl w:val="0"/>
          </w:rPr>
          <w:delText xml:space="preserve">Nota. </w:delText>
        </w:r>
      </w:del>
      <w:del w:id="8018" w:author="Claude" w:date="2026-09-04T12:00:00Z">
        <w:r w:rsidDel="00000000" w:rsidR="00000000" w:rsidRPr="00000000">
          <w:rPr>
            <w:rtl w:val="0"/>
          </w:rPr>
          <w:delText xml:space="preserve">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de patrón publicador-suscriptor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delText>
        </w:r>
      </w:del>
      <w:ins w:id="8019" w:author="Claude" w:date="2026-09-04T12:00:00Z">
        <w:r>
          <w:rPr>
            <w:i w:val="1"/>
            <w:iCs w:val="1"/>
            <w:rtl w:val="0"/>
          </w:rPr>
          <w:t xml:space="preserve">Nota.</w:t>
        </w:r>
        <w:r>
          <w:rPr>
            <w:rtl w:val="0"/>
          </w:rPr>
          <w:t xml:space="preserve"> La figura representa la materialización efectiva de los dos patrones de acople.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artefactos persistentes de cada corrida.</w:t>
        </w:r>
      </w:ins>
    </w:p>
    <w:p w:rsidR="00000000" w:rsidDel="00000000" w:rsidP="00000000" w:rsidRDefault="00000000" w:rsidRPr="00000000" w14:paraId="0000000D">
      <w:pPr>
        <w:pStyle w:val="Heading3"/>
        <w:keepNext w:val="1"/>
        <w:widowControl w:val="1"/>
        <w:rPr/>
      </w:pPr>
      <w:del w:id="8020" w:author="Claude" w:date="2026-09-04T12:00:00Z">
        <w:r w:rsidDel="00000000" w:rsidR="00000000" w:rsidRPr="00000000">
          <w:rPr>
            <w:rtl w:val="0"/>
          </w:rPr>
          <w:delText xml:space="preserve">17.4.2. Correspondencia entre el diseño y los artefactos implementados</w:delText>
        </w:r>
      </w:del>
      <w:ins w:id="8021" w:author="Claude" w:date="2026-09-04T12:00:00Z">
        <w:r>
          <w:rPr>
            <w:rtl w:val="0"/>
          </w:rPr>
          <w:t xml:space="preserve">17.4.2. Correspondencia y contratos materializados</w:t>
        </w:r>
      </w:ins>
    </w:p>
    <w:p w:rsidR="00000000" w:rsidDel="00000000" w:rsidP="00000000" w:rsidRDefault="00000000" w:rsidRPr="00000000" w14:paraId="0000000E">
      <w:pPr>
        <w:widowControl w:val="1"/>
        <w:spacing w:after="0" w:line="480" w:lineRule="auto"/>
        <w:ind w:firstLine="720"/>
        <w:rPr/>
      </w:pPr>
      <w:del w:id="8022" w:author="Claude" w:date="2026-09-04T12:00:00Z">
        <w:r w:rsidDel="00000000" w:rsidR="00000000" w:rsidRPr="00000000">
          <w:rPr>
            <w:rtl w:val="0"/>
          </w:rPr>
          <w:delText xml:space="preserve">Los contratos preliminares definidos durante el diseño se materializaron como modelos de datos, configuraciones versionadas, esquemas serializables, servicios ejecutables y artefactos persistentes. La Tabla 56 establece la correspondencia entre cada denominación conceptual y su realización efectiva.</w:delText>
        </w:r>
      </w:del>
      <w:ins w:id="8023" w:author="Claude" w:date="2026-09-04T12:00:00Z">
        <w:r>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ins>
    </w:p>
    <w:p w:rsidR="00000000" w:rsidDel="00000000" w:rsidP="00000000" w:rsidRDefault="00000000" w:rsidRPr="00000000" w14:paraId="0000000F">
      <w:pPr>
        <w:keepNext w:val="1"/>
        <w:widowControl w:val="1"/>
        <w:spacing w:after="0" w:before="0" w:line="480" w:lineRule="auto"/>
        <w:ind w:firstLine="72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10">
      <w:pPr>
        <w:keepNext w:val="1"/>
        <w:widowControl w:val="1"/>
        <w:spacing w:after="0" w:before="0" w:line="480" w:lineRule="auto"/>
        <w:ind w:firstLine="72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200"/>
        <w:gridCol w:w="2400"/>
        <w:gridCol w:w="2700"/>
        <w:gridCol w:w="2060"/>
        <w:tblGridChange w:id="0">
          <w:tblGrid>
            <w:gridCol w:w="2200"/>
            <w:gridCol w:w="2400"/>
            <w:gridCol w:w="2700"/>
            <w:gridCol w:w="20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keepLines w:val="1"/>
              <w:widowControl w:val="1"/>
              <w:spacing w:after="0" w:before="0" w:line="480" w:lineRule="auto"/>
              <w:ind w:left="0" w:right="0" w:firstLine="0"/>
              <w:rPr/>
            </w:pPr>
            <w:r w:rsidDel="00000000" w:rsidR="00000000" w:rsidRPr="00000000">
              <w:rPr>
                <w:b w:val="1"/>
                <w:bCs w:val="1"/>
                <w:sz w:val="19"/>
                <w:szCs w:val="19"/>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RunConfig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prompt_set_id</w:t>
            </w:r>
            <w:r w:rsidDel="00000000" w:rsidR="00000000" w:rsidRPr="00000000">
              <w:rPr>
                <w:rtl w:val="0"/>
              </w:rPr>
              <w:t xml:space="preserve">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media.metric.v2</w:t>
            </w:r>
            <w:r w:rsidDel="00000000" w:rsidR="00000000" w:rsidRPr="00000000">
              <w:rPr>
                <w:rtl w:val="0"/>
              </w:rPr>
              <w:t xml:space="preserve"> / </w:t>
            </w:r>
            <w:r w:rsidDel="00000000" w:rsidR="00000000" w:rsidRPr="00000000">
              <w:rPr>
                <w:rFonts w:ascii="Courier New" w:cs="Courier New" w:eastAsia="Courier New" w:hAnsi="Courier New"/>
                <w:sz w:val="16"/>
                <w:szCs w:val="16"/>
                <w:rtl w:val="0"/>
              </w:rPr>
              <w:t xml:space="preserve">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b w:val="0"/>
                <w:bCs w:val="0"/>
                <w:sz w:val="17"/>
                <w:szCs w:val="17"/>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sz w:val="28"/>
                <w:szCs w:val="28"/>
              </w:rPr>
            </w:pPr>
            <w:r w:rsidDel="00000000" w:rsidR="00000000" w:rsidRPr="00000000">
              <w:rPr>
                <w:rtl w:val="0"/>
              </w:rPr>
              <w:t xml:space="preserve">Cierre de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sz w:val="28"/>
                <w:szCs w:val="28"/>
              </w:rPr>
            </w:pPr>
            <w:r w:rsidDel="00000000" w:rsidR="00000000" w:rsidRPr="00000000">
              <w:rPr>
                <w:rtl w:val="0"/>
              </w:rPr>
              <w:t xml:space="preserve">Evento de finalización publicado al cerrar la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run.lifecycle.v1</w:t>
            </w:r>
            <w:r w:rsidDel="00000000" w:rsidR="00000000" w:rsidRPr="00000000">
              <w:rPr>
                <w:rtl w:val="0"/>
              </w:rPr>
              <w:t xml:space="preserve"> (evento </w:t>
            </w:r>
            <w:r w:rsidDel="00000000" w:rsidR="00000000" w:rsidRPr="00000000">
              <w:rPr>
                <w:rFonts w:ascii="Courier New" w:cs="Courier New" w:eastAsia="Courier New" w:hAnsi="Courier New"/>
                <w:sz w:val="16"/>
                <w:szCs w:val="16"/>
                <w:rtl w:val="0"/>
              </w:rPr>
              <w:t xml:space="preserve">run_finished</w:t>
            </w: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sz w:val="28"/>
                <w:szCs w:val="28"/>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sz w:val="28"/>
                <w:szCs w:val="28"/>
              </w:rPr>
            </w:pPr>
            <w:r w:rsidDel="00000000" w:rsidR="00000000" w:rsidRPr="00000000">
              <w:rPr>
                <w:rtl w:val="0"/>
              </w:rPr>
              <w:t xml:space="preserve">Reporte consolidado report.json y por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keepLines w:val="1"/>
              <w:widowControl w:val="1"/>
              <w:spacing w:after="0" w:before="0" w:line="480" w:lineRule="auto"/>
              <w:ind w:left="0" w:right="0" w:firstLine="0"/>
              <w:rPr>
                <w:sz w:val="28"/>
                <w:szCs w:val="28"/>
              </w:rPr>
            </w:pPr>
            <w:r w:rsidDel="00000000" w:rsidR="00000000" w:rsidRPr="00000000">
              <w:rPr>
                <w:b w:val="0"/>
                <w:bCs w:val="0"/>
                <w:sz w:val="23"/>
                <w:szCs w:val="23"/>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5">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6">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7"/>
                <w:szCs w:val="17"/>
                <w:rtl w:val="0"/>
              </w:rPr>
              <w:t xml:space="preserve">NotificationEnvelope</w:t>
            </w:r>
            <w:r w:rsidDel="00000000" w:rsidR="00000000" w:rsidRPr="00000000">
              <w:rPr>
                <w:rtl w:val="0"/>
              </w:rPr>
              <w:t xml:space="preserve"> y </w:t>
            </w:r>
            <w:r w:rsidDel="00000000" w:rsidR="00000000" w:rsidRPr="00000000">
              <w:rPr>
                <w:rFonts w:ascii="Courier New" w:cs="Courier New" w:eastAsia="Courier New" w:hAnsi="Courier New"/>
                <w:sz w:val="17"/>
                <w:szCs w:val="17"/>
                <w:rtl w:val="0"/>
              </w:rPr>
              <w:t xml:space="preserve">DeliveryRecord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7">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6"/>
                <w:szCs w:val="16"/>
                <w:rtl w:val="0"/>
              </w:rPr>
              <w:t xml:space="preserve">control.notification.v1</w:t>
            </w:r>
            <w:r w:rsidDel="00000000" w:rsidR="00000000" w:rsidRPr="00000000">
              <w:rPr>
                <w:rtl w:val="0"/>
              </w:rPr>
              <w:t xml:space="preserve"> / </w:t>
            </w:r>
            <w:r w:rsidDel="00000000" w:rsidR="00000000" w:rsidRPr="00000000">
              <w:rPr>
                <w:rFonts w:ascii="Courier New" w:cs="Courier New" w:eastAsia="Courier New" w:hAnsi="Courier New"/>
                <w:sz w:val="16"/>
                <w:szCs w:val="16"/>
                <w:rtl w:val="0"/>
              </w:rPr>
              <w:t xml:space="preserve">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9">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A">
      <w:pPr>
        <w:widowControl w:val="1"/>
        <w:spacing w:after="0" w:line="480" w:lineRule="auto"/>
        <w:ind w:firstLine="720"/>
        <w:rPr/>
      </w:pPr>
      <w:del w:id="8024" w:author="Claude" w:date="2026-09-04T12:00:00Z">
        <w:r w:rsidDel="00000000" w:rsidR="00000000" w:rsidRPr="00000000">
          <w:rPr>
            <w:rtl w:val="0"/>
          </w:rPr>
          <w:delTex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delText>
        </w:r>
      </w:del>
      <w:ins w:id="8025" w:author="Claude" w:date="2026-09-04T12:00:00Z">
        <w:r>
          <w:rPr>
            <w:rtl w:val="0"/>
          </w:rPr>
          <w:t xml:space="preserve">La correspondencia permite verificar que la implementación no sustituyó silenciosamente las fronteras del diseño, y que cada componente conservó la responsabilidad que la arquitectura le asignó.</w:t>
        </w:r>
      </w:ins>
    </w:p>
    <w:p w:rsidR="00000000" w:rsidDel="00000000" w:rsidP="00000000" w:rsidRDefault="00000000" w:rsidRPr="00000000" w14:paraId="0000005B">
      <w:pPr>
        <w:pStyle w:val="Heading3"/>
        <w:keepNext w:val="1"/>
        <w:widowControl w:val="1"/>
        <w:rPr>
          <w:del w:id="8027" w:author="Claude" w:date="2026-09-04T12:00:00Z"/>
        </w:rPr>
      </w:pPr>
      <w:del w:id="8026" w:author="Claude" w:date="2026-09-04T12:00:00Z">
        <w:r w:rsidDel="00000000" w:rsidR="00000000" w:rsidRPr="00000000">
          <w:rPr>
            <w:rtl w:val="0"/>
          </w:rPr>
          <w:delText xml:space="preserve">17.4.3. Contratos de datos materializados</w:delText>
        </w:r>
      </w:del>
      <w:r w:rsidDel="00000000" w:rsidR="00000000" w:rsidRPr="00000000">
        <w:rPr>
          <w:rtl w:val="0"/>
        </w:rPr>
      </w:r>
    </w:p>
    <w:p w:rsidR="00000000" w:rsidDel="00000000" w:rsidP="00000000" w:rsidRDefault="00000000" w:rsidRPr="00000000" w14:paraId="0000005C">
      <w:pPr>
        <w:widowControl w:val="1"/>
        <w:spacing w:after="0" w:line="480" w:lineRule="auto"/>
        <w:ind w:firstLine="720"/>
        <w:rPr/>
      </w:pPr>
      <w:del w:id="8028" w:author="Claude" w:date="2026-09-04T12:00:00Z">
        <w:r w:rsidDel="00000000" w:rsidR="00000000" w:rsidRPr="00000000">
          <w:rPr>
            <w:b w:val="0"/>
            <w:bCs w:val="0"/>
            <w:i w:val="0"/>
            <w:iCs w:val="0"/>
            <w:rtl w:val="0"/>
          </w:rPr>
          <w:delText xml:space="preserve">Cinco contratos concentran los hechos principales de la ejecución: el evento de percepción, el envoltorio del bus, el contrato de ciclo de vida, el evento de transición de patrón y la alerta interna. Los cinco están declarados con su identificador en la tabla anterior; lo que sigue precisa cómo se materializan, qué lleva cada uno y qué propiedad técnica habilita.</w:delText>
        </w:r>
      </w:del>
      <w:commentRangeStart w:id="0"/>
      <w:ins w:id="8029" w:author="Claude" w:date="2026-09-04T12:00:00Z">
        <w:r>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ins>
      <w:commentRangeEnd w:id="0"/>
      <w:r>
        <w:rPr>
          <w:rtl w:val="0"/>
        </w:rPr>
        <w:commentReference w:id="0"/>
      </w:r>
      <w:r w:rsidDel="00000000" w:rsidR="00000000" w:rsidRPr="00000000">
        <w:rPr>
          <w:rtl w:val="0"/>
        </w:rPr>
      </w:r>
    </w:p>
    <w:p w:rsidR="00000000" w:rsidDel="00000000" w:rsidP="00000000" w:rsidRDefault="00000000" w:rsidRPr="00000000" w14:paraId="0000005D">
      <w:pPr>
        <w:widowControl w:val="1"/>
        <w:spacing w:after="0" w:line="480" w:lineRule="auto"/>
        <w:ind w:firstLine="720"/>
        <w:rPr/>
      </w:pPr>
      <w:del w:id="8030" w:author="Claude" w:date="2026-09-04T12:00:00Z">
        <w:r w:rsidDel="00000000" w:rsidR="00000000" w:rsidRPr="00000000">
          <w:rPr>
            <w:b w:val="0"/>
            <w:bCs w:val="0"/>
            <w:i w:val="0"/>
            <w:iCs w:val="0"/>
            <w:rtl w:val="0"/>
          </w:rPr>
          <w:delText xml:space="preserve">La materialización no es una denominación conceptual. Cada contrato es una clase de modelo declarada en el módulo de contratos de su componente, con tipos y campos obligatorios explícitos, validada en la frontera de entrada, persistida como un objeto JSON por línea en los artefactos de sólo adición —omitiendo los campos sin valor— y transportada por el bus dentro de un envoltorio serializado en formato binario compacto. Dentro del plano de medios la evidencia atraviesa además una cadena interna de contratos antes de publicarse: la unidad visual normaliza la lectura de la fuente, la unidad preparada transporta los píxeles junto con la transformación espacial que permite volver del espacio del modelo al de la imagen original, la detección cruda recoge la salida del adaptador y la detección normalizada es la que finalmente se persiste. Esa cadena es la que hace que la reproyección de coordenadas sea una operación declarada y no un ajuste disperso en el código.</w:delText>
        </w:r>
      </w:del>
      <w:ins w:id="8031" w:author="Claude" w:date="2026-09-04T12:00:00Z">
        <w:r>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que se persiste. Esa cadena hace de la reproyección de coordenadas una operación declarada.</w:t>
        </w:r>
      </w:ins>
      <w:r w:rsidDel="00000000" w:rsidR="00000000" w:rsidRPr="00000000">
        <w:rPr>
          <w:rtl w:val="0"/>
        </w:rPr>
      </w:r>
    </w:p>
    <w:p w:rsidR="00000000" w:rsidDel="00000000" w:rsidP="00000000" w:rsidRDefault="00000000" w:rsidRPr="00000000" w14:paraId="0000005E">
      <w:pPr>
        <w:widowControl w:val="1"/>
        <w:spacing w:after="0" w:line="480" w:lineRule="auto"/>
        <w:ind w:firstLine="720"/>
        <w:rPr/>
      </w:pPr>
      <w:del w:id="8032" w:author="Claude" w:date="2026-09-04T12:00:00Z">
        <w:r w:rsidDel="00000000" w:rsidR="00000000" w:rsidRPr="00000000">
          <w:rPr>
            <w:b w:val="0"/>
            <w:bCs w:val="0"/>
            <w:i w:val="0"/>
            <w:iCs w:val="0"/>
            <w:rtl w:val="0"/>
          </w:rPr>
          <w:delText xml:space="preserve">El evento de percepción, </w:delText>
        </w:r>
      </w:del>
      <w:del w:id="8033" w:author="Claude" w:date="2026-09-04T12:00:00Z">
        <w:r w:rsidDel="00000000" w:rsidR="00000000" w:rsidRPr="00000000">
          <w:rPr>
            <w:rFonts w:ascii="Courier New" w:cs="Courier New" w:eastAsia="Courier New" w:hAnsi="Courier New"/>
            <w:sz w:val="21"/>
            <w:szCs w:val="21"/>
            <w:rtl w:val="0"/>
          </w:rPr>
          <w:delText xml:space="preserve">DetectionEvent</w:delText>
        </w:r>
      </w:del>
      <w:del w:id="8034" w:author="Claude" w:date="2026-09-04T12:00:00Z">
        <w:r w:rsidDel="00000000" w:rsidR="00000000" w:rsidRPr="00000000">
          <w:rPr>
            <w:b w:val="0"/>
            <w:bCs w:val="0"/>
            <w:i w:val="0"/>
            <w:iCs w:val="0"/>
            <w:rtl w:val="0"/>
          </w:rPr>
          <w:delText xml:space="preserve">,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es la que permite que una detección se atribuya después a una variable concreta de la corrida y no a una combinación desconocida. La forma efectiva del evento, tal como se persiste, es la siguiente:</w:delText>
        </w:r>
      </w:del>
      <w:ins w:id="8035" w:author="Claude" w:date="2026-09-04T12:00:00Z">
        <w:r>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ins>
      <w:r w:rsidDel="00000000" w:rsidR="00000000" w:rsidRPr="00000000">
        <w:rPr>
          <w:rtl w:val="0"/>
        </w:rPr>
      </w:r>
    </w:p>
    <w:p w:rsidR="00000000" w:rsidDel="00000000" w:rsidP="00000000" w:rsidRDefault="00000000" w:rsidRPr="00000000" w14:paraId="0000005F">
      <w:pPr>
        <w:keepLines w:val="1"/>
        <w:widowControl w:val="1"/>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sidDel="00000000" w:rsidR="00000000" w:rsidRPr="00000000">
        <w:rPr>
          <w:rFonts w:ascii="Courier New" w:cs="Courier New" w:eastAsia="Courier New" w:hAnsi="Courier New"/>
          <w:sz w:val="17"/>
          <w:szCs w:val="17"/>
          <w:rtl w:val="0"/>
        </w:rPr>
        <w:t xml:space="preserve">{</w:t>
        <w:br w:type="textWrapping"/>
        <w:t xml:space="preserve">  "schema_version": "media.detection.v1",</w:t>
        <w:br w:type="textWrapping"/>
        <w:t xml:space="preserve">  "event_type": "detection_event",</w:t>
        <w:br w:type="textWrapping"/>
        <w:t xml:space="preserve">  "run_id": "run_20260805_033712_dbe_grounding_dino_53cb6f",</w:t>
        <w:br w:type="textWrapping"/>
        <w:t xml:space="preserve">  "unit_id": "frame_000000",</w:t>
        <w:br w:type="textWrapping"/>
        <w:t xml:space="preserve">  "source":  { "source_id": "a_p1_c02", "source_type": "video_frame",</w:t>
        <w:br w:type="textWrapping"/>
        <w:t xml:space="preserve">               "frame_index": 0, "timestamp_ms": 0.0,</w:t>
        <w:br w:type="textWrapping"/>
        <w:t xml:space="preserve">               "width": 1920, "height": 1080 },</w:t>
        <w:br w:type="textWrapping"/>
        <w:t xml:space="preserve">  "model":   { "name": "grounding_dino",</w:t>
        <w:br w:type="textWrapping"/>
        <w:t xml:space="preserve">               "model_id": "IDEA-Research/grounding-dino-tiny",</w:t>
        <w:br w:type="textWrapping"/>
        <w:t xml:space="preserve">               "device": "cuda" },</w:t>
        <w:br w:type="textWrapping"/>
        <w:t xml:space="preserve">  "prompts": { "prompt_set_id": "cr01_cr02_v2_short" },</w:t>
        <w:br w:type="textWrapping"/>
        <w:t xml:space="preserve">  "detections": [</w:t>
        <w:br w:type="textWrapping"/>
        <w:t xml:space="preserve">    { "detection_id": "det_000001", "label": "person", "prompt_id": "person",</w:t>
        <w:br w:type="textWrapping"/>
        <w:t xml:space="preserve">      "confidence": 0.8784,</w:t>
        <w:br w:type="textWrapping"/>
        <w:t xml:space="preserve">      "bbox_xyxy": [1027.3, 105.5, 1340.8, 1083.9],</w:t>
        <w:br w:type="textWrapping"/>
        <w:t xml:space="preserve">      "bbox_norm_xyxy": [0.5351, 0.0977, 0.6983, 1.0],</w:t>
        <w:br w:type="textWrapping"/>
        <w:t xml:space="preserve">      "area_px": 306732.1, "model_name": "grounding_dino" },</w:t>
        <w:br w:type="textWrapping"/>
        <w:t xml:space="preserve">    { "detection_id": "det_000002", "label": "helmet", "prompt_id": "helmet",</w:t>
        <w:br w:type="textWrapping"/>
        <w:t xml:space="preserve">      "confidence": 0.8387,</w:t>
        <w:br w:type="textWrapping"/>
        <w:t xml:space="preserve">      "bbox_xyxy": [1098.1, 106.5, 1255.8, 217.3],</w:t>
        <w:br w:type="textWrapping"/>
        <w:t xml:space="preserve">      "bbox_norm_xyxy": [0.5719, 0.0986, 0.6541, 0.2012],</w:t>
        <w:br w:type="textWrapping"/>
        <w:t xml:space="preserve">      "area_px": 17475.1, "model_name": "grounding_dino" }</w:t>
        <w:br w:type="textWrapping"/>
        <w:t xml:space="preserve">  ],</w:t>
        <w:br w:type="textWrapping"/>
        <w:t xml:space="preserve">  "timing": { "normalize_ms": 11.53, "inference_ms": 445.76,</w:t>
        <w:br w:type="textWrapping"/>
        <w:t xml:space="preserve">              "postprocess_ms": 0.11, "write_ms": 0.0, "total_ms": 445.88 }</w:t>
        <w:br w:type="textWrapping"/>
        <w:t xml:space="preserve">}</w:t>
      </w:r>
      <w:r w:rsidDel="00000000" w:rsidR="00000000" w:rsidRPr="00000000">
        <w:rPr>
          <w:rtl w:val="0"/>
        </w:rPr>
      </w:r>
    </w:p>
    <w:p w:rsidR="00000000" w:rsidDel="00000000" w:rsidP="00000000" w:rsidRDefault="00000000" w:rsidRPr="00000000" w14:paraId="00000060">
      <w:pPr>
        <w:widowControl w:val="1"/>
        <w:spacing w:after="0" w:line="480" w:lineRule="auto"/>
        <w:ind w:firstLine="720"/>
        <w:rPr/>
      </w:pPr>
      <w:del w:id="8036" w:author="Claude" w:date="2026-09-04T12:00:00Z">
        <w:r w:rsidDel="00000000" w:rsidR="00000000" w:rsidRPr="00000000">
          <w:rPr>
            <w:b w:val="0"/>
            <w:bCs w:val="0"/>
            <w:i w:val="0"/>
            <w:iCs w:val="0"/>
            <w:rtl w:val="0"/>
          </w:rPr>
          <w:delText xml:space="preserve">El envoltorio del bus no reempaqueta ese contenido: transporta como carga la misma cadena que se escribió en el artefacto —la persistencia ocurre primero y la publicación después— y le agrega cuatro campos propios del transporte: el tópico, la clave de particionado, un número de secuencia monótono por publicador y el instante de publicación en reloj de pared, que es el que el módulo de distribución conserva luego como marca de confirmación. El número de secuencia se consume incluso cuando el envío se descarta por saturación del canal, de modo que la pérdida se vuelva observable como un hueco del lado del consumidor en lugar de pasar por ausencia de evidencia. El contrato de ciclo de vida, por su parte, no delimita el inicio de la corrida —eso lo establece la respuesta afirmativa de la operación de creación en el servicio— sino su cierre: publica un único evento de finalización con el identificador de corrida y su estado, de modo que el final lógico se distinga de una interrupción y los consumidores puedan cerrarse y consolidar sus artefactos. Ambos contratos se emplean sin variantes en los dos buses de la plataforma, el de detecciones y el de alertas: el publicador de alertas del plano de control es un espejo deliberado del publicador de medios, con el mismo envoltorio y las mismas garantías.</w:delText>
        </w:r>
      </w:del>
      <w:ins w:id="8037" w:author="Claude" w:date="2026-09-04T12:00:00Z">
        <w:r>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ins>
      <w:r w:rsidDel="00000000" w:rsidR="00000000" w:rsidRPr="00000000">
        <w:rPr>
          <w:rtl w:val="0"/>
        </w:rPr>
      </w:r>
    </w:p>
    <w:p>
      <w:pPr>
        <w:widowControl w:val="1"/>
        <w:spacing w:after="0" w:line="480" w:lineRule="auto"/>
        <w:ind w:firstLine="720"/>
        <w:rPr>
          <w:ins w:id="8038" w:author="Claude" w:date="2026-09-04T12:00:00Z"/>
        </w:rPr>
      </w:pPr>
      <w:ins w:id="8039" w:author="Claude" w:date="2026-09-04T12:00:00Z">
        <w:r>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ins>
    </w:p>
    <w:p w:rsidR="00000000" w:rsidDel="00000000" w:rsidP="00000000" w:rsidRDefault="00000000" w:rsidRPr="00000000" w14:paraId="00000061">
      <w:pPr>
        <w:widowControl w:val="1"/>
        <w:spacing w:after="0" w:line="480" w:lineRule="auto"/>
        <w:ind w:firstLine="720"/>
        <w:rPr/>
      </w:pPr>
      <w:del w:id="8040" w:author="Claude" w:date="2026-09-04T12:00:00Z">
        <w:r w:rsidDel="00000000" w:rsidR="00000000" w:rsidRPr="00000000">
          <w:rPr>
            <w:b w:val="0"/>
            <w:bCs w:val="0"/>
            <w:i w:val="0"/>
            <w:iCs w:val="0"/>
            <w:rtl w:val="0"/>
          </w:rPr>
          <w:delText xml:space="preserve">El evento de transición, </w:delText>
        </w:r>
      </w:del>
      <w:del w:id="8041" w:author="Claude" w:date="2026-09-04T12:00:00Z">
        <w:r w:rsidDel="00000000" w:rsidR="00000000" w:rsidRPr="00000000">
          <w:rPr>
            <w:rFonts w:ascii="Courier New" w:cs="Courier New" w:eastAsia="Courier New" w:hAnsi="Courier New"/>
            <w:sz w:val="21"/>
            <w:szCs w:val="21"/>
            <w:rtl w:val="0"/>
          </w:rPr>
          <w:delText xml:space="preserve">PatternStateChanged</w:delText>
        </w:r>
      </w:del>
      <w:del w:id="8042" w:author="Claude" w:date="2026-09-04T12:00:00Z">
        <w:r w:rsidDel="00000000" w:rsidR="00000000" w:rsidRPr="00000000">
          <w:rPr>
            <w:b w:val="0"/>
            <w:bCs w:val="0"/>
            <w:i w:val="0"/>
            <w:iCs w:val="0"/>
            <w:rtl w:val="0"/>
          </w:rPr>
          <w:delText xml:space="preserve">, registra los cambios entre los estados del patrón —los mismos que fija la máquina de estados del diseño— junto con la evidencia y los hitos temporales que los motivaron, e incorpora el instante y la unidad de la primera evidencia positiva del episodio, que es el punto de partida de la medición de latencia. Un contrato hermano registra el progreso parcial mientras la condición está en curso y no ha sido confirmada todavía.</w:delText>
        </w:r>
      </w:del>
      <w:ins w:id="8043" w:author="Claude" w:date="2026-09-04T12:00:00Z">
        <w:r>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ins>
      <w:r w:rsidDel="00000000" w:rsidR="00000000" w:rsidRPr="00000000">
        <w:rPr>
          <w:rtl w:val="0"/>
        </w:rPr>
      </w:r>
    </w:p>
    <w:p w:rsidR="00000000" w:rsidDel="00000000" w:rsidP="00000000" w:rsidRDefault="00000000" w:rsidRPr="00000000" w14:paraId="00000062">
      <w:pPr>
        <w:widowControl w:val="1"/>
        <w:spacing w:after="0" w:line="480" w:lineRule="auto"/>
        <w:ind w:firstLine="720"/>
        <w:rPr/>
      </w:pPr>
      <w:del w:id="8044" w:author="Claude" w:date="2026-09-04T12:00:00Z">
        <w:r w:rsidDel="00000000" w:rsidR="00000000" w:rsidRPr="00000000">
          <w:rPr>
            <w:b w:val="0"/>
            <w:bCs w:val="0"/>
            <w:i w:val="0"/>
            <w:iCs w:val="0"/>
            <w:rtl w:val="0"/>
          </w:rPr>
          <w:delText xml:space="preserve">La alerta interna, </w:delText>
        </w:r>
      </w:del>
      <w:del w:id="8045" w:author="Claude" w:date="2026-09-04T12:00:00Z">
        <w:r w:rsidDel="00000000" w:rsidR="00000000" w:rsidRPr="00000000">
          <w:rPr>
            <w:rFonts w:ascii="Courier New" w:cs="Courier New" w:eastAsia="Courier New" w:hAnsi="Courier New"/>
            <w:sz w:val="21"/>
            <w:szCs w:val="21"/>
            <w:rtl w:val="0"/>
          </w:rPr>
          <w:delText xml:space="preserve">AlertEvent</w:delText>
        </w:r>
      </w:del>
      <w:del w:id="8046" w:author="Claude" w:date="2026-09-04T12:00:00Z">
        <w:r w:rsidDel="00000000" w:rsidR="00000000" w:rsidRPr="00000000">
          <w:rPr>
            <w:b w:val="0"/>
            <w:bCs w:val="0"/>
            <w:i w:val="0"/>
            <w:iCs w:val="0"/>
            <w:rtl w:val="0"/>
          </w:rPr>
          <w:delText xml:space="preserve">, registra la confirmación del episodio. Su identificador no es un valor aleatorio: se deriva como un identificador único universal de versión 5 —un resumen determinista— sobre la cadena que concatena el identificador de corrida de control, el de corrida de medios, la unidad, el patrón y la clave de sujeto, donde esa clave adopta la forma </w:delText>
        </w:r>
      </w:del>
      <w:del w:id="8047" w:author="Claude" w:date="2026-09-04T12:00:00Z">
        <w:r w:rsidDel="00000000" w:rsidR="00000000" w:rsidRPr="00000000">
          <w:rPr>
            <w:rFonts w:ascii="Courier New" w:cs="Courier New" w:eastAsia="Courier New" w:hAnsi="Courier New"/>
            <w:sz w:val="21"/>
            <w:szCs w:val="21"/>
            <w:rtl w:val="0"/>
          </w:rPr>
          <w:delText xml:space="preserve">CR-01:a_p1_c08</w:delText>
        </w:r>
      </w:del>
      <w:del w:id="8048" w:author="Claude" w:date="2026-09-04T12:00:00Z">
        <w:r w:rsidDel="00000000" w:rsidR="00000000" w:rsidRPr="00000000">
          <w:rPr>
            <w:b w:val="0"/>
            <w:bCs w:val="0"/>
            <w:i w:val="0"/>
            <w:iCs w:val="0"/>
            <w:rtl w:val="0"/>
          </w:rPr>
          <w:delText xml:space="preserve"> cuando el patrón opera con granularidad de escena y </w:delText>
        </w:r>
      </w:del>
      <w:del w:id="8049" w:author="Claude" w:date="2026-09-04T12:00:00Z">
        <w:r w:rsidDel="00000000" w:rsidR="00000000" w:rsidRPr="00000000">
          <w:rPr>
            <w:rFonts w:ascii="Courier New" w:cs="Courier New" w:eastAsia="Courier New" w:hAnsi="Courier New"/>
            <w:sz w:val="21"/>
            <w:szCs w:val="21"/>
            <w:rtl w:val="0"/>
          </w:rPr>
          <w:delText xml:space="preserve">CR-01:a_p1_c08:subject_001</w:delText>
        </w:r>
      </w:del>
      <w:del w:id="8050" w:author="Claude" w:date="2026-09-04T12:00:00Z">
        <w:r w:rsidDel="00000000" w:rsidR="00000000" w:rsidRPr="00000000">
          <w:rPr>
            <w:b w:val="0"/>
            <w:bCs w:val="0"/>
            <w:i w:val="0"/>
            <w:iCs w:val="0"/>
            <w:rtl w:val="0"/>
          </w:rPr>
          <w:delText xml:space="preserve"> cuando opera con identidad de sujeto. La identidad de la alerta es entonces una función pura de esa quíntupla, con tres consecuencias verificables. Primero, reprocesar la misma evidencia bajo el mismo identificador de corrida de control reproduce exactamente los mismos identificadores de alerta. Segundo, la deduplicación no requiere estado compartido entre componentes: el módulo de distribución construye su clave de idempotencia como un resumen criptográfico del identificador de alerta y la asienta en un registro de sólo agregado, sin consultar al plano de control. Tercero, la identidad se asigna por confirmación y no por episodio, de modo que una confirmación posterior sobre el mismo sujeto recibe identidad propia; esto es coherente con la decisión de no suprimir dentro del motor (DA-13) y evita que el mecanismo de idempotencia oculte reincidencias reales. La alerta conserva además evidencia auditable: sujeto observado, detecciones de soporte, clase de protección ausente, región evaluada, puntaje y justificación legible. Por eso la ausencia no se presenta como una afirmación opaca del detector, sino como una inferencia del plano de control reconstruible sobre evidencia positiva.</w:delText>
        </w:r>
      </w:del>
      <w:ins w:id="8051" w:author="Claude" w:date="2026-09-04T12:00:00Z">
        <w:r>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ins>
      <w:r w:rsidDel="00000000" w:rsidR="00000000" w:rsidRPr="00000000">
        <w:rPr>
          <w:rtl w:val="0"/>
        </w:rPr>
      </w:r>
    </w:p>
    <w:p>
      <w:pPr>
        <w:widowControl w:val="1"/>
        <w:spacing w:after="0" w:line="480" w:lineRule="auto"/>
        <w:ind w:firstLine="720"/>
        <w:rPr>
          <w:ins w:id="8052" w:author="Claude" w:date="2026-09-04T12:00:00Z"/>
        </w:rPr>
      </w:pPr>
      <w:ins w:id="8053" w:author="Claude" w:date="2026-09-04T12:00:00Z">
        <w:r>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ins>
    </w:p>
    <w:p w:rsidR="00000000" w:rsidDel="00000000" w:rsidP="00000000" w:rsidRDefault="00000000" w:rsidRPr="00000000" w14:paraId="00000063">
      <w:pPr>
        <w:widowControl w:val="1"/>
        <w:spacing w:after="0" w:line="480" w:lineRule="auto"/>
        <w:ind w:firstLine="720"/>
        <w:rPr/>
      </w:pPr>
      <w:del w:id="8054" w:author="Claude" w:date="2026-09-04T12:00:00Z">
        <w:r w:rsidDel="00000000" w:rsidR="00000000" w:rsidRPr="00000000">
          <w:rPr>
            <w:b w:val="0"/>
            <w:bCs w:val="0"/>
            <w:i w:val="0"/>
            <w:iCs w:val="0"/>
            <w:rtl w:val="0"/>
          </w:rPr>
          <w:delText xml:space="preserve">Los contratos se diseñaron para admitir información que la implementación actual no produce, y esa capacidad fue ejercida antes de declararse. La detección normalizada incluye hoy un campo de identidad de sujeto entre fotogramas que ningún productor emite:</w:delText>
        </w:r>
      </w:del>
      <w:ins w:id="8055" w:author="Claude" w:date="2026-09-04T12:00:00Z">
        <w:r>
          <w:rPr>
            <w:rtl w:val="0"/>
          </w:rPr>
          <w:t xml:space="preserve">Los contratos admiten además información que la implementación actual no produce, y la sección 17.4.8 informa cómo se ejerció esa capacidad sin romper la compatibilidad.</w:t>
        </w:r>
      </w:ins>
      <w:r w:rsidDel="00000000" w:rsidR="00000000" w:rsidRPr="00000000">
        <w:rPr>
          <w:rtl w:val="0"/>
        </w:rPr>
      </w:r>
    </w:p>
    <w:p w:rsidR="00000000" w:rsidDel="00000000" w:rsidP="00000000" w:rsidRDefault="00000000" w:rsidRPr="00000000" w14:paraId="00000064">
      <w:pPr>
        <w:keepLines w:val="1"/>
        <w:widowControl w:val="1"/>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del w:id="8057" w:author="Claude" w:date="2026-09-04T12:00:00Z"/>
        </w:rPr>
      </w:pPr>
      <w:del w:id="8056" w:author="Claude" w:date="2026-09-04T12:00:00Z">
        <w:r w:rsidDel="00000000" w:rsidR="00000000" w:rsidRPr="00000000">
          <w:rPr>
            <w:rFonts w:ascii="Courier New" w:cs="Courier New" w:eastAsia="Courier New" w:hAnsi="Courier New"/>
            <w:sz w:val="17"/>
            <w:szCs w:val="17"/>
            <w:rtl w:val="0"/>
          </w:rPr>
          <w:delText xml:space="preserve">class Detection(BaseModel):          # media.detection.v1</w:delText>
          <w:br w:type="textWrapping"/>
          <w:delText xml:space="preserve">    detection_id:   str | None = None</w:delText>
          <w:br w:type="textWrapping"/>
          <w:delText xml:space="preserve">    track_id:       str | None = None   # identidad entre fotogramas; hoy sin productor</w:delText>
          <w:br w:type="textWrapping"/>
          <w:delText xml:space="preserve">    label:          str</w:delText>
          <w:br w:type="textWrapping"/>
          <w:delText xml:space="preserve">    prompt_id:      str | None = None</w:delText>
          <w:br w:type="textWrapping"/>
          <w:delText xml:space="preserve">    confidence:     float</w:delText>
          <w:br w:type="textWrapping"/>
          <w:delText xml:space="preserve">    bbox_xyxy:      list[float]         # píxeles [x1, y1, x2, y2]</w:delText>
          <w:br w:type="textWrapping"/>
          <w:delText xml:space="preserve">    bbox_norm_xyxy: list[float]         # normalizado [0, 1]</w:delText>
          <w:br w:type="textWrapping"/>
          <w:delText xml:space="preserve">    area_px:        float | None = None</w:delText>
          <w:br w:type="textWrapping"/>
          <w:delText xml:space="preserve">    model_name:     str | None = None</w:delText>
        </w:r>
      </w:del>
      <w:r w:rsidDel="00000000" w:rsidR="00000000" w:rsidRPr="00000000">
        <w:rPr>
          <w:rtl w:val="0"/>
        </w:rPr>
      </w:r>
    </w:p>
    <w:p w:rsidR="00000000" w:rsidDel="00000000" w:rsidP="00000000" w:rsidRDefault="00000000" w:rsidRPr="00000000" w14:paraId="00000065">
      <w:pPr>
        <w:widowControl w:val="1"/>
        <w:spacing w:after="0" w:line="480" w:lineRule="auto"/>
        <w:ind w:firstLine="720"/>
        <w:rPr>
          <w:del w:id="8059" w:author="Claude" w:date="2026-09-04T12:00:00Z"/>
        </w:rPr>
      </w:pPr>
      <w:del w:id="8058" w:author="Claude" w:date="2026-09-04T12:00:00Z">
        <w:r w:rsidDel="00000000" w:rsidR="00000000" w:rsidRPr="00000000">
          <w:rPr>
            <w:b w:val="0"/>
            <w:bCs w:val="0"/>
            <w:i w:val="0"/>
            <w:iCs w:val="0"/>
            <w:rtl w:val="0"/>
          </w:rPr>
          <w:delText xml:space="preserve">El campo se declara como opcional con valor por defecto, se omite al serializar cuando no tiene valor —de modo que su presencia en el contrato no altera un solo byte de los artefactos existentes— y, sin embargo, el plano de control ya lo consume como clave de estado cuando opera con granularidad por sujeto. El contrato conservó su versión: la extensión no exigió un cambio incompatible ni la coordinación de un despliegue conjunto. Tres decisiones de implementación sostienen esa propiedad. Los campos nuevos se agregan como opcionales con valor por defecto; los consumidores validan contra su propia declaración del contrato y descartan sin error los campos que no conocen, en lugar de rechazar el mensaje; y la frontera de la distribución declara explícitamente que admite campos adicionales. El plano de control mantiene por eso su propia declaración espejo del evento de percepción, no una biblioteca compartida con el plano de medios: la frontera entre planos es el esquema serializado y no una dependencia de código, lo que permite versionarlos y desplegarlos por separado. Éste es el mecanismo por el cual velocidad, dirección, pose, segmentación o detecciones asociadas podrían incorporarse a la evidencia perceptiva; su costo se detalla en la sección 17.4.11, donde también se declara que hoy no están implementadas.</w:delText>
        </w:r>
      </w:del>
      <w:r w:rsidDel="00000000" w:rsidR="00000000" w:rsidRPr="00000000">
        <w:rPr>
          <w:rtl w:val="0"/>
        </w:rPr>
      </w:r>
    </w:p>
    <w:p w:rsidR="00000000" w:rsidDel="00000000" w:rsidP="00000000" w:rsidRDefault="00000000" w:rsidRPr="00000000" w14:paraId="00000066">
      <w:pPr>
        <w:pStyle w:val="Heading3"/>
        <w:keepNext w:val="1"/>
        <w:widowControl w:val="1"/>
        <w:rPr/>
      </w:pPr>
      <w:del w:id="8060" w:author="Claude" w:date="2026-09-04T12:00:00Z">
        <w:r w:rsidDel="00000000" w:rsidR="00000000" w:rsidRPr="00000000">
          <w:rPr>
            <w:rtl w:val="0"/>
          </w:rPr>
          <w:delText xml:space="preserve">17.4.4. Interfaces de servicio y gobierno por configuración</w:delText>
        </w:r>
      </w:del>
      <w:ins w:id="8061" w:author="Claude" w:date="2026-09-04T12:00:00Z">
        <w:r>
          <w:rPr>
            <w:rtl w:val="0"/>
          </w:rPr>
          <w:t xml:space="preserve">17.4.3. Servicios, gobierno por configuración y acople</w:t>
        </w:r>
      </w:ins>
    </w:p>
    <w:p w:rsidR="00000000" w:rsidDel="00000000" w:rsidP="00000000" w:rsidRDefault="00000000" w:rsidRPr="00000000" w14:paraId="00000067">
      <w:pPr>
        <w:widowControl w:val="1"/>
        <w:spacing w:after="0" w:line="480" w:lineRule="auto"/>
        <w:ind w:firstLine="720"/>
        <w:rPr/>
      </w:pPr>
      <w:del w:id="8062" w:author="Claude" w:date="2026-09-04T12:00:00Z">
        <w:r w:rsidDel="00000000" w:rsidR="00000000" w:rsidRPr="00000000">
          <w:rPr>
            <w:rtl w:val="0"/>
          </w:rPr>
          <w:delTex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delText>
        </w:r>
      </w:del>
      <w:ins w:id="8063" w:author="Claude" w:date="2026-09-04T12:00:00Z">
        <w:r>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persiste la configuración efectiva que utilizó. El plano de medios carga además el modelo una sola vez al arrancar. Rutas, fuentes, umbrales, ventanas temporales y opciones de instrumentación se declaran en configuración, sin constantes ocultas en el código. La Tabla 57 reúne sus operaciones de gobierno.</w:t>
        </w:r>
      </w:ins>
    </w:p>
    <w:p w:rsidR="00000000" w:rsidDel="00000000" w:rsidP="00000000" w:rsidRDefault="00000000" w:rsidRPr="00000000" w14:paraId="00000068">
      <w:pPr>
        <w:widowControl w:val="1"/>
        <w:spacing w:after="0" w:line="480" w:lineRule="auto"/>
        <w:ind w:left="0" w:firstLine="720"/>
        <w:rPr/>
      </w:pPr>
      <w:r w:rsidDel="00000000" w:rsidR="00000000" w:rsidRPr="00000000">
        <w:rPr>
          <w:b w:val="1"/>
          <w:bCs w:val="1"/>
          <w:i w:val="0"/>
          <w:iCs w:val="0"/>
          <w:rtl w:val="0"/>
        </w:rPr>
        <w:t xml:space="preserve">Tabla 57</w:t>
      </w:r>
      <w:r w:rsidDel="00000000" w:rsidR="00000000" w:rsidRPr="00000000">
        <w:rPr>
          <w:rtl w:val="0"/>
        </w:rPr>
      </w:r>
    </w:p>
    <w:p w:rsidR="00000000" w:rsidDel="00000000" w:rsidP="00000000" w:rsidRDefault="00000000" w:rsidRPr="00000000" w14:paraId="00000069">
      <w:pPr>
        <w:keepNext w:val="1"/>
        <w:widowControl w:val="1"/>
        <w:spacing w:after="0" w:before="0" w:line="480" w:lineRule="auto"/>
        <w:ind w:firstLine="720"/>
        <w:rPr/>
      </w:pPr>
      <w:r w:rsidDel="00000000" w:rsidR="00000000" w:rsidRPr="00000000">
        <w:rPr>
          <w:i w:val="1"/>
          <w:iCs w:val="1"/>
          <w:rtl w:val="0"/>
        </w:rPr>
        <w:t xml:space="preserve">Interfaces principales de los servicios de la plataforma</w:t>
      </w:r>
      <w:r w:rsidDel="00000000" w:rsidR="00000000" w:rsidRPr="00000000">
        <w:rPr>
          <w:rtl w:val="0"/>
        </w:rPr>
      </w:r>
    </w:p>
    <w:tbl>
      <w:tblPr>
        <w:tblStyle w:val="Table2"/>
        <w:tblW w:w="9120.0" w:type="dxa"/>
        <w:jc w:val="left"/>
        <w:tblLayout w:type="fixed"/>
        <w:tblLook w:val="0400"/>
      </w:tblPr>
      <w:tblGrid>
        <w:gridCol w:w="2340"/>
        <w:gridCol w:w="2625"/>
        <w:gridCol w:w="4155"/>
        <w:tblGridChange w:id="0">
          <w:tblGrid>
            <w:gridCol w:w="2340"/>
            <w:gridCol w:w="2625"/>
            <w:gridCol w:w="4155"/>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A">
            <w:pPr>
              <w:widowControl w:val="1"/>
              <w:spacing w:after="0" w:line="480" w:lineRule="auto"/>
              <w:ind w:left="0" w:right="0" w:firstLine="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B">
            <w:pPr>
              <w:widowControl w:val="1"/>
              <w:spacing w:after="0" w:line="480" w:lineRule="auto"/>
              <w:ind w:left="0" w:right="0" w:firstLine="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C">
            <w:pPr>
              <w:widowControl w:val="1"/>
              <w:spacing w:after="0" w:line="480" w:lineRule="auto"/>
              <w:ind w:left="0" w:right="0" w:firstLine="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000000" w:space="0" w:sz="8" w:val="single"/>
            </w:tcBorders>
          </w:tcPr>
          <w:p w:rsidR="00000000" w:rsidDel="00000000" w:rsidP="00000000" w:rsidRDefault="00000000" w:rsidRPr="00000000" w14:paraId="0000006D">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E">
            <w:pPr>
              <w:widowControl w:val="1"/>
              <w:spacing w:after="0" w:line="480" w:lineRule="auto"/>
              <w:ind w:left="0" w:right="0" w:firstLine="0"/>
              <w:rPr>
                <w:sz w:val="28"/>
                <w:szCs w:val="28"/>
              </w:rPr>
            </w:pPr>
            <w:r w:rsidDel="00000000" w:rsidR="00000000" w:rsidRPr="00000000">
              <w:rPr>
                <w:rtl w:val="0"/>
              </w:rPr>
              <w:t xml:space="preserve">GET /api/model</w:t>
            </w:r>
            <w:r w:rsidDel="00000000" w:rsidR="00000000" w:rsidRPr="00000000">
              <w:rPr>
                <w:rtl w:val="0"/>
              </w:rPr>
            </w:r>
          </w:p>
        </w:tc>
        <w:tc>
          <w:tcPr>
            <w:tcBorders>
              <w:top w:color="000000" w:space="0" w:sz="8" w:val="single"/>
            </w:tcBorders>
          </w:tcPr>
          <w:p w:rsidR="00000000" w:rsidDel="00000000" w:rsidP="00000000" w:rsidRDefault="00000000" w:rsidRPr="00000000" w14:paraId="0000006F">
            <w:pPr>
              <w:widowControl w:val="1"/>
              <w:spacing w:after="0" w:line="480" w:lineRule="auto"/>
              <w:ind w:left="0" w:right="0" w:firstLine="0"/>
              <w:rPr>
                <w:sz w:val="28"/>
                <w:szCs w:val="28"/>
              </w:rPr>
            </w:pPr>
            <w:r w:rsidDel="00000000" w:rsidR="00000000" w:rsidRPr="00000000">
              <w:rPr>
                <w:rtl w:val="0"/>
              </w:rPr>
              <w:t xml:space="preserve">Expone el perfil de modelo, dispositivo y umbrales efectivos.</w:t>
            </w:r>
            <w:r w:rsidDel="00000000" w:rsidR="00000000" w:rsidRPr="00000000">
              <w:rPr>
                <w:rtl w:val="0"/>
              </w:rPr>
            </w:r>
          </w:p>
        </w:tc>
      </w:tr>
      <w:tr>
        <w:trPr>
          <w:cantSplit w:val="1"/>
          <w:tblHeader w:val="0"/>
        </w:trPr>
        <w:tc>
          <w:tcPr/>
          <w:p w:rsidR="00000000" w:rsidDel="00000000" w:rsidP="00000000" w:rsidRDefault="00000000" w:rsidRPr="00000000" w14:paraId="00000070">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1">
            <w:pPr>
              <w:widowControl w:val="1"/>
              <w:spacing w:after="0" w:line="480" w:lineRule="auto"/>
              <w:ind w:left="0" w:right="0" w:firstLine="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72">
            <w:pPr>
              <w:widowControl w:val="1"/>
              <w:spacing w:after="0" w:line="480" w:lineRule="auto"/>
              <w:ind w:left="0" w:right="0" w:firstLine="0"/>
              <w:rPr>
                <w:sz w:val="28"/>
                <w:szCs w:val="28"/>
              </w:rPr>
            </w:pPr>
            <w:r w:rsidDel="00000000" w:rsidR="00000000" w:rsidRPr="00000000">
              <w:rPr>
                <w:rtl w:val="0"/>
              </w:rPr>
              <w:t xml:space="preserve">Dispara una corrida con fuente, prompts, parámetros, configuración de bus e identificador de experimento.</w:t>
            </w:r>
            <w:r w:rsidDel="00000000" w:rsidR="00000000" w:rsidRPr="00000000">
              <w:rPr>
                <w:rtl w:val="0"/>
              </w:rPr>
            </w:r>
          </w:p>
        </w:tc>
      </w:tr>
      <w:tr>
        <w:trPr>
          <w:cantSplit w:val="1"/>
          <w:tblHeader w:val="0"/>
        </w:trPr>
        <w:tc>
          <w:tcPr/>
          <w:p w:rsidR="00000000" w:rsidDel="00000000" w:rsidP="00000000" w:rsidRDefault="00000000" w:rsidRPr="00000000" w14:paraId="00000073">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4">
            <w:pPr>
              <w:widowControl w:val="1"/>
              <w:spacing w:after="0" w:line="480" w:lineRule="auto"/>
              <w:ind w:left="0" w:right="0" w:firstLine="0"/>
              <w:rPr>
                <w:sz w:val="28"/>
                <w:szCs w:val="28"/>
              </w:rPr>
            </w:pPr>
            <w:r w:rsidDel="00000000" w:rsidR="00000000" w:rsidRPr="00000000">
              <w:rPr>
                <w:rtl w:val="0"/>
              </w:rPr>
              <w:t xml:space="preserve">POST </w:t>
            </w:r>
            <w:r w:rsidDel="00000000" w:rsidR="00000000" w:rsidRPr="00000000">
              <w:rPr>
                <w:rFonts w:ascii="Courier New" w:cs="Courier New" w:eastAsia="Courier New" w:hAnsi="Courier New"/>
                <w:sz w:val="19"/>
                <w:szCs w:val="19"/>
                <w:rtl w:val="0"/>
              </w:rPr>
              <w:t xml:space="preserve">/api/runs/{id}/stop</w:t>
            </w:r>
            <w:r w:rsidDel="00000000" w:rsidR="00000000" w:rsidRPr="00000000">
              <w:rPr>
                <w:rtl w:val="0"/>
              </w:rPr>
            </w:r>
          </w:p>
        </w:tc>
        <w:tc>
          <w:tcPr/>
          <w:p w:rsidR="00000000" w:rsidDel="00000000" w:rsidP="00000000" w:rsidRDefault="00000000" w:rsidRPr="00000000" w14:paraId="00000075">
            <w:pPr>
              <w:widowControl w:val="1"/>
              <w:spacing w:after="0" w:line="480" w:lineRule="auto"/>
              <w:ind w:left="0" w:right="0" w:firstLine="0"/>
              <w:rPr>
                <w:sz w:val="28"/>
                <w:szCs w:val="28"/>
              </w:rPr>
            </w:pPr>
            <w:del w:id="8064" w:author="Claude" w:date="2026-09-04T12:00:00Z">
              <w:r w:rsidDel="00000000" w:rsidR="00000000" w:rsidRPr="00000000">
                <w:rPr>
                  <w:rtl w:val="0"/>
                </w:rPr>
                <w:delText xml:space="preserve">Detiene cooperativamente la corrida en curso; el cierre se propaga a los consumidores por el bus.</w:delText>
              </w:r>
            </w:del>
            <w:ins w:id="8065" w:author="Claude" w:date="2026-09-04T12:00:00Z">
              <w:r>
                <w:rPr>
                  <w:rtl w:val="0"/>
                </w:rPr>
                <w:t xml:space="preserve">Detiene cooperativamente la corrida en curso y el cierre se propaga a los consumidores por el bus.</w:t>
              </w:r>
            </w:ins>
            <w:r w:rsidDel="00000000" w:rsidR="00000000" w:rsidRPr="00000000">
              <w:rPr>
                <w:rtl w:val="0"/>
              </w:rPr>
            </w:r>
          </w:p>
        </w:tc>
      </w:tr>
      <w:tr>
        <w:trPr>
          <w:cantSplit w:val="1"/>
          <w:tblHeader w:val="0"/>
        </w:trPr>
        <w:tc>
          <w:tcPr/>
          <w:p w:rsidR="00000000" w:rsidDel="00000000" w:rsidP="00000000" w:rsidRDefault="00000000" w:rsidRPr="00000000" w14:paraId="00000076">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7">
            <w:pPr>
              <w:widowControl w:val="1"/>
              <w:spacing w:after="0" w:line="480" w:lineRule="auto"/>
              <w:ind w:left="0" w:right="0" w:firstLine="0"/>
              <w:rPr>
                <w:sz w:val="28"/>
                <w:szCs w:val="28"/>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78">
            <w:pPr>
              <w:widowControl w:val="1"/>
              <w:spacing w:after="0" w:line="480" w:lineRule="auto"/>
              <w:ind w:left="0" w:right="0" w:firstLine="0"/>
              <w:rPr>
                <w:sz w:val="28"/>
                <w:szCs w:val="28"/>
              </w:rPr>
            </w:pPr>
            <w:r w:rsidDel="00000000" w:rsidR="00000000" w:rsidRPr="00000000">
              <w:rPr>
                <w:rtl w:val="0"/>
              </w:rPr>
              <w:t xml:space="preserve">Consulta estado y resumen de la corrida.</w:t>
            </w:r>
            <w:r w:rsidDel="00000000" w:rsidR="00000000" w:rsidRPr="00000000">
              <w:rPr>
                <w:rtl w:val="0"/>
              </w:rPr>
            </w:r>
          </w:p>
        </w:tc>
      </w:tr>
      <w:tr>
        <w:trPr>
          <w:cantSplit w:val="1"/>
          <w:tblHeader w:val="0"/>
        </w:trPr>
        <w:tc>
          <w:tcPr/>
          <w:p w:rsidR="00000000" w:rsidDel="00000000" w:rsidP="00000000" w:rsidRDefault="00000000" w:rsidRPr="00000000" w14:paraId="00000079">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A">
            <w:pPr>
              <w:widowControl w:val="1"/>
              <w:spacing w:after="0" w:line="480" w:lineRule="auto"/>
              <w:ind w:left="0" w:right="0" w:firstLine="0"/>
              <w:rPr>
                <w:sz w:val="28"/>
                <w:szCs w:val="28"/>
              </w:rPr>
            </w:pPr>
            <w:r w:rsidDel="00000000" w:rsidR="00000000" w:rsidRPr="00000000">
              <w:rPr>
                <w:rtl w:val="0"/>
              </w:rPr>
              <w:t xml:space="preserve">GET /api/runs/{id}/detections</w:t>
            </w:r>
            <w:r w:rsidDel="00000000" w:rsidR="00000000" w:rsidRPr="00000000">
              <w:rPr>
                <w:rtl w:val="0"/>
              </w:rPr>
            </w:r>
          </w:p>
        </w:tc>
        <w:tc>
          <w:tcPr/>
          <w:p w:rsidR="00000000" w:rsidDel="00000000" w:rsidP="00000000" w:rsidRDefault="00000000" w:rsidRPr="00000000" w14:paraId="0000007B">
            <w:pPr>
              <w:widowControl w:val="1"/>
              <w:spacing w:after="0" w:line="480" w:lineRule="auto"/>
              <w:ind w:left="0" w:right="0" w:firstLine="0"/>
              <w:rPr>
                <w:sz w:val="28"/>
                <w:szCs w:val="28"/>
              </w:rPr>
            </w:pPr>
            <w:r w:rsidDel="00000000" w:rsidR="00000000" w:rsidRPr="00000000">
              <w:rPr>
                <w:rtl w:val="0"/>
              </w:rPr>
              <w:t xml:space="preserve">Recupera evidencia perceptiva paginada.</w:t>
            </w:r>
            <w:r w:rsidDel="00000000" w:rsidR="00000000" w:rsidRPr="00000000">
              <w:rPr>
                <w:rtl w:val="0"/>
              </w:rPr>
            </w:r>
          </w:p>
        </w:tc>
      </w:tr>
      <w:tr>
        <w:trPr>
          <w:cantSplit w:val="1"/>
          <w:tblHeader w:val="0"/>
        </w:trPr>
        <w:tc>
          <w:tcPr/>
          <w:p w:rsidR="00000000" w:rsidDel="00000000" w:rsidP="00000000" w:rsidRDefault="00000000" w:rsidRPr="00000000" w14:paraId="0000007C">
            <w:pPr>
              <w:widowControl w:val="1"/>
              <w:spacing w:after="0" w:line="480" w:lineRule="auto"/>
              <w:ind w:left="0" w:right="0" w:firstLine="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7D">
            <w:pPr>
              <w:widowControl w:val="1"/>
              <w:spacing w:after="0" w:line="480" w:lineRule="auto"/>
              <w:ind w:left="0" w:right="0" w:firstLine="0"/>
              <w:rPr>
                <w:sz w:val="28"/>
                <w:szCs w:val="28"/>
              </w:rPr>
            </w:pPr>
            <w:r w:rsidDel="00000000" w:rsidR="00000000" w:rsidRPr="00000000">
              <w:rPr>
                <w:rtl w:val="0"/>
              </w:rPr>
              <w:t xml:space="preserve">POST /api/runs/{id}/evaluate</w:t>
            </w:r>
            <w:r w:rsidDel="00000000" w:rsidR="00000000" w:rsidRPr="00000000">
              <w:rPr>
                <w:rtl w:val="0"/>
              </w:rPr>
            </w:r>
          </w:p>
        </w:tc>
        <w:tc>
          <w:tcPr/>
          <w:p w:rsidR="00000000" w:rsidDel="00000000" w:rsidP="00000000" w:rsidRDefault="00000000" w:rsidRPr="00000000" w14:paraId="0000007E">
            <w:pPr>
              <w:widowControl w:val="1"/>
              <w:spacing w:after="0" w:line="480" w:lineRule="auto"/>
              <w:ind w:left="0" w:right="0" w:firstLine="0"/>
              <w:rPr>
                <w:sz w:val="28"/>
                <w:szCs w:val="28"/>
              </w:rPr>
            </w:pPr>
            <w:r w:rsidDel="00000000" w:rsidR="00000000" w:rsidRPr="00000000">
              <w:rPr>
                <w:rtl w:val="0"/>
              </w:rPr>
              <w:t xml:space="preserve">Ejecuta la evaluación de percepción cuando existe referencia aplicable.</w:t>
            </w:r>
            <w:r w:rsidDel="00000000" w:rsidR="00000000" w:rsidRPr="00000000">
              <w:rPr>
                <w:rtl w:val="0"/>
              </w:rPr>
            </w:r>
          </w:p>
        </w:tc>
      </w:tr>
      <w:tr>
        <w:trPr>
          <w:cantSplit w:val="1"/>
          <w:tblHeader w:val="0"/>
        </w:trPr>
        <w:tc>
          <w:tcPr/>
          <w:p w:rsidR="00000000" w:rsidDel="00000000" w:rsidP="00000000" w:rsidRDefault="00000000" w:rsidRPr="00000000" w14:paraId="0000007F">
            <w:pPr>
              <w:widowControl w:val="1"/>
              <w:spacing w:after="0" w:line="480" w:lineRule="auto"/>
              <w:ind w:left="0" w:right="0" w:firstLine="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80">
            <w:pPr>
              <w:widowControl w:val="1"/>
              <w:spacing w:after="0" w:line="480" w:lineRule="auto"/>
              <w:ind w:left="0" w:right="0" w:firstLine="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81">
            <w:pPr>
              <w:widowControl w:val="1"/>
              <w:spacing w:after="0" w:line="480" w:lineRule="auto"/>
              <w:ind w:left="0" w:right="0" w:firstLine="0"/>
              <w:rPr>
                <w:sz w:val="28"/>
                <w:szCs w:val="28"/>
              </w:rPr>
            </w:pPr>
            <w:del w:id="8066" w:author="Claude" w:date="2026-09-04T12:00:00Z">
              <w:r w:rsidDel="00000000" w:rsidR="00000000" w:rsidRPr="00000000">
                <w:rPr>
                  <w:rtl w:val="0"/>
                </w:rPr>
                <w:delText xml:space="preserve">Dispara una corrida en modo replay o live.</w:delText>
              </w:r>
            </w:del>
            <w:ins w:id="8067" w:author="Claude" w:date="2026-09-04T12:00:00Z">
              <w:r>
                <w:rPr>
                  <w:rtl w:val="0"/>
                </w:rPr>
                <w:t xml:space="preserve">Dispara una corrida en modo diferido o en vivo.</w:t>
              </w:r>
            </w:ins>
            <w:r w:rsidDel="00000000" w:rsidR="00000000" w:rsidRPr="00000000">
              <w:rPr>
                <w:rtl w:val="0"/>
              </w:rPr>
            </w:r>
          </w:p>
        </w:tc>
      </w:tr>
      <w:tr>
        <w:trPr>
          <w:cantSplit w:val="1"/>
          <w:tblHeader w:val="0"/>
        </w:trPr>
        <w:tc>
          <w:tcPr/>
          <w:p w:rsidR="00000000" w:rsidDel="00000000" w:rsidP="00000000" w:rsidRDefault="00000000" w:rsidRPr="00000000" w14:paraId="00000082">
            <w:pPr>
              <w:widowControl w:val="1"/>
              <w:spacing w:after="0" w:line="480" w:lineRule="auto"/>
              <w:ind w:left="0" w:right="0" w:firstLine="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83">
            <w:pPr>
              <w:widowControl w:val="1"/>
              <w:spacing w:after="0" w:line="480" w:lineRule="auto"/>
              <w:ind w:left="0" w:right="0" w:firstLine="0"/>
              <w:rPr>
                <w:sz w:val="28"/>
                <w:szCs w:val="28"/>
              </w:rPr>
            </w:pPr>
            <w:r w:rsidDel="00000000" w:rsidR="00000000" w:rsidRPr="00000000">
              <w:rPr>
                <w:rtl w:val="0"/>
              </w:rPr>
              <w:t xml:space="preserve">GET /api/runs/{id}/alerts</w:t>
            </w:r>
            <w:r w:rsidDel="00000000" w:rsidR="00000000" w:rsidRPr="00000000">
              <w:rPr>
                <w:rtl w:val="0"/>
              </w:rPr>
            </w:r>
          </w:p>
        </w:tc>
        <w:tc>
          <w:tcPr/>
          <w:p w:rsidR="00000000" w:rsidDel="00000000" w:rsidP="00000000" w:rsidRDefault="00000000" w:rsidRPr="00000000" w14:paraId="00000084">
            <w:pPr>
              <w:widowControl w:val="1"/>
              <w:spacing w:after="0" w:line="480" w:lineRule="auto"/>
              <w:ind w:left="0" w:right="0" w:firstLine="0"/>
              <w:rPr>
                <w:sz w:val="28"/>
                <w:szCs w:val="28"/>
              </w:rPr>
            </w:pPr>
            <w:r w:rsidDel="00000000" w:rsidR="00000000" w:rsidRPr="00000000">
              <w:rPr>
                <w:rtl w:val="0"/>
              </w:rPr>
              <w:t xml:space="preserve">Recupera las alertas internas registradas.</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85">
            <w:pPr>
              <w:widowControl w:val="1"/>
              <w:spacing w:after="0" w:line="480" w:lineRule="auto"/>
              <w:ind w:left="0" w:right="0" w:firstLine="0"/>
              <w:rPr>
                <w:sz w:val="28"/>
                <w:szCs w:val="28"/>
              </w:rPr>
            </w:pPr>
            <w:r w:rsidDel="00000000" w:rsidR="00000000" w:rsidRPr="00000000">
              <w:rPr>
                <w:rtl w:val="0"/>
              </w:rPr>
              <w:t xml:space="preserve">Plano de control (:8081)</w:t>
            </w:r>
            <w:r w:rsidDel="00000000" w:rsidR="00000000" w:rsidRPr="00000000">
              <w:rPr>
                <w:rtl w:val="0"/>
              </w:rPr>
            </w:r>
          </w:p>
        </w:tc>
        <w:tc>
          <w:tcPr>
            <w:tcBorders>
              <w:bottom w:color="000000" w:space="0" w:sz="8" w:val="single"/>
            </w:tcBorders>
          </w:tcPr>
          <w:p w:rsidR="00000000" w:rsidDel="00000000" w:rsidP="00000000" w:rsidRDefault="00000000" w:rsidRPr="00000000" w14:paraId="00000086">
            <w:pPr>
              <w:widowControl w:val="1"/>
              <w:spacing w:after="0" w:line="480" w:lineRule="auto"/>
              <w:ind w:left="0" w:right="0" w:firstLine="0"/>
              <w:rPr>
                <w:sz w:val="28"/>
                <w:szCs w:val="28"/>
              </w:rPr>
            </w:pPr>
            <w:r w:rsidDel="00000000" w:rsidR="00000000" w:rsidRPr="00000000">
              <w:rPr>
                <w:rtl w:val="0"/>
              </w:rPr>
              <w:t xml:space="preserve">GET /api/config</w:t>
            </w:r>
            <w:r w:rsidDel="00000000" w:rsidR="00000000" w:rsidRPr="00000000">
              <w:rPr>
                <w:rtl w:val="0"/>
              </w:rPr>
            </w:r>
          </w:p>
        </w:tc>
        <w:tc>
          <w:tcPr>
            <w:tcBorders>
              <w:bottom w:color="000000" w:space="0" w:sz="8" w:val="single"/>
            </w:tcBorders>
          </w:tcPr>
          <w:p w:rsidR="00000000" w:rsidDel="00000000" w:rsidP="00000000" w:rsidRDefault="00000000" w:rsidRPr="00000000" w14:paraId="00000087">
            <w:pPr>
              <w:widowControl w:val="1"/>
              <w:spacing w:after="0" w:line="480" w:lineRule="auto"/>
              <w:ind w:left="0" w:right="0" w:firstLine="0"/>
              <w:rPr>
                <w:sz w:val="28"/>
                <w:szCs w:val="28"/>
              </w:rPr>
            </w:pPr>
            <w:r w:rsidDel="00000000" w:rsidR="00000000" w:rsidRPr="00000000">
              <w:rPr>
                <w:rtl w:val="0"/>
              </w:rPr>
              <w:t xml:space="preserve">Expone la configuración efectiva de control.</w:t>
            </w:r>
            <w:r w:rsidDel="00000000" w:rsidR="00000000" w:rsidRPr="00000000">
              <w:rPr>
                <w:rtl w:val="0"/>
              </w:rPr>
            </w:r>
          </w:p>
        </w:tc>
      </w:tr>
      <w:tr>
        <w:trPr>
          <w:cantSplit w:val="1"/>
          <w:tblHeader w:val="0"/>
        </w:trPr>
        <w:tc>
          <w:tcPr>
            <w:tcBorders>
              <w:top w:color="000000" w:space="0" w:sz="8" w:val="single"/>
            </w:tcBorders>
          </w:tcPr>
          <w:p w:rsidR="00000000" w:rsidDel="00000000" w:rsidP="00000000" w:rsidRDefault="00000000" w:rsidRPr="00000000" w14:paraId="00000088">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tcBorders>
              <w:top w:color="000000" w:space="0" w:sz="8" w:val="single"/>
            </w:tcBorders>
          </w:tcPr>
          <w:p w:rsidR="00000000" w:rsidDel="00000000" w:rsidP="00000000" w:rsidRDefault="00000000" w:rsidRPr="00000000" w14:paraId="00000089">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A">
            <w:pPr>
              <w:keepLines w:val="1"/>
              <w:widowControl w:val="1"/>
              <w:spacing w:after="0" w:line="480" w:lineRule="auto"/>
              <w:ind w:left="0" w:right="0" w:firstLine="0"/>
              <w:rPr>
                <w:sz w:val="28"/>
                <w:szCs w:val="28"/>
              </w:rPr>
            </w:pPr>
            <w:r w:rsidDel="00000000" w:rsidR="00000000" w:rsidRPr="00000000">
              <w:rPr>
                <w:rtl w:val="0"/>
              </w:rPr>
              <w:t xml:space="preserve">Inicia una corrida de entrega con fuente de alertas, política, canal e identificador de experimento.</w:t>
            </w:r>
            <w:r w:rsidDel="00000000" w:rsidR="00000000" w:rsidRPr="00000000">
              <w:rPr>
                <w:rtl w:val="0"/>
              </w:rPr>
            </w:r>
          </w:p>
        </w:tc>
      </w:tr>
      <w:tr>
        <w:trPr>
          <w:cantSplit w:val="1"/>
          <w:tblHeader w:val="0"/>
        </w:trPr>
        <w:tc>
          <w:tcPr/>
          <w:p w:rsidR="00000000" w:rsidDel="00000000" w:rsidP="00000000" w:rsidRDefault="00000000" w:rsidRPr="00000000" w14:paraId="0000008B">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C">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GET /api/runs/{id}</w:t>
            </w:r>
            <w:r w:rsidDel="00000000" w:rsidR="00000000" w:rsidRPr="00000000">
              <w:rPr>
                <w:rtl w:val="0"/>
              </w:rPr>
            </w:r>
          </w:p>
        </w:tc>
        <w:tc>
          <w:tcPr/>
          <w:p w:rsidR="00000000" w:rsidDel="00000000" w:rsidP="00000000" w:rsidRDefault="00000000" w:rsidRPr="00000000" w14:paraId="0000008D">
            <w:pPr>
              <w:keepLines w:val="1"/>
              <w:widowControl w:val="1"/>
              <w:spacing w:after="0" w:line="480" w:lineRule="auto"/>
              <w:ind w:left="0" w:right="0" w:firstLine="0"/>
              <w:rPr>
                <w:sz w:val="28"/>
                <w:szCs w:val="28"/>
              </w:rPr>
            </w:pPr>
            <w:r w:rsidDel="00000000" w:rsidR="00000000" w:rsidRPr="00000000">
              <w:rPr>
                <w:rtl w:val="0"/>
              </w:rPr>
              <w:t xml:space="preserve">Consulta estado y conteos de entrega; determina cuándo consolidar artefactos.</w:t>
            </w:r>
            <w:r w:rsidDel="00000000" w:rsidR="00000000" w:rsidRPr="00000000">
              <w:rPr>
                <w:rtl w:val="0"/>
              </w:rPr>
            </w:r>
          </w:p>
        </w:tc>
      </w:tr>
      <w:tr>
        <w:trPr>
          <w:cantSplit w:val="1"/>
          <w:tblHeader w:val="0"/>
        </w:trPr>
        <w:tc>
          <w:tcPr/>
          <w:p w:rsidR="00000000" w:rsidDel="00000000" w:rsidP="00000000" w:rsidRDefault="00000000" w:rsidRPr="00000000" w14:paraId="0000008E">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F">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POST /api/runs/{id}/cancel</w:t>
            </w:r>
            <w:r w:rsidDel="00000000" w:rsidR="00000000" w:rsidRPr="00000000">
              <w:rPr>
                <w:rtl w:val="0"/>
              </w:rPr>
            </w:r>
          </w:p>
        </w:tc>
        <w:tc>
          <w:tcPr/>
          <w:p w:rsidR="00000000" w:rsidDel="00000000" w:rsidP="00000000" w:rsidRDefault="00000000" w:rsidRPr="00000000" w14:paraId="00000090">
            <w:pPr>
              <w:keepLines w:val="1"/>
              <w:widowControl w:val="1"/>
              <w:spacing w:after="0" w:line="480" w:lineRule="auto"/>
              <w:ind w:left="0" w:right="0" w:firstLine="0"/>
              <w:rPr>
                <w:sz w:val="28"/>
                <w:szCs w:val="28"/>
              </w:rPr>
            </w:pPr>
            <w:r w:rsidDel="00000000" w:rsidR="00000000" w:rsidRPr="00000000">
              <w:rPr>
                <w:rtl w:val="0"/>
              </w:rPr>
              <w:t xml:space="preserve">Detiene cooperativamente una corrida de entrega en curso.</w:t>
            </w:r>
            <w:r w:rsidDel="00000000" w:rsidR="00000000" w:rsidRPr="00000000">
              <w:rPr>
                <w:rtl w:val="0"/>
              </w:rPr>
            </w:r>
          </w:p>
        </w:tc>
      </w:tr>
      <w:tr>
        <w:trPr>
          <w:cantSplit w:val="1"/>
          <w:tblHeader w:val="0"/>
        </w:trPr>
        <w:tc>
          <w:tcPr/>
          <w:p w:rsidR="00000000" w:rsidDel="00000000" w:rsidP="00000000" w:rsidRDefault="00000000" w:rsidRPr="00000000" w14:paraId="00000091">
            <w:pPr>
              <w:keepLines w:val="1"/>
              <w:widowControl w:val="1"/>
              <w:spacing w:after="0" w:line="480" w:lineRule="auto"/>
              <w:ind w:left="0" w:right="0" w:firstLine="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92">
            <w:pPr>
              <w:keepLines w:val="1"/>
              <w:widowControl w:val="1"/>
              <w:spacing w:after="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GET /api/config</w:t>
            </w:r>
            <w:r w:rsidDel="00000000" w:rsidR="00000000" w:rsidRPr="00000000">
              <w:rPr>
                <w:rtl w:val="0"/>
              </w:rPr>
            </w:r>
          </w:p>
        </w:tc>
        <w:tc>
          <w:tcPr/>
          <w:p w:rsidR="00000000" w:rsidDel="00000000" w:rsidP="00000000" w:rsidRDefault="00000000" w:rsidRPr="00000000" w14:paraId="00000093">
            <w:pPr>
              <w:keepLines w:val="1"/>
              <w:widowControl w:val="1"/>
              <w:spacing w:after="0" w:line="480" w:lineRule="auto"/>
              <w:ind w:left="0" w:right="0" w:firstLine="0"/>
              <w:rPr>
                <w:sz w:val="28"/>
                <w:szCs w:val="28"/>
              </w:rPr>
            </w:pPr>
            <w:r w:rsidDel="00000000" w:rsidR="00000000" w:rsidRPr="00000000">
              <w:rPr>
                <w:rtl w:val="0"/>
              </w:rPr>
              <w:t xml:space="preserve">Expone la configuración efectiva de distribución.</w:t>
            </w:r>
            <w:r w:rsidDel="00000000" w:rsidR="00000000" w:rsidRPr="00000000">
              <w:rPr>
                <w:rtl w:val="0"/>
              </w:rPr>
            </w:r>
          </w:p>
        </w:tc>
      </w:tr>
      <w:tr>
        <w:trPr>
          <w:cantSplit w:val="1"/>
          <w:tblHeader w:val="0"/>
        </w:trPr>
        <w:tc>
          <w:tcPr/>
          <w:p w:rsidR="00000000" w:rsidDel="00000000" w:rsidP="00000000" w:rsidRDefault="00000000" w:rsidRPr="00000000" w14:paraId="00000094">
            <w:pPr>
              <w:keepLines w:val="1"/>
              <w:widowControl w:val="1"/>
              <w:spacing w:after="0" w:line="480" w:lineRule="auto"/>
              <w:ind w:left="0" w:right="0" w:firstLine="0"/>
              <w:rPr>
                <w:sz w:val="28"/>
                <w:szCs w:val="28"/>
              </w:rPr>
            </w:pPr>
            <w:sdt>
              <w:sdtPr>
                <w:id w:val="-148500298"/>
                <w:tag w:val="goog_rdk_1"/>
              </w:sdtPr>
              <w:sdtContent>
                <w:r w:rsidDel="00000000" w:rsidR="00000000" w:rsidRPr="00000000">
                  <w:rPr>
                    <w:rFonts w:ascii="Cardo" w:cs="Cardo" w:eastAsia="Cardo" w:hAnsi="Cardo"/>
                    <w:rtl w:val="0"/>
                  </w:rPr>
                  <w:t xml:space="preserve">Medios → control (:5557)</w:t>
                </w:r>
              </w:sdtContent>
            </w:sdt>
            <w:r w:rsidDel="00000000" w:rsidR="00000000" w:rsidRPr="00000000">
              <w:rPr>
                <w:rtl w:val="0"/>
              </w:rPr>
            </w:r>
          </w:p>
        </w:tc>
        <w:tc>
          <w:tcPr/>
          <w:p w:rsidR="00000000" w:rsidDel="00000000" w:rsidP="00000000" w:rsidRDefault="00000000" w:rsidRPr="00000000" w14:paraId="00000095">
            <w:pPr>
              <w:keepLines w:val="1"/>
              <w:widowControl w:val="1"/>
              <w:spacing w:after="0" w:line="480" w:lineRule="auto"/>
              <w:ind w:left="0" w:right="0" w:firstLine="0"/>
              <w:rPr>
                <w:sz w:val="28"/>
                <w:szCs w:val="28"/>
              </w:rPr>
            </w:pPr>
            <w:r w:rsidDel="00000000" w:rsidR="00000000" w:rsidRPr="00000000">
              <w:rPr>
                <w:rtl w:val="0"/>
              </w:rPr>
              <w:t xml:space="preserve">Bus ZeroMQ publicador-suscriptor (</w:t>
            </w:r>
            <w:r w:rsidDel="00000000" w:rsidR="00000000" w:rsidRPr="00000000">
              <w:rPr>
                <w:rFonts w:ascii="Courier New" w:cs="Courier New" w:eastAsia="Courier New" w:hAnsi="Courier New"/>
                <w:sz w:val="19"/>
                <w:szCs w:val="19"/>
                <w:rtl w:val="0"/>
              </w:rPr>
              <w:t xml:space="preserve">msgpack</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96">
            <w:pPr>
              <w:keepLines w:val="1"/>
              <w:widowControl w:val="1"/>
              <w:spacing w:after="0" w:line="480" w:lineRule="auto"/>
              <w:ind w:left="0" w:right="0" w:firstLine="0"/>
              <w:rPr>
                <w:sz w:val="28"/>
                <w:szCs w:val="28"/>
              </w:rPr>
            </w:pPr>
            <w:r w:rsidDel="00000000" w:rsidR="00000000" w:rsidRPr="00000000">
              <w:rPr>
                <w:rtl w:val="0"/>
              </w:rPr>
              <w:t xml:space="preserve">Transporta los eventos de percepción y el ciclo de vida de la corrida dentro del envoltorio versionado del bus.</w:t>
            </w:r>
            <w:r w:rsidDel="00000000" w:rsidR="00000000" w:rsidRPr="00000000">
              <w:rPr>
                <w:rtl w:val="0"/>
              </w:rPr>
            </w:r>
          </w:p>
        </w:tc>
      </w:tr>
      <w:tr>
        <w:trPr>
          <w:cantSplit w:val="1"/>
          <w:tblHeader w:val="0"/>
        </w:trPr>
        <w:tc>
          <w:tcPr/>
          <w:p w:rsidR="00000000" w:rsidDel="00000000" w:rsidP="00000000" w:rsidRDefault="00000000" w:rsidRPr="00000000" w14:paraId="00000097">
            <w:pPr>
              <w:keepLines w:val="1"/>
              <w:widowControl w:val="1"/>
              <w:spacing w:after="0" w:line="480" w:lineRule="auto"/>
              <w:ind w:left="0" w:right="0" w:firstLine="0"/>
              <w:rPr>
                <w:sz w:val="28"/>
                <w:szCs w:val="28"/>
              </w:rPr>
            </w:pPr>
            <w:sdt>
              <w:sdtPr>
                <w:id w:val="319775524"/>
                <w:tag w:val="goog_rdk_2"/>
              </w:sdtPr>
              <w:sdtContent>
                <w:r w:rsidDel="00000000" w:rsidR="00000000" w:rsidRPr="00000000">
                  <w:rPr>
                    <w:rFonts w:ascii="Cardo" w:cs="Cardo" w:eastAsia="Cardo" w:hAnsi="Cardo"/>
                    <w:rtl w:val="0"/>
                  </w:rPr>
                  <w:t xml:space="preserve">Control → distribución (:5558)</w:t>
                </w:r>
              </w:sdtContent>
            </w:sdt>
            <w:r w:rsidDel="00000000" w:rsidR="00000000" w:rsidRPr="00000000">
              <w:rPr>
                <w:rtl w:val="0"/>
              </w:rPr>
            </w:r>
          </w:p>
        </w:tc>
        <w:tc>
          <w:tcPr/>
          <w:p w:rsidR="00000000" w:rsidDel="00000000" w:rsidP="00000000" w:rsidRDefault="00000000" w:rsidRPr="00000000" w14:paraId="00000098">
            <w:pPr>
              <w:keepLines w:val="1"/>
              <w:widowControl w:val="1"/>
              <w:spacing w:after="0" w:line="480" w:lineRule="auto"/>
              <w:ind w:left="0" w:right="0" w:firstLine="0"/>
              <w:rPr>
                <w:sz w:val="28"/>
                <w:szCs w:val="28"/>
              </w:rPr>
            </w:pPr>
            <w:r w:rsidDel="00000000" w:rsidR="00000000" w:rsidRPr="00000000">
              <w:rPr>
                <w:rtl w:val="0"/>
              </w:rPr>
              <w:t xml:space="preserve">Bus ZeroMQ publicador-suscriptor (</w:t>
            </w:r>
            <w:r w:rsidDel="00000000" w:rsidR="00000000" w:rsidRPr="00000000">
              <w:rPr>
                <w:rFonts w:ascii="Courier New" w:cs="Courier New" w:eastAsia="Courier New" w:hAnsi="Courier New"/>
                <w:sz w:val="19"/>
                <w:szCs w:val="19"/>
                <w:rtl w:val="0"/>
              </w:rPr>
              <w:t xml:space="preserve">msgpack</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99">
            <w:pPr>
              <w:keepLines w:val="1"/>
              <w:widowControl w:val="1"/>
              <w:spacing w:after="0" w:line="480" w:lineRule="auto"/>
              <w:ind w:left="0" w:right="0" w:firstLine="0"/>
              <w:rPr>
                <w:sz w:val="28"/>
                <w:szCs w:val="28"/>
              </w:rPr>
            </w:pPr>
            <w:r w:rsidDel="00000000" w:rsidR="00000000" w:rsidRPr="00000000">
              <w:rPr>
                <w:rtl w:val="0"/>
              </w:rPr>
              <w:t xml:space="preserve">Transporta las alertas internas confirmadas hacia el módulo de distribución.</w:t>
            </w:r>
            <w:r w:rsidDel="00000000" w:rsidR="00000000" w:rsidRPr="00000000">
              <w:rPr>
                <w:rtl w:val="0"/>
              </w:rPr>
            </w:r>
          </w:p>
        </w:tc>
      </w:tr>
      <w:tr>
        <w:trPr>
          <w:cantSplit w:val="1"/>
          <w:tblHeader w:val="0"/>
        </w:trPr>
        <w:tc>
          <w:tcPr/>
          <w:p w:rsidR="00000000" w:rsidDel="00000000" w:rsidP="00000000" w:rsidRDefault="00000000" w:rsidRPr="00000000" w14:paraId="0000009A">
            <w:pPr>
              <w:keepLines w:val="1"/>
              <w:widowControl w:val="1"/>
              <w:spacing w:after="0" w:line="480" w:lineRule="auto"/>
              <w:ind w:left="0" w:right="0" w:firstLine="0"/>
              <w:rPr>
                <w:sz w:val="28"/>
                <w:szCs w:val="28"/>
              </w:rPr>
            </w:pPr>
            <w:del w:id="8068" w:author="Claude" w:date="2026-09-04T12:00:00Z">
              <w:r w:rsidDel="00000000" w:rsidR="00000000" w:rsidRPr="00000000">
                <w:rPr>
                  <w:rtl w:val="0"/>
                </w:rPr>
                <w:delText xml:space="preserve">Runner y webconsole</w:delText>
              </w:r>
            </w:del>
            <w:ins w:id="8069" w:author="Claude" w:date="2026-09-04T12:00:00Z">
              <w:r>
                <w:rPr>
                  <w:rtl w:val="0"/>
                </w:rPr>
                <w:t xml:space="preserve">Orquestador y consola</w:t>
              </w:r>
            </w:ins>
            <w:r w:rsidDel="00000000" w:rsidR="00000000" w:rsidRPr="00000000">
              <w:rPr>
                <w:rtl w:val="0"/>
              </w:rPr>
            </w:r>
          </w:p>
        </w:tc>
        <w:tc>
          <w:tcPr/>
          <w:p w:rsidR="00000000" w:rsidDel="00000000" w:rsidP="00000000" w:rsidRDefault="00000000" w:rsidRPr="00000000" w14:paraId="0000009B">
            <w:pPr>
              <w:keepLines w:val="1"/>
              <w:widowControl w:val="1"/>
              <w:spacing w:after="0" w:line="480" w:lineRule="auto"/>
              <w:ind w:left="0" w:right="0" w:firstLine="0"/>
              <w:rPr>
                <w:sz w:val="28"/>
                <w:szCs w:val="28"/>
              </w:rPr>
            </w:pPr>
            <w:r w:rsidDel="00000000" w:rsidR="00000000" w:rsidRPr="00000000">
              <w:rPr>
                <w:rtl w:val="0"/>
              </w:rPr>
              <w:t xml:space="preserve">Clientes HTTP de los tres servicios</w:t>
            </w:r>
            <w:r w:rsidDel="00000000" w:rsidR="00000000" w:rsidRPr="00000000">
              <w:rPr>
                <w:rtl w:val="0"/>
              </w:rPr>
            </w:r>
          </w:p>
        </w:tc>
        <w:tc>
          <w:tcPr/>
          <w:p w:rsidR="00000000" w:rsidDel="00000000" w:rsidP="00000000" w:rsidRDefault="00000000" w:rsidRPr="00000000" w14:paraId="0000009C">
            <w:pPr>
              <w:keepLines w:val="1"/>
              <w:widowControl w:val="1"/>
              <w:spacing w:after="0" w:line="480" w:lineRule="auto"/>
              <w:ind w:left="0" w:right="0" w:firstLine="0"/>
              <w:rPr>
                <w:sz w:val="28"/>
                <w:szCs w:val="28"/>
              </w:rPr>
            </w:pPr>
            <w:del w:id="8070" w:author="Claude" w:date="2026-09-04T12:00:00Z">
              <w:r w:rsidDel="00000000" w:rsidR="00000000" w:rsidRPr="00000000">
                <w:rPr>
                  <w:rtl w:val="0"/>
                </w:rPr>
                <w:delText xml:space="preserve">Gobiernan corridas y consolidan artefactos; no consumen los buses de datos.</w:delText>
              </w:r>
            </w:del>
            <w:ins w:id="8071" w:author="Claude" w:date="2026-09-04T12:00:00Z">
              <w:r>
                <w:rPr>
                  <w:rtl w:val="0"/>
                </w:rPr>
                <w:t xml:space="preserve">Gobiernan corridas y consolidan artefactos, sin consumir los buses de datos.</w:t>
              </w:r>
            </w:ins>
            <w:r w:rsidDel="00000000" w:rsidR="00000000" w:rsidRPr="00000000">
              <w:rPr>
                <w:rtl w:val="0"/>
              </w:rPr>
            </w:r>
          </w:p>
        </w:tc>
      </w:tr>
    </w:tbl>
    <w:p w:rsidR="00000000" w:rsidDel="00000000" w:rsidP="00000000" w:rsidRDefault="00000000" w:rsidRPr="00000000" w14:paraId="0000009D">
      <w:pPr>
        <w:keepNext w:val="1"/>
        <w:widowControl w:val="1"/>
        <w:spacing w:after="0" w:before="0" w:line="480" w:lineRule="auto"/>
        <w:ind w:firstLine="720"/>
        <w:rPr/>
      </w:pPr>
      <w:del w:id="8072" w:author="Claude" w:date="2026-09-04T12:00:00Z">
        <w:r w:rsidDel="00000000" w:rsidR="00000000" w:rsidRPr="00000000">
          <w:rPr>
            <w:i w:val="1"/>
            <w:iCs w:val="1"/>
            <w:rtl w:val="0"/>
          </w:rPr>
          <w:delText xml:space="preserve">Nota. </w:delText>
        </w:r>
      </w:del>
      <w:del w:id="8073" w:author="Claude" w:date="2026-09-04T12:00:00Z">
        <w:r w:rsidDel="00000000" w:rsidR="00000000" w:rsidRPr="00000000">
          <w:rPr>
            <w:rtl w:val="0"/>
          </w:rPr>
          <w:delText xml:space="preserve">La tabla resume las operaciones de gobierno principales; no es un inventario exhaustivo (listados, corrida actual, artefactos por corrida, comprobaciones de salud y limpieza del registro se omiten). La detención figura únicamente donde el servicio la expone: el plano de control no ofrece detención de una corrida en curso, y esa asimetría es deliberada (ver el texto).</w:delText>
        </w:r>
      </w:del>
      <w:ins w:id="8074" w:author="Claude" w:date="2026-09-04T12:00:00Z">
        <w:r>
          <w:rPr>
            <w:i w:val="1"/>
            <w:iCs w:val="1"/>
            <w:rtl w:val="0"/>
          </w:rPr>
          <w:t xml:space="preserve">Nota.</w:t>
        </w:r>
        <w:r>
          <w:rPr>
            <w:rtl w:val="0"/>
          </w:rPr>
          <w:t xml:space="preserve"> La tabla resume las operaciones de gobierno principales y no es un inventario exhaustivo. Se omiten los listados, la consulta de la corrida actual, los artefactos por corrida, las comprobaciones de salud y la limpieza del registro. La detención figura únicamente donde el servicio la expone.</w:t>
        </w:r>
      </w:ins>
    </w:p>
    <w:p w:rsidR="00000000" w:rsidDel="00000000" w:rsidP="00000000" w:rsidRDefault="00000000" w:rsidRPr="00000000" w14:paraId="0000009E">
      <w:pPr>
        <w:widowControl w:val="1"/>
        <w:spacing w:after="0" w:line="480" w:lineRule="auto"/>
        <w:ind w:firstLine="720"/>
        <w:rPr/>
      </w:pPr>
      <w:del w:id="8075" w:author="Claude" w:date="2026-09-04T12:00:00Z">
        <w:r w:rsidDel="00000000" w:rsidR="00000000" w:rsidRPr="00000000">
          <w:rPr>
            <w:rtl w:val="0"/>
          </w:rPr>
          <w:delTex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delText>
        </w:r>
      </w:del>
      <w:ins w:id="8076" w:author="Claude" w:date="2026-09-04T12:00:00Z">
        <w:r>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ins>
    </w:p>
    <w:p w:rsidR="00000000" w:rsidDel="00000000" w:rsidP="00000000" w:rsidRDefault="00000000" w:rsidRPr="00000000" w14:paraId="0000009F">
      <w:pPr>
        <w:widowControl w:val="1"/>
        <w:spacing w:after="0" w:line="480" w:lineRule="auto"/>
        <w:ind w:firstLine="720"/>
        <w:rPr/>
      </w:pPr>
      <w:del w:id="8077" w:author="Claude" w:date="2026-09-04T12:00:00Z">
        <w:r w:rsidDel="00000000" w:rsidR="00000000" w:rsidRPr="00000000">
          <w:rPr>
            <w:rtl w:val="0"/>
          </w:rPr>
          <w:delText xml:space="preserve">Los tres servicios implementan el mismo contrato de gobierno: admiten una corrida activa por vez y rechazan solicitudes concurrentes señalando la corrida en curso; cada corrida declara su configuración al crearse y el servicio persiste la configuración efectiva utilizada. Las operaciones de consulta de configuración y de perfil de modelo permiten verificar, antes de disparar, que el servicio cargó lo que el experimento requiere: sin ellas, una discrepancia entre lo configurado y lo desplegado sólo se descubriría en los resultados.</w:delText>
        </w:r>
      </w:del>
      <w:ins w:id="8078" w:author="Claude" w:date="2026-09-04T12:00:00Z">
        <w:r>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ins>
    </w:p>
    <w:p w:rsidR="00000000" w:rsidDel="00000000" w:rsidP="00000000" w:rsidRDefault="00000000" w:rsidRPr="00000000" w14:paraId="000000A0">
      <w:pPr>
        <w:widowControl w:val="1"/>
        <w:spacing w:after="0" w:line="480" w:lineRule="auto"/>
        <w:ind w:firstLine="720"/>
        <w:rPr/>
      </w:pPr>
      <w:del w:id="8079" w:author="Claude" w:date="2026-09-04T12:00:00Z">
        <w:r w:rsidDel="00000000" w:rsidR="00000000" w:rsidRPr="00000000">
          <w:rPr>
            <w:rtl w:val="0"/>
          </w:rPr>
          <w:delText xml:space="preserve">En una corrida en vivo, la respuesta afirmativa de cada consumidor del bus implica que su suscripción ya está establecida: la del plano de control sobre el canal de detecciones y la del módulo de distribución sobre el canal de alertas. De esa garantía se deriva el orden de disparo, inverso al flujo de datos: primero la distribución, después el control, por último el plano de medios. Un consumidor suscripto tarde perdería los eventos ya publicados sin ningún error observable; el orden de disparo excluye esa pérdida por construcción.</w:delText>
        </w:r>
      </w:del>
      <w:ins w:id="8080" w:author="Claude" w:date="2026-09-04T12:00:00Z">
        <w:r>
          <w:rPr>
            <w:rtl w:val="0"/>
          </w:rPr>
          <w:t xml:space="preserve">En una corrida en vivo el orquestador inicia primero el plano de control, después el módulo de distribución y por último el plano de medios. El control arranca primero porque debe quedar suscripto al canal de detecciones antes de que los medios publiquen, y la distribución va después porque su corrida se declara contra la corrida de control ya creada. La no pérdida en el canal de alertas no depende de ese orden sino del publicador, que espera a que haya un suscriptor antes de emitir. Un consumidor suscripto tarde perdería los eventos ya publicados sin ningún error observable, y las dos garantías juntas excluyen esa pérdida por construcción.</w:t>
        </w:r>
      </w:ins>
    </w:p>
    <w:p w:rsidR="00000000" w:rsidDel="00000000" w:rsidP="00000000" w:rsidRDefault="00000000" w:rsidRPr="00000000" w14:paraId="000000A1">
      <w:pPr>
        <w:widowControl w:val="1"/>
        <w:spacing w:after="0" w:line="480" w:lineRule="auto"/>
        <w:ind w:firstLine="720"/>
        <w:rPr/>
      </w:pPr>
      <w:del w:id="8081" w:author="Claude" w:date="2026-09-04T12:00:00Z">
        <w:r w:rsidDel="00000000" w:rsidR="00000000" w:rsidRPr="00000000">
          <w:rPr>
            <w:rtl w:val="0"/>
          </w:rPr>
          <w:delTex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su corrida en vivo se cierra con el evento de finalización que publica el plano de medios —la relación entre ambas corridas es uno a uno—, de modo que la intervención del operador se ejerce aguas arriba y el cierre llega por el mismo canal que los datos. El módulo de distribución, en cambio, requiere cancelación propia: una corrida de entrega puede permanecer a la espera de alertas y debe poder abortarse sin reiniciar el servicio.</w:delText>
        </w:r>
      </w:del>
      <w:ins w:id="8082" w:author="Claude" w:date="2026-09-04T12:00:00Z">
        <w:r>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plano de medios, con el que mantiene una relación uno a uno. El módulo de distribución sí requiere cancelación propia, porque una corrida de entrega puede quedar a la espera de alertas y debe poder abortarse sin reiniciar el servicio.</w:t>
        </w:r>
      </w:ins>
    </w:p>
    <w:p w:rsidR="00000000" w:rsidDel="00000000" w:rsidP="00000000" w:rsidRDefault="00000000" w:rsidRPr="00000000" w14:paraId="000000A2">
      <w:pPr>
        <w:pStyle w:val="Heading3"/>
        <w:keepNext w:val="1"/>
        <w:widowControl w:val="1"/>
        <w:rPr>
          <w:del w:id="8084" w:author="Claude" w:date="2026-09-04T12:00:00Z"/>
        </w:rPr>
      </w:pPr>
      <w:del w:id="8083" w:author="Claude" w:date="2026-09-04T12:00:00Z">
        <w:r w:rsidDel="00000000" w:rsidR="00000000" w:rsidRPr="00000000">
          <w:rPr>
            <w:rtl w:val="0"/>
          </w:rPr>
          <w:delText xml:space="preserve">17.4.5. Patrones de acople y caminos experimentales</w:delText>
        </w:r>
      </w:del>
    </w:p>
    <w:p w:rsidR="00000000" w:rsidDel="00000000" w:rsidP="00000000" w:rsidRDefault="00000000" w:rsidRPr="00000000" w14:paraId="000000A3">
      <w:pPr>
        <w:widowControl w:val="1"/>
        <w:spacing w:after="0" w:line="480" w:lineRule="auto"/>
        <w:ind w:firstLine="720"/>
        <w:rPr/>
      </w:pPr>
      <w:del w:id="8085" w:author="Claude" w:date="2026-09-04T12:00:00Z">
        <w:r w:rsidDel="00000000" w:rsidR="00000000" w:rsidRPr="00000000">
          <w:rPr>
            <w:rtl w:val="0"/>
          </w:rPr>
          <w:delText xml:space="preserve">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delText>
        </w:r>
      </w:del>
      <w:ins w:id="8086" w:author="Claude" w:date="2026-09-04T12:00:00Z">
        <w:r>
          <w:rPr>
            <w:rtl w:val="0"/>
          </w:rPr>
          <w:t xml:space="preserve">Sobre esos servicios se materializan los dos caminos experimentales, que describen cómo circula la evidencia entre los planos según la naturaleza de la ejecución.</w:t>
        </w:r>
      </w:ins>
    </w:p>
    <w:p w:rsidR="00000000" w:rsidDel="00000000" w:rsidP="00000000" w:rsidRDefault="00000000" w:rsidRPr="00000000" w14:paraId="000000A4">
      <w:pPr>
        <w:widowControl w:val="1"/>
        <w:spacing w:after="0" w:line="480" w:lineRule="auto"/>
        <w:ind w:firstLine="720"/>
        <w:rPr/>
      </w:pPr>
      <w:del w:id="8087" w:author="Claude" w:date="2026-09-04T12:00:00Z">
        <w:r w:rsidDel="00000000" w:rsidR="00000000" w:rsidRPr="00000000">
          <w:rPr>
            <w:rtl w:val="0"/>
          </w:rPr>
          <w:delText xml:space="preserve">En el camino </w:delText>
        </w:r>
      </w:del>
      <w:del w:id="8088" w:author="Claude" w:date="2026-09-04T12:00:00Z">
        <w:r w:rsidDel="00000000" w:rsidR="00000000" w:rsidRPr="00000000">
          <w:rPr>
            <w:b w:val="1"/>
            <w:bCs w:val="1"/>
            <w:rtl w:val="0"/>
          </w:rPr>
          <w:delText xml:space="preserve">DBE</w:delText>
        </w:r>
      </w:del>
      <w:del w:id="8089" w:author="Claude" w:date="2026-09-04T12:00:00Z">
        <w:r w:rsidDel="00000000" w:rsidR="00000000" w:rsidRPr="00000000">
          <w:rPr>
            <w:rtl w:val="0"/>
          </w:rPr>
          <w:delText xml:space="preserve"> el acople entre planos se realiza por archivo. El plano de medios persiste </w:delText>
        </w:r>
      </w:del>
      <w:del w:id="8090" w:author="Claude" w:date="2026-09-04T12:00:00Z">
        <w:r w:rsidDel="00000000" w:rsidR="00000000" w:rsidRPr="00000000">
          <w:rPr>
            <w:rFonts w:ascii="Courier New" w:cs="Courier New" w:eastAsia="Courier New" w:hAnsi="Courier New"/>
            <w:sz w:val="21"/>
            <w:szCs w:val="21"/>
            <w:rtl w:val="0"/>
          </w:rPr>
          <w:delText xml:space="preserve">detections.jsonl</w:delText>
        </w:r>
      </w:del>
      <w:del w:id="8091" w:author="Claude" w:date="2026-09-04T12:00:00Z">
        <w:r w:rsidDel="00000000" w:rsidR="00000000" w:rsidRPr="00000000">
          <w:rPr>
            <w:rtl w:val="0"/>
          </w:rPr>
          <w:delText xml:space="preserve"> y el plano de control lo relee. El repositorio de corrida constituye la fuente de verdad y permite repetir el procesamiento bajo condiciones controladas. En el camino </w:delText>
        </w:r>
      </w:del>
      <w:del w:id="8092" w:author="Claude" w:date="2026-09-04T12:00:00Z">
        <w:r w:rsidDel="00000000" w:rsidR="00000000" w:rsidRPr="00000000">
          <w:rPr>
            <w:b w:val="1"/>
            <w:bCs w:val="1"/>
            <w:rtl w:val="0"/>
          </w:rPr>
          <w:delText xml:space="preserve">EBE</w:delText>
        </w:r>
      </w:del>
      <w:del w:id="8093" w:author="Claude" w:date="2026-09-04T12:00:00Z">
        <w:r w:rsidDel="00000000" w:rsidR="00000000" w:rsidRPr="00000000">
          <w:rPr>
            <w:rtl w:val="0"/>
          </w:rPr>
          <w:delText xml:space="preserve"> la evidencia se transmite por el bus ZeroMQ dentro del envoltorio versionado del bus; la relación entre una corrida de medios y una de control es uno a uno y el cierre se comunica mediante el evento de finalización del contrato de ciclo de vida.</w:delText>
        </w:r>
      </w:del>
      <w:ins w:id="8094" w:author="Claude" w:date="2026-09-04T12:00:00Z">
        <w:r>
          <w:rPr>
            <w:rtl w:val="0"/>
          </w:rPr>
          <w:t xml:space="preserve">En el camino DBE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ins>
    </w:p>
    <w:p w:rsidR="00000000" w:rsidDel="00000000" w:rsidP="00000000" w:rsidRDefault="00000000" w:rsidRPr="00000000" w14:paraId="000000A5">
      <w:pPr>
        <w:widowControl w:val="1"/>
        <w:spacing w:after="0" w:line="480" w:lineRule="auto"/>
        <w:ind w:firstLine="720"/>
        <w:rPr>
          <w:del w:id="8096" w:author="Claude" w:date="2026-09-04T12:00:00Z"/>
        </w:rPr>
      </w:pPr>
      <w:del w:id="8095" w:author="Claude" w:date="2026-09-04T12:00:00Z">
        <w:r w:rsidDel="00000000" w:rsidR="00000000" w:rsidRPr="00000000">
          <w:rPr>
            <w:rtl w:val="0"/>
          </w:rPr>
          <w:delText xml:space="preserve">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delText>
        </w:r>
      </w:del>
    </w:p>
    <w:p w:rsidR="00000000" w:rsidDel="00000000" w:rsidP="00000000" w:rsidRDefault="00000000" w:rsidRPr="00000000" w14:paraId="000000A6">
      <w:pPr>
        <w:widowControl w:val="1"/>
        <w:spacing w:after="0" w:line="480" w:lineRule="auto"/>
        <w:ind w:firstLine="720"/>
        <w:rPr/>
      </w:pPr>
      <w:del w:id="8097" w:author="Claude" w:date="2026-09-04T12:00:00Z">
        <w:r w:rsidDel="00000000" w:rsidR="00000000" w:rsidRPr="00000000">
          <w:rPr>
            <w:rtl w:val="0"/>
          </w:rPr>
          <w:delText xml:space="preserve">La evidencia se persiste antes de publicarse. El contenido lógico de la línea </w:delText>
        </w:r>
      </w:del>
      <w:del w:id="8098" w:author="Claude" w:date="2026-09-04T12:00:00Z">
        <w:r w:rsidDel="00000000" w:rsidR="00000000" w:rsidRPr="00000000">
          <w:rPr>
            <w:rFonts w:ascii="Courier New" w:cs="Courier New" w:eastAsia="Courier New" w:hAnsi="Courier New"/>
            <w:sz w:val="21"/>
            <w:szCs w:val="21"/>
            <w:rtl w:val="0"/>
          </w:rPr>
          <w:delText xml:space="preserve">JSONL</w:delText>
        </w:r>
      </w:del>
      <w:del w:id="8099" w:author="Claude" w:date="2026-09-04T12:00:00Z">
        <w:r w:rsidDel="00000000" w:rsidR="00000000" w:rsidRPr="00000000">
          <w:rPr>
            <w:rtl w:val="0"/>
          </w:rPr>
          <w:delText xml:space="preserve"> y del payload transmitido es el mismo, lo que permite reevaluar offline una corrida live y reproducir sus artefactos. En los experimentos del presente trabajo, los servicios se ejecutaron</w:delText>
        </w:r>
      </w:del>
      <w:del w:id="8100" w:author="Claude" w:date="2026-09-04T12:00:00Z">
        <w:r w:rsidDel="00000000" w:rsidR="00000000" w:rsidRPr="00000000">
          <w:rPr>
            <w:rtl w:val="0"/>
          </w:rPr>
          <w:delText xml:space="preserve"> co-ubicados en un único host con GPU</w:delText>
        </w:r>
      </w:del>
      <w:del w:id="8101" w:author="Claude" w:date="2026-09-04T12:00:00Z">
        <w:r w:rsidDel="00000000" w:rsidR="00000000" w:rsidRPr="00000000">
          <w:rPr>
            <w:rtl w:val="0"/>
          </w:rPr>
          <w:delText xml:space="preserve">. Los contratos entre módulos no fijan esa topología, y la configuración de cada corrida registra la disposición efectiva.</w:delText>
        </w:r>
      </w:del>
      <w:commentRangeStart w:id="1"/>
      <w:ins w:id="8102" w:author="Claude" w:date="2026-09-04T12:00:00Z">
        <w:r>
          <w:rPr>
            <w:rtl w:val="0"/>
          </w:rPr>
          <w:t xml:space="preserve">La evidencia se persiste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ins>
      <w:commentRangeEnd w:id="1"/>
      <w:r>
        <w:rPr>
          <w:rtl w:val="0"/>
        </w:rPr>
        <w:commentReference w:id="1"/>
      </w:r>
    </w:p>
    <w:p w:rsidR="00000000" w:rsidDel="00000000" w:rsidP="00000000" w:rsidRDefault="00000000" w:rsidRPr="00000000" w14:paraId="000000A7">
      <w:pPr>
        <w:pStyle w:val="Heading3"/>
        <w:keepNext w:val="1"/>
        <w:widowControl w:val="1"/>
        <w:rPr/>
      </w:pPr>
      <w:del w:id="8103" w:author="Claude" w:date="2026-09-04T12:00:00Z">
        <w:r w:rsidDel="00000000" w:rsidR="00000000" w:rsidRPr="00000000">
          <w:rPr>
            <w:rtl w:val="0"/>
          </w:rPr>
          <w:delText xml:space="preserve">17.4.6. Configuración efectiva y catálogo de modelos</w:delText>
        </w:r>
      </w:del>
      <w:ins w:id="8104" w:author="Claude" w:date="2026-09-04T12:00:00Z">
        <w:r>
          <w:rPr>
            <w:rtl w:val="0"/>
          </w:rPr>
          <w:t xml:space="preserve">17.4.4. Configuración efectiva y catálogo de modelos</w:t>
        </w:r>
      </w:ins>
    </w:p>
    <w:p w:rsidR="00000000" w:rsidDel="00000000" w:rsidP="00000000" w:rsidRDefault="00000000" w:rsidRPr="00000000" w14:paraId="000000A8">
      <w:pPr>
        <w:widowControl w:val="1"/>
        <w:spacing w:after="0" w:line="480" w:lineRule="auto"/>
        <w:ind w:firstLine="720"/>
        <w:rPr/>
      </w:pPr>
      <w:del w:id="8105" w:author="Claude" w:date="2026-09-04T12:00:00Z">
        <w:r w:rsidDel="00000000" w:rsidR="00000000" w:rsidRPr="00000000">
          <w:rPr>
            <w:rtl w:val="0"/>
          </w:rPr>
          <w:delText xml:space="preserve">El conjunto de patrones efectivo del núcleo es </w:delText>
        </w:r>
      </w:del>
      <w:del w:id="8106" w:author="Claude" w:date="2026-09-04T12:00:00Z">
        <w:r w:rsidDel="00000000" w:rsidR="00000000" w:rsidRPr="00000000">
          <w:rPr>
            <w:rFonts w:ascii="Courier New" w:cs="Courier New" w:eastAsia="Courier New" w:hAnsi="Courier New"/>
            <w:sz w:val="21"/>
            <w:szCs w:val="21"/>
            <w:rtl w:val="0"/>
          </w:rPr>
          <w:delText xml:space="preserve">cr01_cr02_v2</w:delText>
        </w:r>
      </w:del>
      <w:del w:id="8107" w:author="Claude" w:date="2026-09-04T12:00:00Z">
        <w:r w:rsidDel="00000000" w:rsidR="00000000" w:rsidRPr="00000000">
          <w:rPr>
            <w:rtl w:val="0"/>
          </w:rPr>
          <w:delTex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delText>
        </w:r>
      </w:del>
      <w:ins w:id="8108" w:author="Claude" w:date="2026-09-04T12:00:00Z">
        <w:r>
          <w:rPr>
            <w:rtl w:val="0"/>
          </w:rPr>
          <w:t xml:space="preserve">El conjunto de patrones efectivo del núcleo es cr01_cr02_v2.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ins>
    </w:p>
    <w:p w:rsidR="00000000" w:rsidDel="00000000" w:rsidP="00000000" w:rsidRDefault="00000000" w:rsidRPr="00000000" w14:paraId="000000A9">
      <w:pPr>
        <w:widowControl w:val="1"/>
        <w:spacing w:after="0" w:line="480" w:lineRule="auto"/>
        <w:ind w:firstLine="720"/>
        <w:rPr/>
      </w:pPr>
      <w:del w:id="8109" w:author="Claude" w:date="2026-09-04T12:00:00Z">
        <w:r w:rsidDel="00000000" w:rsidR="00000000" w:rsidRPr="00000000">
          <w:rPr>
            <w:rtl w:val="0"/>
          </w:rPr>
          <w:delText xml:space="preserve">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delText>
        </w:r>
      </w:del>
      <w:ins w:id="8110" w:author="Claude" w:date="2026-09-04T12:00:00Z">
        <w:r>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ins>
    </w:p>
    <w:p w:rsidR="00000000" w:rsidDel="00000000" w:rsidP="00000000" w:rsidRDefault="00000000" w:rsidRPr="00000000" w14:paraId="000000AA">
      <w:pPr>
        <w:widowControl w:val="1"/>
        <w:spacing w:after="0" w:line="480" w:lineRule="auto"/>
        <w:ind w:firstLine="720"/>
        <w:rPr/>
      </w:pPr>
      <w:del w:id="8111" w:author="Claude" w:date="2026-09-04T12:00:00Z">
        <w:r w:rsidDel="00000000" w:rsidR="00000000" w:rsidRPr="00000000">
          <w:rPr>
            <w:rtl w:val="0"/>
          </w:rPr>
          <w:delText xml:space="preserve">La estrategia perceptiva del núcleo utiliza evidencia positiva: </w:delText>
        </w:r>
      </w:del>
      <w:del w:id="8112" w:author="Claude" w:date="2026-09-04T12:00:00Z">
        <w:r w:rsidDel="00000000" w:rsidR="00000000" w:rsidRPr="00000000">
          <w:rPr>
            <w:rFonts w:ascii="Courier New" w:cs="Courier New" w:eastAsia="Courier New" w:hAnsi="Courier New"/>
            <w:sz w:val="21"/>
            <w:szCs w:val="21"/>
            <w:rtl w:val="0"/>
          </w:rPr>
          <w:delText xml:space="preserve">person</w:delText>
        </w:r>
      </w:del>
      <w:del w:id="8113" w:author="Claude" w:date="2026-09-04T12:00:00Z">
        <w:r w:rsidDel="00000000" w:rsidR="00000000" w:rsidRPr="00000000">
          <w:rPr>
            <w:rtl w:val="0"/>
          </w:rPr>
          <w:delText xml:space="preserve"> como entidad y </w:delText>
        </w:r>
      </w:del>
      <w:del w:id="8114" w:author="Claude" w:date="2026-09-04T12:00:00Z">
        <w:r w:rsidDel="00000000" w:rsidR="00000000" w:rsidRPr="00000000">
          <w:rPr>
            <w:rFonts w:ascii="Courier New" w:cs="Courier New" w:eastAsia="Courier New" w:hAnsi="Courier New"/>
            <w:sz w:val="21"/>
            <w:szCs w:val="21"/>
            <w:rtl w:val="0"/>
          </w:rPr>
          <w:delText xml:space="preserve">helmet</w:delText>
        </w:r>
      </w:del>
      <w:del w:id="8115" w:author="Claude" w:date="2026-09-04T12:00:00Z">
        <w:r w:rsidDel="00000000" w:rsidR="00000000" w:rsidRPr="00000000">
          <w:rPr>
            <w:rtl w:val="0"/>
          </w:rPr>
          <w:delText xml:space="preserve"> y </w:delText>
        </w:r>
      </w:del>
      <w:del w:id="8116" w:author="Claude" w:date="2026-09-04T12:00:00Z">
        <w:r w:rsidDel="00000000" w:rsidR="00000000" w:rsidRPr="00000000">
          <w:rPr>
            <w:rFonts w:ascii="Courier New" w:cs="Courier New" w:eastAsia="Courier New" w:hAnsi="Courier New"/>
            <w:sz w:val="21"/>
            <w:szCs w:val="21"/>
            <w:rtl w:val="0"/>
          </w:rPr>
          <w:delText xml:space="preserve">vest</w:delText>
        </w:r>
      </w:del>
      <w:del w:id="8117" w:author="Claude" w:date="2026-09-04T12:00:00Z">
        <w:r w:rsidDel="00000000" w:rsidR="00000000" w:rsidRPr="00000000">
          <w:rPr>
            <w:rtl w:val="0"/>
          </w:rPr>
          <w:delText xml:space="preserve"> como elementos de protección. La ausencia se infiere en el plano de control y no se consulta como una negación opaca al detector.</w:delText>
        </w:r>
      </w:del>
      <w:ins w:id="8118" w:author="Claude" w:date="2026-09-04T12:00:00Z">
        <w:r>
          <w:rPr>
            <w:rtl w:val="0"/>
          </w:rPr>
          <w:t xml:space="preserve">El vocabulario activo del núcleo se compone de person como entidad y de helmet y vest como elementos de protección.</w:t>
        </w:r>
      </w:ins>
    </w:p>
    <w:p w:rsidR="00000000" w:rsidDel="00000000" w:rsidP="00000000" w:rsidRDefault="00000000" w:rsidRPr="00000000" w14:paraId="000000AB">
      <w:pPr>
        <w:widowControl w:val="1"/>
        <w:spacing w:after="0" w:line="480" w:lineRule="auto"/>
        <w:ind w:firstLine="720"/>
        <w:rPr/>
      </w:pPr>
      <w:del w:id="8119" w:author="Claude" w:date="2026-09-04T12:00:00Z">
        <w:r w:rsidDel="00000000" w:rsidR="00000000" w:rsidRPr="00000000">
          <w:rPr>
            <w:b w:val="0"/>
            <w:bCs w:val="0"/>
            <w:i w:val="0"/>
            <w:iCs w:val="0"/>
            <w:rtl w:val="0"/>
          </w:rPr>
          <w:delText xml:space="preserve">El catálogo de perfiles de modelo materializa la sustituibilidad prevista en el diseño: variantes de Grounding DINO —tiny y base, cada una con resolución de entrada de 800 y de 560 píxeles— y de YOLOE en cuatro tamaños, todas integradas mediante adaptadores sobre el mismo contrato de salida. Una tercera familia, MM-Grounding DINO, se integró por el mismo mecanismo y fue descartada durante la evaluación; su descarte se informa con los resultados y sus perfiles quedaron archivados fuera del catálogo activo.</w:delText>
        </w:r>
      </w:del>
      <w:ins w:id="8120" w:author="Claude" w:date="2026-09-04T12:00:00Z">
        <w:r>
          <w:rPr>
            <w:rtl w:val="0"/>
          </w:rPr>
          <w:t xml:space="preserve">El catálogo de perfiles de modelo materializa la sustituibilidad prevista en el diseño. Reúne variantes de Grounding DINO en sus versiones tiny y base, cada una con resolución de entrada de 800 y de 560 píxeles, y YOLOE en cuatro tamaños, todas integradas mediante adaptadores sobre el mismo contrato de salida. Una tercera familia, MM-Grounding DINO, se integró por el mismo mecanismo y se archivó fuera del catálogo activo tras la evaluación, cuyo resultado informa la sección 17.5.</w:t>
        </w:r>
      </w:ins>
      <w:r w:rsidDel="00000000" w:rsidR="00000000" w:rsidRPr="00000000">
        <w:rPr>
          <w:rtl w:val="0"/>
        </w:rPr>
      </w:r>
    </w:p>
    <w:p w:rsidR="00000000" w:rsidDel="00000000" w:rsidP="00000000" w:rsidRDefault="00000000" w:rsidRPr="00000000" w14:paraId="000000AC">
      <w:pPr>
        <w:widowControl w:val="1"/>
        <w:spacing w:after="0" w:line="480" w:lineRule="auto"/>
        <w:ind w:firstLine="720"/>
        <w:rPr/>
      </w:pPr>
      <w:del w:id="8121" w:author="Claude" w:date="2026-09-04T12:00:00Z">
        <w:r w:rsidDel="00000000" w:rsidR="00000000" w:rsidRPr="00000000">
          <w:rPr>
            <w:b w:val="0"/>
            <w:bCs w:val="0"/>
            <w:i w:val="0"/>
            <w:iCs w:val="0"/>
            <w:rtl w:val="0"/>
          </w:rPr>
          <w:delText xml:space="preserve">El núcleo no fija un modelo único. Cada instancia del servicio de medios carga un perfil al iniciarse, la comparación entre perfiles se materializa disponiendo instancias con perfiles distintos bajo la misma configuración de corrida, y el despliegue integral de la plataforma instancia un servicio por perfil del catálogo, orquestados desde la consola. Los perfiles vigentes se compararon sobre el banco de imágenes congelado; las campañas temporales y en vivo fijan un perfil por corrida, declarado en el manifiesto. Los resultados por modelo y por familia, y los criterios pre-registrados con que se seleccionó el perfil de cada campaña, se presentan en la sección 17.5.</w:delText>
        </w:r>
      </w:del>
      <w:ins w:id="8122" w:author="Claude" w:date="2026-09-04T12:00:00Z">
        <w:r>
          <w:rPr>
            <w:rtl w:val="0"/>
          </w:rPr>
          <w:t xml:space="preserve">El núcleo no fija un modelo único. Cada instancia del servicio de medios carga un perfil al iniciarse, de modo que comparar perfiles equivale a disponer instancias distintas bajo la misma configuración de corrida, y el despliegue integral instancia un servicio por perfil del catálogo. Las campañas temporales y en vivo fijan un perfil por corrida, declarado en el manifiesto.</w:t>
        </w:r>
      </w:ins>
      <w:r w:rsidDel="00000000" w:rsidR="00000000" w:rsidRPr="00000000">
        <w:rPr>
          <w:rtl w:val="0"/>
        </w:rPr>
      </w:r>
    </w:p>
    <w:p w:rsidR="00000000" w:rsidDel="00000000" w:rsidP="00000000" w:rsidRDefault="00000000" w:rsidRPr="00000000" w14:paraId="000000AD">
      <w:pPr>
        <w:widowControl w:val="1"/>
        <w:spacing w:after="0" w:line="480" w:lineRule="auto"/>
        <w:ind w:firstLine="720"/>
        <w:rPr/>
      </w:pPr>
      <w:del w:id="8123" w:author="Claude" w:date="2026-09-04T12:00:00Z">
        <w:r w:rsidDel="00000000" w:rsidR="00000000" w:rsidRPr="00000000">
          <w:rPr>
            <w:b w:val="0"/>
            <w:bCs w:val="0"/>
            <w:i w:val="0"/>
            <w:iCs w:val="0"/>
            <w:rtl w:val="0"/>
          </w:rPr>
          <w:delText xml:space="preserve">Cada perfil declara sus umbrales y su postproceso en el catálogo, y cada corrida persiste la configuración efectiva utilizada, sin constantes ocultas en el código. A título de ejemplo,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delText>
        </w:r>
      </w:del>
      <w:ins w:id="8124" w:author="Claude" w:date="2026-09-04T12:00:00Z">
        <w:r>
          <w:rPr>
            <w:rtl w:val="0"/>
          </w:rPr>
          <w:t xml:space="preserve">Cada perfil declara sus umbrales y su postproceso en el catálogo.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t>
        </w:r>
      </w:ins>
      <w:r w:rsidDel="00000000" w:rsidR="00000000" w:rsidRPr="00000000">
        <w:rPr>
          <w:rtl w:val="0"/>
        </w:rPr>
      </w:r>
    </w:p>
    <w:p w:rsidR="00000000" w:rsidDel="00000000" w:rsidP="00000000" w:rsidRDefault="00000000" w:rsidRPr="00000000" w14:paraId="000000AE">
      <w:pPr>
        <w:pStyle w:val="Heading3"/>
        <w:keepNext w:val="1"/>
        <w:widowControl w:val="1"/>
        <w:rPr/>
      </w:pPr>
      <w:del w:id="8125" w:author="Claude" w:date="2026-09-04T12:00:00Z">
        <w:r w:rsidDel="00000000" w:rsidR="00000000" w:rsidRPr="00000000">
          <w:rPr>
            <w:rtl w:val="0"/>
          </w:rPr>
          <w:delText xml:space="preserve">17.4.7. Artefactos y trazabilidad por corrida</w:delText>
        </w:r>
      </w:del>
      <w:ins w:id="8126" w:author="Claude" w:date="2026-09-04T12:00:00Z">
        <w:r>
          <w:rPr>
            <w:rtl w:val="0"/>
          </w:rPr>
          <w:t xml:space="preserve">17.4.5. Artefactos y trazabilidad por corrida</w:t>
        </w:r>
      </w:ins>
    </w:p>
    <w:p w:rsidR="00000000" w:rsidDel="00000000" w:rsidP="00000000" w:rsidRDefault="00000000" w:rsidRPr="00000000" w14:paraId="000000AF">
      <w:pPr>
        <w:widowControl w:val="1"/>
        <w:spacing w:after="0" w:line="480" w:lineRule="auto"/>
        <w:ind w:firstLine="720"/>
        <w:rPr/>
      </w:pPr>
      <w:del w:id="8127" w:author="Claude" w:date="2026-09-04T12:00:00Z">
        <w:r w:rsidDel="00000000" w:rsidR="00000000" w:rsidRPr="00000000">
          <w:rPr>
            <w:rtl w:val="0"/>
          </w:rPr>
          <w:delText xml:space="preserve">Cada ejecución produce un repositorio de artefactos de sólo adición. La organización por componente conserva la evidencia necesaria para reproducir el flujo, analizar fallas y reconstruir una alerta desde su configuración hasta su salida distribuida.</w:delText>
        </w:r>
      </w:del>
      <w:ins w:id="8128" w:author="Claude" w:date="2026-09-04T12:00:00Z">
        <w:r>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ins>
    </w:p>
    <w:p w:rsidR="00000000" w:rsidDel="00000000" w:rsidP="00000000" w:rsidRDefault="00000000" w:rsidRPr="00000000" w14:paraId="000000B0">
      <w:pPr>
        <w:keepNext w:val="1"/>
        <w:widowControl w:val="1"/>
        <w:spacing w:after="0" w:before="0" w:line="480" w:lineRule="auto"/>
        <w:ind w:firstLine="72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B1">
      <w:pPr>
        <w:keepNext w:val="1"/>
        <w:widowControl w:val="1"/>
        <w:spacing w:after="0" w:before="0" w:line="480" w:lineRule="auto"/>
        <w:ind w:firstLine="72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A">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C">
            <w:pPr>
              <w:widowControl w:val="1"/>
              <w:spacing w:after="0" w:before="0" w:line="480" w:lineRule="auto"/>
              <w:ind w:left="0" w:right="0" w:firstLine="0"/>
              <w:rPr>
                <w:sz w:val="28"/>
                <w:szCs w:val="28"/>
              </w:rPr>
            </w:pPr>
            <w:r w:rsidDel="00000000" w:rsidR="00000000" w:rsidRPr="00000000">
              <w:rPr>
                <w:rtl w:val="0"/>
              </w:rPr>
              <w:t xml:space="preserve">manifest.effective.yaml; copias de artefactos livianos; referencias a artefactos pesados; report.json;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D">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E">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F">
            <w:pPr>
              <w:widowControl w:val="1"/>
              <w:spacing w:after="0" w:before="0" w:line="480" w:lineRule="auto"/>
              <w:ind w:left="0" w:right="0" w:firstLine="0"/>
              <w:rPr>
                <w:sz w:val="28"/>
                <w:szCs w:val="28"/>
              </w:rPr>
            </w:pPr>
            <w:r w:rsidDel="00000000" w:rsidR="00000000" w:rsidRPr="00000000">
              <w:rPr>
                <w:rFonts w:ascii="Courier New" w:cs="Courier New" w:eastAsia="Courier New" w:hAnsi="Courier New"/>
                <w:sz w:val="19"/>
                <w:szCs w:val="19"/>
                <w:rtl w:val="0"/>
              </w:rPr>
              <w:t xml:space="preserve">notifications.jsonl</w:t>
            </w:r>
            <w:r w:rsidDel="00000000" w:rsidR="00000000" w:rsidRPr="00000000">
              <w:rPr>
                <w:rtl w:val="0"/>
              </w:rPr>
              <w:t xml:space="preserve"> (ledger de intentos y entregas, de sólo agregado); </w:t>
            </w:r>
            <w:r w:rsidDel="00000000" w:rsidR="00000000" w:rsidRPr="00000000">
              <w:rPr>
                <w:rFonts w:ascii="Courier New" w:cs="Courier New" w:eastAsia="Courier New" w:hAnsi="Courier New"/>
                <w:sz w:val="19"/>
                <w:szCs w:val="19"/>
                <w:rtl w:val="0"/>
              </w:rPr>
              <w:t xml:space="preserve">dead_letter.jsonl</w:t>
            </w:r>
            <w:r w:rsidDel="00000000" w:rsidR="00000000" w:rsidRPr="00000000">
              <w:rPr>
                <w:rtl w:val="0"/>
              </w:rPr>
              <w:t xml:space="preserve">; </w:t>
            </w:r>
            <w:r w:rsidDel="00000000" w:rsidR="00000000" w:rsidRPr="00000000">
              <w:rPr>
                <w:rFonts w:ascii="Courier New" w:cs="Courier New" w:eastAsia="Courier New" w:hAnsi="Courier New"/>
                <w:sz w:val="19"/>
                <w:szCs w:val="19"/>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C0">
            <w:pPr>
              <w:widowControl w:val="1"/>
              <w:spacing w:after="0" w:before="0" w:line="480" w:lineRule="auto"/>
              <w:ind w:left="0" w:right="0" w:firstLine="0"/>
              <w:rPr>
                <w:sz w:val="28"/>
                <w:szCs w:val="28"/>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r w:rsidDel="00000000" w:rsidR="00000000" w:rsidRPr="00000000">
              <w:rPr>
                <w:rtl w:val="0"/>
              </w:rPr>
            </w:r>
          </w:p>
        </w:tc>
      </w:tr>
    </w:tbl>
    <w:p w:rsidR="00000000" w:rsidDel="00000000" w:rsidP="00000000" w:rsidRDefault="00000000" w:rsidRPr="00000000" w14:paraId="000000C1">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C2">
      <w:pPr>
        <w:widowControl w:val="1"/>
        <w:spacing w:after="0" w:line="480" w:lineRule="auto"/>
        <w:ind w:firstLine="720"/>
        <w:rPr>
          <w:del w:id="8131" w:author="Claude" w:date="2026-09-04T12:00:00Z"/>
        </w:rPr>
      </w:pPr>
      <w:del w:id="8129" w:author="Claude" w:date="2026-09-04T12:00:00Z">
        <w:r w:rsidDel="00000000" w:rsidR="00000000" w:rsidRPr="00000000">
          <w:rPr>
            <w:rtl w:val="0"/>
          </w:rPr>
          <w:delText xml:space="preserve">Cada plano conserva su repositorio completo por corrida: el plano de medios registra detecciones, métricas, errores, resumen, configuración efectiva, manifiesto y procedencia; el plano de control registra transiciones, alertas, métricas, errores, resumen y configuración efectiva. </w:delText>
        </w:r>
      </w:del>
      <w:del w:id="8130" w:author="Claude" w:date="2026-09-04T12:00:00Z">
        <w:r w:rsidDel="00000000" w:rsidR="00000000" w:rsidRPr="00000000">
          <w:rPr>
            <w:rtl w:val="0"/>
          </w:rPr>
          <w:delText xml:space="preserve">El soporte experimental consolida la ejecución experimental copiando los artefactos livianos y referenciando los pesados:</w:delText>
        </w:r>
      </w:del>
    </w:p>
    <w:p w:rsidR="00000000" w:rsidDel="00000000" w:rsidP="00000000" w:rsidRDefault="00000000" w:rsidRPr="00000000" w14:paraId="000000C3">
      <w:pPr>
        <w:keepLines w:val="1"/>
        <w:widowControl w:val="1"/>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sidDel="00000000" w:rsidR="00000000" w:rsidRPr="00000000">
        <w:rPr>
          <w:rFonts w:ascii="Courier New" w:cs="Courier New" w:eastAsia="Courier New" w:hAnsi="Courier New"/>
          <w:sz w:val="17"/>
          <w:szCs w:val="17"/>
          <w:rtl w:val="0"/>
        </w:rPr>
        <w:t xml:space="preserve">runs/&lt;experiment_id&gt;/                (repositorio del soporte experimental)</w:t>
        <w:br w:type="textWrapping"/>
        <w:t xml:space="preserve">  manifest.effective.yaml</w:t>
        <w:br w:type="textWrapping"/>
        <w:t xml:space="preserve">  media/           summary.json · metrics.jsonl · effective_config.yaml ·</w:t>
        <w:br w:type="textWrapping"/>
        <w:t xml:space="preserve">                   detections.ref.json  (referencia al detections.jsonl del plano de medios)</w:t>
        <w:br w:type="textWrapping"/>
        <w:t xml:space="preserve">  control/         alerts.jsonl · pattern_events.jsonl · metrics.jsonl ·</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 ·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C4">
      <w:pPr>
        <w:widowControl w:val="1"/>
        <w:spacing w:after="0" w:line="480" w:lineRule="auto"/>
        <w:ind w:firstLine="720"/>
        <w:rPr/>
      </w:pPr>
      <w:del w:id="8132" w:author="Claude" w:date="2026-09-04T12:00:00Z">
        <w:r w:rsidDel="00000000" w:rsidR="00000000" w:rsidRPr="00000000">
          <w:rPr>
            <w:b w:val="0"/>
            <w:bCs w:val="0"/>
            <w:i w:val="0"/>
            <w:iCs w:val="0"/>
            <w:rtl w:val="0"/>
          </w:rPr>
          <w:delText xml:space="preserve">La ejecución experimental consolida así los cuatro componentes bajo una misma clave. </w:delText>
        </w:r>
      </w:del>
      <w:del w:id="8133" w:author="Claude" w:date="2026-09-04T12:00:00Z">
        <w:r w:rsidDel="00000000" w:rsidR="00000000" w:rsidRPr="00000000">
          <w:rPr>
            <w:b w:val="0"/>
            <w:bCs w:val="0"/>
            <w:i w:val="0"/>
            <w:iCs w:val="0"/>
            <w:rtl w:val="0"/>
          </w:rPr>
          <w:delText xml:space="preserve">La modularidad de la plataforma se expresa en que un tramo pueda no estar habilitado, no en que su evidencia se consolide de otro modo cuando lo está.</w:delText>
        </w:r>
      </w:del>
      <w:commentRangeStart w:id="3"/>
      <w:ins w:id="8134" w:author="Claude" w:date="2026-09-04T12:00:00Z">
        <w:r>
          <w:rPr>
            <w:rtl w:val="0"/>
          </w:rPr>
          <w:t xml:space="preserve">La ejecución experimental consolida así los cuatro componentes bajo una misma clave.</w:t>
        </w:r>
      </w:ins>
      <w:commentRangeEnd w:id="3"/>
      <w:r>
        <w:rPr>
          <w:rtl w:val="0"/>
        </w:rPr>
        <w:commentReference w:id="3"/>
      </w:r>
      <w:r w:rsidDel="00000000" w:rsidR="00000000" w:rsidRPr="00000000">
        <w:rPr>
          <w:rtl w:val="0"/>
        </w:rPr>
      </w:r>
    </w:p>
    <w:p w:rsidR="00000000" w:rsidDel="00000000" w:rsidP="00000000" w:rsidRDefault="00000000" w:rsidRPr="00000000" w14:paraId="000000C5">
      <w:pPr>
        <w:widowControl w:val="1"/>
        <w:spacing w:after="0" w:line="480" w:lineRule="auto"/>
        <w:ind w:firstLine="720"/>
        <w:rPr/>
      </w:pPr>
      <w:del w:id="8135" w:author="Claude" w:date="2026-09-04T12:00:00Z">
        <w:r w:rsidDel="00000000" w:rsidR="00000000" w:rsidRPr="00000000">
          <w:rPr>
            <w:rtl w:val="0"/>
          </w:rPr>
          <w:delTex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delText>
        </w:r>
      </w:del>
      <w:ins w:id="8136" w:author="Claude" w:date="2026-09-04T12:00:00Z">
        <w:r>
          <w:rPr>
            <w:rtl w:val="0"/>
          </w:rPr>
          <w:t xml:space="preserve">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ins>
    </w:p>
    <w:p>
      <w:pPr>
        <w:widowControl w:val="1"/>
        <w:spacing w:after="0" w:line="480" w:lineRule="auto"/>
        <w:ind w:firstLine="720"/>
        <w:rPr>
          <w:ins w:id="8137" w:author="Claude" w:date="2026-09-04T12:00:00Z"/>
        </w:rPr>
      </w:pPr>
      <w:commentRangeStart w:id="2"/>
      <w:ins w:id="8138" w:author="Claude" w:date="2026-09-04T12:00:00Z">
        <w:r>
          <w:rPr>
            <w:rtl w:val="0"/>
          </w:rPr>
          <w:t xml:space="preserve">El ledger de entregas del módulo de distribución registra una fila por intento y una más por el descarte definitivo cuando se agotan los reintentos,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ins>
      <w:commentRangeEnd w:id="2"/>
      <w:r>
        <w:rPr>
          <w:rtl w:val="0"/>
        </w:rPr>
        <w:commentReference w:id="2"/>
      </w:r>
    </w:p>
    <w:p w:rsidR="00000000" w:rsidDel="00000000" w:rsidP="00000000" w:rsidRDefault="00000000" w:rsidRPr="00000000" w14:paraId="000000C6">
      <w:pPr>
        <w:pStyle w:val="Heading3"/>
        <w:keepNext w:val="1"/>
        <w:widowControl w:val="1"/>
        <w:rPr/>
      </w:pPr>
      <w:del w:id="8139" w:author="Claude" w:date="2026-09-04T12:00:00Z">
        <w:r w:rsidDel="00000000" w:rsidR="00000000" w:rsidRPr="00000000">
          <w:rPr>
            <w:rtl w:val="0"/>
          </w:rPr>
          <w:delText xml:space="preserve">17.4.8. Construcción del banco temporal y de la referencia humana de evaluación</w:delText>
        </w:r>
      </w:del>
      <w:ins w:id="8140" w:author="Claude" w:date="2026-09-04T12:00:00Z">
        <w:r>
          <w:rPr>
            <w:rtl w:val="0"/>
          </w:rPr>
          <w:t xml:space="preserve">17.4.6. Banco temporal y referencia humana de evaluación</w:t>
        </w:r>
      </w:ins>
    </w:p>
    <w:p w:rsidR="00000000" w:rsidDel="00000000" w:rsidP="00000000" w:rsidRDefault="00000000" w:rsidRPr="00000000" w14:paraId="000000C7">
      <w:pPr>
        <w:widowControl w:val="1"/>
        <w:spacing w:after="0" w:line="480" w:lineRule="auto"/>
        <w:ind w:firstLine="720"/>
        <w:rPr/>
      </w:pPr>
      <w:del w:id="8141" w:author="Claude" w:date="2026-09-04T12:00:00Z">
        <w:r w:rsidDel="00000000" w:rsidR="00000000" w:rsidRPr="00000000">
          <w:rPr>
            <w:rtl w:val="0"/>
          </w:rPr>
          <w:delText xml:space="preserve">La evaluación temporal se apoya en una referencia humana de episodios por clip, materializada mediante el esquema </w:delText>
        </w:r>
      </w:del>
      <w:del w:id="8142" w:author="Claude" w:date="2026-09-04T12:00:00Z">
        <w:r w:rsidDel="00000000" w:rsidR="00000000" w:rsidRPr="00000000">
          <w:rPr>
            <w:rFonts w:ascii="Courier New" w:cs="Courier New" w:eastAsia="Courier New" w:hAnsi="Courier New"/>
            <w:sz w:val="21"/>
            <w:szCs w:val="21"/>
            <w:rtl w:val="0"/>
          </w:rPr>
          <w:delText xml:space="preserve">clip_gt.v2</w:delText>
        </w:r>
      </w:del>
      <w:del w:id="8143" w:author="Claude" w:date="2026-09-04T12:00:00Z">
        <w:r w:rsidDel="00000000" w:rsidR="00000000" w:rsidRPr="00000000">
          <w:rPr>
            <w:rtl w:val="0"/>
          </w:rPr>
          <w:delText xml:space="preserve">, segunda versión de la referencia: la primera generación registraba alertas esperadas por sujeto y fue reemplazada por episodios a nivel de escena y condición con tiempos en milisegundos, junto con estados de aplicabilidad por clip.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delText>
        </w:r>
      </w:del>
      <w:ins w:id="8144" w:author="Claude" w:date="2026-09-04T12:00:00Z">
        <w:r>
          <w:rPr>
            <w:rtl w:val="0"/>
          </w:rPr>
          <w:t xml:space="preserve">La evaluación temporal se apoya en una referencia humana de episodios por clip, materializada mediante el esquema clip_gt.v2.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ins>
    </w:p>
    <w:p w:rsidR="00000000" w:rsidDel="00000000" w:rsidP="00000000" w:rsidRDefault="00000000" w:rsidRPr="00000000" w14:paraId="000000C8">
      <w:pPr>
        <w:pStyle w:val="Heading4"/>
        <w:keepNext w:val="1"/>
        <w:widowControl w:val="1"/>
        <w:rPr>
          <w:del w:id="8146" w:author="Claude" w:date="2026-09-04T12:00:00Z"/>
        </w:rPr>
      </w:pPr>
      <w:del w:id="8145" w:author="Claude" w:date="2026-09-04T12:00:00Z">
        <w:r w:rsidDel="00000000" w:rsidR="00000000" w:rsidRPr="00000000">
          <w:rPr>
            <w:rtl w:val="0"/>
          </w:rPr>
          <w:delText xml:space="preserve">17.4.8.1. Adquisición y conformación del material audiovisual</w:delText>
        </w:r>
      </w:del>
    </w:p>
    <w:p w:rsidR="00000000" w:rsidDel="00000000" w:rsidP="00000000" w:rsidRDefault="00000000" w:rsidRPr="00000000" w14:paraId="000000C9">
      <w:pPr>
        <w:widowControl w:val="1"/>
        <w:spacing w:after="0" w:line="480" w:lineRule="auto"/>
        <w:ind w:firstLine="720"/>
        <w:rPr/>
      </w:pPr>
      <w:del w:id="8147" w:author="Claude" w:date="2026-09-04T12:00:00Z">
        <w:r w:rsidDel="00000000" w:rsidR="00000000" w:rsidRPr="00000000">
          <w:rPr>
            <w:rtl w:val="0"/>
          </w:rPr>
          <w:delTex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delText>
        </w:r>
      </w:del>
      <w:ins w:id="8148" w:author="Claude" w:date="2026-09-04T12:00:00Z">
        <w:r>
          <w:rPr>
            <w:b w:val="1"/>
            <w:bCs w:val="1"/>
            <w:rtl w:val="0"/>
          </w:rPr>
          <w:t xml:space="preserve">Adquisición del material.</w:t>
        </w:r>
        <w:r>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Un guion segundo a segundo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ins>
    </w:p>
    <w:p>
      <w:pPr>
        <w:widowControl w:val="1"/>
        <w:spacing w:after="0" w:line="480" w:lineRule="auto"/>
        <w:ind w:firstLine="720"/>
        <w:rPr>
          <w:ins w:id="8149" w:author="Claude" w:date="2026-09-04T12:00:00Z"/>
        </w:rPr>
      </w:pPr>
      <w:ins w:id="8150" w:author="Claude" w:date="2026-09-04T12:00:00Z">
        <w:r>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ins>
    </w:p>
    <w:p w:rsidR="00000000" w:rsidDel="00000000" w:rsidP="00000000" w:rsidRDefault="00000000" w:rsidRPr="00000000" w14:paraId="000000CA">
      <w:pPr>
        <w:widowControl w:val="1"/>
        <w:spacing w:after="0" w:before="0" w:line="480" w:lineRule="auto"/>
        <w:ind w:firstLine="720"/>
        <w:rPr/>
      </w:pPr>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CB">
      <w:pPr>
        <w:pStyle w:val="Heading4"/>
        <w:keepNext w:val="1"/>
        <w:widowControl w:val="1"/>
        <w:rPr>
          <w:del w:id="8152" w:author="Claude" w:date="2026-09-04T12:00:00Z"/>
        </w:rPr>
      </w:pPr>
      <w:del w:id="8151" w:author="Claude" w:date="2026-09-04T12:00:00Z">
        <w:r w:rsidDel="00000000" w:rsidR="00000000" w:rsidRPr="00000000">
          <w:rPr>
            <w:rtl w:val="0"/>
          </w:rPr>
          <w:delText xml:space="preserve">17.4.8.2. Preparación y segmentación temporal de los clips</w:delText>
        </w:r>
      </w:del>
      <w:r w:rsidDel="00000000" w:rsidR="00000000" w:rsidRPr="00000000">
        <w:rPr>
          <w:rtl w:val="0"/>
        </w:rPr>
      </w:r>
    </w:p>
    <w:p w:rsidR="00000000" w:rsidDel="00000000" w:rsidP="00000000" w:rsidRDefault="00000000" w:rsidRPr="00000000" w14:paraId="000000CC">
      <w:pPr>
        <w:widowControl w:val="1"/>
        <w:spacing w:after="0" w:line="480" w:lineRule="auto"/>
        <w:ind w:firstLine="720"/>
        <w:rPr/>
      </w:pPr>
      <w:del w:id="8153" w:author="Claude" w:date="2026-09-04T12:00:00Z">
        <w:r w:rsidDel="00000000" w:rsidR="00000000" w:rsidRPr="00000000">
          <w:rPr>
            <w:rtl w:val="0"/>
          </w:rPr>
          <w:delTex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delText>
        </w:r>
      </w:del>
      <w:ins w:id="8154" w:author="Claude" w:date="2026-09-04T12:00:00Z">
        <w:r>
          <w:rPr>
            <w:b w:val="1"/>
            <w:bCs w:val="1"/>
            <w:rtl w:val="0"/>
          </w:rPr>
          <w:t xml:space="preserve">Segmentación temporal.</w:t>
        </w:r>
        <w:r>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ins>
    </w:p>
    <w:p>
      <w:pPr>
        <w:widowControl w:val="1"/>
        <w:spacing w:after="0" w:line="480" w:lineRule="auto"/>
        <w:ind w:firstLine="720"/>
        <w:rPr>
          <w:ins w:id="8155" w:author="Claude" w:date="2026-09-04T12:00:00Z"/>
        </w:rPr>
      </w:pPr>
      <w:ins w:id="8156" w:author="Claude" w:date="2026-09-04T12:00:00Z">
        <w:r>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ins>
    </w:p>
    <w:p>
      <w:pPr>
        <w:widowControl w:val="1"/>
        <w:spacing w:after="0" w:line="480" w:lineRule="auto"/>
        <w:ind w:firstLine="720"/>
        <w:rPr>
          <w:ins w:id="8157" w:author="Claude" w:date="2026-09-04T12:00:00Z"/>
        </w:rPr>
      </w:pPr>
      <w:ins w:id="8158" w:author="Claude" w:date="2026-09-04T12:00:00Z">
        <w:r>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segmentaron, porque recortarlos alteraría el tiempo negativo que ese bloque aporta.</w:t>
        </w:r>
      </w:ins>
    </w:p>
    <w:p w:rsidR="00000000" w:rsidDel="00000000" w:rsidP="00000000" w:rsidRDefault="00000000" w:rsidRPr="00000000" w14:paraId="000000CD">
      <w:pPr>
        <w:pStyle w:val="Heading4"/>
        <w:keepNext w:val="1"/>
        <w:widowControl w:val="1"/>
        <w:rPr>
          <w:del w:id="8160" w:author="Claude" w:date="2026-09-04T12:00:00Z"/>
        </w:rPr>
      </w:pPr>
      <w:del w:id="8159" w:author="Claude" w:date="2026-09-04T12:00:00Z">
        <w:r w:rsidDel="00000000" w:rsidR="00000000" w:rsidRPr="00000000">
          <w:rPr>
            <w:rtl w:val="0"/>
          </w:rPr>
          <w:delText xml:space="preserve">17.4.8.3. Preanotación asistida y revisión humana en CVAT</w:delText>
        </w:r>
      </w:del>
    </w:p>
    <w:p w:rsidR="00000000" w:rsidDel="00000000" w:rsidP="00000000" w:rsidRDefault="00000000" w:rsidRPr="00000000" w14:paraId="000000CE">
      <w:pPr>
        <w:widowControl w:val="1"/>
        <w:spacing w:after="0" w:line="480" w:lineRule="auto"/>
        <w:ind w:firstLine="720"/>
        <w:rPr/>
      </w:pPr>
      <w:del w:id="8161" w:author="Claude" w:date="2026-09-04T12:00:00Z">
        <w:r w:rsidDel="00000000" w:rsidR="00000000" w:rsidRPr="00000000">
          <w:rPr>
            <w:rtl w:val="0"/>
          </w:rPr>
          <w:delTex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w:delText>
        </w:r>
      </w:del>
      <w:del w:id="8162" w:author="Claude" w:date="2026-09-04T12:00:00Z">
        <w:r w:rsidDel="00000000" w:rsidR="00000000" w:rsidRPr="00000000">
          <w:rPr>
            <w:rtl w:val="0"/>
          </w:rPr>
          <w:delText xml:space="preserve">a construcción de la referencia fue una actividad intensiva en revisión, no un etiquetado manual fotograma por fotograma ni una validación automática.</w:delText>
        </w:r>
      </w:del>
      <w:commentRangeStart w:id="4"/>
      <w:ins w:id="8163" w:author="Claude" w:date="2026-09-04T12:00:00Z">
        <w:r>
          <w:rPr>
            <w:b w:val="1"/>
            <w:bCs w:val="1"/>
            <w:rtl w:val="0"/>
          </w:rPr>
          <w:t xml:space="preserve">Preanotación y revisión humana.</w:t>
        </w:r>
        <w:r>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Ese detector se acopló a un algoritmo de seguimiento que propone trayectorias por sujeto, con los atributos de protección inicializados por asociación espacial.</w:t>
        </w:r>
      </w:ins>
      <w:commentRangeEnd w:id="4"/>
      <w:r>
        <w:rPr>
          <w:rtl w:val="0"/>
        </w:rPr>
        <w:commentReference w:id="4"/>
      </w:r>
      <w:r w:rsidDel="00000000" w:rsidR="00000000" w:rsidRPr="00000000">
        <w:rPr>
          <w:rtl w:val="0"/>
        </w:rPr>
      </w:r>
    </w:p>
    <w:p>
      <w:pPr>
        <w:widowControl w:val="1"/>
        <w:spacing w:after="0" w:line="480" w:lineRule="auto"/>
        <w:ind w:firstLine="720"/>
        <w:rPr>
          <w:ins w:id="8164" w:author="Claude" w:date="2026-09-04T12:00:00Z"/>
        </w:rPr>
      </w:pPr>
      <w:commentRangeStart w:id="5"/>
      <w:ins w:id="8165" w:author="Claude" w:date="2026-09-04T12:00:00Z">
        <w:r>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sustituyeron ninguna de esas decisiones. La referencia experimental es el producto de esa revisión.</w:t>
        </w:r>
      </w:ins>
      <w:commentRangeEnd w:id="5"/>
      <w:r>
        <w:rPr>
          <w:rtl w:val="0"/>
        </w:rPr>
        <w:commentReference w:id="5"/>
      </w:r>
    </w:p>
    <w:p w:rsidR="00000000" w:rsidDel="00000000" w:rsidP="00000000" w:rsidRDefault="00000000" w:rsidRPr="00000000" w14:paraId="000000CF">
      <w:pPr>
        <w:pStyle w:val="Heading4"/>
        <w:keepNext w:val="1"/>
        <w:widowControl w:val="1"/>
        <w:rPr>
          <w:del w:id="8167" w:author="Claude" w:date="2026-09-04T12:00:00Z"/>
        </w:rPr>
      </w:pPr>
      <w:del w:id="8166" w:author="Claude" w:date="2026-09-04T12:00:00Z">
        <w:r w:rsidDel="00000000" w:rsidR="00000000" w:rsidRPr="00000000">
          <w:rPr>
            <w:rtl w:val="0"/>
          </w:rPr>
          <w:delText xml:space="preserve">17.4.8.4. Derivación, validación, promoción y congelamiento</w:delText>
        </w:r>
      </w:del>
    </w:p>
    <w:p w:rsidR="00000000" w:rsidDel="00000000" w:rsidP="00000000" w:rsidRDefault="00000000" w:rsidRPr="00000000" w14:paraId="000000D0">
      <w:pPr>
        <w:widowControl w:val="1"/>
        <w:spacing w:after="0" w:line="480" w:lineRule="auto"/>
        <w:ind w:firstLine="720"/>
        <w:rPr/>
      </w:pPr>
      <w:del w:id="8168" w:author="Claude" w:date="2026-09-04T12:00:00Z">
        <w:r w:rsidDel="00000000" w:rsidR="00000000" w:rsidRPr="00000000">
          <w:rPr>
            <w:rtl w:val="0"/>
          </w:rPr>
          <w:delTex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delText>
        </w:r>
      </w:del>
      <w:ins w:id="8169" w:author="Claude" w:date="2026-09-04T12:00:00Z">
        <w:r>
          <w:rPr>
            <w:b w:val="1"/>
            <w:bCs w:val="1"/>
            <w:rtl w:val="0"/>
          </w:rPr>
          <w:t xml:space="preserve">Derivación y congelamiento.</w:t>
        </w:r>
        <w:r>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ins>
    </w:p>
    <w:p w:rsidR="00000000" w:rsidDel="00000000" w:rsidP="00000000" w:rsidRDefault="00000000" w:rsidRPr="00000000" w14:paraId="000000D1">
      <w:pPr>
        <w:pStyle w:val="Heading3"/>
        <w:keepNext w:val="1"/>
        <w:widowControl w:val="1"/>
        <w:rPr/>
      </w:pPr>
      <w:del w:id="8170" w:author="Claude" w:date="2026-09-04T12:00:00Z">
        <w:r w:rsidDel="00000000" w:rsidR="00000000" w:rsidRPr="00000000">
          <w:rPr>
            <w:rtl w:val="0"/>
          </w:rPr>
          <w:delText xml:space="preserve">17.4.9. Verificación técnica de la implementación</w:delText>
        </w:r>
      </w:del>
      <w:ins w:id="8171" w:author="Claude" w:date="2026-09-04T12:00:00Z">
        <w:r>
          <w:rPr>
            <w:rtl w:val="0"/>
          </w:rPr>
          <w:t xml:space="preserve">17.4.7. Verificación, alcance efectivo y brechas</w:t>
        </w:r>
      </w:ins>
    </w:p>
    <w:p w:rsidR="00000000" w:rsidDel="00000000" w:rsidP="00000000" w:rsidRDefault="00000000" w:rsidRPr="00000000" w14:paraId="000000D2">
      <w:pPr>
        <w:widowControl w:val="1"/>
        <w:spacing w:after="0" w:line="480" w:lineRule="auto"/>
        <w:ind w:firstLine="720"/>
        <w:rPr/>
      </w:pPr>
      <w:del w:id="8172" w:author="Claude" w:date="2026-09-04T12:00:00Z">
        <w:r w:rsidDel="00000000" w:rsidR="00000000" w:rsidRPr="00000000">
          <w:rPr>
            <w:rtl w:val="0"/>
          </w:rPr>
          <w:delTex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delText>
        </w:r>
      </w:del>
      <w:ins w:id="8173" w:author="Claude" w:date="2026-09-04T12:00:00Z">
        <w:r>
          <w:rPr>
            <w:rtl w:val="0"/>
          </w:rPr>
          <w:t xml:space="preserve">El criterio de cierre de la implementación exigió que cada unidad funcional produjera evidencia verificable dentro de una corrida y que su comportamiento pudiera repetirse mediante pruebas automatizadas o artefactos persistidos. La Tabla 59 reúne esa evidencia, concentrada en corrección de contratos, cierre de corridas, paridad entre caminos, determinismo y funcionamiento de la integración.</w:t>
        </w:r>
      </w:ins>
    </w:p>
    <w:p w:rsidR="00000000" w:rsidDel="00000000" w:rsidP="00000000" w:rsidRDefault="00000000" w:rsidRPr="00000000" w14:paraId="000000D3">
      <w:pPr>
        <w:keepNext w:val="1"/>
        <w:widowControl w:val="1"/>
        <w:spacing w:after="0" w:before="0" w:line="480" w:lineRule="auto"/>
        <w:ind w:firstLine="72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4">
      <w:pPr>
        <w:keepNext w:val="1"/>
        <w:widowControl w:val="1"/>
        <w:spacing w:after="0" w:before="0" w:line="480" w:lineRule="auto"/>
        <w:ind w:firstLine="72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9360.0" w:type="dxa"/>
        <w:jc w:val="center"/>
        <w:tblLayout w:type="fixed"/>
        <w:tblLook w:val="0400"/>
      </w:tblPr>
      <w:tblGrid>
        <w:gridCol w:w="3600"/>
        <w:gridCol w:w="5760"/>
        <w:tblGridChange w:id="0">
          <w:tblGrid>
            <w:gridCol w:w="3600"/>
            <w:gridCol w:w="57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sz w:val="28"/>
                <w:szCs w:val="28"/>
              </w:rPr>
            </w:pPr>
            <w:del w:id="8174" w:author="Claude" w:date="2026-09-04T12:00:00Z">
              <w:r w:rsidDel="00000000" w:rsidR="00000000" w:rsidRPr="00000000">
                <w:rPr>
                  <w:b w:val="0"/>
                  <w:bCs w:val="0"/>
                  <w:sz w:val="23"/>
                  <w:szCs w:val="23"/>
                  <w:rtl w:val="0"/>
                </w:rPr>
                <w:delText xml:space="preserve">Los endpoints de salud, disponibilidad, creación y consulta de corridas operan sobre configuraciones validadas; cada plano limita la concurrencia de corridas activas.</w:delText>
              </w:r>
            </w:del>
            <w:ins w:id="8175" w:author="Claude" w:date="2026-09-04T12:00:00Z">
              <w:r>
                <w:rPr>
                  <w:rtl w:val="0"/>
                </w:rPr>
                <w:t xml:space="preserve">Las operaciones de salud, disponibilidad, creación y consulta de corridas operan sobre configuraciones validadas, y cada servicio limita la concurrencia de corridas activas.</w:t>
              </w:r>
            </w:ins>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sz w:val="28"/>
                <w:szCs w:val="28"/>
              </w:rPr>
            </w:pPr>
            <w:del w:id="8176" w:author="Claude" w:date="2026-09-04T12:00:00Z">
              <w:r w:rsidDel="00000000" w:rsidR="00000000" w:rsidRPr="00000000">
                <w:rPr>
                  <w:b w:val="0"/>
                  <w:bCs w:val="0"/>
                  <w:sz w:val="23"/>
                  <w:szCs w:val="23"/>
                  <w:rtl w:val="0"/>
                </w:rPr>
                <w:delText xml:space="preserve">La relectura por archivo produce detecciones, transiciones, alertas, métricas, resumen y configuración efectiva; repetir el camino conserva los artefactos deterministas.</w:delText>
              </w:r>
            </w:del>
            <w:ins w:id="8177" w:author="Claude" w:date="2026-09-04T12:00:00Z">
              <w:r>
                <w:rPr>
                  <w:rtl w:val="0"/>
                </w:rPr>
                <w:t xml:space="preserve">La relectura por archivo produce detecciones, transiciones, alertas, métricas, resumen y configuración efectiva, y repetir el camino conserva los artefactos deterministas.</w:t>
              </w:r>
            </w:ins>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E">
            <w:pPr>
              <w:widowControl w:val="1"/>
              <w:spacing w:after="0" w:before="0" w:line="480" w:lineRule="auto"/>
              <w:ind w:left="0" w:right="0" w:firstLine="0"/>
              <w:rPr>
                <w:sz w:val="28"/>
                <w:szCs w:val="28"/>
              </w:rPr>
            </w:pPr>
            <w:del w:id="8178" w:author="Claude" w:date="2026-09-04T12:00:00Z">
              <w:r w:rsidDel="00000000" w:rsidR="00000000" w:rsidRPr="00000000">
                <w:rPr>
                  <w:b w:val="0"/>
                  <w:bCs w:val="0"/>
                  <w:sz w:val="23"/>
                  <w:szCs w:val="23"/>
                  <w:rtl w:val="0"/>
                </w:rPr>
                <w:delText xml:space="preserve">La evidencia persistida y la transmitida conservan el mismo contenido lógico; una corrida live puede reevaluarse offline.</w:delText>
              </w:r>
            </w:del>
            <w:ins w:id="8179" w:author="Claude" w:date="2026-09-04T12:00:00Z">
              <w:r>
                <w:rPr>
                  <w:rtl w:val="0"/>
                </w:rPr>
                <w:t xml:space="preserve">La evidencia persistida y la transmitida conservan el mismo contenido lógico, y una corrida en vivo puede reevaluarse por el camino diferido.</w:t>
              </w:r>
            </w:ins>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1">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widowControl w:val="1"/>
              <w:spacing w:after="0" w:before="0" w:line="480" w:lineRule="auto"/>
              <w:ind w:left="0" w:right="0" w:firstLine="0"/>
              <w:rPr>
                <w:sz w:val="28"/>
                <w:szCs w:val="28"/>
              </w:rPr>
            </w:pPr>
            <w:del w:id="8180" w:author="Claude" w:date="2026-09-04T12:00:00Z">
              <w:r w:rsidDel="00000000" w:rsidR="00000000" w:rsidRPr="00000000">
                <w:rPr>
                  <w:b w:val="0"/>
                  <w:bCs w:val="0"/>
                  <w:sz w:val="23"/>
                  <w:szCs w:val="23"/>
                  <w:rtl w:val="0"/>
                </w:rPr>
                <w:delText xml:space="preserve">Se verificaron replay DBE, consumo EBE, supresión, idempotencia, entrega MQTT QoS 1 contra un broker real, ledger y reporte; la consola y la orquestación quedaron integradas.</w:delText>
              </w:r>
            </w:del>
            <w:ins w:id="8181" w:author="Claude" w:date="2026-09-04T12:00:00Z">
              <w:r>
                <w:rPr>
                  <w:rtl w:val="0"/>
                </w:rPr>
                <w:t xml:space="preserve">Se verificaron la relectura diferida, el consumo en vivo, la supresión, la idempotencia, la entrega MQTT con confirmación contra un broker real, el ledger y el reporte.</w:t>
              </w:r>
            </w:ins>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3">
            <w:pPr>
              <w:widowControl w:val="1"/>
              <w:spacing w:after="0" w:before="0" w:line="48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E4">
            <w:pPr>
              <w:widowControl w:val="1"/>
              <w:spacing w:after="0" w:before="0" w:line="480" w:lineRule="auto"/>
              <w:ind w:left="0" w:right="0" w:firstLine="0"/>
              <w:rPr>
                <w:sz w:val="28"/>
                <w:szCs w:val="28"/>
              </w:rPr>
            </w:pPr>
            <w:del w:id="8182" w:author="Claude" w:date="2026-09-04T12:00:00Z">
              <w:r w:rsidDel="00000000" w:rsidR="00000000" w:rsidRPr="00000000">
                <w:rPr>
                  <w:b w:val="0"/>
                  <w:bCs w:val="0"/>
                  <w:sz w:val="23"/>
                  <w:szCs w:val="23"/>
                  <w:rtl w:val="0"/>
                </w:rPr>
                <w:delText xml:space="preserve">El relevamiento integral registró 2.203 pruebas aprobadas, sin fallos, en cinco suites de la plataforma; el módulo de distribución añadió posteriormente su suite propia, también verificada.</w:delText>
              </w:r>
            </w:del>
            <w:ins w:id="8183" w:author="Claude" w:date="2026-09-04T12:00:00Z">
              <w:r>
                <w:rPr>
                  <w:rtl w:val="0"/>
                </w:rPr>
                <w:t xml:space="preserve">Una verificación integral registró 2.203 pruebas aprobadas sin fallos en cinco suites, y el módulo de distribución incorporó después su propia suite. El conteo corresponde a esa verificación.</w:t>
              </w:r>
            </w:ins>
            <w:r w:rsidDel="00000000" w:rsidR="00000000" w:rsidRPr="00000000">
              <w:rPr>
                <w:rtl w:val="0"/>
              </w:rPr>
            </w:r>
          </w:p>
        </w:tc>
      </w:tr>
    </w:tbl>
    <w:p w:rsidR="00000000" w:rsidDel="00000000" w:rsidP="00000000" w:rsidRDefault="00000000" w:rsidRPr="00000000" w14:paraId="000000E5">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E6">
      <w:pPr>
        <w:widowControl w:val="1"/>
        <w:spacing w:after="0" w:line="480" w:lineRule="auto"/>
        <w:ind w:firstLine="720"/>
        <w:rPr/>
      </w:pPr>
      <w:del w:id="8184" w:author="Claude" w:date="2026-09-04T12:00:00Z">
        <w:r w:rsidDel="00000000" w:rsidR="00000000" w:rsidRPr="00000000">
          <w:rPr>
            <w:rtl w:val="0"/>
          </w:rPr>
          <w:delTex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delText>
        </w:r>
      </w:del>
      <w:ins w:id="8185" w:author="Claude" w:date="2026-09-04T12:00:00Z">
        <w:r>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ins>
    </w:p>
    <w:p w:rsidR="00000000" w:rsidDel="00000000" w:rsidP="00000000" w:rsidRDefault="00000000" w:rsidRPr="00000000" w14:paraId="000000E7">
      <w:pPr>
        <w:pStyle w:val="Heading3"/>
        <w:keepNext w:val="1"/>
        <w:widowControl w:val="1"/>
        <w:rPr>
          <w:del w:id="8187" w:author="Claude" w:date="2026-09-04T12:00:00Z"/>
        </w:rPr>
      </w:pPr>
      <w:del w:id="8186" w:author="Claude" w:date="2026-09-04T12:00:00Z">
        <w:r w:rsidDel="00000000" w:rsidR="00000000" w:rsidRPr="00000000">
          <w:rPr>
            <w:rtl w:val="0"/>
          </w:rPr>
          <w:delText xml:space="preserve">17.4.10. Alcance efectivo, límites y brechas</w:delText>
        </w:r>
      </w:del>
    </w:p>
    <w:p w:rsidR="00000000" w:rsidDel="00000000" w:rsidP="00000000" w:rsidRDefault="00000000" w:rsidRPr="00000000" w14:paraId="000000E8">
      <w:pPr>
        <w:widowControl w:val="1"/>
        <w:spacing w:after="0" w:line="480" w:lineRule="auto"/>
        <w:ind w:firstLine="720"/>
        <w:rPr/>
      </w:pPr>
      <w:del w:id="8188" w:author="Claude" w:date="2026-09-04T12:00:00Z">
        <w:r w:rsidDel="00000000" w:rsidR="00000000" w:rsidRPr="00000000">
          <w:rPr>
            <w:rtl w:val="0"/>
          </w:rPr>
          <w:delText xml:space="preserve">El cierre de la implementación requiere declarar con precisión qué capacidades fueron ejercidas, cuáles permanecen fuera del núcleo y qué resultados continúan abiertos. La Tabla 60 evita tratar todas las brechas como si tuvieran el mismo estatuto.</w:delText>
        </w:r>
      </w:del>
      <w:ins w:id="8189" w:author="Claude" w:date="2026-09-04T12:00:00Z">
        <w:r>
          <w:rPr>
            <w:rtl w:val="0"/>
          </w:rPr>
          <w:t xml:space="preserve">El cierre de la implementación requiere declarar con precisión qué capacidades se ejercieron, cuáles permanecen fuera del núcleo y con qué estatuto, porque no todas las brechas son del mismo tipo.</w:t>
        </w:r>
      </w:ins>
    </w:p>
    <w:p w:rsidR="00000000" w:rsidDel="00000000" w:rsidP="00000000" w:rsidRDefault="00000000" w:rsidRPr="00000000" w14:paraId="000000E9">
      <w:pPr>
        <w:widowControl w:val="1"/>
        <w:spacing w:after="0" w:line="480" w:lineRule="auto"/>
        <w:ind w:firstLine="720"/>
        <w:rPr/>
      </w:pPr>
      <w:del w:id="8190" w:author="Claude" w:date="2026-09-04T12:00:00Z">
        <w:r w:rsidDel="00000000" w:rsidR="00000000" w:rsidRPr="00000000">
          <w:rPr>
            <w:rtl w:val="0"/>
          </w:rPr>
          <w:delText xml:space="preserve">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delText>
        </w:r>
      </w:del>
      <w:ins w:id="8191" w:author="Claude" w:date="2026-09-04T12:00:00Z">
        <w:r>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ins>
    </w:p>
    <w:p w:rsidR="00000000" w:rsidDel="00000000" w:rsidP="00000000" w:rsidRDefault="00000000" w:rsidRPr="00000000" w14:paraId="000000EA">
      <w:pPr>
        <w:keepNext w:val="1"/>
        <w:widowControl w:val="1"/>
        <w:spacing w:after="0" w:before="0" w:line="480" w:lineRule="auto"/>
        <w:ind w:firstLine="720"/>
        <w:rPr>
          <w:del w:id="8193" w:author="Claude" w:date="2026-09-04T12:00:00Z"/>
        </w:rPr>
      </w:pPr>
      <w:del w:id="8192" w:author="Claude" w:date="2026-09-04T12:00:00Z">
        <w:r w:rsidDel="00000000" w:rsidR="00000000" w:rsidRPr="00000000">
          <w:rPr>
            <w:b w:val="1"/>
            <w:bCs w:val="1"/>
            <w:i w:val="0"/>
            <w:iCs w:val="0"/>
            <w:rtl w:val="0"/>
          </w:rPr>
          <w:delText xml:space="preserve">Tabla 60</w:delText>
        </w:r>
      </w:del>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firstLine="720"/>
        <w:rPr>
          <w:del w:id="8195" w:author="Claude" w:date="2026-09-04T12:00:00Z"/>
        </w:rPr>
      </w:pPr>
      <w:del w:id="8194" w:author="Claude" w:date="2026-09-04T12:00:00Z">
        <w:r w:rsidDel="00000000" w:rsidR="00000000" w:rsidRPr="00000000">
          <w:rPr>
            <w:i w:val="1"/>
            <w:iCs w:val="1"/>
            <w:rtl w:val="0"/>
          </w:rPr>
          <w:delText xml:space="preserve">Capacidades ejercidas, exclusiones y brechas de implementación</w:delText>
        </w:r>
      </w:del>
      <w:r w:rsidDel="00000000" w:rsidR="00000000" w:rsidRPr="00000000">
        <w:rPr>
          <w:rtl w:val="0"/>
        </w:rPr>
      </w:r>
    </w:p>
    <w:tbl>
      <w:tblPr>
        <w:tblStyle w:val="Table5"/>
        <w:tblW w:w="9360.0" w:type="dxa"/>
        <w:jc w:val="center"/>
        <w:tblLayout w:type="fixed"/>
        <w:tblLook w:val="0400"/>
      </w:tblPr>
      <w:tblGrid>
        <w:gridCol w:w="3120"/>
        <w:gridCol w:w="3120"/>
        <w:gridCol w:w="3120"/>
        <w:tblGridChange w:id="0">
          <w:tblGrid>
            <w:gridCol w:w="3120"/>
            <w:gridCol w:w="3120"/>
            <w:gridCol w:w="3120"/>
          </w:tblGrid>
        </w:tblGridChange>
      </w:tblGrid>
      <w:tr>
        <w:trPr>
          <w:del w:id="8196" w:author="Claude" w:date="2026-09-04T12:00:00Z"/>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C">
            <w:pPr>
              <w:widowControl w:val="1"/>
              <w:spacing w:after="0" w:before="0" w:line="480" w:lineRule="auto"/>
              <w:ind w:left="0" w:right="0" w:firstLine="0"/>
              <w:rPr>
                <w:del w:id="8200" w:author="Claude" w:date="2026-09-04T12:00:00Z"/>
                <w:sz w:val="28"/>
                <w:szCs w:val="28"/>
              </w:rPr>
            </w:pPr>
            <w:del w:id="8197" w:author="Claude" w:date="2026-09-04T12:00:00Z">
              <w:r w:rsidDel="00000000" w:rsidR="00000000" w:rsidRPr="00000000">
                <w:rPr>
                  <w:b w:val="1"/>
                  <w:bCs w:val="1"/>
                  <w:sz w:val="22"/>
                  <w:szCs w:val="22"/>
                  <w:rtl w:val="0"/>
                </w:rPr>
                <w:delText xml:space="preserve">Capacidad</w:delText>
              </w:r>
            </w:del>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del w:id="8201" w:author="Claude" w:date="2026-09-04T12:00:00Z"/>
                <w:sz w:val="28"/>
                <w:szCs w:val="28"/>
              </w:rPr>
            </w:pPr>
            <w:del w:id="8198" w:author="Claude" w:date="2026-09-04T12:00:00Z">
              <w:r w:rsidDel="00000000" w:rsidR="00000000" w:rsidRPr="00000000">
                <w:rPr>
                  <w:b w:val="1"/>
                  <w:bCs w:val="1"/>
                  <w:sz w:val="22"/>
                  <w:szCs w:val="22"/>
                  <w:rtl w:val="0"/>
                </w:rPr>
                <w:delText xml:space="preserve">Estado de implementación</w:delText>
              </w:r>
            </w:del>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del w:id="8202" w:author="Claude" w:date="2026-09-04T12:00:00Z"/>
                <w:sz w:val="28"/>
                <w:szCs w:val="28"/>
              </w:rPr>
            </w:pPr>
            <w:del w:id="8199" w:author="Claude" w:date="2026-09-04T12:00:00Z">
              <w:r w:rsidDel="00000000" w:rsidR="00000000" w:rsidRPr="00000000">
                <w:rPr>
                  <w:b w:val="1"/>
                  <w:bCs w:val="1"/>
                  <w:sz w:val="22"/>
                  <w:szCs w:val="22"/>
                  <w:rtl w:val="0"/>
                </w:rPr>
                <w:delText xml:space="preserve">Consecuencia para el informe</w:delText>
              </w:r>
            </w:del>
            <w:r w:rsidDel="00000000" w:rsidR="00000000" w:rsidRPr="00000000">
              <w:rPr>
                <w:rtl w:val="0"/>
              </w:rPr>
            </w:r>
          </w:p>
        </w:tc>
      </w:tr>
      <w:tr>
        <w:trPr>
          <w:del w:id="8203" w:author="Claude" w:date="2026-09-04T12:00:00Z"/>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del w:id="8207" w:author="Claude" w:date="2026-09-04T12:00:00Z"/>
                <w:sz w:val="28"/>
                <w:szCs w:val="28"/>
              </w:rPr>
            </w:pPr>
            <w:del w:id="8204" w:author="Claude" w:date="2026-09-04T12:00:00Z">
              <w:r w:rsidDel="00000000" w:rsidR="00000000" w:rsidRPr="00000000">
                <w:rPr>
                  <w:b w:val="0"/>
                  <w:bCs w:val="0"/>
                  <w:sz w:val="22"/>
                  <w:szCs w:val="22"/>
                  <w:rtl w:val="0"/>
                </w:rPr>
                <w:delText xml:space="preserve">Identidad persistente de sujeto</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del w:id="8208" w:author="Claude" w:date="2026-09-04T12:00:00Z"/>
                <w:sz w:val="28"/>
                <w:szCs w:val="28"/>
              </w:rPr>
            </w:pPr>
            <w:del w:id="8205" w:author="Claude" w:date="2026-09-04T12:00:00Z">
              <w:r w:rsidDel="00000000" w:rsidR="00000000" w:rsidRPr="00000000">
                <w:rPr>
                  <w:b w:val="0"/>
                  <w:bCs w:val="0"/>
                  <w:sz w:val="22"/>
                  <w:szCs w:val="22"/>
                  <w:rtl w:val="0"/>
                </w:rPr>
                <w:delText xml:space="preserve">Implementada y ejercida como decorador configurable de la fuente del plano de control.</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del w:id="8209" w:author="Claude" w:date="2026-09-04T12:00:00Z"/>
                <w:sz w:val="28"/>
                <w:szCs w:val="28"/>
              </w:rPr>
            </w:pPr>
            <w:del w:id="8206" w:author="Claude" w:date="2026-09-04T12:00:00Z">
              <w:r w:rsidDel="00000000" w:rsidR="00000000" w:rsidRPr="00000000">
                <w:rPr>
                  <w:b w:val="0"/>
                  <w:bCs w:val="0"/>
                  <w:sz w:val="22"/>
                  <w:szCs w:val="22"/>
                  <w:rtl w:val="0"/>
                </w:rPr>
                <w:delText xml:space="preserve">La granularidad por sujeto constituye una capacidad medida. Las métricas MOT permanecen excluidas por falta de anotaciones de identidad.</w:delText>
              </w:r>
            </w:del>
            <w:r w:rsidDel="00000000" w:rsidR="00000000" w:rsidRPr="00000000">
              <w:rPr>
                <w:rtl w:val="0"/>
              </w:rPr>
            </w:r>
          </w:p>
        </w:tc>
      </w:tr>
      <w:tr>
        <w:trPr>
          <w:del w:id="8210" w:author="Claude" w:date="2026-09-04T12:00:00Z"/>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keepLines w:val="1"/>
              <w:widowControl w:val="1"/>
              <w:spacing w:after="0" w:before="0" w:line="480" w:lineRule="auto"/>
              <w:ind w:left="0" w:right="0" w:firstLine="0"/>
              <w:rPr>
                <w:del w:id="8214" w:author="Claude" w:date="2026-09-04T12:00:00Z"/>
                <w:sz w:val="28"/>
                <w:szCs w:val="28"/>
              </w:rPr>
            </w:pPr>
            <w:del w:id="8211" w:author="Claude" w:date="2026-09-04T12:00:00Z">
              <w:r w:rsidDel="00000000" w:rsidR="00000000" w:rsidRPr="00000000">
                <w:rPr>
                  <w:b w:val="0"/>
                  <w:bCs w:val="0"/>
                  <w:sz w:val="22"/>
                  <w:szCs w:val="22"/>
                  <w:rtl w:val="0"/>
                </w:rPr>
                <w:delText xml:space="preserve">Estrategias directa (E-DIR), indirecta (E-IND) e híbrida (E-HYB)</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del w:id="8215" w:author="Claude" w:date="2026-09-04T12:00:00Z"/>
                <w:sz w:val="28"/>
                <w:szCs w:val="28"/>
              </w:rPr>
            </w:pPr>
            <w:del w:id="8212" w:author="Claude" w:date="2026-09-04T12:00:00Z">
              <w:r w:rsidDel="00000000" w:rsidR="00000000" w:rsidRPr="00000000">
                <w:rPr>
                  <w:b w:val="0"/>
                  <w:bCs w:val="0"/>
                  <w:sz w:val="22"/>
                  <w:szCs w:val="22"/>
                  <w:rtl w:val="0"/>
                </w:rPr>
                <w:delText xml:space="preserve">Las variantes se implementaron y la comparación prevista se ejecutó.</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del w:id="8216" w:author="Claude" w:date="2026-09-04T12:00:00Z"/>
                <w:sz w:val="28"/>
                <w:szCs w:val="28"/>
              </w:rPr>
            </w:pPr>
            <w:del w:id="8213" w:author="Claude" w:date="2026-09-04T12:00:00Z">
              <w:r w:rsidDel="00000000" w:rsidR="00000000" w:rsidRPr="00000000">
                <w:rPr>
                  <w:b w:val="0"/>
                  <w:bCs w:val="0"/>
                  <w:sz w:val="22"/>
                  <w:szCs w:val="22"/>
                  <w:rtl w:val="0"/>
                </w:rPr>
                <w:delText xml:space="preserve">La estrategia indirecta integra el núcleo; los resultados y los veredictos comparativos se presentan en la sección 17.5.</w:delText>
              </w:r>
            </w:del>
            <w:r w:rsidDel="00000000" w:rsidR="00000000" w:rsidRPr="00000000">
              <w:rPr>
                <w:rtl w:val="0"/>
              </w:rPr>
            </w:r>
          </w:p>
        </w:tc>
      </w:tr>
      <w:tr>
        <w:trPr>
          <w:del w:id="8217" w:author="Claude" w:date="2026-09-04T12:00:00Z"/>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del w:id="8221" w:author="Claude" w:date="2026-09-04T12:00:00Z"/>
                <w:sz w:val="28"/>
                <w:szCs w:val="28"/>
              </w:rPr>
            </w:pPr>
            <w:del w:id="8218" w:author="Claude" w:date="2026-09-04T12:00:00Z">
              <w:r w:rsidDel="00000000" w:rsidR="00000000" w:rsidRPr="00000000">
                <w:rPr>
                  <w:b w:val="0"/>
                  <w:bCs w:val="0"/>
                  <w:sz w:val="22"/>
                  <w:szCs w:val="22"/>
                  <w:rtl w:val="0"/>
                </w:rPr>
                <w:delText xml:space="preserve">Distribución de alertas</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del w:id="8222" w:author="Claude" w:date="2026-09-04T12:00:00Z"/>
                <w:sz w:val="28"/>
                <w:szCs w:val="28"/>
              </w:rPr>
            </w:pPr>
            <w:del w:id="8219" w:author="Claude" w:date="2026-09-04T12:00:00Z">
              <w:r w:rsidDel="00000000" w:rsidR="00000000" w:rsidRPr="00000000">
                <w:rPr>
                  <w:b w:val="0"/>
                  <w:bCs w:val="0"/>
                  <w:sz w:val="22"/>
                  <w:szCs w:val="22"/>
                  <w:rtl w:val="0"/>
                </w:rPr>
                <w:delText xml:space="preserve">Implementada, verificada e integrada a la consola y a la orquestación.</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del w:id="8223" w:author="Claude" w:date="2026-09-04T12:00:00Z"/>
                <w:sz w:val="28"/>
                <w:szCs w:val="28"/>
              </w:rPr>
            </w:pPr>
            <w:del w:id="8220" w:author="Claude" w:date="2026-09-04T12:00:00Z">
              <w:r w:rsidDel="00000000" w:rsidR="00000000" w:rsidRPr="00000000">
                <w:rPr>
                  <w:b w:val="0"/>
                  <w:bCs w:val="0"/>
                  <w:sz w:val="22"/>
                  <w:szCs w:val="22"/>
                  <w:rtl w:val="0"/>
                </w:rPr>
                <w:delText xml:space="preserve">MQTT constituye el canal ejercido. Los canales adicionales y un tablero operativo propio permanecen fuera del alcance.</w:delText>
              </w:r>
            </w:del>
            <w:r w:rsidDel="00000000" w:rsidR="00000000" w:rsidRPr="00000000">
              <w:rPr>
                <w:rtl w:val="0"/>
              </w:rPr>
            </w:r>
          </w:p>
        </w:tc>
      </w:tr>
      <w:tr>
        <w:trPr>
          <w:del w:id="8224" w:author="Claude" w:date="2026-09-04T12:00:00Z"/>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del w:id="8228" w:author="Claude" w:date="2026-09-04T12:00:00Z"/>
                <w:sz w:val="28"/>
                <w:szCs w:val="28"/>
              </w:rPr>
            </w:pPr>
            <w:del w:id="8225" w:author="Claude" w:date="2026-09-04T12:00:00Z">
              <w:r w:rsidDel="00000000" w:rsidR="00000000" w:rsidRPr="00000000">
                <w:rPr>
                  <w:b w:val="0"/>
                  <w:bCs w:val="0"/>
                  <w:sz w:val="22"/>
                  <w:szCs w:val="22"/>
                  <w:rtl w:val="0"/>
                </w:rPr>
                <w:delText xml:space="preserve">Rama comparativa de ajuste fino</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keepLines w:val="1"/>
              <w:widowControl w:val="1"/>
              <w:spacing w:after="0" w:before="0" w:line="480" w:lineRule="auto"/>
              <w:ind w:left="0" w:right="0" w:firstLine="0"/>
              <w:rPr>
                <w:del w:id="8229" w:author="Claude" w:date="2026-09-04T12:00:00Z"/>
                <w:sz w:val="28"/>
                <w:szCs w:val="28"/>
              </w:rPr>
            </w:pPr>
            <w:del w:id="8226" w:author="Claude" w:date="2026-09-04T12:00:00Z">
              <w:r w:rsidDel="00000000" w:rsidR="00000000" w:rsidRPr="00000000">
                <w:rPr>
                  <w:rtl w:val="0"/>
                </w:rPr>
                <w:delText xml:space="preserve">Protocolo, procedencia, servicio de inferencia, evaluación y línea base quedaron congelados, y la escalera de tramos pre-registrada se ejecutó completa. Los dos tramos entrenados se evaluaron una única vez contra el banco congelado y ninguno superó los criterios de incorporación, firmados antes de que existiera el checkpoint que se les aplicaría. El tercer tramo se cerró con causa técnica: el único corpus disponible de ese volumen comparte fuentes con el banco de evaluación y deriva la clase de cabeza descubierta de una forma que el vocabulario canónico vigente no admite.</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keepLines w:val="1"/>
              <w:widowControl w:val="1"/>
              <w:spacing w:after="0" w:before="0" w:line="480" w:lineRule="auto"/>
              <w:ind w:left="0" w:right="0" w:firstLine="0"/>
              <w:rPr>
                <w:del w:id="8230" w:author="Claude" w:date="2026-09-04T12:00:00Z"/>
                <w:sz w:val="28"/>
                <w:szCs w:val="28"/>
              </w:rPr>
            </w:pPr>
            <w:del w:id="8227" w:author="Claude" w:date="2026-09-04T12:00:00Z">
              <w:r w:rsidDel="00000000" w:rsidR="00000000" w:rsidRPr="00000000">
                <w:rPr>
                  <w:rtl w:val="0"/>
                </w:rPr>
                <w:delText xml:space="preserve">Ningún checkpoint se incorporó como modelo de servicio. El resultado es un veredicto negativo pre-registrado y no un tramo abierto: los criterios y los márgenes se firmaron antes de la evaluación, y las tres expectativas registradas de antemano se confirmaron. Los valores por tramo y la lectura de la curva se informan en la sección 17.5.</w:delText>
              </w:r>
            </w:del>
            <w:r w:rsidDel="00000000" w:rsidR="00000000" w:rsidRPr="00000000">
              <w:rPr>
                <w:rtl w:val="0"/>
              </w:rPr>
            </w:r>
          </w:p>
        </w:tc>
      </w:tr>
      <w:tr>
        <w:trPr>
          <w:del w:id="8231" w:author="Claude" w:date="2026-09-04T12:00:00Z"/>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del w:id="8235" w:author="Claude" w:date="2026-09-04T12:00:00Z"/>
                <w:sz w:val="28"/>
                <w:szCs w:val="28"/>
              </w:rPr>
            </w:pPr>
            <w:del w:id="8232" w:author="Claude" w:date="2026-09-04T12:00:00Z">
              <w:r w:rsidDel="00000000" w:rsidR="00000000" w:rsidRPr="00000000">
                <w:rPr>
                  <w:b w:val="0"/>
                  <w:bCs w:val="0"/>
                  <w:sz w:val="22"/>
                  <w:szCs w:val="22"/>
                  <w:rtl w:val="0"/>
                </w:rPr>
                <w:delText xml:space="preserve">Condiciones de riesgo de nivel 2 y 3</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del w:id="8236" w:author="Claude" w:date="2026-09-04T12:00:00Z"/>
                <w:sz w:val="28"/>
                <w:szCs w:val="28"/>
              </w:rPr>
            </w:pPr>
            <w:del w:id="8233" w:author="Claude" w:date="2026-09-04T12:00:00Z">
              <w:r w:rsidDel="00000000" w:rsidR="00000000" w:rsidRPr="00000000">
                <w:rPr>
                  <w:b w:val="0"/>
                  <w:bCs w:val="0"/>
                  <w:sz w:val="22"/>
                  <w:szCs w:val="22"/>
                  <w:rtl w:val="0"/>
                </w:rPr>
                <w:delText xml:space="preserve">Especificadas, pero no implementadas en el prototipo.</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del w:id="8237" w:author="Claude" w:date="2026-09-04T12:00:00Z"/>
                <w:sz w:val="28"/>
                <w:szCs w:val="28"/>
              </w:rPr>
            </w:pPr>
            <w:del w:id="8234" w:author="Claude" w:date="2026-09-04T12:00:00Z">
              <w:r w:rsidDel="00000000" w:rsidR="00000000" w:rsidRPr="00000000">
                <w:rPr>
                  <w:b w:val="0"/>
                  <w:bCs w:val="0"/>
                  <w:sz w:val="22"/>
                  <w:szCs w:val="22"/>
                  <w:rtl w:val="0"/>
                </w:rPr>
                <w:delText xml:space="preserve">No forman parte del núcleo validable; su incorporación requiere evaluadores relacionales, zonales o de trayectoria y evidencia adecuada.</w:delText>
              </w:r>
            </w:del>
            <w:r w:rsidDel="00000000" w:rsidR="00000000" w:rsidRPr="00000000">
              <w:rPr>
                <w:rtl w:val="0"/>
              </w:rPr>
            </w:r>
          </w:p>
        </w:tc>
      </w:tr>
      <w:tr>
        <w:trPr>
          <w:del w:id="8238" w:author="Claude" w:date="2026-09-04T12:00:00Z"/>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del w:id="8242" w:author="Claude" w:date="2026-09-04T12:00:00Z"/>
                <w:sz w:val="28"/>
                <w:szCs w:val="28"/>
              </w:rPr>
            </w:pPr>
            <w:del w:id="8239" w:author="Claude" w:date="2026-09-04T12:00:00Z">
              <w:r w:rsidDel="00000000" w:rsidR="00000000" w:rsidRPr="00000000">
                <w:rPr>
                  <w:sz w:val="22"/>
                  <w:szCs w:val="22"/>
                  <w:rtl w:val="0"/>
                </w:rPr>
                <w:delText xml:space="preserve">Preselección liviana en el rol de captura</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del w:id="8243" w:author="Claude" w:date="2026-09-04T12:00:00Z"/>
                <w:sz w:val="28"/>
                <w:szCs w:val="28"/>
              </w:rPr>
            </w:pPr>
            <w:del w:id="8240" w:author="Claude" w:date="2026-09-04T12:00:00Z">
              <w:r w:rsidDel="00000000" w:rsidR="00000000" w:rsidRPr="00000000">
                <w:rPr>
                  <w:sz w:val="22"/>
                  <w:szCs w:val="22"/>
                  <w:rtl w:val="0"/>
                </w:rPr>
                <w:delText xml:space="preserve">Implementada para la fuente de captura propia como filtro de personas ejecutado en el dispositivo, con criterio de degradación segura y deshabilitada por defecto; su reducción de carga se midió en una comparación pareada contra el flujo completo, con un 87 % de unidades descartadas antes de salir de la cámara. No existe para las fuentes por red. Permaneció deshabilitada en todas las corridas evaluativas.</w:delText>
              </w:r>
            </w:del>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del w:id="8244" w:author="Claude" w:date="2026-09-04T12:00:00Z"/>
                <w:sz w:val="28"/>
                <w:szCs w:val="28"/>
              </w:rPr>
            </w:pPr>
            <w:del w:id="8241" w:author="Claude" w:date="2026-09-04T12:00:00Z">
              <w:r w:rsidDel="00000000" w:rsidR="00000000" w:rsidRPr="00000000">
                <w:rPr>
                  <w:sz w:val="22"/>
                  <w:szCs w:val="22"/>
                  <w:rtl w:val="0"/>
                </w:rPr>
                <w:delText xml:space="preserve">La exclusión de lo evaluativo es deliberada y anterior a los resultados: un filtro de fotogramas sin persona suprimiría las detecciones sostenidas que la tasa de falsos positivos por hora existe para medir, y superpondría el error de un detector auxiliar más débil sobre la cadena que se busca caracterizar. Habilitarlo cambiaría la procedencia de esas métricas en lugar de mejorarlas. La capacidad se reporta, entonces, como implementada y caracterizada fuera del régimen evaluativo.</w:delText>
              </w:r>
            </w:del>
            <w:r w:rsidDel="00000000" w:rsidR="00000000" w:rsidRPr="00000000">
              <w:rPr>
                <w:rtl w:val="0"/>
              </w:rPr>
            </w:r>
          </w:p>
        </w:tc>
      </w:tr>
      <w:tr>
        <w:trPr>
          <w:del w:id="8245" w:author="Claude" w:date="2026-09-04T12:00:00Z"/>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del w:id="8249" w:author="Claude" w:date="2026-09-04T12:00:00Z"/>
                <w:sz w:val="28"/>
                <w:szCs w:val="28"/>
              </w:rPr>
            </w:pPr>
            <w:del w:id="8246" w:author="Claude" w:date="2026-09-04T12:00:00Z">
              <w:r w:rsidDel="00000000" w:rsidR="00000000" w:rsidRPr="00000000">
                <w:rPr>
                  <w:b w:val="0"/>
                  <w:bCs w:val="0"/>
                  <w:sz w:val="22"/>
                  <w:szCs w:val="22"/>
                  <w:rtl w:val="0"/>
                </w:rPr>
                <w:delText xml:space="preserve">Paridad DBE/EBE sobre fuente equivalente</w:delText>
              </w:r>
            </w:del>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2">
            <w:pPr>
              <w:widowControl w:val="1"/>
              <w:spacing w:after="0" w:before="0" w:line="480" w:lineRule="auto"/>
              <w:ind w:left="0" w:right="0" w:firstLine="0"/>
              <w:rPr>
                <w:del w:id="8250" w:author="Claude" w:date="2026-09-04T12:00:00Z"/>
                <w:sz w:val="28"/>
                <w:szCs w:val="28"/>
              </w:rPr>
            </w:pPr>
            <w:del w:id="8247" w:author="Claude" w:date="2026-09-04T12:00:00Z">
              <w:r w:rsidDel="00000000" w:rsidR="00000000" w:rsidRPr="00000000">
                <w:rPr>
                  <w:b w:val="0"/>
                  <w:bCs w:val="0"/>
                  <w:sz w:val="22"/>
                  <w:szCs w:val="22"/>
                  <w:rtl w:val="0"/>
                </w:rPr>
                <w:delText xml:space="preserve">La paridad de transporte y relectura fue verificada.</w:delText>
              </w:r>
            </w:del>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3">
            <w:pPr>
              <w:keepLines w:val="1"/>
              <w:widowControl w:val="1"/>
              <w:spacing w:after="0" w:before="0" w:line="480" w:lineRule="auto"/>
              <w:ind w:left="0" w:right="0" w:firstLine="0"/>
              <w:rPr>
                <w:del w:id="8251" w:author="Claude" w:date="2026-09-04T12:00:00Z"/>
                <w:sz w:val="28"/>
                <w:szCs w:val="28"/>
              </w:rPr>
            </w:pPr>
            <w:del w:id="8248" w:author="Claude" w:date="2026-09-04T12:00:00Z">
              <w:r w:rsidDel="00000000" w:rsidR="00000000" w:rsidRPr="00000000">
                <w:rPr>
                  <w:b w:val="0"/>
                  <w:bCs w:val="0"/>
                  <w:sz w:val="22"/>
                  <w:szCs w:val="22"/>
                  <w:rtl w:val="0"/>
                </w:rPr>
                <w:delText xml:space="preserve">La reevaluación offline de una corrida live produce artefactos equivalentes; la paridad de transporte y relectura queda verificada.</w:delText>
              </w:r>
            </w:del>
            <w:r w:rsidDel="00000000" w:rsidR="00000000" w:rsidRPr="00000000">
              <w:rPr>
                <w:rtl w:val="0"/>
              </w:rPr>
            </w:r>
          </w:p>
        </w:tc>
      </w:tr>
    </w:tbl>
    <w:p w:rsidR="00000000" w:rsidDel="00000000" w:rsidP="00000000" w:rsidRDefault="00000000" w:rsidRPr="00000000" w14:paraId="00000104">
      <w:pPr>
        <w:widowControl w:val="1"/>
        <w:spacing w:after="0" w:before="0" w:line="480" w:lineRule="auto"/>
        <w:ind w:firstLine="720"/>
        <w:rPr>
          <w:del w:id="8254" w:author="Claude" w:date="2026-09-04T12:00:00Z"/>
        </w:rPr>
      </w:pPr>
      <w:del w:id="8252" w:author="Claude" w:date="2026-09-04T12:00:00Z">
        <w:r w:rsidDel="00000000" w:rsidR="00000000" w:rsidRPr="00000000">
          <w:rPr>
            <w:b w:val="1"/>
            <w:bCs w:val="1"/>
            <w:rtl w:val="0"/>
          </w:rPr>
          <w:delText xml:space="preserve">Nota.</w:delText>
        </w:r>
      </w:del>
      <w:del w:id="8253" w:author="Claude" w:date="2026-09-04T12:00:00Z">
        <w:r w:rsidDel="00000000" w:rsidR="00000000" w:rsidRPr="00000000">
          <w:rPr>
            <w:rtl w:val="0"/>
          </w:rPr>
          <w:delText xml:space="preserve"> Los estados distinguen capacidad implementada, capacidad medida, exclusión metodológica y resultado todavía abierto.</w:delText>
        </w:r>
      </w:del>
    </w:p>
    <w:p>
      <w:pPr>
        <w:widowControl w:val="1"/>
        <w:spacing w:after="0" w:line="480" w:lineRule="auto"/>
        <w:ind w:firstLine="720"/>
        <w:rPr>
          <w:ins w:id="8255" w:author="Claude" w:date="2026-09-04T12:00:00Z"/>
        </w:rPr>
      </w:pPr>
      <w:commentRangeStart w:id="6"/>
      <w:ins w:id="8256" w:author="Claude" w:date="2026-09-04T12:00:00Z">
        <w:r>
          <w:rPr>
            <w:rtl w:val="0"/>
          </w:rPr>
          <w:t xml:space="preserve">Cuatro capacidades quedaron implementadas y medidas. La identidad persistente de sujeto opera como decorador configurable de la fuente del plano de control y constituye una capacidad medida, aunque las métricas formales de seguimiento permanezcan excluidas por falta de anotación de identidad. Las tres estrategias de detección se implementaron y su comparación se ejecutó.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ins>
      <w:commentRangeEnd w:id="6"/>
      <w:r>
        <w:rPr>
          <w:rtl w:val="0"/>
        </w:rPr>
        <w:commentReference w:id="6"/>
      </w:r>
    </w:p>
    <w:p>
      <w:pPr>
        <w:widowControl w:val="1"/>
        <w:spacing w:after="0" w:line="480" w:lineRule="auto"/>
        <w:ind w:firstLine="720"/>
        <w:rPr>
          <w:ins w:id="8257" w:author="Claude" w:date="2026-09-04T12:00:00Z"/>
        </w:rPr>
      </w:pPr>
      <w:ins w:id="8258" w:author="Claude" w:date="2026-09-04T12:00:00Z">
        <w:r>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deshabilitada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ins>
    </w:p>
    <w:p>
      <w:pPr>
        <w:widowControl w:val="1"/>
        <w:spacing w:after="0" w:line="480" w:lineRule="auto"/>
        <w:ind w:firstLine="720"/>
        <w:rPr>
          <w:ins w:id="8259" w:author="Claude" w:date="2026-09-04T12:00:00Z"/>
        </w:rPr>
      </w:pPr>
      <w:ins w:id="8260" w:author="Claude" w:date="2026-09-04T12:00:00Z">
        <w:r>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ins>
    </w:p>
    <w:p>
      <w:pPr>
        <w:widowControl w:val="1"/>
        <w:spacing w:after="0" w:line="480" w:lineRule="auto"/>
        <w:ind w:firstLine="720"/>
        <w:rPr>
          <w:ins w:id="8261" w:author="Claude" w:date="2026-09-04T12:00:00Z"/>
        </w:rPr>
      </w:pPr>
      <w:ins w:id="8262" w:author="Claude" w:date="2026-09-04T12:00:00Z">
        <w:r>
          <w:rPr>
            <w:rtl w:val="0"/>
          </w:rPr>
          <w:t xml:space="preserve">La rama comparativa de ajuste fino se ejerció por completo. El protocolo, la procedencia, el servicio de inferencia, la evaluación y la línea base quedaron congelados, y la escalera de tramos pre-registrada se ejecutó entera. Los dos tramos entrenados se evaluaron una única vez contra el banco congelado, sin que ninguno superara los criterios de incorporación, que se firmaron antes de que existiera el punto de control al que se aplicarían. El tercer tramo se cerró con causa técnica, porque el único corpus disponible de ese volumen comparte fuentes con el banco de evaluación. Ninguno se incorporó como modelo de servicio, y los valores por tramo se informan en la sección 17.5.6.</w:t>
        </w:r>
      </w:ins>
    </w:p>
    <w:p>
      <w:pPr>
        <w:widowControl w:val="1"/>
        <w:spacing w:after="0" w:line="480" w:lineRule="auto"/>
        <w:ind w:firstLine="720"/>
        <w:rPr>
          <w:ins w:id="8263" w:author="Claude" w:date="2026-09-04T12:00:00Z"/>
        </w:rPr>
      </w:pPr>
      <w:ins w:id="8264" w:author="Claude" w:date="2026-09-04T12:00:00Z">
        <w:r>
          <w:rPr>
            <w:rtl w:val="0"/>
          </w:rPr>
          <w:t xml:space="preserve">El subconjunto de ajuste reunió 2.946 imágenes, por encima del rango orientativo de 500 a 2.000 que fija el protocolo, y la desviación es consecuencia de cumplir la regla de partición y no de apartarse de ella. Se tomó el total de los linajes elegibles después de excluir íntegramente la fuente que el banco de evaluación comparte y de deduplicar de forma perceptual contra él, sin submuestrear hasta el techo del rango. Los controles de solapamiento con el banco y de componentes compartidos entre entrenamiento y validación quedaron en cero, y la semilla de partición se registró con el resto de la configuración.</w:t>
        </w:r>
      </w:ins>
    </w:p>
    <w:p w:rsidR="00000000" w:rsidDel="00000000" w:rsidP="00000000" w:rsidRDefault="00000000" w:rsidRPr="00000000" w14:paraId="00000105">
      <w:pPr>
        <w:widowControl w:val="1"/>
        <w:spacing w:after="0" w:line="480" w:lineRule="auto"/>
        <w:ind w:firstLine="720"/>
        <w:rPr/>
      </w:pPr>
      <w:del w:id="8265" w:author="Claude" w:date="2026-09-04T12:00:00Z">
        <w:r w:rsidDel="00000000" w:rsidR="00000000" w:rsidRPr="00000000">
          <w:rPr>
            <w:rtl w:val="0"/>
          </w:rPr>
          <w:delTex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delText>
        </w:r>
      </w:del>
      <w:ins w:id="8266" w:author="Claude" w:date="2026-09-04T12:00:00Z">
        <w:r>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ins>
    </w:p>
    <w:p w:rsidR="00000000" w:rsidDel="00000000" w:rsidP="00000000" w:rsidRDefault="00000000" w:rsidRPr="00000000" w14:paraId="00000106">
      <w:pPr>
        <w:pStyle w:val="Heading3"/>
        <w:keepNext w:val="1"/>
        <w:widowControl w:val="1"/>
        <w:rPr/>
      </w:pPr>
      <w:del w:id="8267" w:author="Claude" w:date="2026-09-04T12:00:00Z">
        <w:r w:rsidDel="00000000" w:rsidR="00000000" w:rsidRPr="00000000">
          <w:rPr>
            <w:rtl w:val="0"/>
          </w:rPr>
          <w:delText xml:space="preserve">17.4.11. Extensibilidad implementada y costo de extensión</w:delText>
        </w:r>
      </w:del>
      <w:ins w:id="8268" w:author="Claude" w:date="2026-09-04T12:00:00Z">
        <w:r>
          <w:rPr>
            <w:rtl w:val="0"/>
          </w:rPr>
          <w:t xml:space="preserve">17.4.8. Extensibilidad y costo de extensión</w:t>
        </w:r>
      </w:ins>
    </w:p>
    <w:p w:rsidR="00000000" w:rsidDel="00000000" w:rsidP="00000000" w:rsidRDefault="00000000" w:rsidRPr="00000000" w14:paraId="00000107">
      <w:pPr>
        <w:widowControl w:val="1"/>
        <w:spacing w:after="0" w:line="480" w:lineRule="auto"/>
        <w:ind w:firstLine="720"/>
        <w:rPr/>
      </w:pPr>
      <w:del w:id="8269" w:author="Claude" w:date="2026-09-04T12:00:00Z">
        <w:r w:rsidDel="00000000" w:rsidR="00000000" w:rsidRPr="00000000">
          <w:rPr>
            <w:rtl w:val="0"/>
          </w:rPr>
          <w:delTex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delText>
        </w:r>
      </w:del>
      <w:ins w:id="8270" w:author="Claude" w:date="2026-09-04T12:00:00Z">
        <w:r>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ins>
    </w:p>
    <w:p w:rsidR="00000000" w:rsidDel="00000000" w:rsidP="00000000" w:rsidRDefault="00000000" w:rsidRPr="00000000" w14:paraId="00000108">
      <w:pPr>
        <w:keepNext w:val="1"/>
        <w:widowControl w:val="1"/>
        <w:spacing w:after="0" w:before="0" w:line="480" w:lineRule="auto"/>
        <w:ind w:firstLine="720"/>
        <w:rPr/>
      </w:pPr>
      <w:del w:id="8271" w:author="Claude" w:date="2026-09-04T12:00:00Z">
        <w:r w:rsidDel="00000000" w:rsidR="00000000" w:rsidRPr="00000000">
          <w:rPr>
            <w:b w:val="1"/>
            <w:bCs w:val="1"/>
            <w:i w:val="0"/>
            <w:iCs w:val="0"/>
            <w:rtl w:val="0"/>
          </w:rPr>
          <w:delText xml:space="preserve">Tabla 61</w:delText>
        </w:r>
      </w:del>
      <w:ins w:id="8272" w:author="Claude" w:date="2026-09-04T12:00:00Z">
        <w:r>
          <w:rPr>
            <w:b w:val="1"/>
            <w:bCs w:val="1"/>
            <w:rtl w:val="0"/>
          </w:rPr>
          <w:t xml:space="preserve">Tabla 60</w:t>
        </w:r>
      </w:ins>
      <w:r w:rsidDel="00000000" w:rsidR="00000000" w:rsidRPr="00000000">
        <w:rPr>
          <w:rtl w:val="0"/>
        </w:rPr>
      </w:r>
    </w:p>
    <w:p w:rsidR="00000000" w:rsidDel="00000000" w:rsidP="00000000" w:rsidRDefault="00000000" w:rsidRPr="00000000" w14:paraId="00000109">
      <w:pPr>
        <w:keepNext w:val="1"/>
        <w:widowControl w:val="1"/>
        <w:spacing w:after="0" w:before="0" w:line="480" w:lineRule="auto"/>
        <w:ind w:firstLine="72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A">
            <w:pPr>
              <w:widowControl w:val="1"/>
              <w:spacing w:after="0" w:before="0" w:line="48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B">
            <w:pPr>
              <w:widowControl w:val="1"/>
              <w:spacing w:after="0" w:before="0" w:line="48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C">
            <w:pPr>
              <w:widowControl w:val="1"/>
              <w:spacing w:after="0" w:before="0" w:line="48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D">
            <w:pPr>
              <w:widowControl w:val="1"/>
              <w:spacing w:after="0" w:before="0" w:line="48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val="1"/>
              <w:spacing w:after="0" w:before="0" w:line="480" w:lineRule="auto"/>
              <w:ind w:left="0" w:right="0" w:firstLine="0"/>
              <w:rPr/>
            </w:pPr>
            <w:del w:id="8273" w:author="Claude" w:date="2026-09-04T12:00:00Z">
              <w:r w:rsidDel="00000000" w:rsidR="00000000" w:rsidRPr="00000000">
                <w:rPr>
                  <w:b w:val="0"/>
                  <w:bCs w:val="0"/>
                  <w:sz w:val="19"/>
                  <w:szCs w:val="19"/>
                  <w:rtl w:val="0"/>
                </w:rPr>
                <w:delText xml:space="preserve">Entrada declarativa en el conjunto de patrones y formulaciones de prompt: clase del sujeto, clase ausente, región, umbrales y ventanas.</w:delText>
              </w:r>
            </w:del>
            <w:ins w:id="8274" w:author="Claude" w:date="2026-09-04T12:00:00Z">
              <w:r>
                <w:rPr>
                  <w:rtl w:val="0"/>
                </w:rPr>
                <w:t xml:space="preserve">Entrada declarativa en el conjunto de patrones y formulaciones de prompt, con clase del sujeto, clase ausente, región, umbrales y ventanas.</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val="1"/>
              <w:spacing w:after="0" w:before="0" w:line="48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val="1"/>
              <w:spacing w:after="0" w:before="0" w:line="48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val="1"/>
              <w:spacing w:after="0" w:before="0" w:line="48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val="1"/>
              <w:spacing w:after="0" w:before="0" w:line="480" w:lineRule="auto"/>
              <w:ind w:left="0" w:right="0" w:firstLine="0"/>
              <w:rPr/>
            </w:pPr>
            <w:del w:id="8275" w:author="Claude" w:date="2026-09-04T12:00:00Z">
              <w:r w:rsidDel="00000000" w:rsidR="00000000" w:rsidRPr="00000000">
                <w:rPr>
                  <w:b w:val="0"/>
                  <w:bCs w:val="0"/>
                  <w:sz w:val="19"/>
                  <w:szCs w:val="19"/>
                  <w:rtl w:val="0"/>
                </w:rPr>
                <w:delText xml:space="preserve">Código acotado al evaluador; los contratos y el resto de la cadena se conservan.</w:delText>
              </w:r>
            </w:del>
            <w:ins w:id="8276" w:author="Claude" w:date="2026-09-04T12:00:00Z">
              <w:r>
                <w:rPr>
                  <w:rtl w:val="0"/>
                </w:rPr>
                <w:t xml:space="preserve">Código acotado al evaluador, con los contratos y el resto de la cadena conservados.</w:t>
              </w:r>
            </w:ins>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val="1"/>
              <w:spacing w:after="0" w:before="0" w:line="48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val="1"/>
              <w:spacing w:after="0" w:before="0" w:line="48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val="1"/>
              <w:spacing w:after="0" w:before="0" w:line="48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widowControl w:val="1"/>
              <w:spacing w:after="0" w:before="0" w:line="48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val="1"/>
              <w:spacing w:after="0" w:before="0" w:line="48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8">
            <w:pPr>
              <w:widowControl w:val="1"/>
              <w:spacing w:after="0" w:before="0" w:line="48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val="1"/>
              <w:spacing w:after="0" w:before="0" w:line="48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val="1"/>
              <w:spacing w:after="0" w:before="0" w:line="48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val="1"/>
              <w:spacing w:after="0" w:before="0" w:line="48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C">
            <w:pPr>
              <w:widowControl w:val="1"/>
              <w:spacing w:after="0" w:before="0" w:line="48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D">
            <w:pPr>
              <w:widowControl w:val="1"/>
              <w:spacing w:after="0" w:before="0" w:line="48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E">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1F">
      <w:pPr>
        <w:widowControl w:val="1"/>
        <w:spacing w:after="0" w:before="0" w:line="480" w:lineRule="auto"/>
        <w:ind w:firstLine="720"/>
        <w:rPr/>
      </w:pPr>
      <w:del w:id="8277" w:author="Claude" w:date="2026-09-04T12:00:00Z">
        <w:r w:rsidDel="00000000" w:rsidR="00000000" w:rsidRPr="00000000">
          <w:rPr>
            <w:b w:val="1"/>
            <w:bCs w:val="1"/>
            <w:rtl w:val="0"/>
          </w:rPr>
          <w:delText xml:space="preserve">Nota.</w:delText>
        </w:r>
      </w:del>
      <w:del w:id="8278" w:author="Claude" w:date="2026-09-04T12:00:00Z">
        <w:r w:rsidDel="00000000" w:rsidR="00000000" w:rsidRPr="00000000">
          <w:rPr>
            <w:rtl w:val="0"/>
          </w:rPr>
          <w:delText xml:space="preserve"> La frontera entre la primera y la segunda fila delimita la extensibilidad por configuración: una ausencia de EPP sobre un sujeto observable reutiliza el evaluador existente; una relación nueva entre entidades requiere lógica de evaluación específica.</w:delText>
        </w:r>
      </w:del>
      <w:ins w:id="8279" w:author="Claude" w:date="2026-09-04T12:00:00Z">
        <w:r>
          <w:rPr>
            <w:i w:val="1"/>
            <w:iCs w:val="1"/>
            <w:rtl w:val="0"/>
          </w:rPr>
          <w:t xml:space="preserve">Nota.</w:t>
        </w:r>
        <w:r>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ins>
    </w:p>
    <w:p w:rsidR="00000000" w:rsidDel="00000000" w:rsidP="00000000" w:rsidRDefault="00000000" w:rsidRPr="00000000" w14:paraId="00000120">
      <w:pPr>
        <w:widowControl w:val="1"/>
        <w:spacing w:after="0" w:line="480" w:lineRule="auto"/>
        <w:ind w:firstLine="720"/>
        <w:rPr/>
      </w:pPr>
      <w:del w:id="8280" w:author="Claude" w:date="2026-09-04T12:00:00Z">
        <w:r w:rsidDel="00000000" w:rsidR="00000000" w:rsidRPr="00000000">
          <w:rPr>
            <w:rtl w:val="0"/>
          </w:rPr>
          <w:delTex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delText>
        </w:r>
      </w:del>
      <w:ins w:id="8281" w:author="Claude" w:date="2026-09-04T12:00:00Z">
        <w:r>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aparecieron.</w:t>
        </w:r>
      </w:ins>
    </w:p>
    <w:p w:rsidR="00000000" w:rsidDel="00000000" w:rsidP="00000000" w:rsidRDefault="00000000" w:rsidRPr="00000000" w14:paraId="00000121">
      <w:pPr>
        <w:widowControl w:val="1"/>
        <w:spacing w:after="0" w:line="480" w:lineRule="auto"/>
        <w:ind w:firstLine="720"/>
        <w:rPr/>
      </w:pPr>
      <w:del w:id="8282" w:author="Claude" w:date="2026-09-04T12:00:00Z">
        <w:r w:rsidDel="00000000" w:rsidR="00000000" w:rsidRPr="00000000">
          <w:rPr>
            <w:rtl w:val="0"/>
          </w:rPr>
          <w:delText xml:space="preserve">La identidad de sujeto recorrió el segundo camino de extensión. Se implementó como un decorador configurable de la fuente de eventos del plano de control, desactivado por defecto y utilizable tanto en DBE como en EBE. La incorporación no exigió modificar el plano de medios ni romper el contrato de percepción. El identificador se conserva en los artefactos de control; no se persiste en detections.jsonl, pero el seguidor y el orden del flujo son deterministas, por lo que una relectura reproduce las mismas identidades. Su efecto cuantitativo se informa en la sección 17.5.</w:delText>
        </w:r>
      </w:del>
      <w:ins w:id="8283" w:author="Claude" w:date="2026-09-04T12:00:00Z">
        <w:r>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y el orden del flujo son deterministas, de modo que una relectura reproduce las mismas identidades. Su efecto cuantitativo se informa en la sección 17.5.</w:t>
        </w:r>
      </w:ins>
    </w:p>
    <w:p>
      <w:pPr>
        <w:widowControl w:val="1"/>
        <w:spacing w:after="0" w:line="480" w:lineRule="auto"/>
        <w:ind w:firstLine="720"/>
        <w:rPr>
          <w:ins w:id="8284" w:author="Claude" w:date="2026-09-04T12:00:00Z"/>
        </w:rPr>
      </w:pPr>
      <w:ins w:id="8285" w:author="Claude" w:date="2026-09-04T12:00:00Z">
        <w:r>
          <w:rPr>
            <w:rtl w:val="0"/>
          </w:rPr>
          <w:t xml:space="preserve">El evento de percepción admite además información que la implementación actual no produce, y esa capacidad se ejerció antes de declararse. La detección normalizada incluye hoy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ins>
    </w:p>
    <w:p>
      <w:pPr>
        <w:widowControl w:val="1"/>
        <w:spacing w:after="0" w:line="480" w:lineRule="auto"/>
        <w:ind w:firstLine="720"/>
        <w:rPr>
          <w:ins w:id="8286" w:author="Claude" w:date="2026-09-04T12:00:00Z"/>
        </w:rPr>
      </w:pPr>
      <w:ins w:id="8287" w:author="Claude" w:date="2026-09-04T12:00:00Z">
        <w:r>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versionarse y desplegarse por separado.</w:t>
        </w:r>
      </w:ins>
    </w:p>
    <w:p w:rsidR="00000000" w:rsidDel="00000000" w:rsidP="00000000" w:rsidRDefault="00000000" w:rsidRPr="00000000" w14:paraId="00000122">
      <w:pPr>
        <w:widowControl w:val="1"/>
        <w:spacing w:after="0" w:line="480" w:lineRule="auto"/>
        <w:ind w:firstLine="720"/>
        <w:rPr/>
      </w:pPr>
      <w:del w:id="8288" w:author="Claude" w:date="2026-09-04T12:00:00Z">
        <w:r w:rsidDel="00000000" w:rsidR="00000000" w:rsidRPr="00000000">
          <w:rPr>
            <w:rtl w:val="0"/>
          </w:rPr>
          <w:delTex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delText>
        </w:r>
      </w:del>
      <w:ins w:id="8289" w:author="Claude" w:date="2026-09-04T12:00:00Z">
        <w:r>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ins>
    </w:p>
    <w:p w:rsidR="00000000" w:rsidDel="00000000" w:rsidP="00000000" w:rsidRDefault="00000000" w:rsidRPr="00000000" w14:paraId="00000123">
      <w:pPr>
        <w:widowControl w:val="1"/>
        <w:spacing w:after="0" w:line="480" w:lineRule="auto"/>
        <w:ind w:firstLine="720"/>
        <w:rPr/>
      </w:pPr>
      <w:del w:id="8290" w:author="Claude" w:date="2026-09-04T12:00:00Z">
        <w:r w:rsidDel="00000000" w:rsidR="00000000" w:rsidRPr="00000000">
          <w:rPr>
            <w:rtl w:val="0"/>
          </w:rPr>
          <w:delText xml:space="preserve">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delText>
        </w:r>
      </w:del>
      <w:ins w:id="8291" w:author="Claude" w:date="2026-09-04T12:00:00Z">
        <w:r>
          <w:rPr>
            <w:rtl w:val="0"/>
          </w:rPr>
          <w:t xml:space="preserve">En conjunto, la Etapa 4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ins>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6" w:date="2026-08-24T04:08:1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 a desarrollo esta tabla, es mucho texto asi en las columnas</w:t>
      </w:r>
    </w:p>
  </w:comment>
  <w:comment w:author="Simon Llamosas" w:id="0" w:date="2026-08-24T04:06:01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Simon Llamosas" w:id="5" w:date="2026-08-24T04:07:59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como a entender que no fue una actividad de mucho esfuerzo</w:t>
      </w:r>
    </w:p>
  </w:comment>
  <w:comment w:author="Simon Llamosas" w:id="4" w:date="2026-08-24T04:07:2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Simon Llamosas" w:id="2" w:date="2026-08-24T04:07:0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modulo de distribucion</w:t>
      </w:r>
    </w:p>
  </w:comment>
  <w:comment w:author="Simon Llamosas" w:id="3" w:date="2026-08-24T04:07:16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dato es como que esta de mas</w:t>
      </w:r>
    </w:p>
  </w:comment>
  <w:comment w:author="Simon Llamosas" w:id="1" w:date="2026-08-24T04:06:4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referenciar a la seccion donde se hablo de la pc como recurso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6" w15:done="0"/>
  <w15:commentEx w15:paraId="00000127" w15:done="0"/>
  <w15:commentEx w15:paraId="00000128" w15:done="0"/>
  <w15:commentEx w15:paraId="00000129" w15:done="0"/>
  <w15:commentEx w15:paraId="0000012A" w15:done="0"/>
  <w15:commentEx w15:paraId="0000012B" w15:done="0"/>
  <w15:commentEx w15:paraId="000001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pq90yR2SoD2Mt6tyrU35sG/ag==">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