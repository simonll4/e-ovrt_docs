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w:t>
      </w:r>
      <w:del w:id="9001" w:author="Claude" w:date="2026-09-07T12:00:00Z">
        <w:r w:rsidDel="00000000" w:rsidR="00000000" w:rsidRPr="00000000">
          <w:rPr>
            <w:rFonts w:ascii="Times New Roman" w:cs="Times New Roman" w:eastAsia="Times New Roman" w:hAnsi="Times New Roman"/>
            <w:sz w:val="24"/>
            <w:szCs w:val="24"/>
            <w:rtl w:val="0"/>
          </w:rPr>
          <w:delText xml:space="preserve">relaciones espaciales o temporales, Por último,</w:delText>
        </w:r>
      </w:del>
      <w:ins w:id="9002" w:author="Claude" w:date="2026-09-07T12:00:00Z">
        <w:r>
          <w:rPr>
            <w:rtl w:val="0"/>
          </w:rPr>
          <w:t xml:space="preserve">relaciones espaciales o temporales. Por último,</w:t>
        </w:r>
      </w:ins>
      <w:r w:rsidDel="00000000" w:rsidR="00000000" w:rsidRPr="00000000">
        <w:rPr>
          <w:rFonts w:ascii="Times New Roman" w:cs="Times New Roman" w:eastAsia="Times New Roman" w:hAnsi="Times New Roman"/>
          <w:sz w:val="24"/>
          <w:szCs w:val="24"/>
          <w:rtl w:val="0"/>
        </w:rPr>
        <w:t xml:space="preserve">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w:t>
      </w:r>
      <w:del w:id="9007"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08"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w:t>
      </w:r>
      <w:del w:id="9009"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10"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w:t>
      </w:r>
      <w:del w:id="9003" w:author="Claude" w:date="2026-09-07T12:00:00Z">
        <w:r w:rsidDel="00000000" w:rsidR="00000000" w:rsidRPr="00000000">
          <w:rPr>
            <w:rFonts w:ascii="Times New Roman" w:cs="Times New Roman" w:eastAsia="Times New Roman" w:hAnsi="Times New Roman"/>
            <w:sz w:val="24"/>
            <w:szCs w:val="24"/>
            <w:rtl w:val="0"/>
          </w:rPr>
          <w:delText xml:space="preserve">Liu et al., 2023</w:delText>
        </w:r>
      </w:del>
      <w:ins w:id="9004" w:author="Claude" w:date="2026-09-07T12:00:00Z">
        <w:commentRangeStart w:id="502"/>
        <w:r>
          <w:rPr>
            <w:rtl w:val="0"/>
          </w:rPr>
          <w:t xml:space="preserve">Liu et al., 2024</w:t>
        </w:r>
        <w:commentRangeEnd w:id="502"/>
        <w:r>
          <w:rPr>
            <w:rtl w:val="0"/>
          </w:rPr>
          <w:commentReference w:id="502"/>
        </w:r>
      </w:ins>
      <w:r w:rsidDel="00000000" w:rsidR="00000000" w:rsidRPr="00000000">
        <w:rPr>
          <w:rFonts w:ascii="Times New Roman" w:cs="Times New Roman" w:eastAsia="Times New Roman" w:hAnsi="Times New Roman"/>
          <w:sz w:val="24"/>
          <w:szCs w:val="24"/>
          <w:rtl w:val="0"/>
        </w:rPr>
        <w:t xml:space="preserve">;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w:t>
      </w:r>
      <w:del w:id="9011"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12"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w:t>
      </w:r>
      <w:del w:id="9013" w:author="Claude" w:date="2026-09-07T12:00:00Z">
        <w:r w:rsidDel="00000000" w:rsidR="00000000" w:rsidRPr="00000000">
          <w:rPr>
            <w:rFonts w:ascii="Times New Roman" w:cs="Times New Roman" w:eastAsia="Times New Roman" w:hAnsi="Times New Roman"/>
            <w:color w:val="000000"/>
            <w:sz w:val="24"/>
            <w:szCs w:val="24"/>
            <w:rtl w:val="0"/>
          </w:rPr>
          <w:delText xml:space="preserve">Sección 17.</w:delText>
        </w:r>
      </w:del>
      <w:ins w:id="9014" w:author="Claude" w:date="2026-09-07T12:00:00Z">
        <w:r>
          <w:rPr>
            <w:rtl w:val="0"/>
          </w:rPr>
          <w:t xml:space="preserve">sección 17.</w:t>
        </w:r>
      </w:ins>
      <w:r w:rsidDel="00000000" w:rsidR="00000000" w:rsidRPr="00000000">
        <w:rPr>
          <w:rFonts w:ascii="Times New Roman" w:cs="Times New Roman" w:eastAsia="Times New Roman" w:hAnsi="Times New Roman"/>
          <w:color w:val="000000"/>
          <w:sz w:val="24"/>
          <w:szCs w:val="24"/>
          <w:rtl w:val="0"/>
        </w:rPr>
        <w:t xml:space="preserve">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w:t>
      </w:r>
      <w:del w:id="9015"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16"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w:t>
      </w:r>
      <w:del w:id="9017"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18"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w:t>
      </w:r>
      <w:del w:id="9019" w:author="Claude" w:date="2026-09-07T12:00:00Z">
        <w:r w:rsidDel="00000000" w:rsidR="00000000" w:rsidRPr="00000000">
          <w:rPr>
            <w:rFonts w:ascii="Times New Roman" w:cs="Times New Roman" w:eastAsia="Times New Roman" w:hAnsi="Times New Roman"/>
            <w:sz w:val="24"/>
            <w:szCs w:val="24"/>
            <w:rtl w:val="0"/>
          </w:rPr>
          <w:delText xml:space="preserve">Sección 17.</w:delText>
        </w:r>
      </w:del>
      <w:ins w:id="9020" w:author="Claude" w:date="2026-09-07T12:00:00Z">
        <w:r>
          <w:rPr>
            <w:rtl w:val="0"/>
          </w:rPr>
          <w:t xml:space="preserve">sección 17.</w:t>
        </w:r>
      </w:ins>
      <w:r w:rsidDel="00000000" w:rsidR="00000000" w:rsidRPr="00000000">
        <w:rPr>
          <w:rFonts w:ascii="Times New Roman" w:cs="Times New Roman" w:eastAsia="Times New Roman" w:hAnsi="Times New Roman"/>
          <w:sz w:val="24"/>
          <w:szCs w:val="24"/>
          <w:rtl w:val="0"/>
        </w:rPr>
        <w:t xml:space="preserve">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pPr>
        <w:spacing w:line="480" w:lineRule="auto"/>
        <w:ind w:firstLine="720"/>
        <w:rPr>
          <w:ins w:id="9002" w:author="Claude" w:date="2026-09-07T12:00:00Z"/>
          <w:rFonts w:ascii="Times New Roman" w:cs="Times New Roman" w:eastAsia="Times New Roman" w:hAnsi="Times New Roman"/>
          <w:sz w:val="24"/>
          <w:szCs w:val="24"/>
        </w:rPr>
      </w:pPr>
      <w:commentRangeStart w:id="501"/>
      <w:ins w:id="9003" w:author="Claude" w:date="2026-09-07T12:00:00Z">
        <w:commentRangeStart w:id="503"/>
        <w:r>
          <w:rPr>
            <w:rtl w:val="0"/>
          </w:rPr>
          <w:t xml:space="preserve">La evaluación temporal </w:t>
        </w:r>
        <w:del w:id="9005" w:author="Claude" w:date="2026-09-07T12:00:00Z">
          <w:r>
            <w:rPr>
              <w:rtl w:val="0"/>
            </w:rPr>
            <w:delText xml:space="preserve">exige además un material propio</w:delText>
          </w:r>
        </w:del>
        <w:ins w:id="9006" w:author="Claude" w:date="2026-09-07T12:00:00Z">
          <w:r>
            <w:rPr>
              <w:rtl w:val="0"/>
            </w:rPr>
            <w:t xml:space="preserve">exige además</w:t>
          </w:r>
          <w:commentRangeEnd w:id="503"/>
          <w:r>
            <w:rPr>
              <w:rtl w:val="0"/>
            </w:rPr>
            <w:commentReference w:id="503"/>
          </w:r>
          <w:r>
            <w:rPr>
              <w:rtl w:val="0"/>
            </w:rPr>
            <w:t xml:space="preserve"> un material construido para ese fin</w:t>
          </w:r>
        </w:ins>
        <w:r>
          <w:rPr>
            <w:rtl w:val="0"/>
          </w:rPr>
          <w:t xml:space="preserve">,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ins>
      <w:commentRangeEnd w:id="501"/>
      <w:r>
        <w:rPr>
          <w:rtl w:val="0"/>
        </w:rPr>
        <w:commentReference w:id="501"/>
      </w:r>
    </w:p>
    <w:p w:rsidR="00000000" w:rsidDel="00000000" w:rsidP="00000000" w:rsidRDefault="00000000" w:rsidRPr="00000000" w14:paraId="0000015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commentRangeStart w:id="504"/>
            <w:r w:rsidDel="00000000" w:rsidR="00000000" w:rsidRPr="00000000">
              <w:rPr>
                <w:rFonts w:ascii="Times New Roman" w:cs="Times New Roman" w:eastAsia="Times New Roman" w:hAnsi="Times New Roman"/>
                <w:sz w:val="24"/>
                <w:szCs w:val="24"/>
                <w:rtl w:val="0"/>
              </w:rPr>
              <w:t xml:space="preserve">Rango protocolar de entrenamiento</w:t>
            </w:r>
            <w:commentRangeEnd w:id="504"/>
            <w:r>
              <w:rPr>
                <w:rtl w:val="0"/>
              </w:rPr>
              <w:commentReference w:id="504"/>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w:t>
            </w:r>
            <w:del w:id="9022" w:author="Claude" w:date="2026-09-07T12:00:00Z">
              <w:r w:rsidDel="00000000" w:rsidR="00000000" w:rsidRPr="00000000">
                <w:rPr>
                  <w:rFonts w:ascii="Times New Roman" w:cs="Times New Roman" w:eastAsia="Times New Roman" w:hAnsi="Times New Roman"/>
                  <w:sz w:val="24"/>
                  <w:szCs w:val="24"/>
                  <w:rtl w:val="0"/>
                </w:rPr>
                <w:delText xml:space="preserve">se acota a 500–2.000 imágenes</w:delText>
              </w:r>
            </w:del>
            <w:ins w:id="9021" w:author="Claude" w:date="2026-09-07T12:00:00Z">
              <w:r>
                <w:rPr>
                  <w:rtl w:val="0"/>
                </w:rPr>
                <w:t xml:space="preserve">se orienta a 500–2.000 imágenes</w:t>
              </w:r>
            </w:ins>
            <w:r w:rsidDel="00000000" w:rsidR="00000000" w:rsidRPr="00000000">
              <w:rPr>
                <w:rFonts w:ascii="Times New Roman" w:cs="Times New Roman" w:eastAsia="Times New Roman" w:hAnsi="Times New Roman"/>
                <w:sz w:val="24"/>
                <w:szCs w:val="24"/>
                <w:rtl w:val="0"/>
              </w:rPr>
              <w:t xml:space="preserve">.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w:t>
            </w:r>
            <w:ins w:id="9001" w:author="Claude" w:date="2026-09-07T12:00:00Z">
              <w:r>
                <w:rPr>
                  <w:rtl w:val="0"/>
                </w:rPr>
                <w:t xml:space="preserve"> </w:t>
              </w:r>
              <w:commentRangeStart w:id="500"/>
              <w:r>
                <w:rPr>
                  <w:rtl w:val="0"/>
                </w:rPr>
                <w:t xml:space="preserve">La calibración de umbrales de decisión</w:t>
              </w:r>
              <w:commentRangeEnd w:id="500"/>
              <w:r>
                <w:rPr>
                  <w:rtl w:val="0"/>
                </w:rPr>
                <w:commentReference w:id="500"/>
              </w:r>
              <w:r>
                <w:rPr>
                  <w:rtl w:val="0"/>
                </w:rPr>
                <w:t xml:space="preserve">, que no modifica el modelo, se admite sobre una mitad predeclarada del banco, disjunta de aquella sobre la que se informan las métricas.</w:t>
              </w:r>
            </w:ins>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935138247"/>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2042065636"/>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004178218"/>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512307928"/>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512379235"/>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936769344"/>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426400294"/>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528160432"/>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669451554"/>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352942248"/>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979959771"/>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65971358"/>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w:t>
      </w:r>
      <w:r w:rsidDel="00000000" w:rsidR="00000000" w:rsidRPr="00000000">
        <w:rPr>
          <w:rFonts w:ascii="Times New Roman" w:cs="Times New Roman" w:eastAsia="Times New Roman" w:hAnsi="Times New Roman"/>
          <w:sz w:val="24"/>
          <w:szCs w:val="24"/>
          <w:rtl w:val="0"/>
        </w:rPr>
        <w:t xml:space="preserve">con notación</w:t>
      </w:r>
      <w:r w:rsidDel="00000000" w:rsidR="00000000" w:rsidRPr="00000000">
        <w:rPr>
          <w:rFonts w:ascii="Times New Roman" w:cs="Times New Roman" w:eastAsia="Times New Roman" w:hAnsi="Times New Roman"/>
          <w:sz w:val="24"/>
          <w:szCs w:val="24"/>
          <w:rtl w:val="0"/>
        </w:rPr>
        <w:t xml:space="preserve">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1022377522"/>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1350125104"/>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547304011"/>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690363247"/>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w:t>
      </w:r>
      <w:r w:rsidDel="00000000" w:rsidR="00000000" w:rsidRPr="00000000">
        <w:rPr>
          <w:rFonts w:ascii="Times New Roman" w:cs="Times New Roman" w:eastAsia="Times New Roman" w:hAnsi="Times New Roman"/>
          <w:sz w:val="24"/>
          <w:szCs w:val="24"/>
          <w:rtl w:val="0"/>
        </w:rPr>
        <w:t xml:space="preserve">correlacionarla</w:t>
      </w:r>
      <w:r w:rsidDel="00000000" w:rsidR="00000000" w:rsidRPr="00000000">
        <w:rPr>
          <w:rFonts w:ascii="Times New Roman" w:cs="Times New Roman" w:eastAsia="Times New Roman" w:hAnsi="Times New Roman"/>
          <w:sz w:val="24"/>
          <w:szCs w:val="24"/>
          <w:rtl w:val="0"/>
        </w:rPr>
        <w:t xml:space="preserve">.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1789140763"/>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1848383598"/>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52262689"/>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id="500" w:author="Claude" w:initials="C" w:date="2026-09-07T12:00:00Z">
    <w:p w14:paraId="C00001F4">
      <w:pPr>
        <w:rPr/>
      </w:pPr>
      <w:r>
        <w:rPr>
          <w:rtl w:val="0"/>
        </w:rPr>
        <w:t xml:space="preserve">§17.5.3 calibra umbrales sobre una mitad del banco de imágenes y mide sobre la otra. Sin esta salvedad, la fila prohíbe esa calibración. La condición que la hace admisible es que las mitades se fijen antes de calibrar y sean disjuntas.</w:t>
      </w:r>
      <w:r>
        <w:rPr>
          <w:rtl w:val="0"/>
        </w:rPr>
        <w:annotationRef/>
      </w:r>
    </w:p>
  </w:comment>
  <w:comment w:id="501" w:author="Claude" w:initials="C" w:date="2026-09-07T12:00:00Z">
    <w:p w14:paraId="C00001F5">
      <w:pPr>
        <w:rPr/>
      </w:pPr>
      <w:r>
        <w:rPr>
          <w:rtl w:val="0"/>
        </w:rPr>
        <w:t xml:space="preserve">El banco temporal es el material del resultado principal de §17.5 y la estrategia de datos no lo fijaba como decisión: sólo aparecía como «material controlado del EBE» al final de la escalera de ampliación. Va sin cifras, para no adelantar resultados en esta sección.</w:t>
      </w:r>
      <w:r>
        <w:rPr>
          <w:rtl w:val="0"/>
        </w:rPr>
        <w:annotationRef/>
      </w:r>
    </w:p>
  </w:comment>
  <w:comment w:id="502" w:author="Claude" w:initials="C" w:date="2026-09-07T12:00:00Z">
    <w:p w14:paraId="C00001F6">
      <w:pPr>
        <w:rPr/>
      </w:pPr>
      <w:r>
        <w:rPr>
          <w:rtl w:val="0"/>
        </w:rPr>
        <w:t xml:space="preserve">El listado global de referencias trae una sola entrada de Grounding DINO, Liu et al. (2024), y §15 la cita once veces con ese año. Era la única cita con 2023.</w:t>
      </w:r>
      <w:r>
        <w:rPr>
          <w:rtl w:val="0"/>
        </w:rPr>
        <w:annotationRef/>
      </w:r>
    </w:p>
  </w:comment>
  <w:comment w:id="503" w:author="Claude" w:initials="C" w:date="2026-09-07T12:00:00Z">
    <w:p w14:paraId="C00001F7">
      <w:pPr>
        <w:rPr/>
      </w:pPr>
      <w:r>
        <w:rPr>
          <w:rtl w:val="0"/>
        </w:rPr>
        <w:t xml:space="preserve">El banco temporal reúne el rodaje propio y un lote de videos públicos de obra real, así que «material propio» no describe al conjunto; la misma oración lo dice dos renglones después.</w:t>
      </w:r>
      <w:r>
        <w:rPr>
          <w:rtl w:val="0"/>
        </w:rPr>
        <w:annotationRef/>
      </w:r>
    </w:p>
  </w:comment>
  <w:comment w:id="504" w:author="Claude" w:initials="C" w:date="2026-09-07T12:00:00Z">
    <w:p w14:paraId="C00001F8">
      <w:pPr>
        <w:rPr/>
      </w:pPr>
      <w:r>
        <w:rPr>
          <w:rtl w:val="0"/>
        </w:rPr>
        <w:t xml:space="preserve">§17.1 se contradice a sí misma: 17.1.6.4 llama al rango «orientativo» y esta celda dice «se acota». §17.4.7 declara el exceso (2.946) como desviación de un «rango orientativo». Alinear la celda con la prosa es lo mínimo; si preferís que el rango sea una cota dura, se rechaza esto y §17.4.7 tiene que decir «rango que acota el protocolo». En ningún caso se acomoda el protocolo al resultado: la desviación sigue declarada.</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C00001F4" w15:done="0"/>
  <w15:commentEx w15:paraId="C00001F5" w15:done="0"/>
  <w15:commentEx w15:paraId="C00001F6" w15:done="0"/>
  <w15:commentEx w15:paraId="C00001F7" w15:done="0"/>
  <w15:commentEx w15:paraId="C00001F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comments" Target="comments.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vPGlKpl9QY9ffsiRB0jI21kAg==">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