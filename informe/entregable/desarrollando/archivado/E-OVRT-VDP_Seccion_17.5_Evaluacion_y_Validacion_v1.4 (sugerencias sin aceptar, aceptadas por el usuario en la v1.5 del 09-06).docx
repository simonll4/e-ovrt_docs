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del w:id="7001" w:author="Claude" w:date="2026-09-04T12:00:00Z">
        <w:r w:rsidDel="00000000" w:rsidR="00000000" w:rsidRPr="00000000">
          <w:rPr>
            <w:rtl w:val="0"/>
          </w:rPr>
          <w:delText xml:space="preserve">La presente sección informa cuánto produjo el prototipo bajo las condiciones experimentales definidas. Los resultados se organizan por pregunta de medición y distinguen tres niveles: percepción sobre imágenes, estado observable por persona y alerta temporal por episodio. El primero caracteriza al detector, el segundo evalúa la reconstrucción de una condición por sujeto y el tercero representa a la plataforma completa. Las capacidades funcionales y su verificación técnica se documentaron en la sección 17.4; aquí se reportan sus mediciones, mientras que la interpretación de conjunto corresponde a las conclusiones.</w:delText>
        </w:r>
      </w:del>
      <w:ins w:id="7002" w:author="Claude" w:date="2026-09-04T12:00:00Z">
        <w:r>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 La sección 17.4 documentó qué componentes se construyeron y cómo se verificaron. Acá se reportan sus mediciones, y la interpretación de conjunto corresponde a las conclusiones.</w:t>
        </w:r>
      </w:ins>
    </w:p>
    <w:p w:rsidR="00000000" w:rsidDel="00000000" w:rsidP="00000000" w:rsidRDefault="00000000" w:rsidRPr="00000000" w14:paraId="00000004">
      <w:pPr>
        <w:widowControl w:val="1"/>
        <w:spacing w:after="0" w:before="0" w:line="480" w:lineRule="auto"/>
        <w:ind w:left="0" w:right="0" w:firstLine="720"/>
        <w:rPr/>
      </w:pPr>
      <w:del w:id="7003" w:author="Claude" w:date="2026-09-04T12:00:00Z">
        <w:r w:rsidDel="00000000" w:rsidR="00000000" w:rsidRPr="00000000">
          <w:rPr>
            <w:rtl w:val="0"/>
          </w:rPr>
          <w:delText xml:space="preserve">Toda cifra se vincula con una combinación, un material o estrato y un denominador. Las métricas de precisión, recall y F1 se calcularon únicamente sobre casos positivos con referencia aplicable. Los materiales negativos se analizaron mediante conteos de falsos positivos; cuando se derivó una tasa horaria, se informó junto con la duración observada y no se la utilizó como cota operativa. Las re-alertas se contabilizaron por separado y no se clasificaron como falsos positivos. Los percentiles de latencia pertenecientes a relojes o tramos distintos no se sumaron.</w:delText>
        </w:r>
      </w:del>
      <w:ins w:id="7004" w:author="Claude" w:date="2026-09-04T12:00:00Z">
        <w:r>
          <w:rPr>
            <w:rtl w:val="0"/>
          </w:rPr>
          <w:t xml:space="preserve">Rigen las reglas de lectura fijadas en la sección 17.1.7.3. Cada cifra se acompaña de la combinación que la produjo, del material o estrato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ins>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del w:id="7005" w:author="Claude" w:date="2026-09-04T12:00:00Z">
        <w:r w:rsidDel="00000000" w:rsidR="00000000" w:rsidRPr="00000000">
          <w:rPr>
            <w:rtl w:val="0"/>
          </w:rPr>
          <w:delText xml:space="preserve">La primera pregunta examinó la capacidad perceptiva de las combinaciones sobre un banco congelado de 6.477 imágenes y 55.165 anotaciones. El material se dividió en tres estratos independientes: obra curada (n = 147 imágenes), obra con mayor cobertura de chaleco (n = 1.330 imágenes) y una fuente con clase nativa de cabeza descubierta (n = 5.000 imágenes). El último aportó el 77 % del banco, 5.000 de 6.477 imágenes; por esa razón, el agregado se leyó siempre junto con el desglose por estrato.</w:delText>
        </w:r>
      </w:del>
      <w:ins w:id="7006" w:author="Claude" w:date="2026-09-04T12:00:00Z">
        <w:r>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ins>
    </w:p>
    <w:p w:rsidR="00000000" w:rsidDel="00000000" w:rsidP="00000000" w:rsidRDefault="00000000" w:rsidRPr="00000000" w14:paraId="00000009">
      <w:pPr>
        <w:widowControl w:val="1"/>
        <w:spacing w:after="0" w:before="0" w:line="480" w:lineRule="auto"/>
        <w:ind w:left="0" w:right="0" w:firstLine="720"/>
        <w:rPr/>
      </w:pPr>
      <w:del w:id="7007" w:author="Claude" w:date="2026-09-04T12:00:00Z">
        <w:r w:rsidDel="00000000" w:rsidR="00000000" w:rsidRPr="00000000">
          <w:rPr>
            <w:rtl w:val="0"/>
          </w:rPr>
          <w:delText xml:space="preserve">La Tabla 62 muestra que la combinación </w:delText>
        </w:r>
      </w:del>
      <w:del w:id="7008" w:author="Claude" w:date="2026-09-04T12:00:00Z">
        <w:r w:rsidDel="00000000" w:rsidR="00000000" w:rsidRPr="00000000">
          <w:rPr>
            <w:rFonts w:ascii="Courier New" w:cs="Courier New" w:eastAsia="Courier New" w:hAnsi="Courier New"/>
            <w:rtl w:val="0"/>
          </w:rPr>
          <w:delText xml:space="preserve">gdino-tiny-560</w:delText>
        </w:r>
      </w:del>
      <w:del w:id="7009" w:author="Claude" w:date="2026-09-04T12:00:00Z">
        <w:r w:rsidDel="00000000" w:rsidR="00000000" w:rsidRPr="00000000">
          <w:rPr>
            <w:rtl w:val="0"/>
          </w:rPr>
          <w:delText xml:space="preserve"> alcanzó el mAP50 más alto en el agregado y en el núcleo curado, mientras que </w:delText>
        </w:r>
      </w:del>
      <w:del w:id="7010" w:author="Claude" w:date="2026-09-04T12:00:00Z">
        <w:r w:rsidDel="00000000" w:rsidR="00000000" w:rsidRPr="00000000">
          <w:rPr>
            <w:rFonts w:ascii="Courier New" w:cs="Courier New" w:eastAsia="Courier New" w:hAnsi="Courier New"/>
            <w:rtl w:val="0"/>
          </w:rPr>
          <w:delText xml:space="preserve">gdino-base-560</w:delText>
        </w:r>
      </w:del>
      <w:del w:id="7011" w:author="Claude" w:date="2026-09-04T12:00:00Z">
        <w:r w:rsidDel="00000000" w:rsidR="00000000" w:rsidRPr="00000000">
          <w:rPr>
            <w:rtl w:val="0"/>
          </w:rPr>
          <w:delText xml:space="preserve"> produjo el recall más alto para </w:delText>
        </w:r>
      </w:del>
      <w:del w:id="7012" w:author="Claude" w:date="2026-09-04T12:00:00Z">
        <w:r w:rsidDel="00000000" w:rsidR="00000000" w:rsidRPr="00000000">
          <w:rPr>
            <w:rFonts w:ascii="Courier New" w:cs="Courier New" w:eastAsia="Courier New" w:hAnsi="Courier New"/>
            <w:rtl w:val="0"/>
          </w:rPr>
          <w:delText xml:space="preserve">CR-01</w:delText>
        </w:r>
      </w:del>
      <w:del w:id="7013" w:author="Claude" w:date="2026-09-04T12:00:00Z">
        <w:r w:rsidDel="00000000" w:rsidR="00000000" w:rsidRPr="00000000">
          <w:rPr>
            <w:rtl w:val="0"/>
          </w:rPr>
          <w:delText xml:space="preserve">. Por lo tanto, el veredicto se formuló por combinación: el primer perfil se retuvo como configuración operativa mediante un criterio fijado antes de leer los resultados y el segundo como contraste especializado para cabeza descubierta y chaleco. No se estableció una jerarquía universal entre modelos.</w:delText>
        </w:r>
      </w:del>
      <w:ins w:id="7014" w:author="Claude" w:date="2026-09-04T12:00:00Z">
        <w:r>
          <w:rPr>
            <w:rtl w:val="0"/>
          </w:rPr>
          <w:t xml:space="preserve">La Tabla 61 muestra que la combinación gdino-tiny-560 alcanzó el mAP50 más alto en el agregado y en el núcleo curado, mientras que gdino-base-560 produjo el recall más alto para CR-01.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ins>
    </w:p>
    <w:p w:rsidR="00000000" w:rsidDel="00000000" w:rsidP="00000000" w:rsidRDefault="00000000" w:rsidRPr="00000000" w14:paraId="0000000A">
      <w:pPr>
        <w:keepNext w:val="1"/>
        <w:widowControl w:val="1"/>
        <w:spacing w:after="0" w:before="0" w:line="480" w:lineRule="auto"/>
        <w:ind w:left="0" w:right="0" w:firstLine="0"/>
        <w:rPr/>
      </w:pPr>
      <w:del w:id="7015" w:author="Claude" w:date="2026-09-04T12:00:00Z">
        <w:r w:rsidDel="00000000" w:rsidR="00000000" w:rsidRPr="00000000">
          <w:rPr>
            <w:b w:val="1"/>
            <w:bCs w:val="1"/>
            <w:rtl w:val="0"/>
          </w:rPr>
          <w:delText xml:space="preserve">Tabla 62</w:delText>
        </w:r>
      </w:del>
      <w:ins w:id="7016" w:author="Claude" w:date="2026-09-04T12:00:00Z">
        <w:r>
          <w:rPr>
            <w:b w:val="1"/>
            <w:bCs w:val="1"/>
            <w:rtl w:val="0"/>
          </w:rPr>
          <w:t xml:space="preserve">Tabla 61</w:t>
        </w:r>
      </w:ins>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9360.0" w:type="dxa"/>
        <w:jc w:val="center"/>
        <w:tblLayout w:type="fixed"/>
        <w:tblLook w:val="0400"/>
      </w:tblPr>
      <w:tblGrid>
        <w:gridCol w:w="1900"/>
        <w:gridCol w:w="1300"/>
        <w:gridCol w:w="1300"/>
        <w:gridCol w:w="1200"/>
        <w:gridCol w:w="3660"/>
        <w:tblGridChange w:id="0">
          <w:tblGrid>
            <w:gridCol w:w="1900"/>
            <w:gridCol w:w="1300"/>
            <w:gridCol w:w="1300"/>
            <w:gridCol w:w="1200"/>
            <w:gridCol w:w="36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240" w:lineRule="auto"/>
              <w:ind w:left="0" w:right="0" w:firstLine="0"/>
              <w:jc w:val="left"/>
              <w:rPr/>
            </w:pPr>
            <w:r w:rsidDel="00000000" w:rsidR="00000000" w:rsidRPr="00000000">
              <w:rPr>
                <w:b w:val="1"/>
                <w:bCs w:val="1"/>
                <w:sz w:val="17"/>
                <w:szCs w:val="17"/>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240" w:lineRule="auto"/>
              <w:ind w:left="0" w:right="0" w:firstLine="0"/>
              <w:jc w:val="center"/>
              <w:rPr/>
            </w:pPr>
            <w:r w:rsidDel="00000000" w:rsidR="00000000" w:rsidRPr="00000000">
              <w:rPr>
                <w:b w:val="1"/>
                <w:bCs w:val="1"/>
                <w:sz w:val="17"/>
                <w:szCs w:val="17"/>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240" w:lineRule="auto"/>
              <w:ind w:left="0" w:right="0" w:firstLine="0"/>
              <w:jc w:val="center"/>
              <w:rPr/>
            </w:pPr>
            <w:r w:rsidDel="00000000" w:rsidR="00000000" w:rsidRPr="00000000">
              <w:rPr>
                <w:b w:val="1"/>
                <w:bCs w:val="1"/>
                <w:sz w:val="17"/>
                <w:szCs w:val="17"/>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240" w:lineRule="auto"/>
              <w:ind w:left="0" w:right="0" w:firstLine="0"/>
              <w:jc w:val="center"/>
              <w:rPr/>
            </w:pPr>
            <w:r w:rsidDel="00000000" w:rsidR="00000000" w:rsidRPr="00000000">
              <w:rPr>
                <w:b w:val="1"/>
                <w:bCs w:val="1"/>
                <w:sz w:val="17"/>
                <w:szCs w:val="17"/>
                <w:rtl w:val="0"/>
              </w:rPr>
              <w:t xml:space="preserve">Recall </w:t>
            </w:r>
            <w:r w:rsidDel="00000000" w:rsidR="00000000" w:rsidRPr="00000000">
              <w:rPr>
                <w:rFonts w:ascii="Courier New" w:cs="Courier New" w:eastAsia="Courier New" w:hAnsi="Courier New"/>
                <w:b w:val="1"/>
                <w:bCs w:val="1"/>
                <w:sz w:val="16"/>
                <w:szCs w:val="16"/>
                <w:rtl w:val="0"/>
              </w:rPr>
              <w:t xml:space="preserve">CR-01</w:t>
            </w:r>
            <w:r w:rsidDel="00000000" w:rsidR="00000000" w:rsidRPr="00000000">
              <w:rPr>
                <w:b w:val="1"/>
                <w:bCs w:val="1"/>
                <w:sz w:val="17"/>
                <w:szCs w:val="17"/>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240" w:lineRule="auto"/>
              <w:ind w:left="0" w:right="0" w:firstLine="0"/>
              <w:jc w:val="left"/>
              <w:rPr/>
            </w:pPr>
            <w:r w:rsidDel="00000000" w:rsidR="00000000" w:rsidRPr="00000000">
              <w:rPr>
                <w:b w:val="1"/>
                <w:bCs w:val="1"/>
                <w:sz w:val="17"/>
                <w:szCs w:val="17"/>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gdino-tiny-560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240" w:lineRule="auto"/>
              <w:ind w:left="0" w:right="0" w:firstLine="0"/>
              <w:jc w:val="center"/>
              <w:rPr/>
            </w:pPr>
            <w:r w:rsidDel="00000000" w:rsidR="00000000" w:rsidRPr="00000000">
              <w:rPr>
                <w:sz w:val="17"/>
                <w:szCs w:val="17"/>
                <w:rtl w:val="0"/>
              </w:rPr>
              <w:t xml:space="preserve">0,551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240" w:lineRule="auto"/>
              <w:ind w:left="0" w:right="0" w:firstLine="0"/>
              <w:jc w:val="center"/>
              <w:rPr/>
            </w:pPr>
            <w:r w:rsidDel="00000000" w:rsidR="00000000" w:rsidRPr="00000000">
              <w:rPr>
                <w:sz w:val="17"/>
                <w:szCs w:val="17"/>
                <w:rtl w:val="0"/>
              </w:rPr>
              <w:t xml:space="preserve">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240" w:lineRule="auto"/>
              <w:ind w:left="0" w:right="0" w:firstLine="0"/>
              <w:jc w:val="center"/>
              <w:rPr/>
            </w:pPr>
            <w:r w:rsidDel="00000000" w:rsidR="00000000" w:rsidRPr="00000000">
              <w:rPr>
                <w:sz w:val="17"/>
                <w:szCs w:val="17"/>
                <w:rtl w:val="0"/>
              </w:rPr>
              <w:t xml:space="preserve">0,308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240" w:lineRule="auto"/>
              <w:ind w:left="0" w:right="0" w:firstLine="0"/>
              <w:jc w:val="left"/>
              <w:rPr/>
            </w:pPr>
            <w:r w:rsidDel="00000000" w:rsidR="00000000" w:rsidRPr="00000000">
              <w:rPr>
                <w:sz w:val="17"/>
                <w:szCs w:val="17"/>
                <w:rtl w:val="0"/>
              </w:rPr>
              <w:t xml:space="preserve">Retenida como perfil operativo por liderar el mAP50 en las dos escalas reportadas.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gdino-base-560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240" w:lineRule="auto"/>
              <w:ind w:left="0" w:right="0" w:firstLine="0"/>
              <w:jc w:val="center"/>
              <w:rPr/>
            </w:pPr>
            <w:r w:rsidDel="00000000" w:rsidR="00000000" w:rsidRPr="00000000">
              <w:rPr>
                <w:sz w:val="17"/>
                <w:szCs w:val="17"/>
                <w:rtl w:val="0"/>
              </w:rPr>
              <w:t xml:space="preserve">0,525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240" w:lineRule="auto"/>
              <w:ind w:left="0" w:right="0" w:firstLine="0"/>
              <w:jc w:val="center"/>
              <w:rPr/>
            </w:pPr>
            <w:r w:rsidDel="00000000" w:rsidR="00000000" w:rsidRPr="00000000">
              <w:rPr>
                <w:sz w:val="17"/>
                <w:szCs w:val="17"/>
                <w:rtl w:val="0"/>
              </w:rPr>
              <w:t xml:space="preserve">0,474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240" w:lineRule="auto"/>
              <w:ind w:left="0" w:right="0" w:firstLine="0"/>
              <w:jc w:val="center"/>
              <w:rPr/>
            </w:pPr>
            <w:r w:rsidDel="00000000" w:rsidR="00000000" w:rsidRPr="00000000">
              <w:rPr>
                <w:sz w:val="17"/>
                <w:szCs w:val="17"/>
                <w:rtl w:val="0"/>
              </w:rPr>
              <w:t xml:space="preserve">0,599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240" w:lineRule="auto"/>
              <w:ind w:left="0" w:right="0" w:firstLine="0"/>
              <w:jc w:val="left"/>
              <w:rPr/>
            </w:pPr>
            <w:r w:rsidDel="00000000" w:rsidR="00000000" w:rsidRPr="00000000">
              <w:rPr>
                <w:sz w:val="17"/>
                <w:szCs w:val="17"/>
                <w:rtl w:val="0"/>
              </w:rPr>
              <w:t xml:space="preserve">Retenida como contraste de mayor cobertura para </w:t>
            </w:r>
            <w:r w:rsidDel="00000000" w:rsidR="00000000" w:rsidRPr="00000000">
              <w:rPr>
                <w:rFonts w:ascii="Courier New" w:cs="Courier New" w:eastAsia="Courier New" w:hAnsi="Courier New"/>
                <w:sz w:val="16"/>
                <w:szCs w:val="16"/>
                <w:rtl w:val="0"/>
              </w:rPr>
              <w:t xml:space="preserve">CR-01</w:t>
            </w:r>
            <w:r w:rsidDel="00000000" w:rsidR="00000000" w:rsidRPr="00000000">
              <w:rPr>
                <w:sz w:val="17"/>
                <w:szCs w:val="17"/>
                <w:rtl w:val="0"/>
              </w:rPr>
              <w:t xml:space="preserve"> y chaleco.</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yoloe-26x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240" w:lineRule="auto"/>
              <w:ind w:left="0" w:right="0" w:firstLine="0"/>
              <w:jc w:val="center"/>
              <w:rPr/>
            </w:pPr>
            <w:r w:rsidDel="00000000" w:rsidR="00000000" w:rsidRPr="00000000">
              <w:rPr>
                <w:sz w:val="17"/>
                <w:szCs w:val="17"/>
                <w:rtl w:val="0"/>
              </w:rPr>
              <w:t xml:space="preserve">0,442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240" w:lineRule="auto"/>
              <w:ind w:left="0" w:right="0" w:firstLine="0"/>
              <w:jc w:val="center"/>
              <w:rPr/>
            </w:pPr>
            <w:r w:rsidDel="00000000" w:rsidR="00000000" w:rsidRPr="00000000">
              <w:rPr>
                <w:sz w:val="17"/>
                <w:szCs w:val="17"/>
                <w:rtl w:val="0"/>
              </w:rPr>
              <w:t xml:space="preserve">0,405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240" w:lineRule="auto"/>
              <w:ind w:left="0" w:right="0" w:firstLine="0"/>
              <w:jc w:val="center"/>
              <w:rPr/>
            </w:pPr>
            <w:r w:rsidDel="00000000" w:rsidR="00000000" w:rsidRPr="00000000">
              <w:rPr>
                <w:sz w:val="17"/>
                <w:szCs w:val="17"/>
                <w:rtl w:val="0"/>
              </w:rPr>
              <w:t xml:space="preserve">0,000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240" w:lineRule="auto"/>
              <w:ind w:left="0" w:right="0" w:firstLine="0"/>
              <w:jc w:val="left"/>
              <w:rPr/>
            </w:pPr>
            <w:r w:rsidDel="00000000" w:rsidR="00000000" w:rsidRPr="00000000">
              <w:rPr>
                <w:sz w:val="17"/>
                <w:szCs w:val="17"/>
                <w:rtl w:val="0"/>
              </w:rPr>
              <w:t xml:space="preserve">No apta para </w:t>
            </w:r>
            <w:r w:rsidDel="00000000" w:rsidR="00000000" w:rsidRPr="00000000">
              <w:rPr>
                <w:rFonts w:ascii="Courier New" w:cs="Courier New" w:eastAsia="Courier New" w:hAnsi="Courier New"/>
                <w:sz w:val="16"/>
                <w:szCs w:val="16"/>
                <w:rtl w:val="0"/>
              </w:rPr>
              <w:t xml:space="preserve">CR-01</w:t>
            </w:r>
            <w:r w:rsidDel="00000000" w:rsidR="00000000" w:rsidRPr="00000000">
              <w:rPr>
                <w:sz w:val="17"/>
                <w:szCs w:val="17"/>
                <w:rtl w:val="0"/>
              </w:rPr>
              <w:t xml:space="preserve"> bajo esta formulación: no recuperó cabeza descubierta.</w:t>
            </w:r>
            <w:r w:rsidDel="00000000" w:rsidR="00000000" w:rsidRPr="00000000">
              <w:rPr>
                <w:rtl w:val="0"/>
              </w:rPr>
            </w:r>
          </w:p>
        </w:tc>
      </w:tr>
    </w:tbl>
    <w:p w:rsidR="00000000" w:rsidDel="00000000" w:rsidP="00000000" w:rsidRDefault="00000000" w:rsidRPr="00000000" w14:paraId="00000020">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El denominador del agregado es el banco completo. El recall de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se informa sobre 5.313 positivos de referencia.</w:t>
      </w:r>
    </w:p>
    <w:p w:rsidR="00000000" w:rsidDel="00000000" w:rsidP="00000000" w:rsidRDefault="00000000" w:rsidRPr="00000000" w14:paraId="00000021">
      <w:pPr>
        <w:widowControl w:val="1"/>
        <w:spacing w:after="0" w:before="0" w:line="480" w:lineRule="auto"/>
        <w:ind w:left="0" w:right="0" w:firstLine="720"/>
        <w:rPr/>
      </w:pPr>
      <w:del w:id="7017" w:author="Claude" w:date="2026-09-04T12:00:00Z">
        <w:r w:rsidDel="00000000" w:rsidR="00000000" w:rsidRPr="00000000">
          <w:rPr>
            <w:rtl w:val="0"/>
          </w:rPr>
          <w:delText xml:space="preserve">La especialización del perfil base también apareció en chaleco: registró AP 0,582 frente a 0,520 del perfil operativo en el estrato de mayor cobertura de esa clase (n = 1.330 imágenes). En los tres estratos, persona y casco se mantuvieron entre 0,70 y 0,89 de AP, mientras que chaleco quedó entre 0,55 y 0,58. La asimetría no dependió de una única fuente, sino que se sostuvo en los estratos de 147, 1.330 y 5.000 imágenes.</w:delText>
        </w:r>
      </w:del>
      <w:ins w:id="7018" w:author="Claude" w:date="2026-09-04T12:00:00Z">
        <w:r>
          <w:rPr>
            <w:rtl w:val="0"/>
          </w:rPr>
          <w:t xml:space="preserve">La especialización del perfil base también apareció en chaleco, con AP 0,582 frente a 0,520 del perfil operativo sobre el estrato de mayor cobertura de esa clase. En los tres estratos, persona y casco se mantuvieron entre 0,70 y 0,89 de AP, mientras que chaleco quedó entre 0,55 y 0,58. La asimetría no dependió de una única fuente, porque se sostuvo en los tres.</w:t>
        </w:r>
      </w:ins>
    </w:p>
    <w:p w:rsidR="00000000" w:rsidDel="00000000" w:rsidP="00000000" w:rsidRDefault="00000000" w:rsidRPr="00000000" w14:paraId="00000022">
      <w:pPr>
        <w:widowControl w:val="1"/>
        <w:spacing w:after="0" w:before="0" w:line="480" w:lineRule="auto"/>
        <w:ind w:left="0" w:right="0" w:firstLine="720"/>
        <w:rPr/>
      </w:pPr>
      <w:del w:id="7019" w:author="Claude" w:date="2026-09-04T12:00:00Z">
        <w:r w:rsidDel="00000000" w:rsidR="00000000" w:rsidRPr="00000000">
          <w:rPr>
            <w:rtl w:val="0"/>
          </w:rPr>
          <w:delText xml:space="preserve">La familia YOLOE presentó una limitación distinta: sus cuatro variantes produjeron AP 0,000 para </w:delText>
        </w:r>
      </w:del>
      <w:del w:id="7020" w:author="Claude" w:date="2026-09-04T12:00:00Z">
        <w:r w:rsidDel="00000000" w:rsidR="00000000" w:rsidRPr="00000000">
          <w:rPr>
            <w:rFonts w:ascii="Courier New" w:cs="Courier New" w:eastAsia="Courier New" w:hAnsi="Courier New"/>
            <w:rtl w:val="0"/>
          </w:rPr>
          <w:delText xml:space="preserve">bare_head</w:delText>
        </w:r>
      </w:del>
      <w:del w:id="7021" w:author="Claude" w:date="2026-09-04T12:00:00Z">
        <w:r w:rsidDel="00000000" w:rsidR="00000000" w:rsidRPr="00000000">
          <w:rPr>
            <w:rtl w:val="0"/>
          </w:rPr>
          <w:delText xml:space="preserve"> en el estrato con clase nativa de cabeza descubierta (n = 5.000 imágenes). Aunque la familia resultó adecuada para rutas de mayor velocidad, esa ceguera la volvió inservible para </w:delText>
        </w:r>
      </w:del>
      <w:del w:id="7022" w:author="Claude" w:date="2026-09-04T12:00:00Z">
        <w:r w:rsidDel="00000000" w:rsidR="00000000" w:rsidRPr="00000000">
          <w:rPr>
            <w:rFonts w:ascii="Courier New" w:cs="Courier New" w:eastAsia="Courier New" w:hAnsi="Courier New"/>
            <w:rtl w:val="0"/>
          </w:rPr>
          <w:delText xml:space="preserve">CR-01</w:delText>
        </w:r>
      </w:del>
      <w:del w:id="7023" w:author="Claude" w:date="2026-09-04T12:00:00Z">
        <w:r w:rsidDel="00000000" w:rsidR="00000000" w:rsidRPr="00000000">
          <w:rPr>
            <w:rtl w:val="0"/>
          </w:rPr>
          <w:delText xml:space="preserve"> en la configuración evaluada.</w:delText>
        </w:r>
      </w:del>
      <w:ins w:id="7024" w:author="Claude" w:date="2026-09-04T12:00:00Z">
        <w:r>
          <w:rPr>
            <w:rtl w:val="0"/>
          </w:rPr>
          <w:t xml:space="preserve">La familia YOLOE presentó una limitación distinta. Sus cuatro variantes produjeron AP 0,000 para bare_head, la clase de cabeza descubierta, en el estrato que la anota de forma nativa. Aunque resultó adecuada para rutas de mayor velocidad, esa ceguera la volvió inservible para CR-01 en la configuración evaluada.</w:t>
        </w:r>
      </w:ins>
    </w:p>
    <w:p w:rsidR="00000000" w:rsidDel="00000000" w:rsidP="00000000" w:rsidRDefault="00000000" w:rsidRPr="00000000" w14:paraId="00000023">
      <w:pPr>
        <w:widowControl w:val="1"/>
        <w:spacing w:after="0" w:before="0" w:line="480" w:lineRule="auto"/>
        <w:ind w:left="0" w:right="0" w:firstLine="720"/>
        <w:rPr/>
      </w:pPr>
      <w:del w:id="7025" w:author="Claude" w:date="2026-09-04T12:00:00Z">
        <w:r w:rsidDel="00000000" w:rsidR="00000000" w:rsidRPr="00000000">
          <w:rPr>
            <w:rtl w:val="0"/>
          </w:rPr>
          <w:delText xml:space="preserve">La extensibilidad semántica se ejerció con una clase nueva (n = 1) y requirió 0 corridas de entrenamiento. La incorporación se resolvió mediante un archivo de 48 líneas y 9 minutos de trabajo, y alcanzó AP@0,5 de 0,662 sobre 99 cajas de referencia. El costo reducido no eliminó la necesidad de validación semántica: sobre el mismo material (n = 99 cajas de referencia), un sinónimo produjo 0 detecciones, mientras que otra palabra generó 252 cajas y ninguna fue correcta.</w:delText>
        </w:r>
      </w:del>
      <w:ins w:id="7026" w:author="Claude" w:date="2026-09-04T12:00:00Z">
        <w:r>
          <w:rPr>
            <w:rtl w:val="0"/>
          </w:rPr>
          <w:t xml:space="preserve">La extensibilidad semántica se ejerció sobre una clase nueva, cuyo costo de incorporación informa la sección 17.4.8. Sin ninguna corrida de entrenamiento alcanzó AP50 de 0,662 sobre 99 cajas de referencia. El costo reducido no eliminó la necesidad de validación semántica. Sobre el mismo material, un sinónimo produjo 0 detecciones y otra palabra generó 252 cajas, ninguna correcta.</w:t>
        </w:r>
      </w:ins>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pPr>
      <w:del w:id="7027" w:author="Claude" w:date="2026-09-04T12:00:00Z">
        <w:r w:rsidDel="00000000" w:rsidR="00000000" w:rsidRPr="00000000">
          <w:rPr>
            <w:rtl w:val="0"/>
          </w:rPr>
          <w:delText xml:space="preserve">El nivel intermedio evaluó si la evidencia perceptiva permitía determinar el estado observable de cada persona. La calibración se realizó sobre una mitad del material y las métricas sobre la otra, con IoU mayor o igual que 0,5. Se compararon </w:delText>
        </w:r>
      </w:del>
      <w:del w:id="7028" w:author="Claude" w:date="2026-09-04T12:00:00Z">
        <w:r w:rsidDel="00000000" w:rsidR="00000000" w:rsidRPr="00000000">
          <w:rPr>
            <w:rFonts w:ascii="Courier New" w:cs="Courier New" w:eastAsia="Courier New" w:hAnsi="Courier New"/>
            <w:rtl w:val="0"/>
          </w:rPr>
          <w:delText xml:space="preserve">E-IND</w:delText>
        </w:r>
      </w:del>
      <w:del w:id="7029" w:author="Claude" w:date="2026-09-04T12:00:00Z">
        <w:r w:rsidDel="00000000" w:rsidR="00000000" w:rsidRPr="00000000">
          <w:rPr>
            <w:rtl w:val="0"/>
          </w:rPr>
          <w:delText xml:space="preserve">, estrategia indirecta que reconstruye la ausencia desde evidencia positiva, y </w:delText>
        </w:r>
      </w:del>
      <w:del w:id="7030" w:author="Claude" w:date="2026-09-04T12:00:00Z">
        <w:r w:rsidDel="00000000" w:rsidR="00000000" w:rsidRPr="00000000">
          <w:rPr>
            <w:rFonts w:ascii="Courier New" w:cs="Courier New" w:eastAsia="Courier New" w:hAnsi="Courier New"/>
            <w:rtl w:val="0"/>
          </w:rPr>
          <w:delText xml:space="preserve">E-DIR</w:delText>
        </w:r>
      </w:del>
      <w:del w:id="7031" w:author="Claude" w:date="2026-09-04T12:00:00Z">
        <w:r w:rsidDel="00000000" w:rsidR="00000000" w:rsidRPr="00000000">
          <w:rPr>
            <w:rtl w:val="0"/>
          </w:rPr>
          <w:delText xml:space="preserve">, formulación directa retenida para el contraste.</w:delText>
        </w:r>
      </w:del>
      <w:ins w:id="7032" w:author="Claude" w:date="2026-09-04T12:00:00Z">
        <w:r>
          <w:rPr>
            <w:rtl w:val="0"/>
          </w:rPr>
          <w:t xml:space="preserve">El nivel intermedio evaluó si la evidencia perceptiva permitía determinar el estado observable de cada persona. La calibración se realizó sobre una mitad del material y las métricas sobre la otra, con IoU mayor o igual que 0,5. Se compararon E-IND, la estrategia indirecta que reconstruye la ausencia desde evidencia positiva, y E-DIR, la formulación directa retenida para el contraste. La Tabla 62 reúne los resultados.</w:t>
        </w:r>
      </w:ins>
    </w:p>
    <w:p w:rsidR="00000000" w:rsidDel="00000000" w:rsidP="00000000" w:rsidRDefault="00000000" w:rsidRPr="00000000" w14:paraId="00000026">
      <w:pPr>
        <w:keepNext w:val="1"/>
        <w:widowControl w:val="1"/>
        <w:spacing w:after="0" w:before="0" w:line="480" w:lineRule="auto"/>
        <w:ind w:left="0" w:right="0" w:firstLine="0"/>
        <w:rPr/>
      </w:pPr>
      <w:del w:id="7033" w:author="Claude" w:date="2026-09-04T12:00:00Z">
        <w:r w:rsidDel="00000000" w:rsidR="00000000" w:rsidRPr="00000000">
          <w:rPr>
            <w:b w:val="1"/>
            <w:bCs w:val="1"/>
            <w:rtl w:val="0"/>
          </w:rPr>
          <w:delText xml:space="preserve">Tabla 63</w:delText>
        </w:r>
      </w:del>
      <w:ins w:id="7034" w:author="Claude" w:date="2026-09-04T12:00:00Z">
        <w:r>
          <w:rPr>
            <w:b w:val="1"/>
            <w:bCs w:val="1"/>
            <w:rtl w:val="0"/>
          </w:rPr>
          <w:t xml:space="preserve">Tabla 62</w:t>
        </w:r>
      </w:ins>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9360.0" w:type="dxa"/>
        <w:jc w:val="center"/>
        <w:tblLayout w:type="fixed"/>
        <w:tblLook w:val="0400"/>
      </w:tblPr>
      <w:tblGrid>
        <w:gridCol w:w="1900"/>
        <w:gridCol w:w="1700"/>
        <w:gridCol w:w="1500"/>
        <w:gridCol w:w="1900"/>
        <w:gridCol w:w="2360"/>
        <w:tblGridChange w:id="0">
          <w:tblGrid>
            <w:gridCol w:w="1900"/>
            <w:gridCol w:w="1700"/>
            <w:gridCol w:w="1500"/>
            <w:gridCol w:w="1900"/>
            <w:gridCol w:w="23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240" w:lineRule="auto"/>
              <w:ind w:left="0" w:right="0" w:firstLine="0"/>
              <w:jc w:val="left"/>
              <w:rPr/>
            </w:pPr>
            <w:r w:rsidDel="00000000" w:rsidR="00000000" w:rsidRPr="00000000">
              <w:rPr>
                <w:b w:val="1"/>
                <w:bCs w:val="1"/>
                <w:sz w:val="17"/>
                <w:szCs w:val="17"/>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240" w:lineRule="auto"/>
              <w:ind w:left="0" w:right="0" w:firstLine="0"/>
              <w:jc w:val="center"/>
              <w:rPr/>
            </w:pPr>
            <w:r w:rsidDel="00000000" w:rsidR="00000000" w:rsidRPr="00000000">
              <w:rPr>
                <w:b w:val="1"/>
                <w:bCs w:val="1"/>
                <w:sz w:val="17"/>
                <w:szCs w:val="17"/>
                <w:rtl w:val="0"/>
              </w:rPr>
              <w:t xml:space="preserve">Resultado </w:t>
            </w:r>
            <w:r w:rsidDel="00000000" w:rsidR="00000000" w:rsidRPr="00000000">
              <w:rPr>
                <w:rFonts w:ascii="Courier New" w:cs="Courier New" w:eastAsia="Courier New" w:hAnsi="Courier New"/>
                <w:b w:val="1"/>
                <w:bCs w:val="1"/>
                <w:sz w:val="16"/>
                <w:szCs w:val="16"/>
                <w:rtl w:val="0"/>
              </w:rPr>
              <w:t xml:space="preserve">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240" w:lineRule="auto"/>
              <w:ind w:left="0" w:right="0" w:firstLine="0"/>
              <w:jc w:val="center"/>
              <w:rPr/>
            </w:pPr>
            <w:r w:rsidDel="00000000" w:rsidR="00000000" w:rsidRPr="00000000">
              <w:rPr>
                <w:b w:val="1"/>
                <w:bCs w:val="1"/>
                <w:sz w:val="17"/>
                <w:szCs w:val="17"/>
                <w:rtl w:val="0"/>
              </w:rPr>
              <w:t xml:space="preserve">Contraste </w:t>
            </w:r>
            <w:r w:rsidDel="00000000" w:rsidR="00000000" w:rsidRPr="00000000">
              <w:rPr>
                <w:rFonts w:ascii="Courier New" w:cs="Courier New" w:eastAsia="Courier New" w:hAnsi="Courier New"/>
                <w:b w:val="1"/>
                <w:bCs w:val="1"/>
                <w:sz w:val="16"/>
                <w:szCs w:val="16"/>
                <w:rtl w:val="0"/>
              </w:rPr>
              <w:t xml:space="preserve">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240" w:lineRule="auto"/>
              <w:ind w:left="0" w:right="0" w:firstLine="0"/>
              <w:jc w:val="center"/>
              <w:rPr/>
            </w:pPr>
            <w:r w:rsidDel="00000000" w:rsidR="00000000" w:rsidRPr="00000000">
              <w:rPr>
                <w:b w:val="1"/>
                <w:bCs w:val="1"/>
                <w:sz w:val="17"/>
                <w:szCs w:val="17"/>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240" w:lineRule="auto"/>
              <w:ind w:left="0" w:right="0" w:firstLine="0"/>
              <w:jc w:val="left"/>
              <w:rPr/>
            </w:pPr>
            <w:r w:rsidDel="00000000" w:rsidR="00000000" w:rsidRPr="00000000">
              <w:rPr>
                <w:b w:val="1"/>
                <w:bCs w:val="1"/>
                <w:sz w:val="17"/>
                <w:szCs w:val="17"/>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240" w:lineRule="auto"/>
              <w:ind w:left="0" w:right="0" w:firstLine="0"/>
              <w:jc w:val="left"/>
              <w:rPr/>
            </w:pPr>
            <w:r w:rsidDel="00000000" w:rsidR="00000000" w:rsidRPr="00000000">
              <w:rPr>
                <w:sz w:val="17"/>
                <w:szCs w:val="17"/>
                <w:rtl w:val="0"/>
              </w:rPr>
              <w:t xml:space="preserve">Imágenes,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240" w:lineRule="auto"/>
              <w:ind w:left="0" w:right="0" w:firstLine="0"/>
              <w:jc w:val="center"/>
              <w:rPr/>
            </w:pPr>
            <w:r w:rsidDel="00000000" w:rsidR="00000000" w:rsidRPr="00000000">
              <w:rPr>
                <w:sz w:val="17"/>
                <w:szCs w:val="17"/>
                <w:rtl w:val="0"/>
              </w:rPr>
              <w:t xml:space="preserve">F1 0,546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240" w:lineRule="auto"/>
              <w:ind w:left="0" w:right="0" w:firstLine="0"/>
              <w:jc w:val="center"/>
              <w:rPr/>
            </w:pPr>
            <w:r w:rsidDel="00000000" w:rsidR="00000000" w:rsidRPr="00000000">
              <w:rPr>
                <w:sz w:val="17"/>
                <w:szCs w:val="17"/>
                <w:rtl w:val="0"/>
              </w:rPr>
              <w:t xml:space="preserve">F1 0,188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240" w:lineRule="auto"/>
              <w:ind w:left="0" w:right="0" w:firstLine="0"/>
              <w:jc w:val="center"/>
              <w:rPr/>
            </w:pPr>
            <w:r w:rsidDel="00000000" w:rsidR="00000000" w:rsidRPr="00000000">
              <w:rPr>
                <w:sz w:val="17"/>
                <w:szCs w:val="17"/>
                <w:rtl w:val="0"/>
              </w:rPr>
              <w:t xml:space="preserve">n+ = 2.487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240" w:lineRule="auto"/>
              <w:ind w:left="0" w:right="0" w:firstLine="0"/>
              <w:jc w:val="left"/>
              <w:rPr/>
            </w:pPr>
            <w:r w:rsidDel="00000000" w:rsidR="00000000" w:rsidRPr="00000000">
              <w:rPr>
                <w:sz w:val="17"/>
                <w:szCs w:val="17"/>
                <w:rtl w:val="0"/>
              </w:rPr>
              <w:t xml:space="preserve">Los intervalos de confianza no se solaparon.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240" w:lineRule="auto"/>
              <w:ind w:left="0" w:right="0" w:firstLine="0"/>
              <w:jc w:val="left"/>
              <w:rPr/>
            </w:pPr>
            <w:r w:rsidDel="00000000" w:rsidR="00000000" w:rsidRPr="00000000">
              <w:rPr>
                <w:sz w:val="17"/>
                <w:szCs w:val="17"/>
                <w:rtl w:val="0"/>
              </w:rPr>
              <w:t xml:space="preserve">Núcleo curado,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240" w:lineRule="auto"/>
              <w:ind w:left="0" w:right="0" w:firstLine="0"/>
              <w:jc w:val="center"/>
              <w:rPr/>
            </w:pPr>
            <w:r w:rsidDel="00000000" w:rsidR="00000000" w:rsidRPr="00000000">
              <w:rPr>
                <w:sz w:val="17"/>
                <w:szCs w:val="17"/>
                <w:rtl w:val="0"/>
              </w:rPr>
              <w:t xml:space="preserve">F1 0,408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240" w:lineRule="auto"/>
              <w:ind w:left="0" w:right="0" w:firstLine="0"/>
              <w:jc w:val="center"/>
              <w:rPr/>
            </w:pPr>
            <w:r w:rsidDel="00000000" w:rsidR="00000000" w:rsidRPr="00000000">
              <w:rPr>
                <w:sz w:val="17"/>
                <w:szCs w:val="17"/>
                <w:rtl w:val="0"/>
              </w:rPr>
              <w:t xml:space="preserve">F1 0,189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240" w:lineRule="auto"/>
              <w:ind w:left="0" w:right="0" w:firstLine="0"/>
              <w:jc w:val="center"/>
              <w:rPr/>
            </w:pPr>
            <w:r w:rsidDel="00000000" w:rsidR="00000000" w:rsidRPr="00000000">
              <w:rPr>
                <w:sz w:val="17"/>
                <w:szCs w:val="17"/>
                <w:rtl w:val="0"/>
              </w:rPr>
              <w:t xml:space="preserve">n+ =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240" w:lineRule="auto"/>
              <w:ind w:left="0" w:right="0" w:firstLine="0"/>
              <w:jc w:val="left"/>
              <w:rPr/>
            </w:pPr>
            <w:r w:rsidDel="00000000" w:rsidR="00000000" w:rsidRPr="00000000">
              <w:rPr>
                <w:sz w:val="17"/>
                <w:szCs w:val="17"/>
                <w:rtl w:val="0"/>
              </w:rPr>
              <w:t xml:space="preserve">La ventaja se conservó en el estrato objetivo.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240" w:lineRule="auto"/>
              <w:ind w:left="0" w:right="0" w:firstLine="0"/>
              <w:jc w:val="left"/>
              <w:rPr/>
            </w:pPr>
            <w:r w:rsidDel="00000000" w:rsidR="00000000" w:rsidRPr="00000000">
              <w:rPr>
                <w:sz w:val="17"/>
                <w:szCs w:val="17"/>
                <w:rtl w:val="0"/>
              </w:rPr>
              <w:t xml:space="preserve">Imágenes, </w:t>
            </w:r>
            <w:r w:rsidDel="00000000" w:rsidR="00000000" w:rsidRPr="00000000">
              <w:rPr>
                <w:rFonts w:ascii="Courier New" w:cs="Courier New" w:eastAsia="Courier New" w:hAnsi="Courier New"/>
                <w:sz w:val="16"/>
                <w:szCs w:val="16"/>
                <w:rtl w:val="0"/>
              </w:rPr>
              <w:t xml:space="preserve">CR-02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240" w:lineRule="auto"/>
              <w:ind w:left="0" w:right="0" w:firstLine="0"/>
              <w:jc w:val="center"/>
              <w:rPr/>
            </w:pPr>
            <w:r w:rsidDel="00000000" w:rsidR="00000000" w:rsidRPr="00000000">
              <w:rPr>
                <w:sz w:val="17"/>
                <w:szCs w:val="17"/>
                <w:rtl w:val="0"/>
              </w:rPr>
              <w:t xml:space="preserve">F1 0,479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240" w:lineRule="auto"/>
              <w:ind w:left="0" w:right="0" w:firstLine="0"/>
              <w:jc w:val="center"/>
              <w:rPr/>
            </w:pPr>
            <w:r w:rsidDel="00000000" w:rsidR="00000000" w:rsidRPr="00000000">
              <w:rPr>
                <w:sz w:val="17"/>
                <w:szCs w:val="17"/>
                <w:rtl w:val="0"/>
              </w:rPr>
              <w:t xml:space="preserve">F1 0,418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240" w:lineRule="auto"/>
              <w:ind w:left="0" w:right="0" w:firstLine="0"/>
              <w:jc w:val="center"/>
              <w:rPr/>
            </w:pPr>
            <w:r w:rsidDel="00000000" w:rsidR="00000000" w:rsidRPr="00000000">
              <w:rPr>
                <w:sz w:val="17"/>
                <w:szCs w:val="17"/>
                <w:rtl w:val="0"/>
              </w:rPr>
              <w:t xml:space="preserve">n+ =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240" w:lineRule="auto"/>
              <w:ind w:left="0" w:right="0" w:firstLine="0"/>
              <w:jc w:val="left"/>
              <w:rPr/>
            </w:pPr>
            <w:r w:rsidDel="00000000" w:rsidR="00000000" w:rsidRPr="00000000">
              <w:rPr>
                <w:sz w:val="17"/>
                <w:szCs w:val="17"/>
                <w:rtl w:val="0"/>
              </w:rPr>
              <w:t xml:space="preserve">Un único estrato; el resultado no cerró la condición.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240" w:lineRule="auto"/>
              <w:ind w:left="0" w:right="0" w:firstLine="0"/>
              <w:jc w:val="left"/>
              <w:rPr/>
            </w:pPr>
            <w:r w:rsidDel="00000000" w:rsidR="00000000" w:rsidRPr="00000000">
              <w:rPr>
                <w:sz w:val="17"/>
                <w:szCs w:val="17"/>
                <w:rtl w:val="0"/>
              </w:rPr>
              <w:t xml:space="preserve">Video de obra real,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240" w:lineRule="auto"/>
              <w:ind w:left="0" w:right="0" w:firstLine="0"/>
              <w:jc w:val="center"/>
              <w:rPr/>
            </w:pPr>
            <w:r w:rsidDel="00000000" w:rsidR="00000000" w:rsidRPr="00000000">
              <w:rPr>
                <w:sz w:val="17"/>
                <w:szCs w:val="17"/>
                <w:rtl w:val="0"/>
              </w:rPr>
              <w:t xml:space="preserve">P 0,016 · R 0,467 · F1 0,031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240" w:lineRule="auto"/>
              <w:ind w:left="0" w:right="0" w:firstLine="0"/>
              <w:jc w:val="center"/>
              <w:rPr/>
            </w:pPr>
            <w:r w:rsidDel="00000000" w:rsidR="00000000" w:rsidRPr="00000000">
              <w:rPr>
                <w:sz w:val="17"/>
                <w:szCs w:val="17"/>
                <w:rtl w:val="0"/>
              </w:rPr>
              <w:t xml:space="preserve">No corresponde a esta 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240" w:lineRule="auto"/>
              <w:ind w:left="0" w:right="0" w:firstLine="0"/>
              <w:jc w:val="center"/>
              <w:rPr/>
            </w:pPr>
            <w:del w:id="7035" w:author="Claude" w:date="2026-09-04T12:00:00Z">
              <w:r w:rsidDel="00000000" w:rsidR="00000000" w:rsidRPr="00000000">
                <w:rPr>
                  <w:sz w:val="17"/>
                  <w:szCs w:val="17"/>
                  <w:rtl w:val="0"/>
                </w:rPr>
                <w:delText xml:space="preserve">n+ = 92 de 10.356 person-frames</w:delText>
              </w:r>
            </w:del>
            <w:ins w:id="7036" w:author="Claude" w:date="2026-09-04T12:00:00Z">
              <w:r>
                <w:rPr>
                  <w:rtl w:val="0"/>
                </w:rPr>
                <w:t xml:space="preserve">n+ = 92 de 10.356 cuadros con persona</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240" w:lineRule="auto"/>
              <w:ind w:left="0" w:right="0" w:firstLine="0"/>
              <w:jc w:val="left"/>
              <w:rPr/>
            </w:pPr>
            <w:r w:rsidDel="00000000" w:rsidR="00000000" w:rsidRPr="00000000">
              <w:rPr>
                <w:sz w:val="17"/>
                <w:szCs w:val="17"/>
                <w:rtl w:val="0"/>
              </w:rPr>
              <w:t xml:space="preserve">La caída provino de precisión, no de recall.</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240" w:lineRule="auto"/>
              <w:ind w:left="0" w:right="0" w:firstLine="0"/>
              <w:jc w:val="left"/>
              <w:rPr/>
            </w:pPr>
            <w:r w:rsidDel="00000000" w:rsidR="00000000" w:rsidRPr="00000000">
              <w:rPr>
                <w:sz w:val="17"/>
                <w:szCs w:val="17"/>
                <w:rtl w:val="0"/>
              </w:rPr>
              <w:t xml:space="preserve">Video de obra real, </w:t>
            </w:r>
            <w:r w:rsidDel="00000000" w:rsidR="00000000" w:rsidRPr="00000000">
              <w:rPr>
                <w:rFonts w:ascii="Courier New" w:cs="Courier New" w:eastAsia="Courier New" w:hAnsi="Courier New"/>
                <w:sz w:val="16"/>
                <w:szCs w:val="16"/>
                <w:rtl w:val="0"/>
              </w:rPr>
              <w:t xml:space="preserve">CR-02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240" w:lineRule="auto"/>
              <w:ind w:left="0" w:right="0" w:firstLine="0"/>
              <w:jc w:val="center"/>
              <w:rPr/>
            </w:pPr>
            <w:r w:rsidDel="00000000" w:rsidR="00000000" w:rsidRPr="00000000">
              <w:rPr>
                <w:sz w:val="17"/>
                <w:szCs w:val="17"/>
                <w:rtl w:val="0"/>
              </w:rPr>
              <w:t xml:space="preserve">P 0,009 · R 0,318 · F1 0,018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240" w:lineRule="auto"/>
              <w:ind w:left="0" w:right="0" w:firstLine="0"/>
              <w:jc w:val="center"/>
              <w:rPr/>
            </w:pPr>
            <w:r w:rsidDel="00000000" w:rsidR="00000000" w:rsidRPr="00000000">
              <w:rPr>
                <w:sz w:val="17"/>
                <w:szCs w:val="17"/>
                <w:rtl w:val="0"/>
              </w:rPr>
              <w:t xml:space="preserve">No corresponde a esta medición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240" w:lineRule="auto"/>
              <w:ind w:left="0" w:right="0" w:firstLine="0"/>
              <w:jc w:val="center"/>
              <w:rPr/>
            </w:pPr>
            <w:del w:id="7037" w:author="Claude" w:date="2026-09-04T12:00:00Z">
              <w:r w:rsidDel="00000000" w:rsidR="00000000" w:rsidRPr="00000000">
                <w:rPr>
                  <w:sz w:val="17"/>
                  <w:szCs w:val="17"/>
                  <w:rtl w:val="0"/>
                </w:rPr>
                <w:delText xml:space="preserve">n+ = 170 de 10.361 person-frames</w:delText>
              </w:r>
            </w:del>
            <w:ins w:id="7038" w:author="Claude" w:date="2026-09-04T12:00:00Z">
              <w:r>
                <w:rPr>
                  <w:rtl w:val="0"/>
                </w:rPr>
                <w:t xml:space="preserve">n+ = 170 de 10.361 cuadros con persona</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240" w:lineRule="auto"/>
              <w:ind w:left="0" w:right="0" w:firstLine="0"/>
              <w:jc w:val="left"/>
              <w:rPr/>
            </w:pPr>
            <w:r w:rsidDel="00000000" w:rsidR="00000000" w:rsidRPr="00000000">
              <w:rPr>
                <w:sz w:val="17"/>
                <w:szCs w:val="17"/>
                <w:rtl w:val="0"/>
              </w:rPr>
              <w:t xml:space="preserve">La misma frontera de juzgabilidad dominó el resultado.</w:t>
            </w:r>
            <w:r w:rsidDel="00000000" w:rsidR="00000000" w:rsidRPr="00000000">
              <w:rPr>
                <w:rtl w:val="0"/>
              </w:rPr>
            </w:r>
          </w:p>
        </w:tc>
      </w:tr>
    </w:tbl>
    <w:p w:rsidR="00000000" w:rsidDel="00000000" w:rsidP="00000000" w:rsidRDefault="00000000" w:rsidRPr="00000000" w14:paraId="00000046">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La medición sobre imágenes utilizó calibración en una mitad y evaluación en la otra. La medición sobre video de obra real abarcó 17 clips y no incluyó el motor temporal.</w:t>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048">
      <w:pPr>
        <w:widowControl w:val="1"/>
        <w:spacing w:after="0" w:before="0" w:line="480" w:lineRule="auto"/>
        <w:ind w:left="0" w:right="0" w:firstLine="720"/>
        <w:rPr/>
      </w:pPr>
      <w:del w:id="7039" w:author="Claude" w:date="2026-09-04T12:00:00Z">
        <w:r w:rsidDel="00000000" w:rsidR="00000000" w:rsidRPr="00000000">
          <w:rPr>
            <w:rtl w:val="0"/>
          </w:rPr>
          <w:delText xml:space="preserve">La medición sobre 17 clips de obra real mostró un cambio de régimen. Para </w:delText>
        </w:r>
      </w:del>
      <w:del w:id="7040" w:author="Claude" w:date="2026-09-04T12:00:00Z">
        <w:r w:rsidDel="00000000" w:rsidR="00000000" w:rsidRPr="00000000">
          <w:rPr>
            <w:rFonts w:ascii="Courier New" w:cs="Courier New" w:eastAsia="Courier New" w:hAnsi="Courier New"/>
            <w:rtl w:val="0"/>
          </w:rPr>
          <w:delText xml:space="preserve">CR-01</w:delText>
        </w:r>
      </w:del>
      <w:del w:id="7041" w:author="Claude" w:date="2026-09-04T12:00:00Z">
        <w:r w:rsidDel="00000000" w:rsidR="00000000" w:rsidRPr="00000000">
          <w:rPr>
            <w:rtl w:val="0"/>
          </w:rPr>
          <w:delText xml:space="preserve">, el recall se mantuvo en 0,467 sobre 92 positivos dentro de 10.356 person-frames; para </w:delText>
        </w:r>
      </w:del>
      <w:del w:id="7042" w:author="Claude" w:date="2026-09-04T12:00:00Z">
        <w:r w:rsidDel="00000000" w:rsidR="00000000" w:rsidRPr="00000000">
          <w:rPr>
            <w:rFonts w:ascii="Courier New" w:cs="Courier New" w:eastAsia="Courier New" w:hAnsi="Courier New"/>
            <w:rtl w:val="0"/>
          </w:rPr>
          <w:delText xml:space="preserve">CR-02</w:delText>
        </w:r>
      </w:del>
      <w:del w:id="7043" w:author="Claude" w:date="2026-09-04T12:00:00Z">
        <w:r w:rsidDel="00000000" w:rsidR="00000000" w:rsidRPr="00000000">
          <w:rPr>
            <w:rtl w:val="0"/>
          </w:rPr>
          <w:delText xml:space="preserve">, fue 0,318 sobre 170 positivos dentro de 10.361 person-frames. El F1 cayó por la acumulación de falsos positivos sobre personas cuyo estado no podía determinarse visualmente. El evaluador excluyó del denominador 1.414 person-frames no juzgables para </w:delText>
        </w:r>
      </w:del>
      <w:del w:id="7044" w:author="Claude" w:date="2026-09-04T12:00:00Z">
        <w:r w:rsidDel="00000000" w:rsidR="00000000" w:rsidRPr="00000000">
          <w:rPr>
            <w:rFonts w:ascii="Courier New" w:cs="Courier New" w:eastAsia="Courier New" w:hAnsi="Courier New"/>
            <w:rtl w:val="0"/>
          </w:rPr>
          <w:delText xml:space="preserve">CR-01</w:delText>
        </w:r>
      </w:del>
      <w:del w:id="7045" w:author="Claude" w:date="2026-09-04T12:00:00Z">
        <w:r w:rsidDel="00000000" w:rsidR="00000000" w:rsidRPr="00000000">
          <w:rPr>
            <w:rtl w:val="0"/>
          </w:rPr>
          <w:delText xml:space="preserve"> y 1.409 para </w:delText>
        </w:r>
      </w:del>
      <w:del w:id="7046" w:author="Claude" w:date="2026-09-04T12:00:00Z">
        <w:r w:rsidDel="00000000" w:rsidR="00000000" w:rsidRPr="00000000">
          <w:rPr>
            <w:rFonts w:ascii="Courier New" w:cs="Courier New" w:eastAsia="Courier New" w:hAnsi="Courier New"/>
            <w:rtl w:val="0"/>
          </w:rPr>
          <w:delText xml:space="preserve">CR-02</w:delText>
        </w:r>
      </w:del>
      <w:del w:id="7047" w:author="Claude" w:date="2026-09-04T12:00:00Z">
        <w:r w:rsidDel="00000000" w:rsidR="00000000" w:rsidRPr="00000000">
          <w:rPr>
            <w:rtl w:val="0"/>
          </w:rPr>
          <w:delText xml:space="preserve">, pero cualquier predicción emitida sobre ellos se contabilizó como falso positivo.</w:delText>
        </w:r>
      </w:del>
      <w:ins w:id="7048" w:author="Claude" w:date="2026-09-04T12:00:00Z">
        <w:r>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y 1.409 para CR-02, y contabilizó como falso positivo cualquier predicción emitida sobre ellos.</w:t>
        </w:r>
      </w:ins>
    </w:p>
    <w:p w:rsidR="00000000" w:rsidDel="00000000" w:rsidP="00000000" w:rsidRDefault="00000000" w:rsidRPr="00000000" w14:paraId="00000049">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A">
      <w:pPr>
        <w:widowControl w:val="1"/>
        <w:spacing w:after="0" w:before="0" w:line="480" w:lineRule="auto"/>
        <w:ind w:left="0" w:right="0" w:firstLine="720"/>
        <w:rPr/>
      </w:pPr>
      <w:del w:id="7049" w:author="Claude" w:date="2026-09-04T12:00:00Z">
        <w:r w:rsidDel="00000000" w:rsidR="00000000" w:rsidRPr="00000000">
          <w:rPr>
            <w:rtl w:val="0"/>
          </w:rPr>
          <w:delText xml:space="preserve">La alerta por episodio constituyó el resultado principal porque integra percepción, asociación, histéresis, estado temporal y registro de alerta. El bloque de rodaje guionado reunió 34 clips y 35 episodios de referencia (28 de </w:delText>
        </w:r>
      </w:del>
      <w:del w:id="7050" w:author="Claude" w:date="2026-09-04T12:00:00Z">
        <w:r w:rsidDel="00000000" w:rsidR="00000000" w:rsidRPr="00000000">
          <w:rPr>
            <w:rFonts w:ascii="Courier New" w:cs="Courier New" w:eastAsia="Courier New" w:hAnsi="Courier New"/>
            <w:rtl w:val="0"/>
          </w:rPr>
          <w:delText xml:space="preserve">CR-01</w:delText>
        </w:r>
      </w:del>
      <w:del w:id="7051" w:author="Claude" w:date="2026-09-04T12:00:00Z">
        <w:r w:rsidDel="00000000" w:rsidR="00000000" w:rsidRPr="00000000">
          <w:rPr>
            <w:rtl w:val="0"/>
          </w:rPr>
          <w:delText xml:space="preserve"> y 7 de </w:delText>
        </w:r>
      </w:del>
      <w:del w:id="7052" w:author="Claude" w:date="2026-09-04T12:00:00Z">
        <w:r w:rsidDel="00000000" w:rsidR="00000000" w:rsidRPr="00000000">
          <w:rPr>
            <w:rFonts w:ascii="Courier New" w:cs="Courier New" w:eastAsia="Courier New" w:hAnsi="Courier New"/>
            <w:rtl w:val="0"/>
          </w:rPr>
          <w:delText xml:space="preserve">CR-02</w:delText>
        </w:r>
      </w:del>
      <w:del w:id="7053" w:author="Claude" w:date="2026-09-04T12:00:00Z">
        <w:r w:rsidDel="00000000" w:rsidR="00000000" w:rsidRPr="00000000">
          <w:rPr>
            <w:rtl w:val="0"/>
          </w:rPr>
          <w:delText xml:space="preserve">); 34 episodios fueron evaluables y uno quedó censurado con causa. Cuatro clips fueron negativos. Todas las combinaciones de la tabla siguiente se ejecutaron sobre ese mismo material y cambiaron una sola variable por fila.</w:delText>
        </w:r>
      </w:del>
      <w:ins w:id="7054" w:author="Claude" w:date="2026-09-04T12:00:00Z">
        <w:r>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y uno quedó censurado con causa, y cuatro clips fueron negativos. La Tabla 63 reúne las combinaciones ejecutadas sobre ese mismo material, cada una con una sola variable cambiada respecto de la línea de base.</w:t>
        </w:r>
      </w:ins>
    </w:p>
    <w:p w:rsidR="00000000" w:rsidDel="00000000" w:rsidP="00000000" w:rsidRDefault="00000000" w:rsidRPr="00000000" w14:paraId="0000004B">
      <w:pPr>
        <w:keepNext w:val="1"/>
        <w:widowControl w:val="1"/>
        <w:spacing w:after="0" w:before="0" w:line="480" w:lineRule="auto"/>
        <w:ind w:left="0" w:right="0" w:firstLine="0"/>
        <w:rPr/>
      </w:pPr>
      <w:del w:id="7055" w:author="Claude" w:date="2026-09-04T12:00:00Z">
        <w:r w:rsidDel="00000000" w:rsidR="00000000" w:rsidRPr="00000000">
          <w:rPr>
            <w:b w:val="1"/>
            <w:bCs w:val="1"/>
            <w:rtl w:val="0"/>
          </w:rPr>
          <w:delText xml:space="preserve">Tabla 64</w:delText>
        </w:r>
      </w:del>
      <w:ins w:id="7056" w:author="Claude" w:date="2026-09-04T12:00:00Z">
        <w:r>
          <w:rPr>
            <w:b w:val="1"/>
            <w:bCs w:val="1"/>
            <w:rtl w:val="0"/>
          </w:rPr>
          <w:t xml:space="preserve">Tabla 63</w:t>
        </w:r>
      </w:ins>
      <w:r w:rsidDel="00000000" w:rsidR="00000000" w:rsidRPr="00000000">
        <w:rPr>
          <w:rtl w:val="0"/>
        </w:rPr>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9360.0" w:type="dxa"/>
        <w:jc w:val="center"/>
        <w:tblLayout w:type="fixed"/>
        <w:tblLook w:val="0400"/>
      </w:tblPr>
      <w:tblGrid>
        <w:gridCol w:w="1750"/>
        <w:gridCol w:w="750"/>
        <w:gridCol w:w="800"/>
        <w:gridCol w:w="650"/>
        <w:gridCol w:w="950"/>
        <w:gridCol w:w="650"/>
        <w:gridCol w:w="850"/>
        <w:gridCol w:w="2960"/>
        <w:tblGridChange w:id="0">
          <w:tblGrid>
            <w:gridCol w:w="1750"/>
            <w:gridCol w:w="750"/>
            <w:gridCol w:w="800"/>
            <w:gridCol w:w="650"/>
            <w:gridCol w:w="950"/>
            <w:gridCol w:w="650"/>
            <w:gridCol w:w="850"/>
            <w:gridCol w:w="29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D">
            <w:pPr>
              <w:widowControl w:val="1"/>
              <w:spacing w:after="0" w:before="0" w:line="240" w:lineRule="auto"/>
              <w:ind w:left="0" w:right="0" w:firstLine="0"/>
              <w:jc w:val="left"/>
              <w:rPr/>
            </w:pPr>
            <w:r w:rsidDel="00000000" w:rsidR="00000000" w:rsidRPr="00000000">
              <w:rPr>
                <w:b w:val="1"/>
                <w:bCs w:val="1"/>
                <w:sz w:val="15"/>
                <w:szCs w:val="15"/>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240" w:lineRule="auto"/>
              <w:ind w:left="0" w:right="0" w:firstLine="0"/>
              <w:jc w:val="center"/>
              <w:rPr/>
            </w:pPr>
            <w:r w:rsidDel="00000000" w:rsidR="00000000" w:rsidRPr="00000000">
              <w:rPr>
                <w:b w:val="1"/>
                <w:bCs w:val="1"/>
                <w:sz w:val="15"/>
                <w:szCs w:val="15"/>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240" w:lineRule="auto"/>
              <w:ind w:left="0" w:right="0" w:firstLine="0"/>
              <w:jc w:val="center"/>
              <w:rPr/>
            </w:pPr>
            <w:r w:rsidDel="00000000" w:rsidR="00000000" w:rsidRPr="00000000">
              <w:rPr>
                <w:b w:val="1"/>
                <w:bCs w:val="1"/>
                <w:sz w:val="15"/>
                <w:szCs w:val="15"/>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240" w:lineRule="auto"/>
              <w:ind w:left="0" w:right="0" w:firstLine="0"/>
              <w:jc w:val="center"/>
              <w:rPr/>
            </w:pPr>
            <w:r w:rsidDel="00000000" w:rsidR="00000000" w:rsidRPr="00000000">
              <w:rPr>
                <w:b w:val="1"/>
                <w:bCs w:val="1"/>
                <w:sz w:val="15"/>
                <w:szCs w:val="15"/>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240" w:lineRule="auto"/>
              <w:ind w:left="0" w:right="0" w:firstLine="0"/>
              <w:jc w:val="center"/>
              <w:rPr/>
            </w:pPr>
            <w:del w:id="7057" w:author="Claude" w:date="2026-09-04T12:00:00Z">
              <w:r w:rsidDel="00000000" w:rsidR="00000000" w:rsidRPr="00000000">
                <w:rPr>
                  <w:rFonts w:ascii="Courier New" w:cs="Courier New" w:eastAsia="Courier New" w:hAnsi="Courier New"/>
                  <w:b w:val="1"/>
                  <w:bCs w:val="1"/>
                  <w:sz w:val="14"/>
                  <w:szCs w:val="14"/>
                  <w:rtl w:val="0"/>
                </w:rPr>
                <w:delText xml:space="preserve">t_alert</w:delText>
                <w:br w:type="textWrapping"/>
                <w:delText xml:space="preserve">(ms)</w:delText>
              </w:r>
            </w:del>
            <w:ins w:id="7058" w:author="Claude" w:date="2026-09-04T12:00:00Z">
              <w:r>
                <w:rPr>
                  <w:rtl w:val="0"/>
                </w:rPr>
                <w:t xml:space="preserve">t_alert en ms (n de episodios confirmados)</w:t>
              </w:r>
            </w:ins>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240" w:lineRule="auto"/>
              <w:ind w:left="0" w:right="0" w:firstLine="0"/>
              <w:jc w:val="center"/>
              <w:rPr/>
            </w:pPr>
            <w:r w:rsidDel="00000000" w:rsidR="00000000" w:rsidRPr="00000000">
              <w:rPr>
                <w:b w:val="1"/>
                <w:bCs w:val="1"/>
                <w:sz w:val="15"/>
                <w:szCs w:val="15"/>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240" w:lineRule="auto"/>
              <w:ind w:left="0" w:right="0" w:firstLine="0"/>
              <w:jc w:val="center"/>
              <w:rPr/>
            </w:pPr>
            <w:r w:rsidDel="00000000" w:rsidR="00000000" w:rsidRPr="00000000">
              <w:rPr>
                <w:b w:val="1"/>
                <w:bCs w:val="1"/>
                <w:sz w:val="15"/>
                <w:szCs w:val="15"/>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240" w:lineRule="auto"/>
              <w:ind w:left="0" w:right="0" w:firstLine="0"/>
              <w:jc w:val="left"/>
              <w:rPr/>
            </w:pPr>
            <w:r w:rsidDel="00000000" w:rsidR="00000000" w:rsidRPr="00000000">
              <w:rPr>
                <w:b w:val="1"/>
                <w:bCs w:val="1"/>
                <w:sz w:val="15"/>
                <w:szCs w:val="15"/>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widowControl w:val="1"/>
              <w:spacing w:after="0" w:before="0" w:line="240" w:lineRule="auto"/>
              <w:ind w:left="0" w:right="0" w:firstLine="0"/>
              <w:jc w:val="left"/>
              <w:rPr/>
            </w:pPr>
            <w:r w:rsidDel="00000000" w:rsidR="00000000" w:rsidRPr="00000000">
              <w:rPr>
                <w:sz w:val="15"/>
                <w:szCs w:val="15"/>
                <w:rtl w:val="0"/>
              </w:rPr>
              <w:t xml:space="preserve">Núcleo </w:t>
            </w:r>
            <w:r w:rsidDel="00000000" w:rsidR="00000000" w:rsidRPr="00000000">
              <w:rPr>
                <w:rFonts w:ascii="Courier New" w:cs="Courier New" w:eastAsia="Courier New" w:hAnsi="Courier New"/>
                <w:sz w:val="14"/>
                <w:szCs w:val="14"/>
                <w:rtl w:val="0"/>
              </w:rPr>
              <w:t xml:space="preserve">E-IND</w:t>
            </w:r>
            <w:r w:rsidDel="00000000" w:rsidR="00000000" w:rsidRPr="00000000">
              <w:rPr>
                <w:sz w:val="15"/>
                <w:szCs w:val="15"/>
                <w:rtl w:val="0"/>
              </w:rPr>
              <w:t xml:space="preserve">, escena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240" w:lineRule="auto"/>
              <w:ind w:left="0" w:right="0" w:firstLine="0"/>
              <w:jc w:val="center"/>
              <w:rPr/>
            </w:pPr>
            <w:r w:rsidDel="00000000" w:rsidR="00000000" w:rsidRPr="00000000">
              <w:rPr>
                <w:sz w:val="15"/>
                <w:szCs w:val="15"/>
                <w:rtl w:val="0"/>
              </w:rPr>
              <w:t xml:space="preserve">0,824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240" w:lineRule="auto"/>
              <w:ind w:left="0" w:right="0" w:firstLine="0"/>
              <w:jc w:val="center"/>
              <w:rPr/>
            </w:pPr>
            <w:r w:rsidDel="00000000" w:rsidR="00000000" w:rsidRPr="00000000">
              <w:rPr>
                <w:sz w:val="15"/>
                <w:szCs w:val="15"/>
                <w:rtl w:val="0"/>
              </w:rPr>
              <w:t xml:space="preserve">0,757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240" w:lineRule="auto"/>
              <w:ind w:left="0" w:right="0" w:firstLine="0"/>
              <w:jc w:val="center"/>
              <w:rPr/>
            </w:pPr>
            <w:r w:rsidDel="00000000" w:rsidR="00000000" w:rsidRPr="00000000">
              <w:rPr>
                <w:sz w:val="15"/>
                <w:szCs w:val="15"/>
                <w:rtl w:val="0"/>
              </w:rPr>
              <w:t xml:space="preserve">0,789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240" w:lineRule="auto"/>
              <w:ind w:left="0" w:right="0" w:firstLine="0"/>
              <w:jc w:val="center"/>
              <w:rPr/>
            </w:pPr>
            <w:del w:id="7059" w:author="Claude" w:date="2026-09-04T12:00:00Z">
              <w:r w:rsidDel="00000000" w:rsidR="00000000" w:rsidRPr="00000000">
                <w:rPr>
                  <w:sz w:val="15"/>
                  <w:szCs w:val="15"/>
                  <w:rtl w:val="0"/>
                </w:rPr>
                <w:delText xml:space="preserve">5.327</w:delText>
              </w:r>
            </w:del>
            <w:ins w:id="7060" w:author="Claude" w:date="2026-09-04T12:00:00Z">
              <w:r>
                <w:rPr>
                  <w:rtl w:val="0"/>
                </w:rPr>
                <w:t xml:space="preserve">5.327 (n = 28)</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240" w:lineRule="auto"/>
              <w:ind w:left="0" w:right="0" w:firstLine="0"/>
              <w:jc w:val="center"/>
              <w:rPr/>
            </w:pPr>
            <w:r w:rsidDel="00000000" w:rsidR="00000000" w:rsidRPr="00000000">
              <w:rPr>
                <w:sz w:val="15"/>
                <w:szCs w:val="15"/>
                <w:rtl w:val="0"/>
              </w:rPr>
              <w:t xml:space="preserve">0,698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240" w:lineRule="auto"/>
              <w:ind w:left="0" w:right="0" w:firstLine="0"/>
              <w:jc w:val="left"/>
              <w:rPr/>
            </w:pPr>
            <w:r w:rsidDel="00000000" w:rsidR="00000000" w:rsidRPr="00000000">
              <w:rPr>
                <w:sz w:val="15"/>
                <w:szCs w:val="15"/>
                <w:rtl w:val="0"/>
              </w:rPr>
              <w:t xml:space="preserve">Línea de base de la plataforma.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240" w:lineRule="auto"/>
              <w:ind w:left="0" w:right="0" w:firstLine="0"/>
              <w:jc w:val="left"/>
              <w:rPr/>
            </w:pPr>
            <w:r w:rsidDel="00000000" w:rsidR="00000000" w:rsidRPr="00000000">
              <w:rPr>
                <w:sz w:val="15"/>
                <w:szCs w:val="15"/>
                <w:rtl w:val="0"/>
              </w:rPr>
              <w:t xml:space="preserve">Contraste </w:t>
            </w:r>
            <w:r w:rsidDel="00000000" w:rsidR="00000000" w:rsidRPr="00000000">
              <w:rPr>
                <w:rFonts w:ascii="Courier New" w:cs="Courier New" w:eastAsia="Courier New" w:hAnsi="Courier New"/>
                <w:sz w:val="14"/>
                <w:szCs w:val="14"/>
                <w:rtl w:val="0"/>
              </w:rPr>
              <w:t xml:space="preserve">base-560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240" w:lineRule="auto"/>
              <w:ind w:left="0" w:right="0" w:firstLine="0"/>
              <w:jc w:val="center"/>
              <w:rPr/>
            </w:pPr>
            <w:r w:rsidDel="00000000" w:rsidR="00000000" w:rsidRPr="00000000">
              <w:rPr>
                <w:sz w:val="15"/>
                <w:szCs w:val="15"/>
                <w:rtl w:val="0"/>
              </w:rPr>
              <w:t xml:space="preserve">0,735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240" w:lineRule="auto"/>
              <w:ind w:left="0" w:right="0" w:firstLine="0"/>
              <w:jc w:val="center"/>
              <w:rPr/>
            </w:pPr>
            <w:r w:rsidDel="00000000" w:rsidR="00000000" w:rsidRPr="00000000">
              <w:rPr>
                <w:sz w:val="15"/>
                <w:szCs w:val="15"/>
                <w:rtl w:val="0"/>
              </w:rPr>
              <w:t xml:space="preserve">0,676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240" w:lineRule="auto"/>
              <w:ind w:left="0" w:right="0" w:firstLine="0"/>
              <w:jc w:val="center"/>
              <w:rPr/>
            </w:pPr>
            <w:r w:rsidDel="00000000" w:rsidR="00000000" w:rsidRPr="00000000">
              <w:rPr>
                <w:sz w:val="15"/>
                <w:szCs w:val="15"/>
                <w:rtl w:val="0"/>
              </w:rPr>
              <w:t xml:space="preserve">0,704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240" w:lineRule="auto"/>
              <w:ind w:left="0" w:right="0" w:firstLine="0"/>
              <w:jc w:val="center"/>
              <w:rPr/>
            </w:pPr>
            <w:del w:id="7061" w:author="Claude" w:date="2026-09-04T12:00:00Z">
              <w:r w:rsidDel="00000000" w:rsidR="00000000" w:rsidRPr="00000000">
                <w:rPr>
                  <w:sz w:val="15"/>
                  <w:szCs w:val="15"/>
                  <w:rtl w:val="0"/>
                </w:rPr>
                <w:delText xml:space="preserve">4.899</w:delText>
              </w:r>
            </w:del>
            <w:ins w:id="7062" w:author="Claude" w:date="2026-09-04T12:00:00Z">
              <w:r>
                <w:rPr>
                  <w:rtl w:val="0"/>
                </w:rPr>
                <w:t xml:space="preserve">4.899 (n = 25)</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240" w:lineRule="auto"/>
              <w:ind w:left="0" w:right="0" w:firstLine="0"/>
              <w:jc w:val="center"/>
              <w:rPr/>
            </w:pPr>
            <w:r w:rsidDel="00000000" w:rsidR="00000000" w:rsidRPr="00000000">
              <w:rPr>
                <w:sz w:val="15"/>
                <w:szCs w:val="15"/>
                <w:rtl w:val="0"/>
              </w:rPr>
              <w:t xml:space="preserve">0,819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240" w:lineRule="auto"/>
              <w:ind w:left="0" w:right="0" w:firstLine="0"/>
              <w:jc w:val="left"/>
              <w:rPr/>
            </w:pPr>
            <w:r w:rsidDel="00000000" w:rsidR="00000000" w:rsidRPr="00000000">
              <w:rPr>
                <w:sz w:val="15"/>
                <w:szCs w:val="15"/>
                <w:rtl w:val="0"/>
              </w:rPr>
              <w:t xml:space="preserve">Mayor SDR, menor F1 que el perfil operativo.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240" w:lineRule="auto"/>
              <w:ind w:left="0" w:right="0" w:firstLine="0"/>
              <w:jc w:val="left"/>
              <w:rPr/>
            </w:pPr>
            <w:r w:rsidDel="00000000" w:rsidR="00000000" w:rsidRPr="00000000">
              <w:rPr>
                <w:rFonts w:ascii="Courier New" w:cs="Courier New" w:eastAsia="Courier New" w:hAnsi="Courier New"/>
                <w:sz w:val="14"/>
                <w:szCs w:val="14"/>
                <w:rtl w:val="0"/>
              </w:rPr>
              <w:t xml:space="preserve">E-DIR</w:t>
            </w:r>
            <w:r w:rsidDel="00000000" w:rsidR="00000000" w:rsidRPr="00000000">
              <w:rPr>
                <w:sz w:val="15"/>
                <w:szCs w:val="15"/>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240" w:lineRule="auto"/>
              <w:ind w:left="0" w:right="0" w:firstLine="0"/>
              <w:jc w:val="center"/>
              <w:rPr/>
            </w:pPr>
            <w:r w:rsidDel="00000000" w:rsidR="00000000" w:rsidRPr="00000000">
              <w:rPr>
                <w:sz w:val="15"/>
                <w:szCs w:val="15"/>
                <w:rtl w:val="0"/>
              </w:rPr>
              <w:t xml:space="preserve">0,176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240" w:lineRule="auto"/>
              <w:ind w:left="0" w:right="0" w:firstLine="0"/>
              <w:jc w:val="center"/>
              <w:rPr/>
            </w:pPr>
            <w:r w:rsidDel="00000000" w:rsidR="00000000" w:rsidRPr="00000000">
              <w:rPr>
                <w:sz w:val="15"/>
                <w:szCs w:val="15"/>
                <w:rtl w:val="0"/>
              </w:rPr>
              <w:t xml:space="preserve">0,146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240" w:lineRule="auto"/>
              <w:ind w:left="0" w:right="0" w:firstLine="0"/>
              <w:jc w:val="center"/>
              <w:rPr/>
            </w:pPr>
            <w:r w:rsidDel="00000000" w:rsidR="00000000" w:rsidRPr="00000000">
              <w:rPr>
                <w:sz w:val="15"/>
                <w:szCs w:val="15"/>
                <w:rtl w:val="0"/>
              </w:rPr>
              <w:t xml:space="preserve">0,160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240" w:lineRule="auto"/>
              <w:ind w:left="0" w:right="0" w:firstLine="0"/>
              <w:jc w:val="center"/>
              <w:rPr/>
            </w:pPr>
            <w:del w:id="7063" w:author="Claude" w:date="2026-09-04T12:00:00Z">
              <w:r w:rsidDel="00000000" w:rsidR="00000000" w:rsidRPr="00000000">
                <w:rPr>
                  <w:sz w:val="15"/>
                  <w:szCs w:val="15"/>
                  <w:rtl w:val="0"/>
                </w:rPr>
                <w:delText xml:space="preserve">6.611</w:delText>
              </w:r>
            </w:del>
            <w:ins w:id="7064" w:author="Claude" w:date="2026-09-04T12:00:00Z">
              <w:r>
                <w:rPr>
                  <w:rtl w:val="0"/>
                </w:rPr>
                <w:t xml:space="preserve">6.611 (n = 6)</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240" w:lineRule="auto"/>
              <w:ind w:left="0" w:right="0" w:firstLine="0"/>
              <w:jc w:val="center"/>
              <w:rPr/>
            </w:pPr>
            <w:r w:rsidDel="00000000" w:rsidR="00000000" w:rsidRPr="00000000">
              <w:rPr>
                <w:sz w:val="15"/>
                <w:szCs w:val="15"/>
                <w:rtl w:val="0"/>
              </w:rPr>
              <w:t xml:space="preserve">0,210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240" w:lineRule="auto"/>
              <w:ind w:left="0" w:right="0" w:firstLine="0"/>
              <w:jc w:val="center"/>
              <w:rPr/>
            </w:pPr>
            <w:r w:rsidDel="00000000" w:rsidR="00000000" w:rsidRPr="00000000">
              <w:rPr>
                <w:sz w:val="15"/>
                <w:szCs w:val="15"/>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240" w:lineRule="auto"/>
              <w:ind w:left="0" w:right="0" w:firstLine="0"/>
              <w:jc w:val="left"/>
              <w:rPr/>
            </w:pPr>
            <w:r w:rsidDel="00000000" w:rsidR="00000000" w:rsidRPr="00000000">
              <w:rPr>
                <w:sz w:val="15"/>
                <w:szCs w:val="15"/>
                <w:rtl w:val="0"/>
              </w:rPr>
              <w:t xml:space="preserve">Vetada por precisión.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240" w:lineRule="auto"/>
              <w:ind w:left="0" w:right="0" w:firstLine="0"/>
              <w:jc w:val="left"/>
              <w:rPr/>
            </w:pPr>
            <w:r w:rsidDel="00000000" w:rsidR="00000000" w:rsidRPr="00000000">
              <w:rPr>
                <w:rFonts w:ascii="Courier New" w:cs="Courier New" w:eastAsia="Courier New" w:hAnsi="Courier New"/>
                <w:sz w:val="14"/>
                <w:szCs w:val="14"/>
                <w:rtl w:val="0"/>
              </w:rPr>
              <w:t xml:space="preserve">E-HYB</w:t>
            </w:r>
            <w:r w:rsidDel="00000000" w:rsidR="00000000" w:rsidRPr="00000000">
              <w:rPr>
                <w:sz w:val="15"/>
                <w:szCs w:val="15"/>
                <w:rtl w:val="0"/>
              </w:rPr>
              <w:t xml:space="preserve"> por disyunción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240" w:lineRule="auto"/>
              <w:ind w:left="0" w:right="0" w:firstLine="0"/>
              <w:jc w:val="center"/>
              <w:rPr/>
            </w:pPr>
            <w:r w:rsidDel="00000000" w:rsidR="00000000" w:rsidRPr="00000000">
              <w:rPr>
                <w:sz w:val="15"/>
                <w:szCs w:val="15"/>
                <w:rtl w:val="0"/>
              </w:rPr>
              <w:t xml:space="preserve">0,353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240" w:lineRule="auto"/>
              <w:ind w:left="0" w:right="0" w:firstLine="0"/>
              <w:jc w:val="center"/>
              <w:rPr/>
            </w:pPr>
            <w:r w:rsidDel="00000000" w:rsidR="00000000" w:rsidRPr="00000000">
              <w:rPr>
                <w:sz w:val="15"/>
                <w:szCs w:val="15"/>
                <w:rtl w:val="0"/>
              </w:rPr>
              <w:t xml:space="preserve">0,255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240" w:lineRule="auto"/>
              <w:ind w:left="0" w:right="0" w:firstLine="0"/>
              <w:jc w:val="center"/>
              <w:rPr/>
            </w:pPr>
            <w:r w:rsidDel="00000000" w:rsidR="00000000" w:rsidRPr="00000000">
              <w:rPr>
                <w:sz w:val="15"/>
                <w:szCs w:val="15"/>
                <w:rtl w:val="0"/>
              </w:rPr>
              <w:t xml:space="preserve">0,296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240" w:lineRule="auto"/>
              <w:ind w:left="0" w:right="0" w:firstLine="0"/>
              <w:jc w:val="center"/>
              <w:rPr/>
            </w:pPr>
            <w:del w:id="7065" w:author="Claude" w:date="2026-09-04T12:00:00Z">
              <w:r w:rsidDel="00000000" w:rsidR="00000000" w:rsidRPr="00000000">
                <w:rPr>
                  <w:sz w:val="15"/>
                  <w:szCs w:val="15"/>
                  <w:rtl w:val="0"/>
                </w:rPr>
                <w:delText xml:space="preserve">6.956</w:delText>
              </w:r>
            </w:del>
            <w:ins w:id="7066" w:author="Claude" w:date="2026-09-04T12:00:00Z">
              <w:r>
                <w:rPr>
                  <w:rtl w:val="0"/>
                </w:rPr>
                <w:t xml:space="preserve">6.956 (n = 12)</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240" w:lineRule="auto"/>
              <w:ind w:left="0" w:right="0" w:firstLine="0"/>
              <w:jc w:val="center"/>
              <w:rPr/>
            </w:pPr>
            <w:r w:rsidDel="00000000" w:rsidR="00000000" w:rsidRPr="00000000">
              <w:rPr>
                <w:sz w:val="15"/>
                <w:szCs w:val="15"/>
                <w:rtl w:val="0"/>
              </w:rPr>
              <w:t xml:space="preserve">0,738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240" w:lineRule="auto"/>
              <w:ind w:left="0" w:right="0" w:firstLine="0"/>
              <w:jc w:val="center"/>
              <w:rPr/>
            </w:pPr>
            <w:r w:rsidDel="00000000" w:rsidR="00000000" w:rsidRPr="00000000">
              <w:rPr>
                <w:sz w:val="15"/>
                <w:szCs w:val="15"/>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240" w:lineRule="auto"/>
              <w:ind w:left="0" w:right="0" w:firstLine="0"/>
              <w:jc w:val="left"/>
              <w:rPr/>
            </w:pPr>
            <w:r w:rsidDel="00000000" w:rsidR="00000000" w:rsidRPr="00000000">
              <w:rPr>
                <w:sz w:val="15"/>
                <w:szCs w:val="15"/>
                <w:rtl w:val="0"/>
              </w:rPr>
              <w:t xml:space="preserve">Ejecutada y refutada.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240" w:lineRule="auto"/>
              <w:ind w:left="0" w:right="0" w:firstLine="0"/>
              <w:jc w:val="left"/>
              <w:rPr/>
            </w:pPr>
            <w:r w:rsidDel="00000000" w:rsidR="00000000" w:rsidRPr="00000000">
              <w:rPr>
                <w:sz w:val="15"/>
                <w:szCs w:val="15"/>
                <w:rtl w:val="0"/>
              </w:rPr>
              <w:t xml:space="preserve">Núcleo </w:t>
            </w:r>
            <w:r w:rsidDel="00000000" w:rsidR="00000000" w:rsidRPr="00000000">
              <w:rPr>
                <w:rFonts w:ascii="Courier New" w:cs="Courier New" w:eastAsia="Courier New" w:hAnsi="Courier New"/>
                <w:sz w:val="14"/>
                <w:szCs w:val="14"/>
                <w:rtl w:val="0"/>
              </w:rPr>
              <w:t xml:space="preserve">E-IND</w:t>
            </w:r>
            <w:r w:rsidDel="00000000" w:rsidR="00000000" w:rsidRPr="00000000">
              <w:rPr>
                <w:sz w:val="15"/>
                <w:szCs w:val="15"/>
                <w:rtl w:val="0"/>
              </w:rPr>
              <w:t xml:space="preserv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240" w:lineRule="auto"/>
              <w:ind w:left="0" w:right="0" w:firstLine="0"/>
              <w:jc w:val="center"/>
              <w:rPr/>
            </w:pPr>
            <w:r w:rsidDel="00000000" w:rsidR="00000000" w:rsidRPr="00000000">
              <w:rPr>
                <w:sz w:val="15"/>
                <w:szCs w:val="15"/>
                <w:rtl w:val="0"/>
              </w:rPr>
              <w:t xml:space="preserve">0,971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240" w:lineRule="auto"/>
              <w:ind w:left="0" w:right="0" w:firstLine="0"/>
              <w:jc w:val="center"/>
              <w:rPr/>
            </w:pPr>
            <w:r w:rsidDel="00000000" w:rsidR="00000000" w:rsidRPr="00000000">
              <w:rPr>
                <w:sz w:val="15"/>
                <w:szCs w:val="15"/>
                <w:rtl w:val="0"/>
              </w:rPr>
              <w:t xml:space="preserve">0,892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240" w:lineRule="auto"/>
              <w:ind w:left="0" w:right="0" w:firstLine="0"/>
              <w:jc w:val="center"/>
              <w:rPr/>
            </w:pPr>
            <w:r w:rsidDel="00000000" w:rsidR="00000000" w:rsidRPr="00000000">
              <w:rPr>
                <w:sz w:val="15"/>
                <w:szCs w:val="15"/>
                <w:rtl w:val="0"/>
              </w:rPr>
              <w:t xml:space="preserve">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240" w:lineRule="auto"/>
              <w:ind w:left="0" w:right="0" w:firstLine="0"/>
              <w:jc w:val="center"/>
              <w:rPr/>
            </w:pPr>
            <w:del w:id="7067" w:author="Claude" w:date="2026-09-04T12:00:00Z">
              <w:r w:rsidDel="00000000" w:rsidR="00000000" w:rsidRPr="00000000">
                <w:rPr>
                  <w:sz w:val="15"/>
                  <w:szCs w:val="15"/>
                  <w:rtl w:val="0"/>
                </w:rPr>
                <w:delText xml:space="preserve">5.236</w:delText>
              </w:r>
            </w:del>
            <w:ins w:id="7068" w:author="Claude" w:date="2026-09-04T12:00:00Z">
              <w:r>
                <w:rPr>
                  <w:rtl w:val="0"/>
                </w:rPr>
                <w:t xml:space="preserve">5.236 (n = 33)</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240" w:lineRule="auto"/>
              <w:ind w:left="0" w:right="0" w:firstLine="0"/>
              <w:jc w:val="center"/>
              <w:rPr/>
            </w:pPr>
            <w:r w:rsidDel="00000000" w:rsidR="00000000" w:rsidRPr="00000000">
              <w:rPr>
                <w:sz w:val="15"/>
                <w:szCs w:val="15"/>
                <w:rtl w:val="0"/>
              </w:rPr>
              <w:t xml:space="preserve">0,698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240" w:lineRule="auto"/>
              <w:ind w:left="0" w:right="0" w:firstLine="0"/>
              <w:jc w:val="left"/>
              <w:rPr/>
            </w:pPr>
            <w:r w:rsidDel="00000000" w:rsidR="00000000" w:rsidRPr="00000000">
              <w:rPr>
                <w:sz w:val="15"/>
                <w:szCs w:val="15"/>
                <w:rtl w:val="0"/>
              </w:rPr>
              <w:t xml:space="preserve">La identidad elevó F1 sin cambiar las detecciones.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D">
            <w:pPr>
              <w:widowControl w:val="1"/>
              <w:spacing w:after="0" w:before="0" w:line="240" w:lineRule="auto"/>
              <w:ind w:left="0" w:right="0" w:firstLine="0"/>
              <w:jc w:val="left"/>
              <w:rPr/>
            </w:pPr>
            <w:r w:rsidDel="00000000" w:rsidR="00000000" w:rsidRPr="00000000">
              <w:rPr>
                <w:sz w:val="15"/>
                <w:szCs w:val="15"/>
                <w:rtl w:val="0"/>
              </w:rPr>
              <w:t xml:space="preserve">Vocabulario nativo </w:t>
            </w:r>
            <w:r w:rsidDel="00000000" w:rsidR="00000000" w:rsidRPr="00000000">
              <w:rPr>
                <w:rFonts w:ascii="Courier New" w:cs="Courier New" w:eastAsia="Courier New" w:hAnsi="Courier New"/>
                <w:sz w:val="14"/>
                <w:szCs w:val="14"/>
                <w:rtl w:val="0"/>
              </w:rPr>
              <w:t xml:space="preserve">bare_head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240" w:lineRule="auto"/>
              <w:ind w:left="0" w:right="0" w:firstLine="0"/>
              <w:jc w:val="center"/>
              <w:rPr/>
            </w:pPr>
            <w:r w:rsidDel="00000000" w:rsidR="00000000" w:rsidRPr="00000000">
              <w:rPr>
                <w:sz w:val="15"/>
                <w:szCs w:val="15"/>
                <w:rtl w:val="0"/>
              </w:rPr>
              <w:t xml:space="preserve">0,382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240" w:lineRule="auto"/>
              <w:ind w:left="0" w:right="0" w:firstLine="0"/>
              <w:jc w:val="center"/>
              <w:rPr/>
            </w:pPr>
            <w:r w:rsidDel="00000000" w:rsidR="00000000" w:rsidRPr="00000000">
              <w:rPr>
                <w:sz w:val="15"/>
                <w:szCs w:val="15"/>
                <w:rtl w:val="0"/>
              </w:rPr>
              <w:t xml:space="preserve">0,371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240" w:lineRule="auto"/>
              <w:ind w:left="0" w:right="0" w:firstLine="0"/>
              <w:jc w:val="center"/>
              <w:rPr/>
            </w:pPr>
            <w:r w:rsidDel="00000000" w:rsidR="00000000" w:rsidRPr="00000000">
              <w:rPr>
                <w:sz w:val="15"/>
                <w:szCs w:val="15"/>
                <w:rtl w:val="0"/>
              </w:rPr>
              <w:t xml:space="preserve">0,377</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240" w:lineRule="auto"/>
              <w:ind w:left="0" w:right="0" w:firstLine="0"/>
              <w:jc w:val="center"/>
              <w:rPr/>
            </w:pPr>
            <w:del w:id="7069" w:author="Claude" w:date="2026-09-04T12:00:00Z">
              <w:r w:rsidDel="00000000" w:rsidR="00000000" w:rsidRPr="00000000">
                <w:rPr>
                  <w:sz w:val="15"/>
                  <w:szCs w:val="15"/>
                  <w:rtl w:val="0"/>
                </w:rPr>
                <w:delText xml:space="preserve">3.919</w:delText>
              </w:r>
            </w:del>
            <w:ins w:id="7070" w:author="Claude" w:date="2026-09-04T12:00:00Z">
              <w:r>
                <w:rPr>
                  <w:rtl w:val="0"/>
                </w:rPr>
                <w:t xml:space="preserve">3.919 (n = 13)</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240" w:lineRule="auto"/>
              <w:ind w:left="0" w:right="0" w:firstLine="0"/>
              <w:jc w:val="center"/>
              <w:rPr/>
            </w:pPr>
            <w:r w:rsidDel="00000000" w:rsidR="00000000" w:rsidRPr="00000000">
              <w:rPr>
                <w:sz w:val="15"/>
                <w:szCs w:val="15"/>
                <w:rtl w:val="0"/>
              </w:rPr>
              <w:t xml:space="preserve">0,940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240" w:lineRule="auto"/>
              <w:ind w:left="0" w:right="0" w:firstLine="0"/>
              <w:jc w:val="center"/>
              <w:rPr/>
            </w:pPr>
            <w:r w:rsidDel="00000000" w:rsidR="00000000" w:rsidRPr="00000000">
              <w:rPr>
                <w:sz w:val="15"/>
                <w:szCs w:val="15"/>
                <w:rtl w:val="0"/>
              </w:rPr>
              <w:t xml:space="preserve">3/4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240" w:lineRule="auto"/>
              <w:ind w:left="0" w:right="0" w:firstLine="0"/>
              <w:jc w:val="left"/>
              <w:rPr/>
            </w:pPr>
            <w:r w:rsidDel="00000000" w:rsidR="00000000" w:rsidRPr="00000000">
              <w:rPr>
                <w:sz w:val="15"/>
                <w:szCs w:val="15"/>
                <w:rtl w:val="0"/>
              </w:rPr>
              <w:t xml:space="preserve">Alerta temprana, con mayor costo en falsos positivos.</w:t>
            </w:r>
            <w:r w:rsidDel="00000000" w:rsidR="00000000" w:rsidRPr="00000000">
              <w:rPr>
                <w:rtl w:val="0"/>
              </w:rPr>
            </w:r>
          </w:p>
        </w:tc>
      </w:tr>
    </w:tbl>
    <w:p w:rsidR="00000000" w:rsidDel="00000000" w:rsidP="00000000" w:rsidRDefault="00000000" w:rsidRPr="00000000" w14:paraId="00000085">
      <w:pPr>
        <w:widowControl w:val="1"/>
        <w:spacing w:after="0" w:before="0" w:line="480" w:lineRule="auto"/>
        <w:ind w:left="0" w:right="0" w:firstLine="720"/>
        <w:rPr/>
      </w:pPr>
      <w:del w:id="7071" w:author="Claude" w:date="2026-09-04T12:00:00Z">
        <w:r w:rsidDel="00000000" w:rsidR="00000000" w:rsidRPr="00000000">
          <w:rPr>
            <w:i w:val="1"/>
            <w:iCs w:val="1"/>
            <w:rtl w:val="0"/>
          </w:rPr>
          <w:delText xml:space="preserve">Nota. </w:delText>
        </w:r>
      </w:del>
      <w:del w:id="7072" w:author="Claude" w:date="2026-09-04T12:00:00Z">
        <w:r w:rsidDel="00000000" w:rsidR="00000000" w:rsidRPr="00000000">
          <w:rPr>
            <w:rtl w:val="0"/>
          </w:rPr>
          <w:delText xml:space="preserve">Las métricas temporales se calcularon sobre 34 episodios evaluables de 35 en el bloque de rodaje. Los falsos positivos se cuentan sobre los cuatro clips negativos y no incluyen re-alertas.</w:delText>
        </w:r>
      </w:del>
      <w:ins w:id="7073" w:author="Claude" w:date="2026-09-04T12:00:00Z">
        <w:r>
          <w:rPr>
            <w:i w:val="1"/>
            <w:iCs w:val="1"/>
            <w:rtl w:val="0"/>
          </w:rPr>
          <w:t xml:space="preserve">Nota.</w:t>
        </w:r>
        <w:r>
          <w:rPr>
            <w:rtl w:val="0"/>
          </w:rPr>
          <w:t xml:space="preserve"> Las métricas temporales se calcularon sobre 34 episodios evaluables de 35 en el bloque de rodaje, y la columna de latencia declara cuántos episodios confirmados sostienen cada valor. Los falsos positivos se cuentan sobre los cuatro clips negativos y no incluyen re-alertas.</w:t>
        </w:r>
      </w:ins>
    </w:p>
    <w:p w:rsidR="00000000" w:rsidDel="00000000" w:rsidP="00000000" w:rsidRDefault="00000000" w:rsidRPr="00000000" w14:paraId="00000086">
      <w:pPr>
        <w:widowControl w:val="1"/>
        <w:spacing w:after="0" w:before="0" w:line="480" w:lineRule="auto"/>
        <w:ind w:left="0" w:right="0" w:firstLine="720"/>
        <w:rPr>
          <w:del w:id="7077" w:author="Claude" w:date="2026-09-04T12:00:00Z"/>
        </w:rPr>
      </w:pPr>
      <w:del w:id="7074" w:author="Claude" w:date="2026-09-04T12:00:00Z">
        <w:r w:rsidDel="00000000" w:rsidR="00000000" w:rsidRPr="00000000">
          <w:rPr>
            <w:rtl w:val="0"/>
          </w:rPr>
          <w:delText xml:space="preserve">En el orden de las filas de la Tabla 64, los denominadores de </w:delText>
        </w:r>
      </w:del>
      <w:del w:id="7075" w:author="Claude" w:date="2026-09-04T12:00:00Z">
        <w:r w:rsidDel="00000000" w:rsidR="00000000" w:rsidRPr="00000000">
          <w:rPr>
            <w:rFonts w:ascii="Courier New" w:cs="Courier New" w:eastAsia="Courier New" w:hAnsi="Courier New"/>
            <w:rtl w:val="0"/>
          </w:rPr>
          <w:delText xml:space="preserve">t_alert</w:delText>
        </w:r>
      </w:del>
      <w:del w:id="7076" w:author="Claude" w:date="2026-09-04T12:00:00Z">
        <w:r w:rsidDel="00000000" w:rsidR="00000000" w:rsidRPr="00000000">
          <w:rPr>
            <w:rtl w:val="0"/>
          </w:rPr>
          <w:delText xml:space="preserve"> fueron n = 28, n = 25, n = 6, n = 12, n = 33 y n = 13 episodios confirmados, respectivamente, dentro de los 34 episodios evaluables del bloque de rodaje.</w:delText>
        </w:r>
      </w:del>
    </w:p>
    <w:p w:rsidR="00000000" w:rsidDel="00000000" w:rsidP="00000000" w:rsidRDefault="00000000" w:rsidRPr="00000000" w14:paraId="00000087">
      <w:pPr>
        <w:widowControl w:val="1"/>
        <w:spacing w:after="0" w:before="0" w:line="480" w:lineRule="auto"/>
        <w:ind w:left="0" w:right="0" w:firstLine="720"/>
        <w:rPr/>
      </w:pPr>
      <w:del w:id="7078" w:author="Claude" w:date="2026-09-04T12:00:00Z">
        <w:r w:rsidDel="00000000" w:rsidR="00000000" w:rsidRPr="00000000">
          <w:rPr>
            <w:rtl w:val="0"/>
          </w:rPr>
          <w:delText xml:space="preserve">La histéresis rescató evidencia intermitente. </w:delText>
        </w:r>
      </w:del>
      <w:del w:id="7079" w:author="Claude" w:date="2026-09-04T12:00:00Z">
        <w:r w:rsidDel="00000000" w:rsidR="00000000" w:rsidRPr="00000000">
          <w:rPr>
            <w:rFonts w:ascii="Courier New" w:cs="Courier New" w:eastAsia="Courier New" w:hAnsi="Courier New"/>
            <w:rtl w:val="0"/>
          </w:rPr>
          <w:delText xml:space="preserve">CR-02</w:delText>
        </w:r>
      </w:del>
      <w:del w:id="7080" w:author="Claude" w:date="2026-09-04T12:00:00Z">
        <w:r w:rsidDel="00000000" w:rsidR="00000000" w:rsidRPr="00000000">
          <w:rPr>
            <w:rtl w:val="0"/>
          </w:rPr>
          <w:delText xml:space="preserve"> confirmó 7 de 7 episodios, con recall 1,000 y </w:delText>
        </w:r>
      </w:del>
      <w:del w:id="7081" w:author="Claude" w:date="2026-09-04T12:00:00Z">
        <w:r w:rsidDel="00000000" w:rsidR="00000000" w:rsidRPr="00000000">
          <w:rPr>
            <w:rFonts w:ascii="Courier New" w:cs="Courier New" w:eastAsia="Courier New" w:hAnsi="Courier New"/>
            <w:rtl w:val="0"/>
          </w:rPr>
          <w:delText xml:space="preserve">SDR</w:delText>
        </w:r>
      </w:del>
      <w:del w:id="7082" w:author="Claude" w:date="2026-09-04T12:00:00Z">
        <w:r w:rsidDel="00000000" w:rsidR="00000000" w:rsidRPr="00000000">
          <w:rPr>
            <w:rtl w:val="0"/>
          </w:rPr>
          <w:delText xml:space="preserve"> 0,281, aunque requirió </w:delText>
        </w:r>
      </w:del>
      <w:del w:id="7083" w:author="Claude" w:date="2026-09-04T12:00:00Z">
        <w:r w:rsidDel="00000000" w:rsidR="00000000" w:rsidRPr="00000000">
          <w:rPr>
            <w:rFonts w:ascii="Courier New" w:cs="Courier New" w:eastAsia="Courier New" w:hAnsi="Courier New"/>
            <w:rtl w:val="0"/>
          </w:rPr>
          <w:delText xml:space="preserve">t_alert</w:delText>
        </w:r>
      </w:del>
      <w:del w:id="7084" w:author="Claude" w:date="2026-09-04T12:00:00Z">
        <w:r w:rsidDel="00000000" w:rsidR="00000000" w:rsidRPr="00000000">
          <w:rPr>
            <w:rtl w:val="0"/>
          </w:rPr>
          <w:delText xml:space="preserve"> de 8.572 ms frente a 4.314 ms para </w:delText>
        </w:r>
      </w:del>
      <w:del w:id="7085" w:author="Claude" w:date="2026-09-04T12:00:00Z">
        <w:r w:rsidDel="00000000" w:rsidR="00000000" w:rsidRPr="00000000">
          <w:rPr>
            <w:rFonts w:ascii="Courier New" w:cs="Courier New" w:eastAsia="Courier New" w:hAnsi="Courier New"/>
            <w:rtl w:val="0"/>
          </w:rPr>
          <w:delText xml:space="preserve">CR-01</w:delText>
        </w:r>
      </w:del>
      <w:del w:id="7086" w:author="Claude" w:date="2026-09-04T12:00:00Z">
        <w:r w:rsidDel="00000000" w:rsidR="00000000" w:rsidRPr="00000000">
          <w:rPr>
            <w:rtl w:val="0"/>
          </w:rPr>
          <w:delText xml:space="preserve"> (n = 23 episodios </w:delText>
        </w:r>
      </w:del>
      <w:del w:id="7087" w:author="Claude" w:date="2026-09-04T12:00:00Z">
        <w:r w:rsidDel="00000000" w:rsidR="00000000" w:rsidRPr="00000000">
          <w:rPr>
            <w:rFonts w:ascii="Courier New" w:cs="Courier New" w:eastAsia="Courier New" w:hAnsi="Courier New"/>
            <w:rtl w:val="0"/>
          </w:rPr>
          <w:delText xml:space="preserve">CR-01</w:delText>
        </w:r>
      </w:del>
      <w:del w:id="7088" w:author="Claude" w:date="2026-09-04T12:00:00Z">
        <w:r w:rsidDel="00000000" w:rsidR="00000000" w:rsidRPr="00000000">
          <w:rPr>
            <w:rtl w:val="0"/>
          </w:rPr>
          <w:delText xml:space="preserve"> confirmados del bloque de rodaje), dentro del conjunto de 34 episodios evaluables. La diferencia fue coherente con ventanas de confirmación de 7,0 s y 4,0 s, respectivamente: una detección sostenida sólo durante una fracción del episodio pudo producir una alerta correcta si acumuló evidencia suficiente en la ventana temporal.</w:delText>
        </w:r>
      </w:del>
      <w:ins w:id="7089" w:author="Claude" w:date="2026-09-04T12:00:00Z">
        <w:r>
          <w:rPr>
            <w:rtl w:val="0"/>
          </w:rPr>
          <w:t xml:space="preserve">La histéresis rescató evidencia intermitente. CR-02 confirmó sus 7 episodios, con recall 1,000 y SDR 0,281, aunque requirió una latencia de alerta de 8.572 ms frente a 4.314 ms para CR-01, medida sobre 23 episodios confirmados. La diferencia fue coherente con ventanas de confirmación de 7,0 y 4,0 s. Una detección sostenida sólo durante una fracción del episodio pudo producir una alerta correcta si acumuló evidencia suficiente dentro de la ventana.</w:t>
        </w:r>
      </w:ins>
    </w:p>
    <w:p w:rsidR="00000000" w:rsidDel="00000000" w:rsidP="00000000" w:rsidRDefault="00000000" w:rsidRPr="00000000" w14:paraId="00000088">
      <w:pPr>
        <w:widowControl w:val="1"/>
        <w:spacing w:after="0" w:before="0" w:line="480" w:lineRule="auto"/>
        <w:ind w:left="0" w:right="0" w:firstLine="720"/>
        <w:rPr/>
      </w:pPr>
      <w:del w:id="7090" w:author="Claude" w:date="2026-09-04T12:00:00Z">
        <w:r w:rsidDel="00000000" w:rsidR="00000000" w:rsidRPr="00000000">
          <w:rPr>
            <w:rtl w:val="0"/>
          </w:rPr>
          <w:delTex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(2/5 con granularidad de escena frente a 5/5 con granularidad por sujeto; n = 5 episodios evaluables del bloque de rodaje). La mejora no provino del detector, sino de evitar que la evidencia de personas distintas se mezclara dentro de un mismo estado de escena.</w:delText>
        </w:r>
      </w:del>
      <w:ins w:id="7091" w:author="Claude" w:date="2026-09-04T12:00:00Z">
        <w:r>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ins>
    </w:p>
    <w:p>
      <w:pPr>
        <w:widowControl w:val="1"/>
        <w:spacing w:after="0" w:before="0" w:line="480" w:lineRule="auto"/>
        <w:ind w:left="0" w:right="0" w:firstLine="720"/>
        <w:rPr>
          <w:ins w:id="7092" w:author="Claude" w:date="2026-09-04T12:00:00Z"/>
        </w:rPr>
      </w:pPr>
      <w:ins w:id="7093" w:author="Claude" w:date="2026-09-04T12:00:00Z">
        <w:r>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ins>
    </w:p>
    <w:p w:rsidR="00000000" w:rsidDel="00000000" w:rsidP="00000000" w:rsidRDefault="00000000" w:rsidRPr="00000000" w14:paraId="00000089">
      <w:pPr>
        <w:widowControl w:val="1"/>
        <w:spacing w:after="0" w:before="0" w:line="480" w:lineRule="auto"/>
        <w:ind w:left="0" w:right="0" w:firstLine="720"/>
        <w:rPr/>
      </w:pPr>
      <w:del w:id="7094" w:author="Claude" w:date="2026-09-04T12:00:00Z">
        <w:r w:rsidDel="00000000" w:rsidR="00000000" w:rsidRPr="00000000">
          <w:rPr>
            <w:rtl w:val="0"/>
          </w:rPr>
          <w:delText xml:space="preserve">El estrato de obra real no guionada se informó por separado. Comprendió 13 clips. Una revisión ciega encontró que 5 de las 7 declaraciones de episodio eran errores de anotación por sobre-declarar estados que no resultaban observables; quedaron 2 episodios evaluables y 11 clips negativos. Ese denominador impidió ordenar granularidades. El resultado robusto del estrato fue, en cambio, la asimetría de falsos positivos: 26 con granularidad de escena frente a 323 con granularidad por sujeto sobre los mismos 11 clips negativos.</w:delText>
        </w:r>
      </w:del>
      <w:ins w:id="7095" w:author="Claude" w:date="2026-09-04T12:00:00Z">
        <w:r>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ins>
    </w:p>
    <w:p w:rsidR="00000000" w:rsidDel="00000000" w:rsidP="00000000" w:rsidRDefault="00000000" w:rsidRPr="00000000" w14:paraId="0000008A">
      <w:pPr>
        <w:keepNext w:val="1"/>
        <w:widowControl w:val="1"/>
        <w:spacing w:after="0" w:before="0" w:line="480" w:lineRule="auto"/>
        <w:ind w:left="0" w:right="0" w:firstLine="0"/>
        <w:rPr>
          <w:del w:id="7097" w:author="Claude" w:date="2026-09-04T12:00:00Z"/>
        </w:rPr>
      </w:pPr>
      <w:del w:id="7096" w:author="Claude" w:date="2026-09-04T12:00:00Z">
        <w:r w:rsidDel="00000000" w:rsidR="00000000" w:rsidRPr="00000000">
          <w:rPr>
            <w:b w:val="1"/>
            <w:bCs w:val="1"/>
            <w:rtl w:val="0"/>
          </w:rPr>
          <w:delText xml:space="preserve">Tabla 65</w:delText>
        </w:r>
      </w:del>
      <w:r w:rsidDel="00000000" w:rsidR="00000000" w:rsidRPr="00000000">
        <w:rPr>
          <w:rtl w:val="0"/>
        </w:rPr>
      </w:r>
    </w:p>
    <w:p w:rsidR="00000000" w:rsidDel="00000000" w:rsidP="00000000" w:rsidRDefault="00000000" w:rsidRPr="00000000" w14:paraId="0000008B">
      <w:pPr>
        <w:keepNext w:val="1"/>
        <w:widowControl w:val="1"/>
        <w:spacing w:after="0" w:before="0" w:line="480" w:lineRule="auto"/>
        <w:ind w:left="0" w:right="0" w:firstLine="0"/>
        <w:rPr>
          <w:del w:id="7099" w:author="Claude" w:date="2026-09-04T12:00:00Z"/>
        </w:rPr>
      </w:pPr>
      <w:del w:id="7098" w:author="Claude" w:date="2026-09-04T12:00:00Z">
        <w:r w:rsidDel="00000000" w:rsidR="00000000" w:rsidRPr="00000000">
          <w:rPr>
            <w:i w:val="1"/>
            <w:iCs w:val="1"/>
            <w:rtl w:val="0"/>
          </w:rPr>
          <w:delText xml:space="preserve">Falsos positivos en el estrato de obra real no guionada</w:delText>
        </w:r>
      </w:del>
      <w:r w:rsidDel="00000000" w:rsidR="00000000" w:rsidRPr="00000000">
        <w:rPr>
          <w:rtl w:val="0"/>
        </w:rPr>
      </w:r>
    </w:p>
    <w:tbl>
      <w:tblPr>
        <w:tblStyle w:val="Table4"/>
        <w:tblW w:w="9360.0" w:type="dxa"/>
        <w:jc w:val="center"/>
        <w:tblLayout w:type="fixed"/>
        <w:tblLook w:val="0400"/>
      </w:tblPr>
      <w:tblGrid>
        <w:gridCol w:w="1750"/>
        <w:gridCol w:w="1900"/>
        <w:gridCol w:w="2300"/>
        <w:gridCol w:w="1600"/>
        <w:gridCol w:w="1810"/>
        <w:tblGridChange w:id="0">
          <w:tblGrid>
            <w:gridCol w:w="1750"/>
            <w:gridCol w:w="1900"/>
            <w:gridCol w:w="2300"/>
            <w:gridCol w:w="1600"/>
            <w:gridCol w:w="1810"/>
          </w:tblGrid>
        </w:tblGridChange>
      </w:tblGrid>
      <w:tr>
        <w:trPr>
          <w:del w:id="7100" w:author="Claude" w:date="2026-09-04T12:00:00Z"/>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C">
            <w:pPr>
              <w:widowControl w:val="1"/>
              <w:spacing w:after="0" w:before="0" w:line="240" w:lineRule="auto"/>
              <w:ind w:left="0" w:right="0" w:firstLine="0"/>
              <w:jc w:val="left"/>
              <w:rPr>
                <w:del w:id="7106" w:author="Claude" w:date="2026-09-04T12:00:00Z"/>
              </w:rPr>
            </w:pPr>
            <w:del w:id="7101" w:author="Claude" w:date="2026-09-04T12:00:00Z">
              <w:r w:rsidDel="00000000" w:rsidR="00000000" w:rsidRPr="00000000">
                <w:rPr>
                  <w:b w:val="1"/>
                  <w:bCs w:val="1"/>
                  <w:sz w:val="18"/>
                  <w:szCs w:val="18"/>
                  <w:rtl w:val="0"/>
                </w:rPr>
                <w:delText xml:space="preserve">Granularidad</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D">
            <w:pPr>
              <w:widowControl w:val="1"/>
              <w:spacing w:after="0" w:before="0" w:line="240" w:lineRule="auto"/>
              <w:ind w:left="0" w:right="0" w:firstLine="0"/>
              <w:jc w:val="center"/>
              <w:rPr>
                <w:del w:id="7107" w:author="Claude" w:date="2026-09-04T12:00:00Z"/>
              </w:rPr>
            </w:pPr>
            <w:del w:id="7102" w:author="Claude" w:date="2026-09-04T12:00:00Z">
              <w:r w:rsidDel="00000000" w:rsidR="00000000" w:rsidRPr="00000000">
                <w:rPr>
                  <w:b w:val="1"/>
                  <w:bCs w:val="1"/>
                  <w:sz w:val="18"/>
                  <w:szCs w:val="18"/>
                  <w:rtl w:val="0"/>
                </w:rPr>
                <w:delText xml:space="preserve">FP en 11 clips negativos</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E">
            <w:pPr>
              <w:widowControl w:val="1"/>
              <w:spacing w:after="0" w:before="0" w:line="240" w:lineRule="auto"/>
              <w:ind w:left="0" w:right="0" w:firstLine="0"/>
              <w:jc w:val="center"/>
              <w:rPr>
                <w:del w:id="7108" w:author="Claude" w:date="2026-09-04T12:00:00Z"/>
              </w:rPr>
            </w:pPr>
            <w:del w:id="7103" w:author="Claude" w:date="2026-09-04T12:00:00Z">
              <w:r w:rsidDel="00000000" w:rsidR="00000000" w:rsidRPr="00000000">
                <w:rPr>
                  <w:b w:val="1"/>
                  <w:bCs w:val="1"/>
                  <w:sz w:val="18"/>
                  <w:szCs w:val="18"/>
                  <w:rtl w:val="0"/>
                </w:rPr>
                <w:delText xml:space="preserve">FP en 6 min 9,6 s de cumplimiento</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F">
            <w:pPr>
              <w:widowControl w:val="1"/>
              <w:spacing w:after="0" w:before="0" w:line="240" w:lineRule="auto"/>
              <w:ind w:left="0" w:right="0" w:firstLine="0"/>
              <w:jc w:val="center"/>
              <w:rPr>
                <w:del w:id="7109" w:author="Claude" w:date="2026-09-04T12:00:00Z"/>
              </w:rPr>
            </w:pPr>
            <w:del w:id="7104" w:author="Claude" w:date="2026-09-04T12:00:00Z">
              <w:r w:rsidDel="00000000" w:rsidR="00000000" w:rsidRPr="00000000">
                <w:rPr>
                  <w:b w:val="1"/>
                  <w:bCs w:val="1"/>
                  <w:sz w:val="18"/>
                  <w:szCs w:val="18"/>
                  <w:rtl w:val="0"/>
                </w:rPr>
                <w:delText xml:space="preserve">Duración observada</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0">
            <w:pPr>
              <w:widowControl w:val="1"/>
              <w:spacing w:after="0" w:before="0" w:line="240" w:lineRule="auto"/>
              <w:ind w:left="0" w:right="0" w:firstLine="0"/>
              <w:jc w:val="center"/>
              <w:rPr>
                <w:del w:id="7110" w:author="Claude" w:date="2026-09-04T12:00:00Z"/>
              </w:rPr>
            </w:pPr>
            <w:del w:id="7105" w:author="Claude" w:date="2026-09-04T12:00:00Z">
              <w:r w:rsidDel="00000000" w:rsidR="00000000" w:rsidRPr="00000000">
                <w:rPr>
                  <w:b w:val="1"/>
                  <w:bCs w:val="1"/>
                  <w:sz w:val="18"/>
                  <w:szCs w:val="18"/>
                  <w:rtl w:val="0"/>
                </w:rPr>
                <w:delText xml:space="preserve">FA/h derivadas</w:delText>
              </w:r>
            </w:del>
            <w:r w:rsidDel="00000000" w:rsidR="00000000" w:rsidRPr="00000000">
              <w:rPr>
                <w:rtl w:val="0"/>
              </w:rPr>
            </w:r>
          </w:p>
        </w:tc>
      </w:tr>
      <w:tr>
        <w:trPr>
          <w:del w:id="7111" w:author="Claude" w:date="2026-09-04T12:00:00Z"/>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1"/>
              <w:spacing w:after="0" w:before="0" w:line="240" w:lineRule="auto"/>
              <w:ind w:left="0" w:right="0" w:firstLine="0"/>
              <w:jc w:val="left"/>
              <w:rPr>
                <w:del w:id="7117" w:author="Claude" w:date="2026-09-04T12:00:00Z"/>
              </w:rPr>
            </w:pPr>
            <w:del w:id="7112" w:author="Claude" w:date="2026-09-04T12:00:00Z">
              <w:r w:rsidDel="00000000" w:rsidR="00000000" w:rsidRPr="00000000">
                <w:rPr>
                  <w:sz w:val="18"/>
                  <w:szCs w:val="18"/>
                  <w:rtl w:val="0"/>
                </w:rPr>
                <w:delText xml:space="preserve">Escena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1"/>
              <w:spacing w:after="0" w:before="0" w:line="240" w:lineRule="auto"/>
              <w:ind w:left="0" w:right="0" w:firstLine="0"/>
              <w:jc w:val="center"/>
              <w:rPr>
                <w:del w:id="7118" w:author="Claude" w:date="2026-09-04T12:00:00Z"/>
              </w:rPr>
            </w:pPr>
            <w:del w:id="7113" w:author="Claude" w:date="2026-09-04T12:00:00Z">
              <w:r w:rsidDel="00000000" w:rsidR="00000000" w:rsidRPr="00000000">
                <w:rPr>
                  <w:sz w:val="18"/>
                  <w:szCs w:val="18"/>
                  <w:rtl w:val="0"/>
                </w:rPr>
                <w:delText xml:space="preserve">26</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1"/>
              <w:spacing w:after="0" w:before="0" w:line="240" w:lineRule="auto"/>
              <w:ind w:left="0" w:right="0" w:firstLine="0"/>
              <w:jc w:val="center"/>
              <w:rPr>
                <w:del w:id="7119" w:author="Claude" w:date="2026-09-04T12:00:00Z"/>
              </w:rPr>
            </w:pPr>
            <w:del w:id="7114" w:author="Claude" w:date="2026-09-04T12:00:00Z">
              <w:r w:rsidDel="00000000" w:rsidR="00000000" w:rsidRPr="00000000">
                <w:rPr>
                  <w:sz w:val="18"/>
                  <w:szCs w:val="18"/>
                  <w:rtl w:val="0"/>
                </w:rPr>
                <w:delText xml:space="preserve">3</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1"/>
              <w:spacing w:after="0" w:before="0" w:line="240" w:lineRule="auto"/>
              <w:ind w:left="0" w:right="0" w:firstLine="0"/>
              <w:jc w:val="center"/>
              <w:rPr>
                <w:del w:id="7120" w:author="Claude" w:date="2026-09-04T12:00:00Z"/>
              </w:rPr>
            </w:pPr>
            <w:del w:id="7115" w:author="Claude" w:date="2026-09-04T12:00:00Z">
              <w:r w:rsidDel="00000000" w:rsidR="00000000" w:rsidRPr="00000000">
                <w:rPr>
                  <w:sz w:val="18"/>
                  <w:szCs w:val="18"/>
                  <w:rtl w:val="0"/>
                </w:rPr>
                <w:delText xml:space="preserve">0,1027 h</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1"/>
              <w:spacing w:after="0" w:before="0" w:line="240" w:lineRule="auto"/>
              <w:ind w:left="0" w:right="0" w:firstLine="0"/>
              <w:jc w:val="center"/>
              <w:rPr>
                <w:del w:id="7121" w:author="Claude" w:date="2026-09-04T12:00:00Z"/>
              </w:rPr>
            </w:pPr>
            <w:del w:id="7116" w:author="Claude" w:date="2026-09-04T12:00:00Z">
              <w:r w:rsidDel="00000000" w:rsidR="00000000" w:rsidRPr="00000000">
                <w:rPr>
                  <w:sz w:val="18"/>
                  <w:szCs w:val="18"/>
                  <w:rtl w:val="0"/>
                </w:rPr>
                <w:delText xml:space="preserve">29,2</w:delText>
              </w:r>
            </w:del>
            <w:r w:rsidDel="00000000" w:rsidR="00000000" w:rsidRPr="00000000">
              <w:rPr>
                <w:rtl w:val="0"/>
              </w:rPr>
            </w:r>
          </w:p>
        </w:tc>
      </w:tr>
      <w:tr>
        <w:trPr>
          <w:del w:id="7122" w:author="Claude" w:date="2026-09-04T12:00:00Z"/>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6">
            <w:pPr>
              <w:widowControl w:val="1"/>
              <w:spacing w:after="0" w:before="0" w:line="240" w:lineRule="auto"/>
              <w:ind w:left="0" w:right="0" w:firstLine="0"/>
              <w:jc w:val="left"/>
              <w:rPr>
                <w:del w:id="7128" w:author="Claude" w:date="2026-09-04T12:00:00Z"/>
              </w:rPr>
            </w:pPr>
            <w:del w:id="7123" w:author="Claude" w:date="2026-09-04T12:00:00Z">
              <w:r w:rsidDel="00000000" w:rsidR="00000000" w:rsidRPr="00000000">
                <w:rPr>
                  <w:sz w:val="18"/>
                  <w:szCs w:val="18"/>
                  <w:rtl w:val="0"/>
                </w:rPr>
                <w:delText xml:space="preserve">Sujeto</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7">
            <w:pPr>
              <w:widowControl w:val="1"/>
              <w:spacing w:after="0" w:before="0" w:line="240" w:lineRule="auto"/>
              <w:ind w:left="0" w:right="0" w:firstLine="0"/>
              <w:jc w:val="center"/>
              <w:rPr>
                <w:del w:id="7129" w:author="Claude" w:date="2026-09-04T12:00:00Z"/>
              </w:rPr>
            </w:pPr>
            <w:del w:id="7124" w:author="Claude" w:date="2026-09-04T12:00:00Z">
              <w:r w:rsidDel="00000000" w:rsidR="00000000" w:rsidRPr="00000000">
                <w:rPr>
                  <w:sz w:val="18"/>
                  <w:szCs w:val="18"/>
                  <w:rtl w:val="0"/>
                </w:rPr>
                <w:delText xml:space="preserve">323</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8">
            <w:pPr>
              <w:widowControl w:val="1"/>
              <w:spacing w:after="0" w:before="0" w:line="240" w:lineRule="auto"/>
              <w:ind w:left="0" w:right="0" w:firstLine="0"/>
              <w:jc w:val="center"/>
              <w:rPr>
                <w:del w:id="7130" w:author="Claude" w:date="2026-09-04T12:00:00Z"/>
              </w:rPr>
            </w:pPr>
            <w:del w:id="7125" w:author="Claude" w:date="2026-09-04T12:00:00Z">
              <w:r w:rsidDel="00000000" w:rsidR="00000000" w:rsidRPr="00000000">
                <w:rPr>
                  <w:sz w:val="18"/>
                  <w:szCs w:val="18"/>
                  <w:rtl w:val="0"/>
                </w:rPr>
                <w:delText xml:space="preserve">190</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9">
            <w:pPr>
              <w:widowControl w:val="1"/>
              <w:spacing w:after="0" w:before="0" w:line="240" w:lineRule="auto"/>
              <w:ind w:left="0" w:right="0" w:firstLine="0"/>
              <w:jc w:val="center"/>
              <w:rPr>
                <w:del w:id="7131" w:author="Claude" w:date="2026-09-04T12:00:00Z"/>
              </w:rPr>
            </w:pPr>
            <w:del w:id="7126" w:author="Claude" w:date="2026-09-04T12:00:00Z">
              <w:r w:rsidDel="00000000" w:rsidR="00000000" w:rsidRPr="00000000">
                <w:rPr>
                  <w:sz w:val="18"/>
                  <w:szCs w:val="18"/>
                  <w:rtl w:val="0"/>
                </w:rPr>
                <w:delText xml:space="preserve">0,1027 h</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A">
            <w:pPr>
              <w:widowControl w:val="1"/>
              <w:spacing w:after="0" w:before="0" w:line="240" w:lineRule="auto"/>
              <w:ind w:left="0" w:right="0" w:firstLine="0"/>
              <w:jc w:val="center"/>
              <w:rPr>
                <w:del w:id="7132" w:author="Claude" w:date="2026-09-04T12:00:00Z"/>
              </w:rPr>
            </w:pPr>
            <w:del w:id="7127" w:author="Claude" w:date="2026-09-04T12:00:00Z">
              <w:r w:rsidDel="00000000" w:rsidR="00000000" w:rsidRPr="00000000">
                <w:rPr>
                  <w:sz w:val="18"/>
                  <w:szCs w:val="18"/>
                  <w:rtl w:val="0"/>
                </w:rPr>
                <w:delText xml:space="preserve">1.850,8</w:delText>
              </w:r>
            </w:del>
            <w:r w:rsidDel="00000000" w:rsidR="00000000" w:rsidRPr="00000000">
              <w:rPr>
                <w:rtl w:val="0"/>
              </w:rPr>
            </w:r>
          </w:p>
        </w:tc>
      </w:tr>
    </w:tbl>
    <w:p w:rsidR="00000000" w:rsidDel="00000000" w:rsidP="00000000" w:rsidRDefault="00000000" w:rsidRPr="00000000" w14:paraId="0000009B">
      <w:pPr>
        <w:widowControl w:val="1"/>
        <w:spacing w:after="0" w:before="0" w:line="480" w:lineRule="auto"/>
        <w:ind w:left="0" w:right="0" w:firstLine="720"/>
        <w:rPr>
          <w:del w:id="7135" w:author="Claude" w:date="2026-09-04T12:00:00Z"/>
        </w:rPr>
      </w:pPr>
      <w:del w:id="7133" w:author="Claude" w:date="2026-09-04T12:00:00Z">
        <w:r w:rsidDel="00000000" w:rsidR="00000000" w:rsidRPr="00000000">
          <w:rPr>
            <w:i w:val="1"/>
            <w:iCs w:val="1"/>
            <w:rtl w:val="0"/>
          </w:rPr>
          <w:delText xml:space="preserve">Nota. </w:delText>
        </w:r>
      </w:del>
      <w:del w:id="7134" w:author="Claude" w:date="2026-09-04T12:00:00Z">
        <w:r w:rsidDel="00000000" w:rsidR="00000000" w:rsidRPr="00000000">
          <w:rPr>
            <w:rtl w:val="0"/>
          </w:rPr>
          <w:delText xml:space="preserve">Los conteos sobre 11 clips negativos describen el estrato completo. La tasa horaria se deriva del subconjunto continuo de 6 min 9,6 s y se presenta junto con su exposición de 0,1027 h; no constituye una cota operativa.</w:delText>
        </w:r>
      </w:del>
    </w:p>
    <w:p w:rsidR="00000000" w:rsidDel="00000000" w:rsidP="00000000" w:rsidRDefault="00000000" w:rsidRPr="00000000" w14:paraId="0000009C">
      <w:pPr>
        <w:widowControl w:val="1"/>
        <w:spacing w:after="0" w:before="0" w:line="480" w:lineRule="auto"/>
        <w:ind w:left="0" w:right="0" w:firstLine="720"/>
        <w:rPr/>
      </w:pPr>
      <w:del w:id="7136" w:author="Claude" w:date="2026-09-04T12:00:00Z">
        <w:r w:rsidDel="00000000" w:rsidR="00000000" w:rsidRPr="00000000">
          <w:rPr>
            <w:rtl w:val="0"/>
          </w:rPr>
          <w:delText xml:space="preserve">La exposición disponible estuvo dos órdenes de magnitud por debajo de la necesaria para sostener una cota. Por ello, las tasas de 29,2 y 1.850,8 falsas alarmas por hora se conservaron como magnitudes derivadas de 3 y 190 falsos positivos observados en 0,1027 h, y no como estimaciones de comportamiento horario estable.</w:delText>
        </w:r>
      </w:del>
      <w:ins w:id="7137" w:author="Claude" w:date="2026-09-04T12:00:00Z">
        <w:r>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estuvo dos órdenes de magnitud por debajo de la necesaria para sostener una.</w:t>
        </w:r>
      </w:ins>
    </w:p>
    <w:p w:rsidR="00000000" w:rsidDel="00000000" w:rsidP="00000000" w:rsidRDefault="00000000" w:rsidRPr="00000000" w14:paraId="0000009D">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E">
      <w:pPr>
        <w:widowControl w:val="1"/>
        <w:spacing w:after="0" w:before="0" w:line="480" w:lineRule="auto"/>
        <w:ind w:left="0" w:right="0" w:firstLine="720"/>
        <w:rPr/>
      </w:pPr>
      <w:del w:id="7138" w:author="Claude" w:date="2026-09-04T12:00:00Z">
        <w:r w:rsidDel="00000000" w:rsidR="00000000" w:rsidRPr="00000000">
          <w:rPr>
            <w:rtl w:val="0"/>
          </w:rPr>
          <w:delText xml:space="preserve">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el bloque de rodaje (n = 34 clips). El contraste mantuvo ese material y remuestreó los clips de manera pareada.</w:delText>
        </w:r>
      </w:del>
      <w:ins w:id="7139" w:author="Claude" w:date="2026-09-04T12:00:00Z">
        <w:r>
          <w:rPr>
            <w:rtl w:val="0"/>
          </w:rPr>
          <w:t xml:space="preserve">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los 34 clips del bloque de rodaje, remuestreados de manera pareada. La Tabla 64 reúne esas mediciones junto con las de integridad y latencia por tramo.</w:t>
        </w:r>
      </w:ins>
    </w:p>
    <w:p w:rsidR="00000000" w:rsidDel="00000000" w:rsidP="00000000" w:rsidRDefault="00000000" w:rsidRPr="00000000" w14:paraId="0000009F">
      <w:pPr>
        <w:keepNext w:val="1"/>
        <w:widowControl w:val="1"/>
        <w:spacing w:after="0" w:before="0" w:line="480" w:lineRule="auto"/>
        <w:ind w:left="0" w:right="0" w:firstLine="0"/>
        <w:rPr/>
      </w:pPr>
      <w:del w:id="7140" w:author="Claude" w:date="2026-09-04T12:00:00Z">
        <w:r w:rsidDel="00000000" w:rsidR="00000000" w:rsidRPr="00000000">
          <w:rPr>
            <w:b w:val="1"/>
            <w:bCs w:val="1"/>
            <w:rtl w:val="0"/>
          </w:rPr>
          <w:delText xml:space="preserve">Tabla 66</w:delText>
        </w:r>
      </w:del>
      <w:ins w:id="7141" w:author="Claude" w:date="2026-09-04T12:00:00Z">
        <w:r>
          <w:rPr>
            <w:b w:val="1"/>
            <w:bCs w:val="1"/>
            <w:rtl w:val="0"/>
          </w:rPr>
          <w:t xml:space="preserve">Tabla 64</w:t>
        </w:r>
      </w:ins>
      <w:r w:rsidDel="00000000" w:rsidR="00000000" w:rsidRPr="00000000">
        <w:rPr>
          <w:rtl w:val="0"/>
        </w:rPr>
      </w:r>
    </w:p>
    <w:p w:rsidR="00000000" w:rsidDel="00000000" w:rsidP="00000000" w:rsidRDefault="00000000" w:rsidRPr="00000000" w14:paraId="000000A0">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5"/>
        <w:tblW w:w="9360.0" w:type="dxa"/>
        <w:jc w:val="center"/>
        <w:tblLayout w:type="fixed"/>
        <w:tblLook w:val="0400"/>
      </w:tblPr>
      <w:tblGrid>
        <w:gridCol w:w="1050"/>
        <w:gridCol w:w="2050"/>
        <w:gridCol w:w="2550"/>
        <w:gridCol w:w="1750"/>
        <w:gridCol w:w="1960"/>
        <w:tblGridChange w:id="0">
          <w:tblGrid>
            <w:gridCol w:w="1050"/>
            <w:gridCol w:w="2050"/>
            <w:gridCol w:w="2550"/>
            <w:gridCol w:w="1750"/>
            <w:gridCol w:w="19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1">
            <w:pPr>
              <w:widowControl w:val="1"/>
              <w:spacing w:after="0" w:before="0" w:line="240" w:lineRule="auto"/>
              <w:ind w:left="0" w:right="0" w:firstLine="0"/>
              <w:jc w:val="left"/>
              <w:rPr/>
            </w:pPr>
            <w:r w:rsidDel="00000000" w:rsidR="00000000" w:rsidRPr="00000000">
              <w:rPr>
                <w:b w:val="1"/>
                <w:bCs w:val="1"/>
                <w:sz w:val="16"/>
                <w:szCs w:val="16"/>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2">
            <w:pPr>
              <w:widowControl w:val="1"/>
              <w:spacing w:after="0" w:before="0" w:line="240" w:lineRule="auto"/>
              <w:ind w:left="0" w:right="0" w:firstLine="0"/>
              <w:jc w:val="left"/>
              <w:rPr/>
            </w:pPr>
            <w:r w:rsidDel="00000000" w:rsidR="00000000" w:rsidRPr="00000000">
              <w:rPr>
                <w:b w:val="1"/>
                <w:bCs w:val="1"/>
                <w:sz w:val="16"/>
                <w:szCs w:val="16"/>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3">
            <w:pPr>
              <w:widowControl w:val="1"/>
              <w:spacing w:after="0" w:before="0" w:line="240" w:lineRule="auto"/>
              <w:ind w:left="0" w:right="0" w:firstLine="0"/>
              <w:jc w:val="center"/>
              <w:rPr/>
            </w:pPr>
            <w:r w:rsidDel="00000000" w:rsidR="00000000" w:rsidRPr="00000000">
              <w:rPr>
                <w:b w:val="1"/>
                <w:bCs w:val="1"/>
                <w:sz w:val="16"/>
                <w:szCs w:val="16"/>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4">
            <w:pPr>
              <w:widowControl w:val="1"/>
              <w:spacing w:after="0" w:before="0" w:line="240" w:lineRule="auto"/>
              <w:ind w:left="0" w:right="0" w:firstLine="0"/>
              <w:jc w:val="center"/>
              <w:rPr/>
            </w:pPr>
            <w:r w:rsidDel="00000000" w:rsidR="00000000" w:rsidRPr="00000000">
              <w:rPr>
                <w:b w:val="1"/>
                <w:bCs w:val="1"/>
                <w:sz w:val="16"/>
                <w:szCs w:val="16"/>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5">
            <w:pPr>
              <w:widowControl w:val="1"/>
              <w:spacing w:after="0" w:before="0" w:line="240" w:lineRule="auto"/>
              <w:ind w:left="0" w:right="0" w:firstLine="0"/>
              <w:jc w:val="left"/>
              <w:rPr/>
            </w:pPr>
            <w:r w:rsidDel="00000000" w:rsidR="00000000" w:rsidRPr="00000000">
              <w:rPr>
                <w:b w:val="1"/>
                <w:bCs w:val="1"/>
                <w:sz w:val="16"/>
                <w:szCs w:val="16"/>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1"/>
              <w:spacing w:after="0" w:before="0" w:line="240" w:lineRule="auto"/>
              <w:ind w:left="0" w:right="0" w:firstLine="0"/>
              <w:jc w:val="left"/>
              <w:rPr/>
            </w:pPr>
            <w:r w:rsidDel="00000000" w:rsidR="00000000" w:rsidRPr="00000000">
              <w:rPr>
                <w:sz w:val="16"/>
                <w:szCs w:val="16"/>
                <w:rtl w:val="0"/>
              </w:rPr>
              <w:t xml:space="preserve">Densidad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1"/>
              <w:spacing w:after="0" w:before="0" w:line="240" w:lineRule="auto"/>
              <w:ind w:left="0" w:right="0" w:firstLine="0"/>
              <w:jc w:val="left"/>
              <w:rPr/>
            </w:pPr>
            <w:r w:rsidDel="00000000" w:rsidR="00000000" w:rsidRPr="00000000">
              <w:rPr>
                <w:sz w:val="16"/>
                <w:szCs w:val="16"/>
                <w:rtl w:val="0"/>
              </w:rPr>
              <w:t xml:space="preserve">Techo en vivo, aproximadamente 4,29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1"/>
              <w:spacing w:after="0" w:before="0" w:line="240" w:lineRule="auto"/>
              <w:ind w:left="0" w:right="0" w:firstLine="0"/>
              <w:jc w:val="center"/>
              <w:rPr/>
            </w:pPr>
            <w:r w:rsidDel="00000000" w:rsidR="00000000" w:rsidRPr="00000000">
              <w:rPr>
                <w:sz w:val="16"/>
                <w:szCs w:val="16"/>
                <w:rtl w:val="0"/>
              </w:rPr>
              <w:t xml:space="preserve">Escena 0,794 · sujeto 0,866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240" w:lineRule="auto"/>
              <w:ind w:left="0" w:right="0" w:firstLine="0"/>
              <w:jc w:val="center"/>
              <w:rPr/>
            </w:pPr>
            <w:r w:rsidDel="00000000" w:rsidR="00000000" w:rsidRPr="00000000">
              <w:rPr>
                <w:sz w:val="16"/>
                <w:szCs w:val="16"/>
                <w:rtl w:val="0"/>
              </w:rPr>
              <w:t xml:space="preserve">n = 34 episodios evaluables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240" w:lineRule="auto"/>
              <w:ind w:left="0" w:right="0" w:firstLine="0"/>
              <w:jc w:val="left"/>
              <w:rPr/>
            </w:pPr>
            <w:r w:rsidDel="00000000" w:rsidR="00000000" w:rsidRPr="00000000">
              <w:rPr>
                <w:sz w:val="16"/>
                <w:szCs w:val="16"/>
                <w:rtl w:val="0"/>
              </w:rPr>
              <w:t xml:space="preserve">La ganancia por identidad se conservó.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240" w:lineRule="auto"/>
              <w:ind w:left="0" w:right="0" w:firstLine="0"/>
              <w:jc w:val="left"/>
              <w:rPr/>
            </w:pPr>
            <w:r w:rsidDel="00000000" w:rsidR="00000000" w:rsidRPr="00000000">
              <w:rPr>
                <w:sz w:val="16"/>
                <w:szCs w:val="16"/>
                <w:rtl w:val="0"/>
              </w:rPr>
              <w:t xml:space="preserve">Densidad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240" w:lineRule="auto"/>
              <w:ind w:left="0" w:right="0" w:firstLine="0"/>
              <w:jc w:val="left"/>
              <w:rPr/>
            </w:pPr>
            <w:r w:rsidDel="00000000" w:rsidR="00000000" w:rsidRPr="00000000">
              <w:rPr>
                <w:sz w:val="16"/>
                <w:szCs w:val="16"/>
                <w:rtl w:val="0"/>
              </w:rPr>
              <w:t xml:space="preserve">Peor caso, aproximadamente 1,15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240" w:lineRule="auto"/>
              <w:ind w:left="0" w:right="0" w:firstLine="0"/>
              <w:jc w:val="center"/>
              <w:rPr/>
            </w:pPr>
            <w:r w:rsidDel="00000000" w:rsidR="00000000" w:rsidRPr="00000000">
              <w:rPr>
                <w:sz w:val="16"/>
                <w:szCs w:val="16"/>
                <w:rtl w:val="0"/>
              </w:rPr>
              <w:t xml:space="preserve">Escena 0,646 · sujeto 0,742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240" w:lineRule="auto"/>
              <w:ind w:left="0" w:right="0" w:firstLine="0"/>
              <w:jc w:val="center"/>
              <w:rPr/>
            </w:pPr>
            <w:r w:rsidDel="00000000" w:rsidR="00000000" w:rsidRPr="00000000">
              <w:rPr>
                <w:sz w:val="16"/>
                <w:szCs w:val="16"/>
                <w:rtl w:val="0"/>
              </w:rPr>
              <w:t xml:space="preserve">n = 34 episodios evaluables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240" w:lineRule="auto"/>
              <w:ind w:left="0" w:right="0" w:firstLine="0"/>
              <w:jc w:val="left"/>
              <w:rPr/>
            </w:pPr>
            <w:r w:rsidDel="00000000" w:rsidR="00000000" w:rsidRPr="00000000">
              <w:rPr>
                <w:sz w:val="16"/>
                <w:szCs w:val="16"/>
                <w:rtl w:val="0"/>
              </w:rPr>
              <w:t xml:space="preserve">La restricción redujo ambos resultados sin invertir el orden.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240" w:lineRule="auto"/>
              <w:ind w:left="0" w:right="0" w:firstLine="0"/>
              <w:jc w:val="left"/>
              <w:rPr/>
            </w:pPr>
            <w:r w:rsidDel="00000000" w:rsidR="00000000" w:rsidRPr="00000000">
              <w:rPr>
                <w:sz w:val="16"/>
                <w:szCs w:val="16"/>
                <w:rtl w:val="0"/>
              </w:rPr>
              <w:t xml:space="preserve">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240" w:lineRule="auto"/>
              <w:ind w:left="0" w:right="0" w:firstLine="0"/>
              <w:jc w:val="left"/>
              <w:rPr/>
            </w:pPr>
            <w:r w:rsidDel="00000000" w:rsidR="00000000" w:rsidRPr="00000000">
              <w:rPr>
                <w:sz w:val="16"/>
                <w:szCs w:val="16"/>
                <w:rtl w:val="0"/>
              </w:rPr>
              <w:t xml:space="preserve">Cuatro densidades medidas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240" w:lineRule="auto"/>
              <w:ind w:left="0" w:right="0" w:firstLine="0"/>
              <w:jc w:val="center"/>
              <w:rPr/>
            </w:pPr>
            <w:r w:rsidDel="00000000" w:rsidR="00000000" w:rsidRPr="00000000">
              <w:rPr>
                <w:sz w:val="16"/>
                <w:szCs w:val="16"/>
                <w:rtl w:val="0"/>
              </w:rPr>
              <w:t xml:space="preserve">Ganancias de F1 +0,141 · +0,072 · +0,137 · +0,096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240" w:lineRule="auto"/>
              <w:ind w:left="0" w:right="0" w:firstLine="0"/>
              <w:jc w:val="center"/>
              <w:rPr/>
            </w:pPr>
            <w:r w:rsidDel="00000000" w:rsidR="00000000" w:rsidRPr="00000000">
              <w:rPr>
                <w:sz w:val="16"/>
                <w:szCs w:val="16"/>
                <w:rtl w:val="0"/>
              </w:rPr>
              <w:t xml:space="preserve">n = 4 densidades sobre 34 clips; remuestreo pareado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240" w:lineRule="auto"/>
              <w:ind w:left="0" w:right="0" w:firstLine="0"/>
              <w:jc w:val="left"/>
              <w:rPr/>
            </w:pPr>
            <w:r w:rsidDel="00000000" w:rsidR="00000000" w:rsidRPr="00000000">
              <w:rPr>
                <w:sz w:val="16"/>
                <w:szCs w:val="16"/>
                <w:rtl w:val="0"/>
              </w:rPr>
              <w:t xml:space="preserve">El intervalo empírico excluyó el cero en las cuatro condiciones.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240" w:lineRule="auto"/>
              <w:ind w:left="0" w:right="0" w:firstLine="0"/>
              <w:jc w:val="left"/>
              <w:rPr/>
            </w:pPr>
            <w:r w:rsidDel="00000000" w:rsidR="00000000" w:rsidRPr="00000000">
              <w:rPr>
                <w:sz w:val="16"/>
                <w:szCs w:val="16"/>
                <w:rtl w:val="0"/>
              </w:rPr>
              <w:t xml:space="preserve">Integridad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240" w:lineRule="auto"/>
              <w:ind w:left="0" w:right="0" w:firstLine="0"/>
              <w:jc w:val="left"/>
              <w:rPr/>
            </w:pPr>
            <w:r w:rsidDel="00000000" w:rsidR="00000000" w:rsidRPr="00000000">
              <w:rPr>
                <w:sz w:val="16"/>
                <w:szCs w:val="16"/>
                <w:rtl w:val="0"/>
              </w:rPr>
              <w:t xml:space="preserve">Relectura frente a transmisión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240" w:lineRule="auto"/>
              <w:ind w:left="0" w:right="0" w:firstLine="0"/>
              <w:jc w:val="center"/>
              <w:rPr/>
            </w:pPr>
            <w:r w:rsidDel="00000000" w:rsidR="00000000" w:rsidRPr="00000000">
              <w:rPr>
                <w:sz w:val="16"/>
                <w:szCs w:val="16"/>
                <w:rtl w:val="0"/>
              </w:rPr>
              <w:t xml:space="preserve">Paridad byte a byte · 0 eventos perdidos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240" w:lineRule="auto"/>
              <w:ind w:left="0" w:right="0" w:firstLine="0"/>
              <w:jc w:val="center"/>
              <w:rPr/>
            </w:pPr>
            <w:r w:rsidDel="00000000" w:rsidR="00000000" w:rsidRPr="00000000">
              <w:rPr>
                <w:sz w:val="16"/>
                <w:szCs w:val="16"/>
                <w:rtl w:val="0"/>
              </w:rPr>
              <w:t xml:space="preserve">n = 6 corridas del rodaje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240" w:lineRule="auto"/>
              <w:ind w:left="0" w:right="0" w:firstLine="0"/>
              <w:jc w:val="left"/>
              <w:rPr/>
            </w:pPr>
            <w:r w:rsidDel="00000000" w:rsidR="00000000" w:rsidRPr="00000000">
              <w:rPr>
                <w:sz w:val="16"/>
                <w:szCs w:val="16"/>
                <w:rtl w:val="0"/>
              </w:rPr>
              <w:t xml:space="preserve">El transporte no alteró la evidencia.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240" w:lineRule="auto"/>
              <w:ind w:left="0" w:right="0" w:firstLine="0"/>
              <w:jc w:val="left"/>
              <w:rPr/>
            </w:pPr>
            <w:r w:rsidDel="00000000" w:rsidR="00000000" w:rsidRPr="00000000">
              <w:rPr>
                <w:sz w:val="16"/>
                <w:szCs w:val="16"/>
                <w:rtl w:val="0"/>
              </w:rPr>
              <w:t xml:space="preserve">Latencia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240" w:lineRule="auto"/>
              <w:ind w:left="0" w:right="0" w:firstLine="0"/>
              <w:jc w:val="left"/>
              <w:rPr/>
            </w:pPr>
            <w:r w:rsidDel="00000000" w:rsidR="00000000" w:rsidRPr="00000000">
              <w:rPr>
                <w:sz w:val="16"/>
                <w:szCs w:val="16"/>
                <w:rtl w:val="0"/>
              </w:rPr>
              <w:t xml:space="preserve">Detector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240" w:lineRule="auto"/>
              <w:ind w:left="0" w:right="0" w:firstLine="0"/>
              <w:jc w:val="center"/>
              <w:rPr/>
            </w:pPr>
            <w:r w:rsidDel="00000000" w:rsidR="00000000" w:rsidRPr="00000000">
              <w:rPr>
                <w:sz w:val="16"/>
                <w:szCs w:val="16"/>
                <w:rtl w:val="0"/>
              </w:rPr>
              <w:t xml:space="preserve">p50 14,7 · p95 31,8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240" w:lineRule="auto"/>
              <w:ind w:left="0" w:right="0" w:firstLine="0"/>
              <w:jc w:val="center"/>
              <w:rPr/>
            </w:pPr>
            <w:r w:rsidDel="00000000" w:rsidR="00000000" w:rsidRPr="00000000">
              <w:rPr>
                <w:sz w:val="16"/>
                <w:szCs w:val="16"/>
                <w:rtl w:val="0"/>
              </w:rPr>
              <w:t xml:space="preserve">n = 20 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240" w:lineRule="auto"/>
              <w:ind w:left="0" w:right="0" w:firstLine="0"/>
              <w:jc w:val="left"/>
              <w:rPr/>
            </w:pPr>
            <w:del w:id="7144" w:author="Claude" w:date="2026-09-04T12:00:00Z">
              <w:r w:rsidDel="00000000" w:rsidR="00000000" w:rsidRPr="00000000">
                <w:rPr>
                  <w:sz w:val="16"/>
                  <w:szCs w:val="16"/>
                  <w:rtl w:val="0"/>
                </w:rPr>
                <w:delText xml:space="preserve">Dentro del presupuesto de 50–250 ms.</w:delText>
              </w:r>
            </w:del>
            <w:ins w:id="7145" w:author="Claude" w:date="2026-09-04T12:00:00Z">
              <w:r>
                <w:rPr>
                  <w:rtl w:val="0"/>
                </w:rPr>
                <w:t xml:space="preserve">Dentro del presupuesto declarado en la sección 17.1.7.</w:t>
              </w:r>
            </w:ins>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240" w:lineRule="auto"/>
              <w:ind w:left="0" w:right="0" w:firstLine="0"/>
              <w:jc w:val="left"/>
              <w:rPr/>
            </w:pPr>
            <w:r w:rsidDel="00000000" w:rsidR="00000000" w:rsidRPr="00000000">
              <w:rPr>
                <w:sz w:val="16"/>
                <w:szCs w:val="16"/>
                <w:rtl w:val="0"/>
              </w:rPr>
              <w:t xml:space="preserve">Latencia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240" w:lineRule="auto"/>
              <w:ind w:left="0" w:right="0" w:firstLine="0"/>
              <w:jc w:val="left"/>
              <w:rPr/>
            </w:pPr>
            <w:r w:rsidDel="00000000" w:rsidR="00000000" w:rsidRPr="00000000">
              <w:rPr>
                <w:sz w:val="16"/>
                <w:szCs w:val="16"/>
                <w:rtl w:val="0"/>
              </w:rPr>
              <w:t xml:space="preserve">Detector open-vocabulary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240" w:lineRule="auto"/>
              <w:ind w:left="0" w:right="0" w:firstLine="0"/>
              <w:jc w:val="center"/>
              <w:rPr/>
            </w:pPr>
            <w:r w:rsidDel="00000000" w:rsidR="00000000" w:rsidRPr="00000000">
              <w:rPr>
                <w:sz w:val="16"/>
                <w:szCs w:val="16"/>
                <w:rtl w:val="0"/>
              </w:rPr>
              <w:t xml:space="preserve">p95 630–890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240" w:lineRule="auto"/>
              <w:ind w:left="0" w:right="0" w:firstLine="0"/>
              <w:jc w:val="center"/>
              <w:rPr/>
            </w:pPr>
            <w:r w:rsidDel="00000000" w:rsidR="00000000" w:rsidRPr="00000000">
              <w:rPr>
                <w:sz w:val="16"/>
                <w:szCs w:val="16"/>
                <w:rtl w:val="0"/>
              </w:rPr>
              <w:t xml:space="preserve">n = 47, 93 y 55 unidades procesadas en las tres corridas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240" w:lineRule="auto"/>
              <w:ind w:left="0" w:right="0" w:firstLine="0"/>
              <w:jc w:val="left"/>
              <w:rPr/>
            </w:pPr>
            <w:r w:rsidDel="00000000" w:rsidR="00000000" w:rsidRPr="00000000">
              <w:rPr>
                <w:sz w:val="16"/>
                <w:szCs w:val="16"/>
                <w:rtl w:val="0"/>
              </w:rPr>
              <w:t xml:space="preserve">Fuera del presupuesto; la corrida lo declaró.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240" w:lineRule="auto"/>
              <w:ind w:left="0" w:right="0" w:firstLine="0"/>
              <w:jc w:val="left"/>
              <w:rPr/>
            </w:pPr>
            <w:r w:rsidDel="00000000" w:rsidR="00000000" w:rsidRPr="00000000">
              <w:rPr>
                <w:sz w:val="16"/>
                <w:szCs w:val="16"/>
                <w:rtl w:val="0"/>
              </w:rPr>
              <w:t xml:space="preserve">Captura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240" w:lineRule="auto"/>
              <w:ind w:left="0" w:right="0" w:firstLine="0"/>
              <w:jc w:val="left"/>
              <w:rPr/>
            </w:pPr>
            <w:r w:rsidDel="00000000" w:rsidR="00000000" w:rsidRPr="00000000">
              <w:rPr>
                <w:sz w:val="16"/>
                <w:szCs w:val="16"/>
                <w:rtl w:val="0"/>
              </w:rPr>
              <w:t xml:space="preserve">Antes del retiro de la unidad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240" w:lineRule="auto"/>
              <w:ind w:left="0" w:right="0" w:firstLine="0"/>
              <w:jc w:val="center"/>
              <w:rPr/>
            </w:pPr>
            <w:r w:rsidDel="00000000" w:rsidR="00000000" w:rsidRPr="00000000">
              <w:rPr>
                <w:sz w:val="16"/>
                <w:szCs w:val="16"/>
                <w:rtl w:val="0"/>
              </w:rPr>
              <w:t xml:space="preserve">202–217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240" w:lineRule="auto"/>
              <w:ind w:left="0" w:right="0" w:firstLine="0"/>
              <w:jc w:val="center"/>
              <w:rPr/>
            </w:pPr>
            <w:r w:rsidDel="00000000" w:rsidR="00000000" w:rsidRPr="00000000">
              <w:rPr>
                <w:sz w:val="16"/>
                <w:szCs w:val="16"/>
                <w:rtl w:val="0"/>
              </w:rPr>
              <w:t xml:space="preserve">medianas por corrida; n = 47 a 295 unidades procesadas en cada una de las seis corridas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240" w:lineRule="auto"/>
              <w:ind w:left="0" w:right="0" w:firstLine="0"/>
              <w:jc w:val="left"/>
              <w:rPr/>
            </w:pPr>
            <w:r w:rsidDel="00000000" w:rsidR="00000000" w:rsidRPr="00000000">
              <w:rPr>
                <w:sz w:val="16"/>
                <w:szCs w:val="16"/>
                <w:rtl w:val="0"/>
              </w:rPr>
              <w:t xml:space="preserve">No está incluida en el tramo anterior.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240" w:lineRule="auto"/>
              <w:ind w:left="0" w:right="0" w:firstLine="0"/>
              <w:jc w:val="left"/>
              <w:rPr/>
            </w:pPr>
            <w:r w:rsidDel="00000000" w:rsidR="00000000" w:rsidRPr="00000000">
              <w:rPr>
                <w:sz w:val="16"/>
                <w:szCs w:val="16"/>
                <w:rtl w:val="0"/>
              </w:rPr>
              <w:t xml:space="preserve">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240" w:lineRule="auto"/>
              <w:ind w:left="0" w:right="0" w:firstLine="0"/>
              <w:jc w:val="left"/>
              <w:rPr/>
            </w:pP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240" w:lineRule="auto"/>
              <w:ind w:left="0" w:right="0" w:firstLine="0"/>
              <w:jc w:val="center"/>
              <w:rPr/>
            </w:pPr>
            <w:r w:rsidDel="00000000" w:rsidR="00000000" w:rsidRPr="00000000">
              <w:rPr>
                <w:sz w:val="16"/>
                <w:szCs w:val="16"/>
                <w:rtl w:val="0"/>
              </w:rPr>
              <w:t xml:space="preserve">7 alertas: 4,1–4,6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240" w:lineRule="auto"/>
              <w:ind w:left="0" w:right="0" w:firstLine="0"/>
              <w:jc w:val="center"/>
              <w:rPr/>
            </w:pPr>
            <w:r w:rsidDel="00000000" w:rsidR="00000000" w:rsidRPr="00000000">
              <w:rPr>
                <w:sz w:val="16"/>
                <w:szCs w:val="16"/>
                <w:rtl w:val="0"/>
              </w:rPr>
              <w:t xml:space="preserve">n = 7 confirmaciones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240" w:lineRule="auto"/>
              <w:ind w:left="0" w:right="0" w:firstLine="0"/>
              <w:jc w:val="left"/>
              <w:rPr/>
            </w:pPr>
            <w:r w:rsidDel="00000000" w:rsidR="00000000" w:rsidRPr="00000000">
              <w:rPr>
                <w:sz w:val="16"/>
                <w:szCs w:val="16"/>
                <w:rtl w:val="0"/>
              </w:rPr>
              <w:t xml:space="preserve">Ventana: 4,0 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240" w:lineRule="auto"/>
              <w:ind w:left="0" w:right="0" w:firstLine="0"/>
              <w:jc w:val="left"/>
              <w:rPr/>
            </w:pPr>
            <w:r w:rsidDel="00000000" w:rsidR="00000000" w:rsidRPr="00000000">
              <w:rPr>
                <w:sz w:val="16"/>
                <w:szCs w:val="16"/>
                <w:rtl w:val="0"/>
              </w:rPr>
              <w:t xml:space="preserve">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240" w:lineRule="auto"/>
              <w:ind w:left="0" w:right="0" w:firstLine="0"/>
              <w:jc w:val="left"/>
              <w:rPr/>
            </w:pPr>
            <w:r w:rsidDel="00000000" w:rsidR="00000000" w:rsidRPr="00000000">
              <w:rPr>
                <w:rFonts w:ascii="Courier New" w:cs="Courier New" w:eastAsia="Courier New" w:hAnsi="Courier New"/>
                <w:sz w:val="15"/>
                <w:szCs w:val="15"/>
                <w:rtl w:val="0"/>
              </w:rPr>
              <w:t xml:space="preserve">CR-02</w:t>
            </w:r>
            <w:r w:rsidDel="00000000" w:rsidR="00000000" w:rsidRPr="00000000">
              <w:rPr>
                <w:sz w:val="16"/>
                <w:szCs w:val="16"/>
                <w:rtl w:val="0"/>
              </w:rPr>
              <w:t xml:space="preserve">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1"/>
              <w:spacing w:after="0" w:before="0" w:line="240" w:lineRule="auto"/>
              <w:ind w:left="0" w:right="0" w:firstLine="0"/>
              <w:jc w:val="center"/>
              <w:rPr/>
            </w:pPr>
            <w:sdt>
              <w:sdtPr>
                <w:id w:val="164923205"/>
                <w:tag w:val="goog_rdk_0"/>
              </w:sdtPr>
              <w:sdtContent>
                <w:del w:id="7142" w:author="Claude" w:date="2026-09-04T12:00:00Z">
                  <w:r w:rsidDel="00000000" w:rsidR="00000000" w:rsidRPr="00000000">
                    <w:rPr>
                      <w:rFonts w:ascii="Gungsuh" w:cs="Gungsuh" w:eastAsia="Gungsuh" w:hAnsi="Gungsuh"/>
                      <w:sz w:val="16"/>
                      <w:szCs w:val="16"/>
                      <w:rtl w:val="0"/>
                    </w:rPr>
                    <w:delText xml:space="preserve">3 alertas: ≥ 7,1 s</w:delText>
                  </w:r>
                </w:del>
                <w:ins w:id="7143" w:author="Claude" w:date="2026-09-04T12:00:00Z">
                  <w:r>
                    <w:rPr>
                      <w:rtl w:val="0"/>
                    </w:rPr>
                    <w:t xml:space="preserve">3 alertas: ≥ 7,1 s</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1"/>
              <w:spacing w:after="0" w:before="0" w:line="240" w:lineRule="auto"/>
              <w:ind w:left="0" w:right="0" w:firstLine="0"/>
              <w:jc w:val="center"/>
              <w:rPr/>
            </w:pPr>
            <w:r w:rsidDel="00000000" w:rsidR="00000000" w:rsidRPr="00000000">
              <w:rPr>
                <w:sz w:val="16"/>
                <w:szCs w:val="16"/>
                <w:rtl w:val="0"/>
              </w:rPr>
              <w:t xml:space="preserve">n = 3 confirmaciones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1"/>
              <w:spacing w:after="0" w:before="0" w:line="240" w:lineRule="auto"/>
              <w:ind w:left="0" w:right="0" w:firstLine="0"/>
              <w:jc w:val="left"/>
              <w:rPr/>
            </w:pPr>
            <w:r w:rsidDel="00000000" w:rsidR="00000000" w:rsidRPr="00000000">
              <w:rPr>
                <w:sz w:val="16"/>
                <w:szCs w:val="16"/>
                <w:rtl w:val="0"/>
              </w:rPr>
              <w:t xml:space="preserve">Ventana: 7,0 s.</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240" w:lineRule="auto"/>
              <w:ind w:left="0" w:right="0" w:firstLine="0"/>
              <w:jc w:val="left"/>
              <w:rPr/>
            </w:pPr>
            <w:r w:rsidDel="00000000" w:rsidR="00000000" w:rsidRPr="00000000">
              <w:rPr>
                <w:sz w:val="16"/>
                <w:szCs w:val="16"/>
                <w:rtl w:val="0"/>
              </w:rPr>
              <w:t xml:space="preserve">Canal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240" w:lineRule="auto"/>
              <w:ind w:left="0" w:right="0" w:firstLine="0"/>
              <w:jc w:val="left"/>
              <w:rPr/>
            </w:pPr>
            <w:r w:rsidDel="00000000" w:rsidR="00000000" w:rsidRPr="00000000">
              <w:rPr>
                <w:sz w:val="16"/>
                <w:szCs w:val="16"/>
                <w:rtl w:val="0"/>
              </w:rPr>
              <w:t xml:space="preserve">Bus de alertas a confirmación del canal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5">
            <w:pPr>
              <w:widowControl w:val="1"/>
              <w:spacing w:after="0" w:before="0" w:line="240" w:lineRule="auto"/>
              <w:ind w:left="0" w:right="0" w:firstLine="0"/>
              <w:jc w:val="center"/>
              <w:rPr/>
            </w:pPr>
            <w:r w:rsidDel="00000000" w:rsidR="00000000" w:rsidRPr="00000000">
              <w:rPr>
                <w:sz w:val="16"/>
                <w:szCs w:val="16"/>
                <w:rtl w:val="0"/>
              </w:rPr>
              <w:t xml:space="preserve">p95 64,534 ms · sostenido 102,025 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6">
            <w:pPr>
              <w:widowControl w:val="1"/>
              <w:spacing w:after="0" w:before="0" w:line="240" w:lineRule="auto"/>
              <w:ind w:left="0" w:right="0" w:firstLine="0"/>
              <w:jc w:val="center"/>
              <w:rPr/>
            </w:pPr>
            <w:r w:rsidDel="00000000" w:rsidR="00000000" w:rsidRPr="00000000">
              <w:rPr>
                <w:sz w:val="16"/>
                <w:szCs w:val="16"/>
                <w:rtl w:val="0"/>
              </w:rPr>
              <w:t xml:space="preserve">n = 460 · sostenido n = 104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7">
            <w:pPr>
              <w:widowControl w:val="1"/>
              <w:spacing w:after="0" w:before="0" w:line="240" w:lineRule="auto"/>
              <w:ind w:left="0" w:right="0" w:firstLine="0"/>
              <w:jc w:val="left"/>
              <w:rPr/>
            </w:pPr>
            <w:r w:rsidDel="00000000" w:rsidR="00000000" w:rsidRPr="00000000">
              <w:rPr>
                <w:sz w:val="16"/>
                <w:szCs w:val="16"/>
                <w:rtl w:val="0"/>
              </w:rPr>
              <w:t xml:space="preserve">Tramo separado; no se suma a la alerta del sistema.</w:t>
            </w:r>
            <w:r w:rsidDel="00000000" w:rsidR="00000000" w:rsidRPr="00000000">
              <w:rPr>
                <w:rtl w:val="0"/>
              </w:rPr>
            </w:r>
          </w:p>
        </w:tc>
      </w:tr>
    </w:tbl>
    <w:p w:rsidR="00000000" w:rsidDel="00000000" w:rsidP="00000000" w:rsidRDefault="00000000" w:rsidRPr="00000000" w14:paraId="000000D8">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9">
      <w:pPr>
        <w:widowControl w:val="1"/>
        <w:spacing w:after="0" w:before="0" w:line="480" w:lineRule="auto"/>
        <w:ind w:left="0" w:right="0" w:firstLine="720"/>
        <w:rPr/>
      </w:pPr>
      <w:del w:id="7146" w:author="Claude" w:date="2026-09-04T12:00:00Z">
        <w:r w:rsidDel="00000000" w:rsidR="00000000" w:rsidRPr="00000000">
          <w:rPr>
            <w:rtl w:val="0"/>
          </w:rPr>
          <w:delText xml:space="preserve">La cobertura del episodio no se comparó entre cadencias porque depende de cuántas unidades sobreviven al muestreo. Tampoco se comparó la latencia agregada entre densidades sin controlar la supervivencia: los episodios que no alcanzan a confirmar desaparecen del promedio y lo sesgan. Entre los episodios supervivientes, el costo real de bajar la densidad fue de 0,7 a 1,3 s sobre ventanas de 4 a 7 s (n = 21, 20 y 16 episodios supervivientes comunes a 4,29, 2 y 1,15 fps, respectivamente).</w:delText>
        </w:r>
      </w:del>
      <w:ins w:id="7147" w:author="Claude" w:date="2026-09-04T12:00:00Z">
        <w:r>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ins>
    </w:p>
    <w:p w:rsidR="00000000" w:rsidDel="00000000" w:rsidP="00000000" w:rsidRDefault="00000000" w:rsidRPr="00000000" w14:paraId="000000DA">
      <w:pPr>
        <w:widowControl w:val="1"/>
        <w:spacing w:after="0" w:before="0" w:line="480" w:lineRule="auto"/>
        <w:ind w:left="0" w:right="0" w:firstLine="720"/>
        <w:rPr/>
      </w:pPr>
      <w:del w:id="7148" w:author="Claude" w:date="2026-09-04T12:00:00Z">
        <w:r w:rsidDel="00000000" w:rsidR="00000000" w:rsidRPr="00000000">
          <w:rPr>
            <w:rtl w:val="0"/>
          </w:rPr>
          <w:delText xml:space="preserve">La medición temporal confirmó además la separación entre captura, procesamiento y distribución. Los percentiles de procesamiento y la latencia de captura se consignan en la Tabla 66 con los denominadores que permanecen abiertos; corresponden a relojes distintos. En distribución, el p95 fue 64,534 ms sobre 460 entregas (n = 460) y el p95 sostenido fue 102,025 ms sobre 104 entregas (n = 104). Ambos valores describieron el intervalo desde el bus de alertas hasta la confirmación del canal, no la latencia completa de la plataforma.</w:delText>
        </w:r>
      </w:del>
      <w:ins w:id="7149" w:author="Claude" w:date="2026-09-04T12:00:00Z">
        <w:r>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ins>
    </w:p>
    <w:p w:rsidR="00000000" w:rsidDel="00000000" w:rsidP="00000000" w:rsidRDefault="00000000" w:rsidRPr="00000000" w14:paraId="000000DB">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C">
      <w:pPr>
        <w:widowControl w:val="1"/>
        <w:spacing w:after="0" w:before="0" w:line="480" w:lineRule="auto"/>
        <w:ind w:left="0" w:right="0" w:firstLine="720"/>
        <w:rPr/>
      </w:pPr>
      <w:del w:id="7150" w:author="Claude" w:date="2026-09-04T12:00:00Z">
        <w:r w:rsidDel="00000000" w:rsidR="00000000" w:rsidRPr="00000000">
          <w:rPr>
            <w:rtl w:val="0"/>
          </w:rPr>
          <w:delText xml:space="preserve">Los caminos no adoptados se evaluaron contra criterios fijados antes de leer sus resultados. La estrategia directa quedó descartada por un veto de precisión: obtuvo 0,146, por debajo del umbral de 0,5, sobre los 34 episodios evaluables del rodaje. Su recall fue 0,176 y el F1 0,160; la brecha observada en estado por persona se amplió al atravesar el motor temporal.</w:delText>
        </w:r>
      </w:del>
      <w:ins w:id="7151" w:author="Claude" w:date="2026-09-04T12:00:00Z">
        <w:r>
          <w:rPr>
            <w:rtl w:val="0"/>
          </w:rPr>
          <w:t xml:space="preserve">Los caminos no adoptados se evaluaron contra criterios fijados antes de leer sus resultados. La estrategia directa quedó descartada por un veto de precisión, cuyo umbral de 0,5 se fijó de antemano y quedó muy por encima del valor obtenido. La brecha que ya mostraba en el estado por persona se amplió al atravesar el motor temporal.</w:t>
        </w:r>
      </w:ins>
    </w:p>
    <w:p w:rsidR="00000000" w:rsidDel="00000000" w:rsidP="00000000" w:rsidRDefault="00000000" w:rsidRPr="00000000" w14:paraId="000000DD">
      <w:pPr>
        <w:widowControl w:val="1"/>
        <w:spacing w:after="0" w:before="0" w:line="480" w:lineRule="auto"/>
        <w:ind w:left="0" w:right="0" w:firstLine="720"/>
        <w:rPr/>
      </w:pPr>
      <w:del w:id="7152" w:author="Claude" w:date="2026-09-04T12:00:00Z">
        <w:r w:rsidDel="00000000" w:rsidR="00000000" w:rsidRPr="00000000">
          <w:rPr>
            <w:rtl w:val="0"/>
          </w:rPr>
          <w:delText xml:space="preserve">La fusión híbrida por disyunción fue ejecutada y refutada. Sobre los mismos 34 episodios evaluables, el recall descendió de 0,824 para el núcleo indirecto a 0,353. La unión de evidencia no resultó monótona dentro del motor temporal: detecciones más tempranas desplazaron confirmaciones fuera de la ventana de referencia. La variante híbrida por conjunción no se ejecutó porque no podía medirse contra el banco sin romper la comparabilidad de las seis combinaciones. Una familia adicional de modelos fue integrada, evaluada y archivada durante la selección, sin incorporarse al perfil operativo.</w:delText>
        </w:r>
      </w:del>
      <w:ins w:id="7153" w:author="Claude" w:date="2026-09-04T12:00:00Z">
        <w:r>
          <w:rPr>
            <w:rtl w:val="0"/>
          </w:rPr>
          <w:t xml:space="preserve">La fusión híbrida por disyunción fue ejecutada y refutada, porque el recall descendió respecto del núcleo indirecto en lugar de crecer. La unión de evidencia no resultó monótona dentro del motor temporal, ya que las detecciones más tempranas desplazaron confirmaciones fuera de la ventana de referencia. La variante por conjunción no se ejecutó, porque no podía medirse contra el banco sin romper la comparabilidad de las seis combinaciones. La familia MM-Grounding DINO se integró por el mismo mecanismo de adaptación, se evaluó y se archivó durante la selección, sin incorporarse al perfil operativo.</w:t>
        </w:r>
      </w:ins>
    </w:p>
    <w:p w:rsidR="00000000" w:rsidDel="00000000" w:rsidP="00000000" w:rsidRDefault="00000000" w:rsidRPr="00000000" w14:paraId="000000DE">
      <w:pPr>
        <w:widowControl w:val="1"/>
        <w:spacing w:after="0" w:before="0" w:line="480" w:lineRule="auto"/>
        <w:ind w:left="0" w:right="0" w:firstLine="720"/>
        <w:rPr/>
      </w:pPr>
      <w:del w:id="7154" w:author="Claude" w:date="2026-09-04T12:00:00Z">
        <w:r w:rsidDel="00000000" w:rsidR="00000000" w:rsidRPr="00000000">
          <w:rPr>
            <w:rtl w:val="0"/>
          </w:rPr>
          <w:delText xml:space="preserve">La rama comparativa de ajuste fino se cerró como una curva de capacidad con criterios y expectativas registrados antes de cada evaluación. Sus cifras se mantuvieron separadas del núcleo sin entrenamiento. El banco de evaluación in-domain fue el banco congelado de 6.477 imágenes; el segundo tramo utilizó 2.946 imágenes de ajuste para 10,35 millones de parámetros.</w:delText>
        </w:r>
      </w:del>
      <w:ins w:id="7155" w:author="Claude" w:date="2026-09-04T12:00:00Z">
        <w:r>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ins>
    </w:p>
    <w:p w:rsidR="00000000" w:rsidDel="00000000" w:rsidP="00000000" w:rsidRDefault="00000000" w:rsidRPr="00000000" w14:paraId="000000DF">
      <w:pPr>
        <w:keepNext w:val="1"/>
        <w:widowControl w:val="1"/>
        <w:spacing w:after="0" w:before="0" w:line="480" w:lineRule="auto"/>
        <w:ind w:left="0" w:right="0" w:firstLine="0"/>
        <w:rPr/>
      </w:pPr>
      <w:del w:id="7156" w:author="Claude" w:date="2026-09-04T12:00:00Z">
        <w:r w:rsidDel="00000000" w:rsidR="00000000" w:rsidRPr="00000000">
          <w:rPr>
            <w:b w:val="1"/>
            <w:bCs w:val="1"/>
            <w:rtl w:val="0"/>
          </w:rPr>
          <w:delText xml:space="preserve">Tabla 67</w:delText>
        </w:r>
      </w:del>
      <w:ins w:id="7157" w:author="Claude" w:date="2026-09-04T12:00:00Z">
        <w:r>
          <w:rPr>
            <w:b w:val="1"/>
            <w:bCs w:val="1"/>
            <w:rtl w:val="0"/>
          </w:rPr>
          <w:t xml:space="preserve">Tabla 65</w:t>
        </w:r>
      </w:ins>
      <w:r w:rsidDel="00000000" w:rsidR="00000000" w:rsidRPr="00000000">
        <w:rPr>
          <w:rtl w:val="0"/>
        </w:rPr>
      </w:r>
    </w:p>
    <w:p w:rsidR="00000000" w:rsidDel="00000000" w:rsidP="00000000" w:rsidRDefault="00000000" w:rsidRPr="00000000" w14:paraId="000000E0">
      <w:pPr>
        <w:keepNext w:val="1"/>
        <w:widowControl w:val="1"/>
        <w:spacing w:after="0" w:before="0" w:line="480" w:lineRule="auto"/>
        <w:ind w:left="0" w:right="0" w:firstLine="0"/>
        <w:rPr/>
      </w:pPr>
      <w:r w:rsidDel="00000000" w:rsidR="00000000" w:rsidRPr="00000000">
        <w:rPr>
          <w:i w:val="1"/>
          <w:iCs w:val="1"/>
          <w:rtl w:val="0"/>
        </w:rPr>
        <w:t xml:space="preserve">Curva de capacidad de la rama comparativa de ajuste fino</w:t>
      </w:r>
      <w:r w:rsidDel="00000000" w:rsidR="00000000" w:rsidRPr="00000000">
        <w:rPr>
          <w:rtl w:val="0"/>
        </w:rPr>
      </w:r>
    </w:p>
    <w:tbl>
      <w:tblPr>
        <w:tblStyle w:val="Table6"/>
        <w:tblW w:w="9360.0" w:type="dxa"/>
        <w:jc w:val="center"/>
        <w:tblLayout w:type="fixed"/>
        <w:tblLook w:val="0400"/>
      </w:tblPr>
      <w:tblGrid>
        <w:gridCol w:w="1700"/>
        <w:gridCol w:w="2250"/>
        <w:gridCol w:w="3300"/>
        <w:gridCol w:w="2110"/>
        <w:tblGridChange w:id="0">
          <w:tblGrid>
            <w:gridCol w:w="1700"/>
            <w:gridCol w:w="2250"/>
            <w:gridCol w:w="3300"/>
            <w:gridCol w:w="211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240" w:lineRule="auto"/>
              <w:ind w:left="0" w:right="0" w:firstLine="0"/>
              <w:jc w:val="left"/>
              <w:rPr/>
            </w:pPr>
            <w:r w:rsidDel="00000000" w:rsidR="00000000" w:rsidRPr="00000000">
              <w:rPr>
                <w:b w:val="1"/>
                <w:bCs w:val="1"/>
                <w:sz w:val="16"/>
                <w:szCs w:val="16"/>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2">
            <w:pPr>
              <w:widowControl w:val="1"/>
              <w:spacing w:after="0" w:before="0" w:line="240" w:lineRule="auto"/>
              <w:ind w:left="0" w:right="0" w:firstLine="0"/>
              <w:jc w:val="left"/>
              <w:rPr/>
            </w:pPr>
            <w:r w:rsidDel="00000000" w:rsidR="00000000" w:rsidRPr="00000000">
              <w:rPr>
                <w:b w:val="1"/>
                <w:bCs w:val="1"/>
                <w:sz w:val="16"/>
                <w:szCs w:val="16"/>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3">
            <w:pPr>
              <w:widowControl w:val="1"/>
              <w:spacing w:after="0" w:before="0" w:line="240" w:lineRule="auto"/>
              <w:ind w:left="0" w:right="0" w:firstLine="0"/>
              <w:jc w:val="left"/>
              <w:rPr/>
            </w:pPr>
            <w:r w:rsidDel="00000000" w:rsidR="00000000" w:rsidRPr="00000000">
              <w:rPr>
                <w:b w:val="1"/>
                <w:bCs w:val="1"/>
                <w:sz w:val="16"/>
                <w:szCs w:val="16"/>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4">
            <w:pPr>
              <w:widowControl w:val="1"/>
              <w:spacing w:after="0" w:before="0" w:line="240" w:lineRule="auto"/>
              <w:ind w:left="0" w:right="0" w:firstLine="0"/>
              <w:jc w:val="left"/>
              <w:rPr/>
            </w:pPr>
            <w:r w:rsidDel="00000000" w:rsidR="00000000" w:rsidRPr="00000000">
              <w:rPr>
                <w:b w:val="1"/>
                <w:bCs w:val="1"/>
                <w:sz w:val="16"/>
                <w:szCs w:val="16"/>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240" w:lineRule="auto"/>
              <w:ind w:left="0" w:right="0" w:firstLine="0"/>
              <w:jc w:val="left"/>
              <w:rPr/>
            </w:pPr>
            <w:r w:rsidDel="00000000" w:rsidR="00000000" w:rsidRPr="00000000">
              <w:rPr>
                <w:sz w:val="16"/>
                <w:szCs w:val="16"/>
                <w:rtl w:val="0"/>
              </w:rPr>
              <w:t xml:space="preserve">Línea base sin ajuste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240" w:lineRule="auto"/>
              <w:ind w:left="0" w:right="0" w:firstLine="0"/>
              <w:jc w:val="left"/>
              <w:rPr/>
            </w:pPr>
            <w:r w:rsidDel="00000000" w:rsidR="00000000" w:rsidRPr="00000000">
              <w:rPr>
                <w:sz w:val="16"/>
                <w:szCs w:val="16"/>
                <w:rtl w:val="0"/>
              </w:rPr>
              <w:t xml:space="preserve">AP50 </w:t>
            </w:r>
            <w:r w:rsidDel="00000000" w:rsidR="00000000" w:rsidRPr="00000000">
              <w:rPr>
                <w:rFonts w:ascii="Courier New" w:cs="Courier New" w:eastAsia="Courier New" w:hAnsi="Courier New"/>
                <w:sz w:val="15"/>
                <w:szCs w:val="15"/>
                <w:rtl w:val="0"/>
              </w:rPr>
              <w:t xml:space="preserve">bare_head</w:t>
            </w:r>
            <w:r w:rsidDel="00000000" w:rsidR="00000000" w:rsidRPr="00000000">
              <w:rPr>
                <w:sz w:val="16"/>
                <w:szCs w:val="16"/>
                <w:rtl w:val="0"/>
              </w:rPr>
              <w:t xml:space="preserve"> 0,0000 · recall </w:t>
            </w: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0,0002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240" w:lineRule="auto"/>
              <w:ind w:left="0" w:right="0" w:firstLine="0"/>
              <w:jc w:val="left"/>
              <w:rPr/>
            </w:pPr>
            <w:r w:rsidDel="00000000" w:rsidR="00000000" w:rsidRPr="00000000">
              <w:rPr>
                <w:sz w:val="16"/>
                <w:szCs w:val="16"/>
                <w:rtl w:val="0"/>
              </w:rPr>
              <w:t xml:space="preserve">Referencia previa a los tramos entrenados.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240" w:lineRule="auto"/>
              <w:ind w:left="0" w:right="0" w:firstLine="0"/>
              <w:jc w:val="left"/>
              <w:rPr/>
            </w:pPr>
            <w:r w:rsidDel="00000000" w:rsidR="00000000" w:rsidRPr="00000000">
              <w:rPr>
                <w:sz w:val="16"/>
                <w:szCs w:val="16"/>
                <w:rtl w:val="0"/>
              </w:rPr>
              <w:t xml:space="preserve">Punto de partida.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240" w:lineRule="auto"/>
              <w:ind w:left="0" w:right="0" w:firstLine="0"/>
              <w:jc w:val="left"/>
              <w:rPr/>
            </w:pPr>
            <w:r w:rsidDel="00000000" w:rsidR="00000000" w:rsidRPr="00000000">
              <w:rPr>
                <w:sz w:val="16"/>
                <w:szCs w:val="16"/>
                <w:rtl w:val="0"/>
              </w:rPr>
              <w:t xml:space="preserve">Primer tramo entrenado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240" w:lineRule="auto"/>
              <w:ind w:left="0" w:right="0" w:firstLine="0"/>
              <w:jc w:val="left"/>
              <w:rPr/>
            </w:pPr>
            <w:r w:rsidDel="00000000" w:rsidR="00000000" w:rsidRPr="00000000">
              <w:rPr>
                <w:sz w:val="16"/>
                <w:szCs w:val="16"/>
                <w:rtl w:val="0"/>
              </w:rPr>
              <w:t xml:space="preserve">AP50 </w:t>
            </w:r>
            <w:r w:rsidDel="00000000" w:rsidR="00000000" w:rsidRPr="00000000">
              <w:rPr>
                <w:rFonts w:ascii="Courier New" w:cs="Courier New" w:eastAsia="Courier New" w:hAnsi="Courier New"/>
                <w:sz w:val="15"/>
                <w:szCs w:val="15"/>
                <w:rtl w:val="0"/>
              </w:rPr>
              <w:t xml:space="preserve">bare_head</w:t>
            </w:r>
            <w:r w:rsidDel="00000000" w:rsidR="00000000" w:rsidRPr="00000000">
              <w:rPr>
                <w:sz w:val="16"/>
                <w:szCs w:val="16"/>
                <w:rtl w:val="0"/>
              </w:rPr>
              <w:t xml:space="preserve"> 0,0455 · recall </w:t>
            </w: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0,2089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240" w:lineRule="auto"/>
              <w:ind w:left="0" w:right="0" w:firstLine="0"/>
              <w:jc w:val="left"/>
              <w:rPr/>
            </w:pPr>
            <w:r w:rsidDel="00000000" w:rsidR="00000000" w:rsidRPr="00000000">
              <w:rPr>
                <w:sz w:val="16"/>
                <w:szCs w:val="16"/>
                <w:rtl w:val="0"/>
              </w:rPr>
              <w:t xml:space="preserve">Quedó a 0,0045 del umbral y redujo </w:t>
            </w:r>
            <w:r w:rsidDel="00000000" w:rsidR="00000000" w:rsidRPr="00000000">
              <w:rPr>
                <w:rFonts w:ascii="Courier New" w:cs="Courier New" w:eastAsia="Courier New" w:hAnsi="Courier New"/>
                <w:sz w:val="15"/>
                <w:szCs w:val="15"/>
                <w:rtl w:val="0"/>
              </w:rPr>
              <w:t xml:space="preserve">person</w:t>
            </w:r>
            <w:r w:rsidDel="00000000" w:rsidR="00000000" w:rsidRPr="00000000">
              <w:rPr>
                <w:sz w:val="16"/>
                <w:szCs w:val="16"/>
                <w:rtl w:val="0"/>
              </w:rPr>
              <w:t xml:space="preserve"> 11,62 %, con tope de 10 %.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240" w:lineRule="auto"/>
              <w:ind w:left="0" w:right="0" w:firstLine="0"/>
              <w:jc w:val="left"/>
              <w:rPr/>
            </w:pPr>
            <w:r w:rsidDel="00000000" w:rsidR="00000000" w:rsidRPr="00000000">
              <w:rPr>
                <w:sz w:val="16"/>
                <w:szCs w:val="16"/>
                <w:rtl w:val="0"/>
              </w:rPr>
              <w:t xml:space="preserve">NO-GO pre-registrado; checkpoint no adoptado.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240" w:lineRule="auto"/>
              <w:ind w:left="0" w:right="0" w:firstLine="0"/>
              <w:jc w:val="left"/>
              <w:rPr/>
            </w:pPr>
            <w:r w:rsidDel="00000000" w:rsidR="00000000" w:rsidRPr="00000000">
              <w:rPr>
                <w:sz w:val="16"/>
                <w:szCs w:val="16"/>
                <w:rtl w:val="0"/>
              </w:rPr>
              <w:t xml:space="preserve">Segundo tramo entrenado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1"/>
              <w:spacing w:after="0" w:before="0" w:line="240" w:lineRule="auto"/>
              <w:ind w:left="0" w:right="0" w:firstLine="0"/>
              <w:jc w:val="left"/>
              <w:rPr/>
            </w:pPr>
            <w:r w:rsidDel="00000000" w:rsidR="00000000" w:rsidRPr="00000000">
              <w:rPr>
                <w:sz w:val="16"/>
                <w:szCs w:val="16"/>
                <w:rtl w:val="0"/>
              </w:rPr>
              <w:t xml:space="preserve">AP50 bare_head 0,0909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1"/>
              <w:spacing w:after="0" w:before="0" w:line="240" w:lineRule="auto"/>
              <w:ind w:left="0" w:right="0" w:firstLine="0"/>
              <w:jc w:val="left"/>
              <w:rPr/>
            </w:pPr>
            <w:r w:rsidDel="00000000" w:rsidR="00000000" w:rsidRPr="00000000">
              <w:rPr>
                <w:sz w:val="16"/>
                <w:szCs w:val="16"/>
                <w:rtl w:val="0"/>
              </w:rPr>
              <w:t xml:space="preserve">Detención temprana 16/60, mejor época 1; mAP50 protegido -43,4 %; retención open-vocabulary 0,4347 a 0,1247 (-71,3 %) · n = 5.000 imágenes del banco generalista.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1"/>
              <w:spacing w:after="0" w:before="0" w:line="240" w:lineRule="auto"/>
              <w:ind w:left="0" w:right="0" w:firstLine="0"/>
              <w:jc w:val="left"/>
              <w:rPr/>
            </w:pPr>
            <w:r w:rsidDel="00000000" w:rsidR="00000000" w:rsidRPr="00000000">
              <w:rPr>
                <w:sz w:val="16"/>
                <w:szCs w:val="16"/>
                <w:rtl w:val="0"/>
              </w:rPr>
              <w:t xml:space="preserve">NO-GO pre-registrado; checkpoint no adoptado.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240" w:lineRule="auto"/>
              <w:ind w:left="0" w:right="0" w:firstLine="0"/>
              <w:jc w:val="left"/>
              <w:rPr/>
            </w:pPr>
            <w:r w:rsidDel="00000000" w:rsidR="00000000" w:rsidRPr="00000000">
              <w:rPr>
                <w:sz w:val="16"/>
                <w:szCs w:val="16"/>
                <w:rtl w:val="0"/>
              </w:rPr>
              <w:t xml:space="preserve">Tramo adicional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2">
            <w:pPr>
              <w:widowControl w:val="1"/>
              <w:spacing w:after="0" w:before="0" w:line="240" w:lineRule="auto"/>
              <w:ind w:left="0" w:right="0" w:firstLine="0"/>
              <w:jc w:val="left"/>
              <w:rPr/>
            </w:pPr>
            <w:r w:rsidDel="00000000" w:rsidR="00000000" w:rsidRPr="00000000">
              <w:rPr>
                <w:sz w:val="16"/>
                <w:szCs w:val="16"/>
                <w:rtl w:val="0"/>
              </w:rPr>
              <w:t xml:space="preserve">No corresponde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3">
            <w:pPr>
              <w:widowControl w:val="1"/>
              <w:spacing w:after="0" w:before="0" w:line="240" w:lineRule="auto"/>
              <w:ind w:left="0" w:right="0" w:firstLine="0"/>
              <w:jc w:val="left"/>
              <w:rPr/>
            </w:pPr>
            <w:r w:rsidDel="00000000" w:rsidR="00000000" w:rsidRPr="00000000">
              <w:rPr>
                <w:sz w:val="16"/>
                <w:szCs w:val="16"/>
                <w:rtl w:val="0"/>
              </w:rPr>
              <w:t xml:space="preserve">Cerrado con causa técnica antes de producir una comparación interpretable.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4">
            <w:pPr>
              <w:widowControl w:val="1"/>
              <w:spacing w:after="0" w:before="0" w:line="240" w:lineRule="auto"/>
              <w:ind w:left="0" w:right="0" w:firstLine="0"/>
              <w:jc w:val="left"/>
              <w:rPr/>
            </w:pPr>
            <w:r w:rsidDel="00000000" w:rsidR="00000000" w:rsidRPr="00000000">
              <w:rPr>
                <w:sz w:val="16"/>
                <w:szCs w:val="16"/>
                <w:rtl w:val="0"/>
              </w:rPr>
              <w:t xml:space="preserve">Sin checkpoint y sin nuevo brazo contra el banco.</w:t>
            </w:r>
            <w:r w:rsidDel="00000000" w:rsidR="00000000" w:rsidRPr="00000000">
              <w:rPr>
                <w:rtl w:val="0"/>
              </w:rPr>
            </w:r>
          </w:p>
        </w:tc>
      </w:tr>
    </w:tbl>
    <w:p w:rsidR="00000000" w:rsidDel="00000000" w:rsidP="00000000" w:rsidRDefault="00000000" w:rsidRPr="00000000" w14:paraId="000000F5">
      <w:pPr>
        <w:widowControl w:val="1"/>
        <w:spacing w:after="0" w:before="0" w:line="480" w:lineRule="auto"/>
        <w:ind w:left="0" w:right="0" w:firstLine="720"/>
        <w:rPr/>
      </w:pPr>
      <w:del w:id="7158" w:author="Claude" w:date="2026-09-04T12:00:00Z">
        <w:r w:rsidDel="00000000" w:rsidR="00000000" w:rsidRPr="00000000">
          <w:rPr>
            <w:i w:val="1"/>
            <w:iCs w:val="1"/>
            <w:rtl w:val="0"/>
          </w:rPr>
          <w:delText xml:space="preserve">Nota. </w:delText>
        </w:r>
      </w:del>
      <w:del w:id="7159" w:author="Claude" w:date="2026-09-04T12:00:00Z">
        <w:r w:rsidDel="00000000" w:rsidR="00000000" w:rsidRPr="00000000">
          <w:rPr>
            <w:rtl w:val="0"/>
          </w:rPr>
          <w:delText xml:space="preserve">Los puntos medidos pertenecen a una rama comparativa separada. Las métricas in-domain de la línea base y de los dos tramos entrenados se calcularon sobre el banco congelado (n = 6.477 imágenes); el segundo tramo utilizó 2.946 imágenes de ajuste para 10,35 millones de parámetros. El primer tramo agregó principalmente recall y el segundo, AP. No existe una combinación ajustada universalmente superior.</w:delText>
        </w:r>
      </w:del>
      <w:ins w:id="7160" w:author="Claude" w:date="2026-09-04T12:00:00Z">
        <w:r>
          <w:rPr>
            <w:i w:val="1"/>
            <w:iCs w:val="1"/>
            <w:rtl w:val="0"/>
          </w:rPr>
          <w:t xml:space="preserve">Nota.</w:t>
        </w:r>
        <w:r>
          <w:rPr>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w:t>
        </w:r>
      </w:ins>
    </w:p>
    <w:p w:rsidR="00000000" w:rsidDel="00000000" w:rsidP="00000000" w:rsidRDefault="00000000" w:rsidRPr="00000000" w14:paraId="000000F6">
      <w:pPr>
        <w:widowControl w:val="1"/>
        <w:spacing w:after="0" w:before="0" w:line="480" w:lineRule="auto"/>
        <w:ind w:left="0" w:right="0" w:firstLine="720"/>
        <w:rPr/>
      </w:pPr>
      <w:del w:id="7161" w:author="Claude" w:date="2026-09-04T12:00:00Z">
        <w:r w:rsidDel="00000000" w:rsidR="00000000" w:rsidRPr="00000000">
          <w:rPr>
            <w:rtl w:val="0"/>
          </w:rPr>
          <w:delText xml:space="preserve">El segundo tramo duplicó el AP50 de cabeza descubierta respecto del primero, pero colapsó durante el entrenamiento y falló las dos retenciones. El patrón conjunto mostró que el límite no era capacidad de cómputo, sino estructura experimental: 2.946 imágenes de ajuste frente a 10,35 millones de parámetros. Los tramos tampoco ganaron por la misma vía, ya que el primero se destacó por recall y el segundo por AP. Ningún checkpoint se adoptó como modelo de servicio y los veredictos negativos se conservaron como resultados pre-registrados, no como trabajo pendiente.</w:delText>
        </w:r>
      </w:del>
      <w:ins w:id="7162" w:author="Claude" w:date="2026-09-04T12:00:00Z">
        <w:r>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con 2.946 imágenes de ajuste frente a 10,35 millones de parámetros. Ningún checkpoint se adoptó como modelo de servicio, y los veredictos negativos se conservaron como resultados pre-registrados y no como trabajo pendiente.</w:t>
        </w:r>
      </w:ins>
    </w:p>
    <w:p w:rsidR="00000000" w:rsidDel="00000000" w:rsidP="00000000" w:rsidRDefault="00000000" w:rsidRPr="00000000" w14:paraId="000000F7">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 con su justificación</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9">
      <w:pPr>
        <w:widowControl w:val="1"/>
        <w:spacing w:after="0" w:before="0" w:line="480" w:lineRule="auto"/>
        <w:ind w:left="0" w:right="0" w:firstLine="720"/>
        <w:rPr/>
      </w:pPr>
      <w:del w:id="7163" w:author="Claude" w:date="2026-09-04T12:00:00Z">
        <w:r w:rsidDel="00000000" w:rsidR="00000000" w:rsidRPr="00000000">
          <w:rPr>
            <w:rtl w:val="0"/>
          </w:rPr>
          <w:delText xml:space="preserve">Las métricas formales de seguimiento multiobjeto tampoco se calcularon: faltó una referencia de identidad apta para ese propósito. Esta exclusión no alcanzó a la capacidad de identidad temporal, que sí fue implementada y medida por su efecto sobre la alerta; la ganancia de F1 de 0,141 sobre 34 episodios evaluables del rodaje y su persistencia en cuatro densidades sobre los mismos 34 clips pertenecen a esa capacidad, no a una métrica MOT.</w:delText>
        </w:r>
      </w:del>
      <w:ins w:id="7164" w:author="Claude" w:date="2026-09-04T12:00:00Z">
        <w:r>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ins>
    </w:p>
    <w:p w:rsidR="00000000" w:rsidDel="00000000" w:rsidP="00000000" w:rsidRDefault="00000000" w:rsidRPr="00000000" w14:paraId="000000FA">
      <w:pPr>
        <w:widowControl w:val="1"/>
        <w:spacing w:after="0" w:before="0" w:line="480" w:lineRule="auto"/>
        <w:ind w:left="0" w:right="0" w:firstLine="720"/>
        <w:rPr/>
      </w:pPr>
      <w:del w:id="7165" w:author="Claude" w:date="2026-09-04T12:00:00Z">
        <w:r w:rsidDel="00000000" w:rsidR="00000000" w:rsidRPr="00000000">
          <w:rPr>
            <w:rtl w:val="0"/>
          </w:rPr>
          <w:delText xml:space="preserve">La preselección liviana en el dispositivo de captura fue implementada para la fuente propia y caracterizada mediante una comparación pareada. Descartó el 87 % de las unidades antes de abandonar el dispositivo (206 de 236 unidades vistas por la compuerta; la rama sin preselección procesó 277), pero permaneció deshabilitada en todas las corridas evaluativas. La exclusión fue deliberada: un filtro de fotogramas sin persona habría suprimido la evidencia sostenida que la medición de falsas alarmas debía observar y habría superpuesto el error de un detector auxiliar sobre la cadena evaluada.</w:delText>
        </w:r>
      </w:del>
      <w:ins w:id="7166" w:author="Claude" w:date="2026-09-04T12:00:00Z">
        <w:r>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deshabilitada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ins>
    </w:p>
    <w:p w:rsidR="00000000" w:rsidDel="00000000" w:rsidP="00000000" w:rsidRDefault="00000000" w:rsidRPr="00000000" w14:paraId="000000FB">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C">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pPr>
        <w:widowControl w:val="1"/>
        <w:spacing w:after="0" w:before="0" w:line="480" w:lineRule="auto"/>
        <w:ind w:left="0" w:right="0" w:firstLine="720"/>
        <w:rPr>
          <w:ins w:id="7167" w:author="Claude" w:date="2026-09-04T12:00:00Z"/>
        </w:rPr>
      </w:pPr>
      <w:ins w:id="7168" w:author="Claude" w:date="2026-09-04T12:00:00Z">
        <w:r>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ins>
    </w:p>
    <w:p>
      <w:pPr>
        <w:widowControl w:val="1"/>
        <w:spacing w:after="0" w:before="0" w:line="480" w:lineRule="auto"/>
        <w:ind w:left="0" w:right="0" w:firstLine="720"/>
        <w:rPr>
          <w:ins w:id="7169" w:author="Claude" w:date="2026-09-04T12:00:00Z"/>
        </w:rPr>
      </w:pPr>
      <w:commentRangeStart w:id="0"/>
      <w:ins w:id="7170" w:author="Claude" w:date="2026-09-04T12:00:00Z">
        <w:r>
          <w:rPr>
            <w:rtl w:val="0"/>
          </w:rPr>
          <w:t xml:space="preserve">Ocho limitaciones acotan la lectura de todo lo anterior. La tasa de falsas alarmas por hora no sostiene una cota operativa. La referencia temporal no tuvo doble anotación ni medida de acuerdo entre anotadores, y los bordes de episodio se adjudicaron por criterio único en seis clips.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El seguimiento no se midió en obra real con multitud. Una de las fuentes de imágenes conserva licencia parcial. Y la condición de chaleco no quedó cerrada al nivel del estado por persona.</w:t>
        </w:r>
      </w:ins>
      <w:commentRangeEnd w:id="0"/>
      <w:r>
        <w:rPr>
          <w:rtl w:val="0"/>
        </w:rPr>
        <w:commentReference w:id="0"/>
      </w:r>
    </w:p>
    <w:p w:rsidR="00000000" w:rsidDel="00000000" w:rsidP="00000000" w:rsidRDefault="00000000" w:rsidRPr="00000000" w14:paraId="000000FD">
      <w:pPr>
        <w:pStyle w:val="Heading3"/>
        <w:keepNext w:val="1"/>
        <w:keepLines w:val="1"/>
        <w:widowControl w:val="1"/>
        <w:spacing w:after="0" w:before="0" w:line="480" w:lineRule="auto"/>
        <w:ind w:left="0" w:right="0" w:firstLine="0"/>
        <w:rPr>
          <w:del w:id="7172" w:author="Claude" w:date="2026-09-04T12:00:00Z"/>
        </w:rPr>
      </w:pPr>
      <w:del w:id="7171" w:author="Claude" w:date="2026-09-04T12:00:00Z">
        <w:r w:rsidDel="00000000" w:rsidR="00000000" w:rsidRPr="00000000">
          <w:rPr>
            <w:rtl w:val="0"/>
          </w:rPr>
          <w:delText xml:space="preserve">17.5.8. Síntesis de la sección</w:delText>
        </w:r>
      </w:del>
    </w:p>
    <w:p w:rsidR="00000000" w:rsidDel="00000000" w:rsidP="00000000" w:rsidRDefault="00000000" w:rsidRPr="00000000" w14:paraId="000000FE">
      <w:pPr>
        <w:widowControl w:val="1"/>
        <w:spacing w:after="0" w:before="0" w:line="480" w:lineRule="auto"/>
        <w:ind w:left="0" w:right="0" w:firstLine="720"/>
        <w:rPr>
          <w:del w:id="7178" w:author="Claude" w:date="2026-09-04T12:00:00Z"/>
        </w:rPr>
      </w:pPr>
      <w:del w:id="7173" w:author="Claude" w:date="2026-09-04T12:00:00Z">
        <w:r w:rsidDel="00000000" w:rsidR="00000000" w:rsidRPr="00000000">
          <w:rPr>
            <w:rtl w:val="0"/>
          </w:rPr>
          <w:delText xml:space="preserve">La evaluación mostró que la detección sin entrenamiento sostuvo </w:delText>
        </w:r>
      </w:del>
      <w:del w:id="7174" w:author="Claude" w:date="2026-09-04T12:00:00Z">
        <w:r w:rsidDel="00000000" w:rsidR="00000000" w:rsidRPr="00000000">
          <w:rPr>
            <w:rFonts w:ascii="Courier New" w:cs="Courier New" w:eastAsia="Courier New" w:hAnsi="Courier New"/>
            <w:rtl w:val="0"/>
          </w:rPr>
          <w:delText xml:space="preserve">CR-01</w:delText>
        </w:r>
      </w:del>
      <w:del w:id="7175" w:author="Claude" w:date="2026-09-04T12:00:00Z">
        <w:r w:rsidDel="00000000" w:rsidR="00000000" w:rsidRPr="00000000">
          <w:rPr>
            <w:rtl w:val="0"/>
          </w:rPr>
          <w:delText xml:space="preserve"> con mayor consistencia, pero no cerró </w:delText>
        </w:r>
      </w:del>
      <w:del w:id="7176" w:author="Claude" w:date="2026-09-04T12:00:00Z">
        <w:r w:rsidDel="00000000" w:rsidR="00000000" w:rsidRPr="00000000">
          <w:rPr>
            <w:rFonts w:ascii="Courier New" w:cs="Courier New" w:eastAsia="Courier New" w:hAnsi="Courier New"/>
            <w:rtl w:val="0"/>
          </w:rPr>
          <w:delText xml:space="preserve">CR-02</w:delText>
        </w:r>
      </w:del>
      <w:del w:id="7177" w:author="Claude" w:date="2026-09-04T12:00:00Z">
        <w:r w:rsidDel="00000000" w:rsidR="00000000" w:rsidRPr="00000000">
          <w:rPr>
            <w:rtl w:val="0"/>
          </w:rPr>
          <w:delText xml:space="preserve"> al nivel de percepción. La selección del perfil operativo respondió al mAP50 por estrato, mientras que otras combinaciones ofrecieron mayor recall o mayor SDR; por ello, los veredictos se mantuvieron locales y no se formuló una superioridad universal entre modelos.</w:delText>
        </w:r>
      </w:del>
    </w:p>
    <w:p w:rsidR="00000000" w:rsidDel="00000000" w:rsidP="00000000" w:rsidRDefault="00000000" w:rsidRPr="00000000" w14:paraId="000000FF">
      <w:pPr>
        <w:widowControl w:val="1"/>
        <w:spacing w:after="0" w:before="0" w:line="480" w:lineRule="auto"/>
        <w:ind w:left="0" w:right="0" w:firstLine="720"/>
        <w:rPr>
          <w:del w:id="7180" w:author="Claude" w:date="2026-09-04T12:00:00Z"/>
        </w:rPr>
      </w:pPr>
      <w:del w:id="7179" w:author="Claude" w:date="2026-09-04T12:00:00Z">
        <w:r w:rsidDel="00000000" w:rsidR="00000000" w:rsidRPr="00000000">
          <w:rPr>
            <w:rtl w:val="0"/>
          </w:rPr>
          <w:delText xml:space="preserve">El aporte cuantitativo principal provino de la plataforma alrededor del detector. Sobre 34 episodios evaluables del bloque de rodaje, la granularidad por sujeto elevó el F1 de 0,789 a 0,930 con las mismas detecciones y mantuvo una ganancia positiva en cuatro densidades sobre los mismos 34 clips. La histéresis, a su vez, permitió confirmar los 7 episodios de CR-02 (n = 7) aun con SDR 0,281, a costa de una latencia coherente con su ventana temporal.</w:delText>
        </w:r>
      </w:del>
    </w:p>
    <w:p w:rsidR="00000000" w:rsidDel="00000000" w:rsidP="00000000" w:rsidRDefault="00000000" w:rsidRPr="00000000" w14:paraId="00000100">
      <w:pPr>
        <w:widowControl w:val="1"/>
        <w:spacing w:after="0" w:before="0" w:line="480" w:lineRule="auto"/>
        <w:ind w:left="0" w:right="0" w:firstLine="720"/>
        <w:rPr>
          <w:del w:id="7182" w:author="Claude" w:date="2026-09-04T12:00:00Z"/>
        </w:rPr>
      </w:pPr>
      <w:del w:id="7181" w:author="Claude" w:date="2026-09-04T12:00:00Z">
        <w:r w:rsidDel="00000000" w:rsidR="00000000" w:rsidRPr="00000000">
          <w:rPr>
            <w:rtl w:val="0"/>
          </w:rPr>
          <w:delText xml:space="preserve">La limitación dominante apareció en la obra real no guionada: el sistema continuó recuperando condiciones, pero produjo falsos positivos sobre estados no juzgables. La exposición de 0,1027 h permitió reportar conteos y tasas derivadas, no una cota operativa. Los caminos descartados y las capacidades no ejecutadas quedaron asociados a criterios explícitos de precisión, comparabilidad, evaluabilidad o referencia disponible. Estos resultados deben leerse junto con las limitaciones L1-L8 declaradas; su interpretación respecto de la factibilidad de la plataforma se desarrolla en las conclusiones.</w:delText>
        </w:r>
      </w:del>
      <w:commentRangeEnd w:id="0"/>
      <w:r w:rsidDel="00000000" w:rsidR="00000000" w:rsidRPr="00000000">
        <w:commentReference w:id="0"/>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24T03:46:5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gZB6sa2mcqUL2b8iSa1fpVBgQ==">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