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pPr>
        <w:spacing w:line="480" w:lineRule="auto"/>
        <w:ind w:firstLine="720"/>
        <w:rPr>
          <w:rFonts w:ascii="Times New Roman" w:cs="Times New Roman" w:eastAsia="Times New Roman" w:hAnsi="Times New Roman"/>
          <w:sz w:val="24"/>
          <w:szCs w:val="24"/>
          <w:ins w:id="1" w:author="ChatGPT" w:date="2026-08-31T04:20:22Z"/>
        </w:rPr>
      </w:pPr>
      <w:ins w:id="2" w:author="ChatGPT" w:date="2026-08-31T04:20:22Z">
        <w:r>
          <w:rPr>
            <w:rFonts w:ascii="Times New Roman" w:cs="Times New Roman" w:eastAsia="Times New Roman" w:hAnsi="Times New Roman"/>
            <w:sz w:val="24"/>
            <w:szCs w:val="24"/>
            <w:rtl w:val="0"/>
          </w:rPr>
          <w:t>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ins>
    </w:p>
    <w:p>
      <w:pPr>
        <w:spacing w:line="480" w:lineRule="auto"/>
        <w:ind w:firstLine="720"/>
        <w:rPr>
          <w:rFonts w:ascii="Times New Roman" w:cs="Times New Roman" w:eastAsia="Times New Roman" w:hAnsi="Times New Roman"/>
          <w:sz w:val="24"/>
          <w:szCs w:val="24"/>
          <w:ins w:id="3" w:author="ChatGPT" w:date="2026-08-31T04:20:22Z"/>
        </w:rPr>
      </w:pPr>
      <w:ins w:id="4" w:author="ChatGPT" w:date="2026-08-31T04:20:22Z">
        <w:r>
          <w:rPr>
            <w:rFonts w:ascii="Times New Roman" w:cs="Times New Roman" w:eastAsia="Times New Roman" w:hAnsi="Times New Roman"/>
            <w:sz w:val="24"/>
            <w:szCs w:val="24"/>
            <w:rtl w:val="0"/>
          </w:rPr>
          <w:t>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ins>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del w:id="6" w:author="ChatGPT" w:date="2026-08-31T04:20:22Z"/>
        </w:rPr>
      </w:pPr>
      <w:del w:id="5" w:author="ChatGPT" w:date="2026-08-31T04:20:22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17.1.1.1. Función metodológica dentro del trabajo</w:delText>
        </w:r>
        <w:r w:rsidDel="00000000" w:rsidR="00000000" w:rsidRPr="00000000">
          <w:rPr>
            <w:rtl w:val="0"/>
          </w:rPr>
        </w:r>
      </w:del>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del w:id="8" w:author="ChatGPT" w:date="2026-08-31T04:20:22Z"/>
        </w:rPr>
      </w:pPr>
      <w:del w:id="7" w:author="ChatGPT" w:date="2026-08-31T04:20:22Z">
        <w:r w:rsidDel="00000000" w:rsidR="00000000" w:rsidRPr="00000000">
          <w:rPr>
            <w:rFonts w:ascii="Times New Roman" w:cs="Times New Roman" w:eastAsia="Times New Roman" w:hAnsi="Times New Roman"/>
            <w:sz w:val="24"/>
            <w:szCs w:val="24"/>
            <w:rtl w:val="0"/>
          </w:rPr>
          <w:delText xml:space="preserve">La función principal de esta parte del trabajo es ordenar la transición entre la fundamentación teórica y las instancias de diseño, implementación y validación. Para ello, la consolidación metodológica no se limita a enumerar componentes técnicos, sino que define el modo en que esos componentes serán evaluados, comparados e interpretados dentro del alcance experimental declarado.</w:delText>
        </w:r>
      </w:del>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del w:id="10" w:author="ChatGPT" w:date="2026-08-31T04:20:22Z"/>
        </w:rPr>
      </w:pPr>
      <w:del w:id="9" w:author="ChatGPT" w:date="2026-08-31T04:20:22Z">
        <w:r w:rsidDel="00000000" w:rsidR="00000000" w:rsidRPr="00000000">
          <w:rPr>
            <w:rFonts w:ascii="Times New Roman" w:cs="Times New Roman" w:eastAsia="Times New Roman" w:hAnsi="Times New Roman"/>
            <w:sz w:val="24"/>
            <w:szCs w:val="24"/>
            <w:rtl w:val="0"/>
          </w:rPr>
          <w:delTex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delText>
        </w:r>
      </w:del>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del w:id="12" w:author="ChatGPT" w:date="2026-08-31T04:20:22Z"/>
        </w:rPr>
      </w:pPr>
      <w:del w:id="11" w:author="ChatGPT" w:date="2026-08-31T04:20:22Z">
        <w:r w:rsidDel="00000000" w:rsidR="00000000" w:rsidRPr="00000000">
          <w:rPr>
            <w:rFonts w:ascii="Times New Roman" w:cs="Times New Roman" w:eastAsia="Times New Roman" w:hAnsi="Times New Roman"/>
            <w:sz w:val="24"/>
            <w:szCs w:val="24"/>
            <w:rtl w:val="0"/>
          </w:rPr>
          <w:delTex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delText>
        </w:r>
        <w:r w:rsidDel="00000000" w:rsidR="00000000" w:rsidRPr="00000000">
          <w:rPr>
            <w:rtl w:val="0"/>
          </w:rPr>
        </w:r>
      </w:del>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del w:id="14" w:author="ChatGPT" w:date="2026-08-31T04:20:22Z"/>
        </w:rPr>
      </w:pPr>
      <w:del w:id="13" w:author="ChatGPT" w:date="2026-08-31T04:20:22Z">
        <w:r w:rsidDel="00000000" w:rsidR="00000000" w:rsidRPr="00000000">
          <w:rPr>
            <w:rFonts w:ascii="Times New Roman" w:cs="Times New Roman" w:eastAsia="Times New Roman" w:hAnsi="Times New Roman"/>
            <w:sz w:val="24"/>
            <w:szCs w:val="24"/>
            <w:rtl w:val="0"/>
          </w:rPr>
          <w:delText xml:space="preserve">El resultado es un marco de trabajo que ordena el diseño, la implementación y la validación del prototipo, y que permite comparar variantes, medir desempeño e interpretar la evidencia bajo criterios consistentes.</w:delText>
        </w:r>
      </w:del>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del w:id="16" w:author="ChatGPT" w:date="2026-08-31T04:20:22Z"/>
        </w:rPr>
      </w:pPr>
      <w:del w:id="15" w:author="ChatGPT" w:date="2026-08-31T04:20:22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17.1.1.2. Articulación entre los desarrollos metodológicos</w:delText>
        </w:r>
        <w:r w:rsidDel="00000000" w:rsidR="00000000" w:rsidRPr="00000000">
          <w:rPr>
            <w:rtl w:val="0"/>
          </w:rPr>
        </w:r>
      </w:del>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del w:id="18" w:author="ChatGPT" w:date="2026-08-31T04:20:22Z"/>
        </w:rPr>
      </w:pPr>
      <w:del w:id="17" w:author="ChatGPT" w:date="2026-08-31T04:20:22Z">
        <w:r w:rsidDel="00000000" w:rsidR="00000000" w:rsidRPr="00000000">
          <w:rPr>
            <w:rFonts w:ascii="Times New Roman" w:cs="Times New Roman" w:eastAsia="Times New Roman" w:hAnsi="Times New Roman"/>
            <w:sz w:val="24"/>
            <w:szCs w:val="24"/>
            <w:rtl w:val="0"/>
          </w:rPr>
          <w:delTex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delText>
        </w:r>
      </w:del>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del w:id="20" w:author="ChatGPT" w:date="2026-08-31T04:20:22Z"/>
        </w:rPr>
        <w:sectPr>
          <w:pgSz w:h="16834" w:w="11909" w:orient="portrait"/>
          <w:pgMar w:bottom="1440" w:top="1440" w:left="1440" w:right="1440" w:header="720" w:footer="720"/>
          <w:pgNumType w:start="1"/>
        </w:sectPr>
      </w:pPr>
      <w:del w:id="19" w:author="ChatGPT" w:date="2026-08-31T04:20:22Z">
        <w:r w:rsidDel="00000000" w:rsidR="00000000" w:rsidRPr="00000000">
          <w:rPr>
            <w:rFonts w:ascii="Times New Roman" w:cs="Times New Roman" w:eastAsia="Times New Roman" w:hAnsi="Times New Roman"/>
            <w:sz w:val="24"/>
            <w:szCs w:val="24"/>
            <w:rtl w:val="0"/>
          </w:rPr>
          <w:delTex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delText>
        </w:r>
      </w:del>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del w:id="22" w:author="ChatGPT" w:date="2026-08-31T04:20:22Z"/>
        </w:rPr>
      </w:pPr>
      <w:del w:id="21" w:author="ChatGPT" w:date="2026-08-31T04:20:22Z">
        <w:r w:rsidDel="00000000" w:rsidR="00000000" w:rsidRPr="00000000">
          <w:rPr>
            <w:rFonts w:ascii="Times New Roman" w:cs="Times New Roman" w:eastAsia="Times New Roman" w:hAnsi="Times New Roman"/>
            <w:b w:val="1"/>
            <w:bCs w:val="1"/>
            <w:sz w:val="24"/>
            <w:szCs w:val="24"/>
            <w:rtl w:val="0"/>
          </w:rPr>
          <w:delText xml:space="preserve">Tabla 16</w:delText>
        </w:r>
      </w:del>
    </w:p>
    <w:p w:rsidR="00000000" w:rsidDel="00000000" w:rsidP="00000000" w:rsidRDefault="00000000" w:rsidRPr="00000000" w14:paraId="00000010">
      <w:pPr>
        <w:spacing w:line="480" w:lineRule="auto"/>
        <w:rPr>
          <w:rFonts w:ascii="Times New Roman" w:cs="Times New Roman" w:eastAsia="Times New Roman" w:hAnsi="Times New Roman"/>
          <w:sz w:val="24"/>
          <w:szCs w:val="24"/>
          <w:del w:id="24" w:author="ChatGPT" w:date="2026-08-31T04:20:22Z"/>
        </w:rPr>
      </w:pPr>
      <w:del w:id="23" w:author="ChatGPT" w:date="2026-08-31T04:20:22Z">
        <w:r w:rsidDel="00000000" w:rsidR="00000000" w:rsidRPr="00000000">
          <w:rPr>
            <w:rFonts w:ascii="Times New Roman" w:cs="Times New Roman" w:eastAsia="Times New Roman" w:hAnsi="Times New Roman"/>
            <w:i w:val="1"/>
            <w:iCs w:val="1"/>
            <w:sz w:val="24"/>
            <w:szCs w:val="24"/>
            <w:rtl w:val="0"/>
          </w:rPr>
          <w:delText xml:space="preserve">Articulación entre las dimensiones metodológicas de la consolidación experimental</w:delText>
        </w:r>
        <w:r w:rsidDel="00000000" w:rsidR="00000000" w:rsidRPr="00000000">
          <w:rPr>
            <w:rtl w:val="0"/>
          </w:rPr>
        </w:r>
      </w:del>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
      <w:tr>
        <w:trPr>
          <w:cantSplit w:val="0"/>
          <w:tblHeader w:val="1"/>
          <w:del w:id="27" w:author="ChatGPT" w:date="2026-08-31T04:20:22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del w:id="28" w:author="ChatGPT" w:date="2026-08-31T04:20:22Z">
              <w:r w:rsidDel="00000000" w:rsidR="00000000" w:rsidRPr="00000000">
                <w:rPr>
                  <w:rFonts w:ascii="Times New Roman" w:cs="Times New Roman" w:eastAsia="Times New Roman" w:hAnsi="Times New Roman"/>
                  <w:b w:val="1"/>
                  <w:bCs w:val="1"/>
                  <w:sz w:val="24"/>
                  <w:szCs w:val="24"/>
                  <w:rtl w:val="0"/>
                </w:rPr>
                <w:delText xml:space="preserve">Dimensión metodológica</w:delText>
              </w:r>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del w:id="29" w:author="ChatGPT" w:date="2026-08-31T04:20:22Z">
              <w:r w:rsidDel="00000000" w:rsidR="00000000" w:rsidRPr="00000000">
                <w:rPr>
                  <w:rFonts w:ascii="Times New Roman" w:cs="Times New Roman" w:eastAsia="Times New Roman" w:hAnsi="Times New Roman"/>
                  <w:b w:val="1"/>
                  <w:bCs w:val="1"/>
                  <w:sz w:val="24"/>
                  <w:szCs w:val="24"/>
                  <w:rtl w:val="0"/>
                </w:rPr>
                <w:delText xml:space="preserve">Aporte principal</w:delText>
              </w:r>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del w:id="30" w:author="ChatGPT" w:date="2026-08-31T04:20:22Z">
              <w:r w:rsidDel="00000000" w:rsidR="00000000" w:rsidRPr="00000000">
                <w:rPr>
                  <w:rFonts w:ascii="Times New Roman" w:cs="Times New Roman" w:eastAsia="Times New Roman" w:hAnsi="Times New Roman"/>
                  <w:b w:val="1"/>
                  <w:bCs w:val="1"/>
                  <w:sz w:val="24"/>
                  <w:szCs w:val="24"/>
                  <w:rtl w:val="0"/>
                </w:rPr>
                <w:delText xml:space="preserve">Decisión consolidada</w:delText>
              </w:r>
              <w:r w:rsidDel="00000000" w:rsidR="00000000" w:rsidRPr="00000000">
                <w:rPr>
                  <w:rtl w:val="0"/>
                </w:rPr>
              </w:r>
            </w:del>
          </w:p>
        </w:tc>
      </w:tr>
      <w:tr>
        <w:trPr>
          <w:cantSplit w:val="0"/>
          <w:tblHeader w:val="0"/>
          <w:del w:id="31" w:author="ChatGPT" w:date="2026-08-31T04:20:22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del w:id="32" w:author="ChatGPT" w:date="2026-08-31T04:20:22Z">
              <w:r w:rsidDel="00000000" w:rsidR="00000000" w:rsidRPr="00000000">
                <w:rPr>
                  <w:rFonts w:ascii="Times New Roman" w:cs="Times New Roman" w:eastAsia="Times New Roman" w:hAnsi="Times New Roman"/>
                  <w:sz w:val="24"/>
                  <w:szCs w:val="24"/>
                  <w:rtl w:val="0"/>
                </w:rPr>
                <w:delText xml:space="preserve">Entorno experimental</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del w:id="33" w:author="ChatGPT" w:date="2026-08-31T04:20:22Z">
              <w:r w:rsidDel="00000000" w:rsidR="00000000" w:rsidRPr="00000000">
                <w:rPr>
                  <w:rFonts w:ascii="Times New Roman" w:cs="Times New Roman" w:eastAsia="Times New Roman" w:hAnsi="Times New Roman"/>
                  <w:sz w:val="24"/>
                  <w:szCs w:val="24"/>
                  <w:rtl w:val="0"/>
                </w:rPr>
                <w:delText xml:space="preserve">Define CPN, EN, TN, escenarios DBE y EBE, y restricciones de hardware y software.</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del w:id="34" w:author="ChatGPT" w:date="2026-08-31T04:20:22Z">
              <w:r w:rsidDel="00000000" w:rsidR="00000000" w:rsidRPr="00000000">
                <w:rPr>
                  <w:rFonts w:ascii="Times New Roman" w:cs="Times New Roman" w:eastAsia="Times New Roman" w:hAnsi="Times New Roman"/>
                  <w:sz w:val="24"/>
                  <w:szCs w:val="24"/>
                  <w:rtl w:val="0"/>
                </w:rPr>
                <w:delText xml:space="preserve">Ubica la viabilidad operativa en el CPN, separa entrenamiento de inferencia y formaliza el rol metodológico de cada escenario.</w:delText>
              </w:r>
            </w:del>
          </w:p>
        </w:tc>
      </w:tr>
      <w:tr>
        <w:trPr>
          <w:cantSplit w:val="0"/>
          <w:tblHeader w:val="0"/>
          <w:del w:id="35" w:author="ChatGPT" w:date="2026-08-31T04:20:22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del w:id="36" w:author="ChatGPT" w:date="2026-08-31T04:20:22Z">
              <w:r w:rsidDel="00000000" w:rsidR="00000000" w:rsidRPr="00000000">
                <w:rPr>
                  <w:rFonts w:ascii="Times New Roman" w:cs="Times New Roman" w:eastAsia="Times New Roman" w:hAnsi="Times New Roman"/>
                  <w:sz w:val="24"/>
                  <w:szCs w:val="24"/>
                  <w:rtl w:val="0"/>
                </w:rPr>
                <w:delText xml:space="preserve">Condiciones de riesgo y prompts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del w:id="37" w:author="ChatGPT" w:date="2026-08-31T04:20:22Z">
              <w:r w:rsidDel="00000000" w:rsidR="00000000" w:rsidRPr="00000000">
                <w:rPr>
                  <w:rFonts w:ascii="Times New Roman" w:cs="Times New Roman" w:eastAsia="Times New Roman" w:hAnsi="Times New Roman"/>
                  <w:sz w:val="24"/>
                  <w:szCs w:val="24"/>
                  <w:rtl w:val="0"/>
                </w:rPr>
                <w:delText xml:space="preserve">Organiza las condiciones de riesgo por niveles de complejidad y fija el protocolo de prompts.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del w:id="38" w:author="ChatGPT" w:date="2026-08-31T04:20:22Z">
              <w:r w:rsidDel="00000000" w:rsidR="00000000" w:rsidRPr="00000000">
                <w:rPr>
                  <w:rFonts w:ascii="Times New Roman" w:cs="Times New Roman" w:eastAsia="Times New Roman" w:hAnsi="Times New Roman"/>
                  <w:sz w:val="24"/>
                  <w:szCs w:val="24"/>
                  <w:rtl w:val="0"/>
                </w:rPr>
                <w:delText xml:space="preserve">Delimita el núcleo obligatorio del prototipo en condiciones de detección directa de Nivel 1 y ordena el resto del catálogo como extensión condicionada.</w:delText>
              </w:r>
            </w:del>
          </w:p>
        </w:tc>
      </w:tr>
      <w:tr>
        <w:trPr>
          <w:cantSplit w:val="0"/>
          <w:tblHeader w:val="0"/>
          <w:del w:id="39" w:author="ChatGPT" w:date="2026-08-31T04:20:22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del w:id="40" w:author="ChatGPT" w:date="2026-08-31T04:20:22Z">
              <w:r w:rsidDel="00000000" w:rsidR="00000000" w:rsidRPr="00000000">
                <w:rPr>
                  <w:rFonts w:ascii="Times New Roman" w:cs="Times New Roman" w:eastAsia="Times New Roman" w:hAnsi="Times New Roman"/>
                  <w:sz w:val="24"/>
                  <w:szCs w:val="24"/>
                  <w:rtl w:val="0"/>
                </w:rPr>
                <w:delText xml:space="preserve">Datasets y benchmarks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del w:id="41" w:author="ChatGPT" w:date="2026-08-31T04:20:22Z">
              <w:r w:rsidDel="00000000" w:rsidR="00000000" w:rsidRPr="00000000">
                <w:rPr>
                  <w:rFonts w:ascii="Times New Roman" w:cs="Times New Roman" w:eastAsia="Times New Roman" w:hAnsi="Times New Roman"/>
                  <w:sz w:val="24"/>
                  <w:szCs w:val="24"/>
                  <w:rtl w:val="0"/>
                </w:rPr>
                <w:delText xml:space="preserve">Elabora un inventario de datasets, benchmarks, cobertura por condición y reglas de partición.</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del w:id="42" w:author="ChatGPT" w:date="2026-08-31T04:20:22Z">
              <w:r w:rsidDel="00000000" w:rsidR="00000000" w:rsidRPr="00000000">
                <w:rPr>
                  <w:rFonts w:ascii="Times New Roman" w:cs="Times New Roman" w:eastAsia="Times New Roman" w:hAnsi="Times New Roman"/>
                  <w:sz w:val="24"/>
                  <w:szCs w:val="24"/>
                  <w:rtl w:val="0"/>
                </w:rPr>
                <w:delText xml:space="preserve">Determina qué condiciones tienen soporte suficiente para evaluación directa, qué módulos requieren benchmarks externos y qué brechas exigen prudencia metodológica.</w:delText>
              </w:r>
            </w:del>
          </w:p>
        </w:tc>
      </w:tr>
      <w:tr>
        <w:trPr>
          <w:cantSplit w:val="0"/>
          <w:tblHeader w:val="0"/>
          <w:del w:id="43" w:author="ChatGPT" w:date="2026-08-31T04:20:22Z"/>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del w:id="44" w:author="ChatGPT" w:date="2026-08-31T04:20:22Z">
              <w:r w:rsidDel="00000000" w:rsidR="00000000" w:rsidRPr="00000000">
                <w:rPr>
                  <w:rFonts w:ascii="Times New Roman" w:cs="Times New Roman" w:eastAsia="Times New Roman" w:hAnsi="Times New Roman"/>
                  <w:sz w:val="24"/>
                  <w:szCs w:val="24"/>
                  <w:rtl w:val="0"/>
                </w:rPr>
                <w:delText xml:space="preserve">Framework de métricas</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del w:id="45" w:author="ChatGPT" w:date="2026-08-31T04:20:22Z">
              <w:r w:rsidDel="00000000" w:rsidR="00000000" w:rsidRPr="00000000">
                <w:rPr>
                  <w:rFonts w:ascii="Times New Roman" w:cs="Times New Roman" w:eastAsia="Times New Roman" w:hAnsi="Times New Roman"/>
                  <w:sz w:val="24"/>
                  <w:szCs w:val="24"/>
                  <w:rtl w:val="0"/>
                </w:rPr>
                <w:delText xml:space="preserve">Jerarquiza métricas, define latencia de alerta, fija niveles de compromiso y establece criterios de ejecutabilidad experimental.</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del w:id="46" w:author="ChatGPT" w:date="2026-08-31T04:20:22Z">
              <w:r w:rsidDel="00000000" w:rsidR="00000000" w:rsidRPr="00000000">
                <w:rPr>
                  <w:rFonts w:ascii="Times New Roman" w:cs="Times New Roman" w:eastAsia="Times New Roman" w:hAnsi="Times New Roman"/>
                  <w:sz w:val="24"/>
                  <w:szCs w:val="24"/>
                  <w:rtl w:val="0"/>
                </w:rPr>
                <w:delText xml:space="preserve">Establece la evidencia mínima del prototipo y separa métricas obligatorias, deseables y conceptuales según el alcance implementado.</w:delText>
              </w:r>
            </w:del>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del w:id="26" w:author="ChatGPT" w:date="2026-08-31T04:20:22Z"/>
        </w:rPr>
        <w:sectPr>
          <w:type w:val="nextPage"/>
          <w:pgSz w:h="11909" w:w="16834" w:orient="landscape"/>
          <w:pgMar w:bottom="1440" w:top="1440" w:left="1440" w:right="1440" w:header="720" w:footer="720"/>
        </w:sectPr>
      </w:pPr>
      <w:del w:id="25" w:author="ChatGPT" w:date="2026-08-31T04:20:22Z">
        <w:r w:rsidDel="00000000" w:rsidR="00000000" w:rsidRPr="00000000">
          <w:rPr>
            <w:rFonts w:ascii="Times New Roman" w:cs="Times New Roman" w:eastAsia="Times New Roman" w:hAnsi="Times New Roman"/>
            <w:i w:val="1"/>
            <w:iCs w:val="1"/>
            <w:sz w:val="24"/>
            <w:szCs w:val="24"/>
            <w:rtl w:val="0"/>
          </w:rPr>
          <w:delText xml:space="preserve">Nota. </w:delText>
        </w:r>
        <w:r w:rsidDel="00000000" w:rsidR="00000000" w:rsidRPr="00000000">
          <w:rPr>
            <w:rFonts w:ascii="Times New Roman" w:cs="Times New Roman" w:eastAsia="Times New Roman" w:hAnsi="Times New Roman"/>
            <w:sz w:val="24"/>
            <w:szCs w:val="24"/>
            <w:rtl w:val="0"/>
          </w:rPr>
          <w:delText xml:space="preserve">La tabla resume cómo cada dimensión metodológica aporta una parte del protocolo experimental integrado y qué decisión transversal queda consolidada para la continuidad del proyecto.</w:delText>
        </w:r>
      </w:del>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categoría normativa, componente evaluador y dificultad estimada, se presenta en la </w:t>
      </w:r>
      <w:del w:id="101" w:author="ChatGPT" w:date="2026-08-31T04:20:22Z">
        <w:r>
          <w:rPr>
            <w:rFonts w:ascii="Times New Roman" w:cs="Times New Roman" w:eastAsia="Times New Roman" w:hAnsi="Times New Roman"/>
            <w:sz w:val="24"/>
            <w:szCs w:val="24"/>
            <w:rtl w:val="0"/>
          </w:rPr>
          <w:delText>Tabla 21</w:delText>
        </w:r>
      </w:del>
      <w:ins w:id="102" w:author="ChatGPT" w:date="2026-08-31T04:20:22Z">
        <w:r>
          <w:rPr>
            <w:rFonts w:ascii="Times New Roman" w:cs="Times New Roman" w:eastAsia="Times New Roman" w:hAnsi="Times New Roman"/>
            <w:sz w:val="24"/>
            <w:szCs w:val="24"/>
            <w:rtl w:val="0"/>
          </w:rPr>
          <w:t>Tabla 20</w:t>
        </w:r>
      </w:ins>
      <w:r>
        <w:rPr>
          <w:rFonts w:ascii="Times New Roman" w:cs="Times New Roman" w:eastAsia="Times New Roman" w:hAnsi="Times New Roman"/>
          <w:sz w:val="24"/>
          <w:szCs w:val="24"/>
          <w:rtl w:val="0"/>
        </w:rPr>
        <w:t xml:space="preserve">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del w:id="48" w:author="ChatGPT" w:date="2026-08-31T04:20:22Z"/>
        </w:rPr>
      </w:pPr>
      <w:del w:id="47" w:author="ChatGPT" w:date="2026-08-31T04:20:22Z">
        <w:r w:rsidDel="00000000" w:rsidR="00000000" w:rsidRPr="00000000">
          <w:rPr>
            <w:rFonts w:ascii="Times New Roman" w:cs="Times New Roman" w:eastAsia="Times New Roman" w:hAnsi="Times New Roman"/>
            <w:sz w:val="24"/>
            <w:szCs w:val="24"/>
            <w:rtl w:val="0"/>
          </w:rPr>
          <w:delTex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delText>
        </w:r>
      </w:del>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del w:id="49" w:author="ChatGPT" w:date="2026-08-31T04:20:22Z">
        <w:r w:rsidDel="00000000" w:rsidR="00000000" w:rsidRPr="00000000">
          <w:rPr>
            <w:rFonts w:ascii="Times New Roman" w:cs="Times New Roman" w:eastAsia="Times New Roman" w:hAnsi="Times New Roman"/>
            <w:sz w:val="24"/>
            <w:szCs w:val="24"/>
            <w:rtl w:val="0"/>
          </w:rPr>
          <w:delTex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delText>
        </w:r>
      </w:del>
      <w:ins w:id="50" w:author="ChatGPT" w:date="2026-08-31T04:20:22Z">
        <w:r>
          <w:rPr>
            <w:rFonts w:ascii="Times New Roman" w:cs="Times New Roman" w:eastAsia="Times New Roman" w:hAnsi="Times New Roman"/>
            <w:sz w:val="24"/>
            <w:szCs w:val="24"/>
            <w:rtl w:val="0"/>
          </w:rPr>
          <w:t>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ins>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del w:id="103" w:author="ChatGPT" w:date="2026-08-31T04:20:22Z">
        <w:r>
          <w:rPr>
            <w:rFonts w:ascii="Times New Roman" w:cs="Times New Roman" w:eastAsia="Times New Roman" w:hAnsi="Times New Roman"/>
            <w:b w:val="1"/>
            <w:bCs w:val="1"/>
            <w:sz w:val="24"/>
            <w:szCs w:val="24"/>
            <w:rtl w:val="0"/>
          </w:rPr>
          <w:delText>Tabla 17</w:delText>
        </w:r>
      </w:del>
      <w:ins w:id="104" w:author="ChatGPT" w:date="2026-08-31T04:20:22Z">
        <w:r>
          <w:rPr>
            <w:rFonts w:ascii="Times New Roman" w:cs="Times New Roman" w:eastAsia="Times New Roman" w:hAnsi="Times New Roman"/>
            <w:b w:val="1"/>
            <w:bCs w:val="1"/>
            <w:sz w:val="24"/>
            <w:szCs w:val="24"/>
            <w:rtl w:val="0"/>
          </w:rPr>
          <w:t>Tabla 16</w:t>
        </w:r>
      </w:ins>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entorno experimental comprende la infraestructura de cómputo disponible para inferencia y entrenamiento, el stack de software asociado, los escenarios de evaluación definidos para el proyecto y las condiciones operativas propias de cada escenario. Su caracterización responde a la pregunta rectora P-E1-04 de la fundamentación teórica: las restricciones del entorno de ejecución —capacidad computacional, protocolos de transmisión y presupuesto de procesamiento— que condicionan las decisiones arquitectónicas del prototipo. Los escenarios de evaluación establecen, además, las condiciones concretas bajo las cuales se ejercita el prototipo.</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del w:id="105" w:author="ChatGPT" w:date="2026-08-31T04:20:22Z">
        <w:r>
          <w:rPr>
            <w:rFonts w:ascii="Times New Roman" w:cs="Times New Roman" w:eastAsia="Times New Roman" w:hAnsi="Times New Roman"/>
            <w:b w:val="1"/>
            <w:bCs w:val="1"/>
            <w:sz w:val="24"/>
            <w:szCs w:val="24"/>
            <w:rtl w:val="0"/>
          </w:rPr>
          <w:delText>Tabla 18</w:delText>
        </w:r>
      </w:del>
      <w:ins w:id="106" w:author="ChatGPT" w:date="2026-08-31T04:20:22Z">
        <w:r>
          <w:rPr>
            <w:rFonts w:ascii="Times New Roman" w:cs="Times New Roman" w:eastAsia="Times New Roman" w:hAnsi="Times New Roman"/>
            <w:b w:val="1"/>
            <w:bCs w:val="1"/>
            <w:sz w:val="24"/>
            <w:szCs w:val="24"/>
            <w:rtl w:val="0"/>
          </w:rPr>
          <w:t>Tabla 17</w:t>
        </w:r>
      </w:ins>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del w:id="107" w:author="ChatGPT" w:date="2026-08-31T04:20:22Z">
        <w:r>
          <w:rPr>
            <w:rFonts w:ascii="Times New Roman" w:cs="Times New Roman" w:eastAsia="Times New Roman" w:hAnsi="Times New Roman"/>
            <w:b w:val="1"/>
            <w:bCs w:val="1"/>
            <w:sz w:val="24"/>
            <w:szCs w:val="24"/>
            <w:rtl w:val="0"/>
          </w:rPr>
          <w:delText>Tabla 19</w:delText>
        </w:r>
      </w:del>
      <w:ins w:id="108" w:author="ChatGPT" w:date="2026-08-31T04:20:22Z">
        <w:r>
          <w:rPr>
            <w:rFonts w:ascii="Times New Roman" w:cs="Times New Roman" w:eastAsia="Times New Roman" w:hAnsi="Times New Roman"/>
            <w:b w:val="1"/>
            <w:bCs w:val="1"/>
            <w:sz w:val="24"/>
            <w:szCs w:val="24"/>
            <w:rtl w:val="0"/>
          </w:rPr>
          <w:t>Tabla 18</w:t>
        </w:r>
      </w:ins>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restricciones detalladas en la </w:t>
      </w:r>
      <w:del w:id="109" w:author="ChatGPT" w:date="2026-08-31T04:20:22Z">
        <w:r>
          <w:rPr>
            <w:rFonts w:ascii="Times New Roman" w:cs="Times New Roman" w:eastAsia="Times New Roman" w:hAnsi="Times New Roman"/>
            <w:sz w:val="24"/>
            <w:szCs w:val="24"/>
            <w:rtl w:val="0"/>
          </w:rPr>
          <w:delText>Tabla 20</w:delText>
        </w:r>
      </w:del>
      <w:ins w:id="110" w:author="ChatGPT" w:date="2026-08-31T04:20:22Z">
        <w:r>
          <w:rPr>
            <w:rFonts w:ascii="Times New Roman" w:cs="Times New Roman" w:eastAsia="Times New Roman" w:hAnsi="Times New Roman"/>
            <w:sz w:val="24"/>
            <w:szCs w:val="24"/>
            <w:rtl w:val="0"/>
          </w:rPr>
          <w:t>Tabla 19</w:t>
        </w:r>
      </w:ins>
      <w:r>
        <w:rPr>
          <w:rFonts w:ascii="Times New Roman" w:cs="Times New Roman" w:eastAsia="Times New Roman" w:hAnsi="Times New Roman"/>
          <w:sz w:val="24"/>
          <w:szCs w:val="24"/>
          <w:rtl w:val="0"/>
        </w:rPr>
        <w:t xml:space="preserve">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del w:id="111" w:author="ChatGPT" w:date="2026-08-31T04:20:22Z">
        <w:r>
          <w:rPr>
            <w:rFonts w:ascii="Times New Roman" w:cs="Times New Roman" w:eastAsia="Times New Roman" w:hAnsi="Times New Roman"/>
            <w:b w:val="1"/>
            <w:bCs w:val="1"/>
            <w:sz w:val="24"/>
            <w:szCs w:val="24"/>
            <w:rtl w:val="0"/>
          </w:rPr>
          <w:delText>Tabla 20</w:delText>
        </w:r>
      </w:del>
      <w:ins w:id="112" w:author="ChatGPT" w:date="2026-08-31T04:20:22Z">
        <w:r>
          <w:rPr>
            <w:rFonts w:ascii="Times New Roman" w:cs="Times New Roman" w:eastAsia="Times New Roman" w:hAnsi="Times New Roman"/>
            <w:b w:val="1"/>
            <w:bCs w:val="1"/>
            <w:sz w:val="24"/>
            <w:szCs w:val="24"/>
            <w:rtl w:val="0"/>
          </w:rPr>
          <w:t>Tabla 19</w:t>
        </w:r>
      </w:ins>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t>La taxonomía de condiciones de riesgo, los patrones asociados y el protocolo de prompts responden a la pregunta rectora P-E1-02,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establece qué condiciones</w:t>
      </w:r>
      <w:r>
        <w:rPr>
          <w:rFonts w:ascii="Times New Roman" w:cs="Times New Roman" w:eastAsia="Times New Roman" w:hAnsi="Times New Roman"/>
          <w:sz w:val="24"/>
          <w:szCs w:val="24"/>
          <w:rtl w:val="0"/>
        </w:rPr>
        <w:t xml:space="preserve">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pPr>
        <w:spacing w:line="480" w:lineRule="auto"/>
        <w:ind w:firstLine="720"/>
        <w:rPr>
          <w:rFonts w:ascii="Times New Roman" w:cs="Times New Roman" w:eastAsia="Times New Roman" w:hAnsi="Times New Roman"/>
          <w:sz w:val="24"/>
          <w:szCs w:val="24"/>
          <w:del w:id="97" w:author="ChatGPT" w:date="2026-08-31T04:20:22Z"/>
        </w:rPr>
      </w:pPr>
      <w:del w:id="96" w:author="ChatGPT" w:date="2026-08-31T04:20:22Z">
        <w:r>
          <w:rPr>
            <w:rFonts w:ascii="Times New Roman" w:cs="Times New Roman" w:eastAsia="Times New Roman" w:hAnsi="Times New Roman"/>
            <w:sz w:val="24"/>
            <w:szCs w:val="24"/>
            <w:rtl w:val="0"/>
          </w:rPr>
          <w:delText>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delText>
        </w:r>
      </w:del>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w:t>
      </w:r>
      <w:del w:id="98" w:author="ChatGPT" w:date="2026-08-31T04:20:22Z">
        <w:r>
          <w:rPr>
            <w:rFonts w:ascii="Times New Roman" w:cs="Times New Roman" w:eastAsia="Times New Roman" w:hAnsi="Times New Roman"/>
            <w:sz w:val="24"/>
            <w:szCs w:val="24"/>
            <w:rtl w:val="0"/>
          </w:rPr>
          <w:delText xml:space="preserve"> En consecuencia, las condiciones de Nivel 2 representan un escalón intermedio de complejidad, en el que la evaluabilidad depende tanto de la calidad de la detección de entidades como de la solidez de las reglas espaciales definidas para interpretar su relación contextual.</w:delText>
        </w:r>
      </w:del>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del w:id="113" w:author="ChatGPT" w:date="2026-08-31T04:20:22Z">
        <w:r>
          <w:rPr>
            <w:rFonts w:ascii="Times New Roman" w:cs="Times New Roman" w:eastAsia="Times New Roman" w:hAnsi="Times New Roman"/>
            <w:sz w:val="24"/>
            <w:szCs w:val="24"/>
            <w:rtl w:val="0"/>
          </w:rPr>
          <w:delText>Tabla 21</w:delText>
        </w:r>
      </w:del>
      <w:ins w:id="114" w:author="ChatGPT" w:date="2026-08-31T04:20:22Z">
        <w:r>
          <w:rPr>
            <w:rFonts w:ascii="Times New Roman" w:cs="Times New Roman" w:eastAsia="Times New Roman" w:hAnsi="Times New Roman"/>
            <w:sz w:val="24"/>
            <w:szCs w:val="24"/>
            <w:rtl w:val="0"/>
          </w:rPr>
          <w:t>Tabla 20</w:t>
        </w:r>
      </w:ins>
      <w:r>
        <w:rPr>
          <w:rFonts w:ascii="Times New Roman" w:cs="Times New Roman" w:eastAsia="Times New Roman" w:hAnsi="Times New Roman"/>
          <w:sz w:val="24"/>
          <w:szCs w:val="24"/>
          <w:rtl w:val="0"/>
        </w:rPr>
        <w:t xml:space="preserve">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del w:id="115" w:author="ChatGPT" w:date="2026-08-31T04:20:22Z">
        <w:r>
          <w:rPr>
            <w:rFonts w:ascii="Times New Roman" w:cs="Times New Roman" w:eastAsia="Times New Roman" w:hAnsi="Times New Roman"/>
            <w:b w:val="1"/>
            <w:bCs w:val="1"/>
            <w:sz w:val="24"/>
            <w:szCs w:val="24"/>
            <w:rtl w:val="0"/>
          </w:rPr>
          <w:delText>Tabla 21</w:delText>
        </w:r>
      </w:del>
      <w:ins w:id="116" w:author="ChatGPT" w:date="2026-08-31T04:20:22Z">
        <w:r>
          <w:rPr>
            <w:rFonts w:ascii="Times New Roman" w:cs="Times New Roman" w:eastAsia="Times New Roman" w:hAnsi="Times New Roman"/>
            <w:b w:val="1"/>
            <w:bCs w:val="1"/>
            <w:sz w:val="24"/>
            <w:szCs w:val="24"/>
            <w:rtl w:val="0"/>
          </w:rPr>
          <w:t>Tabla 20</w:t>
        </w:r>
      </w:ins>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del w:id="51" w:author="ChatGPT" w:date="2026-08-31T04:20:22Z">
        <w:r w:rsidDel="00000000" w:rsidR="00000000" w:rsidRPr="00000000">
          <w:rPr>
            <w:rFonts w:ascii="Times New Roman" w:cs="Times New Roman" w:eastAsia="Times New Roman" w:hAnsi="Times New Roman"/>
            <w:sz w:val="24"/>
            <w:szCs w:val="24"/>
            <w:rtl w:val="0"/>
          </w:rPr>
          <w:delTex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delText>
        </w:r>
        <w:r>
          <w:rPr>
            <w:rFonts w:ascii="Times New Roman" w:cs="Times New Roman" w:eastAsia="Times New Roman" w:hAnsi="Times New Roman"/>
            <w:sz w:val="24"/>
            <w:szCs w:val="24"/>
            <w:rtl w:val="0"/>
          </w:rPr>
          <w:delText xml:space="preserve"> CR-01 y CR-02 constituyen el núcleo obligatorio del prototipo experimental; las restantes condiciones operan como extensiones condicionadas que no bloquean la aceptación del núcleo.</w:delText>
        </w:r>
      </w:del>
      <w:ins w:id="52" w:author="ChatGPT" w:date="2026-08-31T04:20:22Z">
        <w:r>
          <w:rPr>
            <w:rFonts w:ascii="Times New Roman" w:cs="Times New Roman" w:eastAsia="Times New Roman" w:hAnsi="Times New Roman"/>
            <w:sz w:val="24"/>
            <w:szCs w:val="24"/>
            <w:rtl w:val="0"/>
          </w:rPr>
          <w:t>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 CR-01 y CR-02 constituyen el núcleo obligatorio del prototipo experimental; las restantes condiciones operan como extensiones condicionadas que no bloquean la aceptación del núcleo.</w:t>
        </w:r>
      </w:ins>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patrones de riesgo constituyen la unidad operativa de análisis del sistema E-OVRT-VDP. Su definición conceptual articula tres componentes:</w:t>
      </w:r>
      <w:r>
        <w:rPr>
          <w:rFonts w:ascii="Times New Roman" w:cs="Times New Roman" w:eastAsia="Times New Roman" w:hAnsi="Times New Roman"/>
          <w:sz w:val="24"/>
          <w:szCs w:val="24"/>
          <w:rtl w:val="0"/>
        </w:rPr>
        <w:t xml:space="preserve">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w:t>
      </w:r>
      <w:r>
        <w:rPr>
          <w:rFonts w:ascii="Times New Roman" w:cs="Times New Roman" w:eastAsia="Times New Roman" w:hAnsi="Times New Roman"/>
          <w:sz w:val="24"/>
          <w:szCs w:val="24"/>
          <w:rtl w:val="0"/>
        </w:rPr>
        <w:t>Estos criterios se definen en términos de duración temporal</w:t>
      </w:r>
      <w:r>
        <w:rPr>
          <w:rFonts w:ascii="Times New Roman" w:cs="Times New Roman" w:eastAsia="Times New Roman" w:hAnsi="Times New Roman"/>
          <w:sz w:val="24"/>
          <w:szCs w:val="24"/>
          <w:rtl w:val="0"/>
        </w:rPr>
        <w:t xml:space="preserve">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del w:id="117" w:author="ChatGPT" w:date="2026-08-31T04:20:22Z">
        <w:r>
          <w:rPr>
            <w:rFonts w:ascii="Times New Roman" w:cs="Times New Roman" w:eastAsia="Times New Roman" w:hAnsi="Times New Roman"/>
            <w:sz w:val="24"/>
            <w:szCs w:val="24"/>
            <w:rtl w:val="0"/>
          </w:rPr>
          <w:delText>Tabla 22</w:delText>
        </w:r>
      </w:del>
      <w:ins w:id="118" w:author="ChatGPT" w:date="2026-08-31T04:20:22Z">
        <w:r>
          <w:rPr>
            <w:rFonts w:ascii="Times New Roman" w:cs="Times New Roman" w:eastAsia="Times New Roman" w:hAnsi="Times New Roman"/>
            <w:sz w:val="24"/>
            <w:szCs w:val="24"/>
            <w:rtl w:val="0"/>
          </w:rPr>
          <w:t>Tabla 21</w:t>
        </w:r>
      </w:ins>
      <w:r>
        <w:rPr>
          <w:rFonts w:ascii="Times New Roman" w:cs="Times New Roman" w:eastAsia="Times New Roman" w:hAnsi="Times New Roman"/>
          <w:sz w:val="24"/>
          <w:szCs w:val="24"/>
          <w:rtl w:val="0"/>
        </w:rPr>
        <w:t xml:space="preserve">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del w:id="119" w:author="ChatGPT" w:date="2026-08-31T04:20:22Z">
        <w:r>
          <w:rPr>
            <w:rFonts w:ascii="Times New Roman" w:cs="Times New Roman" w:eastAsia="Times New Roman" w:hAnsi="Times New Roman"/>
            <w:b w:val="1"/>
            <w:bCs w:val="1"/>
            <w:sz w:val="24"/>
            <w:szCs w:val="24"/>
            <w:rtl w:val="0"/>
          </w:rPr>
          <w:delText>Tabla 22</w:delText>
        </w:r>
      </w:del>
      <w:ins w:id="120" w:author="ChatGPT" w:date="2026-08-31T04:20:22Z">
        <w:r>
          <w:rPr>
            <w:rFonts w:ascii="Times New Roman" w:cs="Times New Roman" w:eastAsia="Times New Roman" w:hAnsi="Times New Roman"/>
            <w:b w:val="1"/>
            <w:bCs w:val="1"/>
            <w:sz w:val="24"/>
            <w:szCs w:val="24"/>
            <w:rtl w:val="0"/>
          </w:rPr>
          <w:t>Tabla 21</w:t>
        </w:r>
      </w:ins>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del w:id="66" w:author="ChatGPT" w:date="2026-08-31T04:20:22Z">
        <w:r>
          <w:rPr>
            <w:rFonts w:ascii="Times New Roman" w:cs="Times New Roman" w:eastAsia="Times New Roman" w:hAnsi="Times New Roman"/>
            <w:sz w:val="24"/>
            <w:szCs w:val="24"/>
            <w:rtl w:val="0"/>
          </w:rPr>
          <w:delText>Quedan tres insumos directos para la instancia</w:delText>
        </w:r>
        <w:r>
          <w:rPr>
            <w:rFonts w:ascii="Times New Roman" w:cs="Times New Roman" w:eastAsia="Times New Roman" w:hAnsi="Times New Roman"/>
            <w:sz w:val="24"/>
            <w:szCs w:val="24"/>
            <w:rtl w:val="0"/>
          </w:rPr>
          <w:delText xml:space="preserve"> de análisis y diseño arquitectónico: el catálogo de condiciones de riesgo clasificado por niveles de complejidad (Tabla 21), el catálogo de patrones con severidad y persistencia temporal orientativa (Tabla 22),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delText>
        </w:r>
      </w:del>
      <w:ins w:id="67" w:author="ChatGPT" w:date="2026-08-31T04:20:22Z">
        <w:r>
          <w:rPr>
            <w:rFonts w:ascii="Times New Roman" w:cs="Times New Roman" w:eastAsia="Times New Roman" w:hAnsi="Times New Roman"/>
            <w:sz w:val="24"/>
            <w:szCs w:val="24"/>
            <w:rtl w:val="0"/>
          </w:rPr>
          <w:t>Quedan tres insumos directos para la instancia de análisis y diseño arquitectónico: el catálogo de condiciones de riesgo clasificado por niveles de complejidad (Tabla 20), el catálogo de patrones con severidad y persistencia temporal orientativa (Tabla 21), y los criterios conceptuales de activación combinada para PR-05 y PR-06 —con el supuesto de cámara fija, las métricas de proximidad y contención espacial por definir, y la histéresis como criterio de diseño.</w:t>
        </w:r>
      </w:ins>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protocolo de prompts establece el marco para el diseño, la variación sistemática y la evaluación empírica de las consultas textuales que operan como interfaz del modelo OVD.</w:t>
      </w:r>
      <w:r>
        <w:rPr>
          <w:rFonts w:ascii="Times New Roman" w:cs="Times New Roman" w:eastAsia="Times New Roman" w:hAnsi="Times New Roman"/>
          <w:sz w:val="24"/>
          <w:szCs w:val="24"/>
          <w:rtl w:val="0"/>
        </w:rPr>
        <w:t xml:space="preserve">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w:t>
      </w:r>
      <w:r>
        <w:rPr>
          <w:rFonts w:ascii="Times New Roman" w:cs="Times New Roman" w:eastAsia="Times New Roman" w:hAnsi="Times New Roman"/>
          <w:sz w:val="24"/>
          <w:szCs w:val="24"/>
          <w:rtl w:val="0"/>
        </w:rPr>
        <w:t>El protocolo se articula con el framework de métricas, del cual toma las métricas</w:t>
      </w:r>
      <w:r>
        <w:rPr>
          <w:rFonts w:ascii="Times New Roman" w:cs="Times New Roman" w:eastAsia="Times New Roman" w:hAnsi="Times New Roman"/>
          <w:sz w:val="24"/>
          <w:szCs w:val="24"/>
          <w:rtl w:val="0"/>
        </w:rPr>
        <w:t xml:space="preserve">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del w:id="70" w:author="ChatGPT" w:date="2026-08-31T04:20:22Z">
        <w:r>
          <w:rPr>
            <w:rFonts w:ascii="Times New Roman" w:cs="Times New Roman" w:eastAsia="Times New Roman" w:hAnsi="Times New Roman"/>
            <w:sz w:val="24"/>
            <w:szCs w:val="24"/>
            <w:rtl w:val="0"/>
          </w:rPr>
          <w:delTex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w:delText>
        </w:r>
      </w:del>
      <w:ins w:id="71" w:author="ChatGPT" w:date="2026-08-31T04:20:22Z">
        <w:r>
          <w:rPr>
            <w:rFonts w:ascii="Times New Roman" w:cs="Times New Roman" w:eastAsia="Times New Roman" w:hAnsi="Times New Roman"/>
            <w:sz w:val="24"/>
            <w:szCs w:val="24"/>
            <w:rtl w:val="0"/>
          </w:rPr>
          <w:t>El análisis de modelos OVD documentó que los detectores open-vocabulary presentan sensibilidad a variaciones en la formulación de las consultas textuales: cambios leves de redacción pueden alterar significativamente el desempeño de los modelos visión-lenguaje (Zhou et al., 2022); el embedding textual de clase se genera a partir de los prompts ingresados al encoder y su alineación con las representaciones visuales requiere ajuste específico para la tarea de detección (Gu et al., 2021; Du et al., 2022); y la evaluación se vuelve especialmente exigente ante atributos de granularidad fina, vocabularios dinámicos y clases negativas semánticamente cercanas (Bianchi et al., 2024; Yao et al., 2024). De manera complementaria, la incorporación de negativos semánticamente relacionados durante el entrenamiento mejora la discriminación del detector, lo que refuerza —aunque esa técnica exceda el alcance del proyecto— que la composición semántica del vocabulario influye sobre el desempeño (Kim et al., 2024).</w:t>
        </w:r>
      </w:ins>
    </w:p>
    <w:p>
      <w:pPr>
        <w:spacing w:line="480" w:lineRule="auto"/>
        <w:ind w:firstLine="720"/>
        <w:rPr>
          <w:rFonts w:ascii="Times New Roman" w:cs="Times New Roman" w:eastAsia="Times New Roman" w:hAnsi="Times New Roman"/>
          <w:sz w:val="24"/>
          <w:szCs w:val="24"/>
        </w:rPr>
      </w:pPr>
      <w:del w:id="72" w:author="ChatGPT" w:date="2026-08-31T04:20:22Z">
        <w:r>
          <w:rPr>
            <w:rFonts w:ascii="Times New Roman" w:cs="Times New Roman" w:eastAsia="Times New Roman" w:hAnsi="Times New Roman"/>
            <w:sz w:val="24"/>
            <w:szCs w:val="24"/>
            <w:rtl w:val="0"/>
          </w:rPr>
          <w:delText>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delText>
        </w:r>
      </w:del>
      <w:ins w:id="73" w:author="ChatGPT" w:date="2026-08-31T04:20:22Z">
        <w:r>
          <w:rPr>
            <w:rFonts w:ascii="Times New Roman" w:cs="Times New Roman" w:eastAsia="Times New Roman" w:hAnsi="Times New Roman"/>
            <w:sz w:val="24"/>
            <w:szCs w:val="24"/>
            <w:rtl w:val="0"/>
          </w:rPr>
          <w:t>En conjunto, estas evidencias justifican tratar el diseño de prompts como una variable de ingeniería del sistema, gestionada con un rigor comparable al de las decisiones de arquitectura, selección de modelos o definición de métricas. El protocolo siguiente ordena ese proceso para el dominio de detección de condiciones de riesgo en construcción civil.</w:t>
        </w:r>
      </w:ins>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del w:id="75" w:author="ChatGPT" w:date="2026-08-31T04:20:22Z"/>
        </w:rPr>
      </w:pPr>
      <w:del w:id="74" w:author="ChatGPT" w:date="2026-08-31T04:20:22Z">
        <w:r>
          <w:rPr>
            <w:rFonts w:ascii="Times New Roman" w:cs="Times New Roman" w:eastAsia="Times New Roman" w:hAnsi="Times New Roman"/>
            <w:sz w:val="24"/>
            <w:szCs w:val="24"/>
            <w:rtl w:val="0"/>
          </w:rPr>
          <w:delTex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w:delText>
        </w:r>
      </w:del>
    </w:p>
    <w:p>
      <w:pPr>
        <w:spacing w:line="480" w:lineRule="auto"/>
        <w:ind w:firstLine="720"/>
        <w:rPr>
          <w:rFonts w:ascii="Times New Roman" w:cs="Times New Roman" w:eastAsia="Times New Roman" w:hAnsi="Times New Roman"/>
          <w:sz w:val="24"/>
          <w:szCs w:val="24"/>
          <w:del w:id="77" w:author="ChatGPT" w:date="2026-08-31T04:20:22Z"/>
        </w:rPr>
      </w:pPr>
      <w:del w:id="76" w:author="ChatGPT" w:date="2026-08-31T04:20:22Z">
        <w:r>
          <w:rPr>
            <w:rFonts w:ascii="Times New Roman" w:cs="Times New Roman" w:eastAsia="Times New Roman" w:hAnsi="Times New Roman"/>
            <w:sz w:val="24"/>
            <w:szCs w:val="24"/>
            <w:rtl w:val="0"/>
          </w:rPr>
          <w:delText>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delText>
        </w:r>
      </w:del>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del w:id="79" w:author="ChatGPT" w:date="2026-08-31T04:20:22Z"/>
        </w:rPr>
      </w:pPr>
      <w:del w:id="78" w:author="ChatGPT" w:date="2026-08-31T04:20:22Z">
        <w:r w:rsidDel="00000000" w:rsidR="00000000" w:rsidRPr="00000000">
          <w:rPr>
            <w:rFonts w:ascii="Times New Roman" w:cs="Times New Roman" w:eastAsia="Times New Roman" w:hAnsi="Times New Roman"/>
            <w:sz w:val="24"/>
            <w:szCs w:val="24"/>
            <w:rtl w:val="0"/>
          </w:rPr>
          <w:delTex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delText>
        </w:r>
      </w:del>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cada condición de riesgo del catálogo (</w:t>
      </w:r>
      <w:del w:id="121" w:author="ChatGPT" w:date="2026-08-31T04:20:22Z">
        <w:r>
          <w:rPr>
            <w:rFonts w:ascii="Times New Roman" w:cs="Times New Roman" w:eastAsia="Times New Roman" w:hAnsi="Times New Roman"/>
            <w:sz w:val="24"/>
            <w:szCs w:val="24"/>
            <w:rtl w:val="0"/>
          </w:rPr>
          <w:delText>Tabla 21</w:delText>
        </w:r>
      </w:del>
      <w:ins w:id="122" w:author="ChatGPT" w:date="2026-08-31T04:20:22Z">
        <w:r>
          <w:rPr>
            <w:rFonts w:ascii="Times New Roman" w:cs="Times New Roman" w:eastAsia="Times New Roman" w:hAnsi="Times New Roman"/>
            <w:sz w:val="24"/>
            <w:szCs w:val="24"/>
            <w:rtl w:val="0"/>
          </w:rPr>
          <w:t>Tabla 20</w:t>
        </w:r>
      </w:ins>
      <w:r>
        <w:rPr>
          <w:rFonts w:ascii="Times New Roman" w:cs="Times New Roman" w:eastAsia="Times New Roman" w:hAnsi="Times New Roman"/>
          <w:sz w:val="24"/>
          <w:szCs w:val="24"/>
          <w:rtl w:val="0"/>
        </w:rPr>
        <w:t>)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pPr>
        <w:spacing w:line="480" w:lineRule="auto"/>
        <w:ind w:firstLine="720"/>
        <w:rPr>
          <w:rFonts w:ascii="Times New Roman" w:cs="Times New Roman" w:eastAsia="Times New Roman" w:hAnsi="Times New Roman"/>
          <w:sz w:val="24"/>
          <w:szCs w:val="24"/>
          <w:del w:id="81" w:author="ChatGPT" w:date="2026-08-31T04:20:22Z"/>
        </w:rPr>
      </w:pPr>
      <w:del w:id="80" w:author="ChatGPT" w:date="2026-08-31T04:20:22Z">
        <w:r>
          <w:rPr>
            <w:rFonts w:ascii="Times New Roman" w:cs="Times New Roman" w:eastAsia="Times New Roman" w:hAnsi="Times New Roman"/>
            <w:sz w:val="24"/>
            <w:szCs w:val="24"/>
            <w:rtl w:val="0"/>
          </w:rPr>
          <w:delText>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delText>
        </w:r>
      </w:del>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pPr>
        <w:spacing w:line="480" w:lineRule="auto"/>
        <w:ind w:firstLine="720"/>
        <w:rPr>
          <w:rFonts w:ascii="Times New Roman" w:cs="Times New Roman" w:eastAsia="Times New Roman" w:hAnsi="Times New Roman"/>
          <w:sz w:val="24"/>
          <w:szCs w:val="24"/>
          <w:del w:id="83" w:author="ChatGPT" w:date="2026-08-31T04:20:22Z"/>
        </w:rPr>
      </w:pPr>
      <w:del w:id="82" w:author="ChatGPT" w:date="2026-08-31T04:20:22Z">
        <w:r>
          <w:rPr>
            <w:rFonts w:ascii="Times New Roman" w:cs="Times New Roman" w:eastAsia="Times New Roman" w:hAnsi="Times New Roman"/>
            <w:sz w:val="24"/>
            <w:szCs w:val="24"/>
            <w:rtl w:val="0"/>
          </w:rPr>
          <w:delText>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delText>
        </w:r>
      </w:del>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del w:id="84" w:author="ChatGPT" w:date="2026-08-31T04:20:22Z">
        <w:r w:rsidDel="00000000" w:rsidR="00000000" w:rsidRPr="00000000">
          <w:rPr>
            <w:rFonts w:ascii="Times New Roman" w:cs="Times New Roman" w:eastAsia="Times New Roman" w:hAnsi="Times New Roman"/>
            <w:b w:val="1"/>
            <w:bCs w:val="1"/>
            <w:sz w:val="24"/>
            <w:szCs w:val="24"/>
            <w:rtl w:val="0"/>
          </w:rPr>
          <w:delText xml:space="preserve">Implicancias del tamaño del vocabulario activo.</w:delText>
        </w:r>
        <w:r>
          <w:rPr>
            <w:rFonts w:ascii="Times New Roman" w:cs="Times New Roman" w:eastAsia="Times New Roman" w:hAnsi="Times New Roman"/>
            <w:sz w:val="24"/>
            <w:szCs w:val="24"/>
            <w:rtl w:val="0"/>
          </w:rPr>
          <w:delTex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w:delText>
        </w:r>
      </w:del>
      <w:ins w:id="85" w:author="ChatGPT" w:date="2026-08-31T04:20:22Z">
        <w:r>
          <w:rPr>
            <w:rFonts w:ascii="Times New Roman" w:cs="Times New Roman" w:eastAsia="Times New Roman" w:hAnsi="Times New Roman"/>
            <w:b w:val="1"/>
            <w:bCs w:val="1"/>
            <w:sz w:val="24"/>
            <w:szCs w:val="24"/>
            <w:rtl w:val="0"/>
          </w:rPr>
          <w:t>Implicancias del tamaño del vocabulario activo.</w:t>
        </w:r>
        <w:r>
          <w:rPr>
            <w:rFonts w:ascii="Times New Roman" w:cs="Times New Roman" w:eastAsia="Times New Roman" w:hAnsi="Times New Roman"/>
            <w:sz w:val="24"/>
            <w:szCs w:val="24"/>
            <w:rtl w:val="0"/>
          </w:rPr>
          <w:t xml:space="preserve"> El número de prompts simultáneamente activos puede afectar tanto la latencia de inferencia como la precisión, y su impacto no es uniforme entre arquitecturas: las familias YOLO orientadas a open-vocabulary precomputan o reparametrizan los embeddings textuales fuera del ciclo de inferencia —el paradigma prompt-then-detect de YOLO-World y la alineación reparametrizable RepRTA de YOLOE (Cheng et al., 2024; Wang et al., 2025)—, mientras que Grounding DINO procesa el par imagen-texto en cada consulta, de modo que un vocabulario mayor incrementa la longitud de la entrada textual y el costo de fusión cross-modal (Liu et al., 2024). El detalle arquitectónico se desarrolla en el análisis de modelos OVD; la consecuencia de diseño es que la cantidad de prompts sostenibles dentro del presupuesto de latencia depende del modelo elegido, la sintaxis concreta de los prompts, la resolución de entrada y el hardware de inferencia disponible.</w:t>
        </w:r>
      </w:ins>
    </w:p>
    <w:p>
      <w:pPr>
        <w:spacing w:line="480" w:lineRule="auto"/>
        <w:ind w:firstLine="720"/>
        <w:rPr>
          <w:rFonts w:ascii="Times New Roman" w:cs="Times New Roman" w:eastAsia="Times New Roman" w:hAnsi="Times New Roman"/>
          <w:sz w:val="24"/>
          <w:szCs w:val="24"/>
          <w:del w:id="87" w:author="ChatGPT" w:date="2026-08-31T04:20:22Z"/>
        </w:rPr>
      </w:pPr>
      <w:del w:id="86" w:author="ChatGPT" w:date="2026-08-31T04:20:22Z">
        <w:r>
          <w:rPr>
            <w:rFonts w:ascii="Times New Roman" w:cs="Times New Roman" w:eastAsia="Times New Roman" w:hAnsi="Times New Roman"/>
            <w:sz w:val="24"/>
            <w:szCs w:val="24"/>
            <w:rtl w:val="0"/>
          </w:rPr>
          <w:delText xml:space="preserve">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w:delText>
        </w:r>
      </w:del>
    </w:p>
    <w:p>
      <w:pPr>
        <w:spacing w:line="480" w:lineRule="auto"/>
        <w:ind w:firstLine="720"/>
        <w:rPr>
          <w:rFonts w:ascii="Times New Roman" w:cs="Times New Roman" w:eastAsia="Times New Roman" w:hAnsi="Times New Roman"/>
          <w:sz w:val="24"/>
          <w:szCs w:val="24"/>
          <w:del w:id="89" w:author="ChatGPT" w:date="2026-08-31T04:20:22Z"/>
        </w:rPr>
      </w:pPr>
      <w:del w:id="88" w:author="ChatGPT" w:date="2026-08-31T04:20:22Z">
        <w:r>
          <w:rPr>
            <w:rFonts w:ascii="Times New Roman" w:cs="Times New Roman" w:eastAsia="Times New Roman" w:hAnsi="Times New Roman"/>
            <w:sz w:val="24"/>
            <w:szCs w:val="24"/>
            <w:rtl w:val="0"/>
          </w:rPr>
          <w:delText>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delText>
        </w:r>
      </w:del>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del w:id="91" w:author="ChatGPT" w:date="2026-08-31T04:20:22Z"/>
        </w:rPr>
      </w:pPr>
      <w:del w:id="90" w:author="ChatGPT" w:date="2026-08-31T04:20:22Z">
        <w:r w:rsidDel="00000000" w:rsidR="00000000" w:rsidRPr="00000000">
          <w:rPr>
            <w:rFonts w:ascii="Times New Roman" w:cs="Times New Roman" w:eastAsia="Times New Roman" w:hAnsi="Times New Roman"/>
            <w:sz w:val="24"/>
            <w:szCs w:val="24"/>
            <w:rtl w:val="0"/>
          </w:rPr>
          <w:delTex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delText>
        </w:r>
      </w:del>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del w:id="92" w:author="ChatGPT" w:date="2026-08-31T04:20:22Z">
        <w:r w:rsidDel="00000000" w:rsidR="00000000" w:rsidRPr="00000000">
          <w:rPr>
            <w:rFonts w:ascii="Times New Roman" w:cs="Times New Roman" w:eastAsia="Times New Roman" w:hAnsi="Times New Roman"/>
            <w:sz w:val="24"/>
            <w:szCs w:val="24"/>
            <w:rtl w:val="0"/>
          </w:rPr>
          <w:delTex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delText>
        </w:r>
      </w:del>
      <w:ins w:id="93" w:author="ChatGPT" w:date="2026-08-31T04:20:22Z">
        <w:r>
          <w:rPr>
            <w:rFonts w:ascii="Times New Roman" w:cs="Times New Roman" w:eastAsia="Times New Roman" w:hAnsi="Times New Roman"/>
            <w:sz w:val="24"/>
            <w:szCs w:val="24"/>
            <w:rtl w:val="0"/>
          </w:rPr>
          <w:t>Los modelos OVD candidatos —Grounding DINO, YOLO-World, YOLOE, OWL-ViT y Florence-2— se apoyan en arquitecturas visión-lenguaje donde la entrada textual cumple un rol central, con encoders derivados de BERT, CLIP o MobileCLIP según la familia (Liu et al., 2024; Cheng et al., 2024; Wang et al., 2025; Minderer et al., 2022; Xiao et al., 2024).</w:t>
        </w:r>
      </w:ins>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w:t>
      </w:r>
      <w:del w:id="94" w:author="ChatGPT" w:date="2026-08-31T04:20:22Z">
        <w:r>
          <w:rPr>
            <w:rFonts w:ascii="Times New Roman" w:cs="Times New Roman" w:eastAsia="Times New Roman" w:hAnsi="Times New Roman"/>
            <w:sz w:val="24"/>
            <w:szCs w:val="24"/>
            <w:rtl w:val="0"/>
          </w:rPr>
          <w:delText>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w:delText>
        </w:r>
      </w:del>
      <w:ins w:id="95" w:author="ChatGPT" w:date="2026-08-31T04:20:22Z">
        <w:r>
          <w:rPr>
            <w:rFonts w:ascii="Times New Roman" w:cs="Times New Roman" w:eastAsia="Times New Roman" w:hAnsi="Times New Roman"/>
            <w:sz w:val="24"/>
            <w:szCs w:val="24"/>
            <w:rtl w:val="0"/>
          </w:rPr>
          <w:t>CLIP, Conceptual Captions y CC12M —los corpus de la línea de preentrenamiento de base— se construyeron sobre material predominantemente en inglés (Radford et al., 2021; Sharma et al., 2018; Changpinyo et al., 2021).</w:t>
        </w:r>
      </w:ins>
      <w:r>
        <w:rPr>
          <w:rFonts w:ascii="Times New Roman" w:cs="Times New Roman" w:eastAsia="Times New Roman" w:hAnsi="Times New Roman"/>
          <w:sz w:val="24"/>
          <w:szCs w:val="24"/>
          <w:rtl w:val="0"/>
        </w:rPr>
        <w:t xml:space="preserve">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del w:id="99" w:author="ChatGPT" w:date="2026-08-31T04:20:22Z">
        <w:r w:rsidDel="00000000" w:rsidR="00000000" w:rsidRPr="00000000">
          <w:rPr>
            <w:rFonts w:ascii="Times New Roman" w:cs="Times New Roman" w:eastAsia="Times New Roman" w:hAnsi="Times New Roman"/>
            <w:b w:val="1"/>
            <w:bCs w:val="1"/>
            <w:sz w:val="24"/>
            <w:szCs w:val="24"/>
            <w:rtl w:val="0"/>
          </w:rPr>
          <w:delText xml:space="preserve">Fase 3 - Ejecución sistemática.</w:delText>
        </w:r>
        <w:r w:rsidDel="00000000" w:rsidR="00000000" w:rsidRPr="00000000">
          <w:rPr>
            <w:rFonts w:ascii="Times New Roman" w:cs="Times New Roman" w:eastAsia="Times New Roman" w:hAnsi="Times New Roman"/>
            <w:sz w:val="24"/>
            <w:szCs w:val="24"/>
            <w:rtl w:val="0"/>
          </w:rPr>
          <w:delTex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delText>
        </w:r>
      </w:del>
      <w:ins w:id="100" w:author="ChatGPT" w:date="2026-08-31T04:20:22Z">
        <w:r>
          <w:rPr>
            <w:rFonts w:ascii="Times New Roman" w:cs="Times New Roman" w:eastAsia="Times New Roman" w:hAnsi="Times New Roman"/>
            <w:b w:val="1"/>
            <w:bCs w:val="1"/>
            <w:sz w:val="24"/>
            <w:szCs w:val="24"/>
            <w:rtl w:val="0"/>
          </w:rPr>
          <w:t>Fase 3 - Ejecución sistemática.</w:t>
        </w:r>
        <w:r>
          <w:rPr>
            <w:rFonts w:ascii="Times New Roman" w:cs="Times New Roman" w:eastAsia="Times New Roman" w:hAnsi="Times New Roman"/>
            <w:sz w:val="24"/>
            <w:szCs w:val="24"/>
            <w:rtl w:val="0"/>
          </w:rPr>
          <w:t xml:space="preserve"> Para cada combinación de la matriz se ejecuta la inferencia sobre el dataset correspondiente en condiciones controladas —hardware, resolución de entrada y preprocesamiento constantes—, registrando por imagen las detecciones con sus coordenadas, puntaje de confianza y etiqueta, en formato estructurado que permita el cálculo posterior de métricas y la reproducción de los experimentos.</w:t>
        </w:r>
      </w:ins>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evitar ambigüedades terminológicas se adoptan dos definiciones operativas.</w:t>
      </w:r>
      <w:r>
        <w:rPr>
          <w:rFonts w:ascii="Times New Roman" w:cs="Times New Roman" w:eastAsia="Times New Roman" w:hAnsi="Times New Roman"/>
          <w:sz w:val="24"/>
          <w:szCs w:val="24"/>
          <w:rtl w:val="0"/>
        </w:rPr>
        <w:t xml:space="preserve">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estrategia de datos responde a las preguntas rectoras P-E1-03 y P-E1-08 formuladas en la sección 16.7.3 de la fundamentación teórica. En relación con P-E1-03, construye</w:t>
      </w:r>
      <w:r>
        <w:rPr>
          <w:rFonts w:ascii="Times New Roman" w:cs="Times New Roman" w:eastAsia="Times New Roman" w:hAnsi="Times New Roman"/>
          <w:sz w:val="24"/>
          <w:szCs w:val="24"/>
          <w:rtl w:val="0"/>
        </w:rPr>
        <w:t xml:space="preserv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elabora un inventario</w:t>
      </w:r>
      <w:r>
        <w:rPr>
          <w:rFonts w:ascii="Times New Roman" w:cs="Times New Roman" w:eastAsia="Times New Roman" w:hAnsi="Times New Roman"/>
          <w:sz w:val="24"/>
          <w:szCs w:val="24"/>
          <w:rtl w:val="0"/>
        </w:rPr>
        <w:t xml:space="preserve">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inventario se organiza en dos categorías</w:t>
      </w:r>
      <w:r>
        <w:rPr>
          <w:rFonts w:ascii="Times New Roman" w:cs="Times New Roman" w:eastAsia="Times New Roman" w:hAnsi="Times New Roman"/>
          <w:sz w:val="24"/>
          <w:szCs w:val="24"/>
          <w:rtl w:val="0"/>
        </w:rPr>
        <w:t xml:space="preserve">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Quedan fuera del inventario las colecciones generalistas</w:t>
      </w:r>
      <w:r>
        <w:rPr>
          <w:rFonts w:ascii="Times New Roman" w:cs="Times New Roman" w:eastAsia="Times New Roman" w:hAnsi="Times New Roman"/>
          <w:sz w:val="24"/>
          <w:szCs w:val="24"/>
          <w:rtl w:val="0"/>
        </w:rPr>
        <w:t xml:space="preserve">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del w:id="123" w:author="ChatGPT" w:date="2026-08-31T04:20:22Z">
        <w:r>
          <w:rPr>
            <w:rFonts w:ascii="Times New Roman" w:cs="Times New Roman" w:eastAsia="Times New Roman" w:hAnsi="Times New Roman"/>
            <w:b w:val="1"/>
            <w:bCs w:val="1"/>
            <w:sz w:val="24"/>
            <w:szCs w:val="24"/>
            <w:rtl w:val="0"/>
          </w:rPr>
          <w:delText>Tabla 23</w:delText>
        </w:r>
      </w:del>
      <w:ins w:id="124" w:author="ChatGPT" w:date="2026-08-31T04:20:22Z">
        <w:r>
          <w:rPr>
            <w:rFonts w:ascii="Times New Roman" w:cs="Times New Roman" w:eastAsia="Times New Roman" w:hAnsi="Times New Roman"/>
            <w:b w:val="1"/>
            <w:bCs w:val="1"/>
            <w:sz w:val="24"/>
            <w:szCs w:val="24"/>
            <w:rtl w:val="0"/>
          </w:rPr>
          <w:t>Tabla 22</w:t>
        </w:r>
      </w:ins>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del w:id="125" w:author="ChatGPT" w:date="2026-08-31T04:20:22Z">
        <w:r>
          <w:rPr>
            <w:rFonts w:ascii="Times New Roman" w:cs="Times New Roman" w:eastAsia="Times New Roman" w:hAnsi="Times New Roman"/>
            <w:b w:val="1"/>
            <w:bCs w:val="1"/>
            <w:sz w:val="24"/>
            <w:szCs w:val="24"/>
            <w:rtl w:val="0"/>
          </w:rPr>
          <w:delText>Tabla 24</w:delText>
        </w:r>
      </w:del>
      <w:ins w:id="126" w:author="ChatGPT" w:date="2026-08-31T04:20:22Z">
        <w:r>
          <w:rPr>
            <w:rFonts w:ascii="Times New Roman" w:cs="Times New Roman" w:eastAsia="Times New Roman" w:hAnsi="Times New Roman"/>
            <w:b w:val="1"/>
            <w:bCs w:val="1"/>
            <w:sz w:val="24"/>
            <w:szCs w:val="24"/>
            <w:rtl w:val="0"/>
          </w:rPr>
          <w:t>Tabla 23</w:t>
        </w:r>
      </w:ins>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del w:id="127" w:author="ChatGPT" w:date="2026-08-31T04:20:22Z">
        <w:r>
          <w:rPr>
            <w:rFonts w:ascii="Times New Roman" w:cs="Times New Roman" w:eastAsia="Times New Roman" w:hAnsi="Times New Roman"/>
            <w:b w:val="1"/>
            <w:bCs w:val="1"/>
            <w:sz w:val="24"/>
            <w:szCs w:val="24"/>
            <w:rtl w:val="0"/>
          </w:rPr>
          <w:delText>Tabla 25</w:delText>
        </w:r>
      </w:del>
      <w:ins w:id="128" w:author="ChatGPT" w:date="2026-08-31T04:20:22Z">
        <w:r>
          <w:rPr>
            <w:rFonts w:ascii="Times New Roman" w:cs="Times New Roman" w:eastAsia="Times New Roman" w:hAnsi="Times New Roman"/>
            <w:b w:val="1"/>
            <w:bCs w:val="1"/>
            <w:sz w:val="24"/>
            <w:szCs w:val="24"/>
            <w:rtl w:val="0"/>
          </w:rPr>
          <w:t>Tabla 24</w:t>
        </w:r>
      </w:ins>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w:t>
      </w:r>
      <w:r>
        <w:rPr>
          <w:rFonts w:ascii="Times New Roman" w:cs="Times New Roman" w:eastAsia="Times New Roman" w:hAnsi="Times New Roman"/>
          <w:sz w:val="24"/>
          <w:szCs w:val="24"/>
          <w:rtl w:val="0"/>
        </w:rPr>
        <w:t>El protocolo fija sólo las condiciones metodológicas que cualquier esquema de partición deberá satisfacer.</w:t>
      </w:r>
      <w:r>
        <w:rPr>
          <w:rFonts w:ascii="Times New Roman" w:cs="Times New Roman" w:eastAsia="Times New Roman" w:hAnsi="Times New Roman"/>
          <w:sz w:val="24"/>
          <w:szCs w:val="24"/>
          <w:rtl w:val="0"/>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del w:id="129" w:author="ChatGPT" w:date="2026-08-31T04:20:22Z">
        <w:r>
          <w:rPr>
            <w:rFonts w:ascii="Times New Roman" w:cs="Times New Roman" w:eastAsia="Times New Roman" w:hAnsi="Times New Roman"/>
            <w:b w:val="1"/>
            <w:bCs w:val="1"/>
            <w:sz w:val="24"/>
            <w:szCs w:val="24"/>
            <w:rtl w:val="0"/>
          </w:rPr>
          <w:delText>Tabla 26</w:delText>
        </w:r>
      </w:del>
      <w:ins w:id="130" w:author="ChatGPT" w:date="2026-08-31T04:20:22Z">
        <w:r>
          <w:rPr>
            <w:rFonts w:ascii="Times New Roman" w:cs="Times New Roman" w:eastAsia="Times New Roman" w:hAnsi="Times New Roman"/>
            <w:b w:val="1"/>
            <w:bCs w:val="1"/>
            <w:sz w:val="24"/>
            <w:szCs w:val="24"/>
            <w:rtl w:val="0"/>
          </w:rPr>
          <w:t>Tabla 25</w:t>
        </w:r>
      </w:ins>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w:t>
      </w:r>
      <w:del w:id="131" w:author="ChatGPT" w:date="2026-08-31T04:20:22Z">
        <w:r>
          <w:rPr>
            <w:rFonts w:ascii="Times New Roman" w:cs="Times New Roman" w:eastAsia="Times New Roman" w:hAnsi="Times New Roman"/>
            <w:sz w:val="24"/>
            <w:szCs w:val="24"/>
            <w:rtl w:val="0"/>
          </w:rPr>
          <w:delText>Tabla 27</w:delText>
        </w:r>
      </w:del>
      <w:ins w:id="132" w:author="ChatGPT" w:date="2026-08-31T04:20:22Z">
        <w:r>
          <w:rPr>
            <w:rFonts w:ascii="Times New Roman" w:cs="Times New Roman" w:eastAsia="Times New Roman" w:hAnsi="Times New Roman"/>
            <w:sz w:val="24"/>
            <w:szCs w:val="24"/>
            <w:rtl w:val="0"/>
          </w:rPr>
          <w:t>Tabla 26</w:t>
        </w:r>
      </w:ins>
      <w:r>
        <w:rPr>
          <w:rFonts w:ascii="Times New Roman" w:cs="Times New Roman" w:eastAsia="Times New Roman" w:hAnsi="Times New Roman"/>
          <w:sz w:val="24"/>
          <w:szCs w:val="24"/>
          <w:rtl w:val="0"/>
        </w:rPr>
        <w:t xml:space="preserve">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del w:id="133" w:author="ChatGPT" w:date="2026-08-31T04:20:22Z">
        <w:r>
          <w:rPr>
            <w:rFonts w:ascii="Times New Roman" w:cs="Times New Roman" w:eastAsia="Times New Roman" w:hAnsi="Times New Roman"/>
            <w:b w:val="1"/>
            <w:bCs w:val="1"/>
            <w:sz w:val="24"/>
            <w:szCs w:val="24"/>
            <w:rtl w:val="0"/>
          </w:rPr>
          <w:delText>Tabla 27</w:delText>
        </w:r>
      </w:del>
      <w:ins w:id="134" w:author="ChatGPT" w:date="2026-08-31T04:20:22Z">
        <w:r>
          <w:rPr>
            <w:rFonts w:ascii="Times New Roman" w:cs="Times New Roman" w:eastAsia="Times New Roman" w:hAnsi="Times New Roman"/>
            <w:b w:val="1"/>
            <w:bCs w:val="1"/>
            <w:sz w:val="24"/>
            <w:szCs w:val="24"/>
            <w:rtl w:val="0"/>
          </w:rPr>
          <w:t>Tabla 26</w:t>
        </w:r>
      </w:ins>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del w:id="135" w:author="ChatGPT" w:date="2026-08-31T04:20:22Z">
        <w:r>
          <w:rPr>
            <w:rFonts w:ascii="Times New Roman" w:cs="Times New Roman" w:eastAsia="Times New Roman" w:hAnsi="Times New Roman"/>
            <w:b w:val="1"/>
            <w:bCs w:val="1"/>
            <w:sz w:val="24"/>
            <w:szCs w:val="24"/>
            <w:rtl w:val="0"/>
          </w:rPr>
          <w:delText>Tabla 28</w:delText>
        </w:r>
      </w:del>
      <w:ins w:id="136" w:author="ChatGPT" w:date="2026-08-31T04:20:22Z">
        <w:r>
          <w:rPr>
            <w:rFonts w:ascii="Times New Roman" w:cs="Times New Roman" w:eastAsia="Times New Roman" w:hAnsi="Times New Roman"/>
            <w:b w:val="1"/>
            <w:bCs w:val="1"/>
            <w:sz w:val="24"/>
            <w:szCs w:val="24"/>
            <w:rtl w:val="0"/>
          </w:rPr>
          <w:t>Tabla 27</w:t>
        </w:r>
      </w:ins>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Dos dimensiones atraviesan el inventario completo</w:t>
      </w:r>
      <w:r>
        <w:rPr>
          <w:rFonts w:ascii="Times New Roman" w:cs="Times New Roman" w:eastAsia="Times New Roman" w:hAnsi="Times New Roman"/>
          <w:sz w:val="24"/>
          <w:szCs w:val="24"/>
          <w:rtl w:val="0"/>
        </w:rPr>
        <w:t xml:space="preserve">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del w:id="68" w:author="ChatGPT" w:date="2026-08-31T04:20:22Z">
        <w:r w:rsidDel="00000000" w:rsidR="00000000" w:rsidRPr="00000000">
          <w:rPr>
            <w:rFonts w:ascii="Times New Roman" w:cs="Times New Roman" w:eastAsia="Times New Roman" w:hAnsi="Times New Roman"/>
            <w:sz w:val="24"/>
            <w:szCs w:val="24"/>
            <w:rtl w:val="0"/>
          </w:rPr>
          <w:delTex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delText>
        </w:r>
      </w:del>
      <w:ins w:id="69" w:author="ChatGPT" w:date="2026-08-31T04:20:22Z">
        <w:r>
          <w:rPr>
            <w:rFonts w:ascii="Times New Roman" w:cs="Times New Roman" w:eastAsia="Times New Roman" w:hAnsi="Times New Roman"/>
            <w:sz w:val="24"/>
            <w:szCs w:val="24"/>
            <w:rtl w:val="0"/>
          </w:rPr>
          <w:t>Para cualquier dato generado ad hoc conforme a las alternativas de la Sección 17.1.6.2.6 rigen las salvaguardas de minimización, consentimiento y ausencia de tratamiento biométrico de la Sección 17.1.10.1.</w:t>
        </w:r>
      </w:ins>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w:t>
      </w:r>
      <w:del w:id="137" w:author="ChatGPT" w:date="2026-08-31T04:20:22Z">
        <w:r>
          <w:rPr>
            <w:rFonts w:ascii="Times New Roman" w:cs="Times New Roman" w:eastAsia="Times New Roman" w:hAnsi="Times New Roman"/>
            <w:sz w:val="24"/>
            <w:szCs w:val="24"/>
            <w:rtl w:val="0"/>
          </w:rPr>
          <w:delText>Tabla 25</w:delText>
        </w:r>
      </w:del>
      <w:ins w:id="138" w:author="ChatGPT" w:date="2026-08-31T04:20:22Z">
        <w:r>
          <w:rPr>
            <w:rFonts w:ascii="Times New Roman" w:cs="Times New Roman" w:eastAsia="Times New Roman" w:hAnsi="Times New Roman"/>
            <w:sz w:val="24"/>
            <w:szCs w:val="24"/>
            <w:rtl w:val="0"/>
          </w:rPr>
          <w:t>Tabla 24</w:t>
        </w:r>
      </w:ins>
      <w:r>
        <w:rPr>
          <w:rFonts w:ascii="Times New Roman" w:cs="Times New Roman" w:eastAsia="Times New Roman" w:hAnsi="Times New Roman"/>
          <w:sz w:val="24"/>
          <w:szCs w:val="24"/>
          <w:rtl w:val="0"/>
        </w:rPr>
        <w:t>,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del w:id="139" w:author="ChatGPT" w:date="2026-08-31T04:20:22Z">
        <w:r>
          <w:rPr>
            <w:rFonts w:ascii="Times New Roman" w:cs="Times New Roman" w:eastAsia="Times New Roman" w:hAnsi="Times New Roman"/>
            <w:b w:val="1"/>
            <w:bCs w:val="1"/>
            <w:sz w:val="24"/>
            <w:szCs w:val="24"/>
            <w:rtl w:val="0"/>
          </w:rPr>
          <w:delText>Tabla 29</w:delText>
        </w:r>
      </w:del>
      <w:ins w:id="140" w:author="ChatGPT" w:date="2026-08-31T04:20:22Z">
        <w:r>
          <w:rPr>
            <w:rFonts w:ascii="Times New Roman" w:cs="Times New Roman" w:eastAsia="Times New Roman" w:hAnsi="Times New Roman"/>
            <w:b w:val="1"/>
            <w:bCs w:val="1"/>
            <w:sz w:val="24"/>
            <w:szCs w:val="24"/>
            <w:rtl w:val="0"/>
          </w:rPr>
          <w:t>Tabla 28</w:t>
        </w:r>
      </w:ins>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 xml:space="preserve">La partición de datos se rige por las condiciones metodológicas obligatorias de la </w:t>
      </w:r>
      <w:del w:id="141" w:author="ChatGPT" w:date="2026-08-31T04:20:22Z">
        <w:r>
          <w:delText>Tabla 26</w:delText>
        </w:r>
      </w:del>
      <w:ins w:id="142" w:author="ChatGPT" w:date="2026-08-31T04:20:22Z">
        <w:r>
          <w:t>Tabla 25</w:t>
        </w:r>
      </w:ins>
      <w:r>
        <w:t>.</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ese marco, el framework responde a dos preguntas rectoras de la fundamentación teórica. En relación con P-E1-06, define las métricas para evaluar</w:t>
      </w:r>
      <w:r>
        <w:rPr>
          <w:rFonts w:ascii="Times New Roman" w:cs="Times New Roman" w:eastAsia="Times New Roman" w:hAnsi="Times New Roman"/>
          <w:sz w:val="24"/>
          <w:szCs w:val="24"/>
          <w:rtl w:val="0"/>
        </w:rPr>
        <w:t xml:space="preserve">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define métricas</w:t>
      </w:r>
      <w:r>
        <w:rPr>
          <w:rFonts w:ascii="Times New Roman" w:cs="Times New Roman" w:eastAsia="Times New Roman" w:hAnsi="Times New Roman"/>
          <w:sz w:val="24"/>
          <w:szCs w:val="24"/>
          <w:rtl w:val="0"/>
        </w:rPr>
        <w:t>,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todas las métricas del framework asumen el mismo nivel de compromiso.</w:t>
      </w:r>
      <w:r>
        <w:rPr>
          <w:rFonts w:ascii="Times New Roman" w:cs="Times New Roman" w:eastAsia="Times New Roman" w:hAnsi="Times New Roman"/>
          <w:sz w:val="24"/>
          <w:szCs w:val="24"/>
          <w:rtl w:val="0"/>
        </w:rPr>
        <w:t xml:space="preserve">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Las métricas adoptadas cubren los tres planos del sistema evaluable: detección OVD, seguimiento multiobjeto (MOT) y rendimiento del pipeline.</w:t>
      </w:r>
      <w:r>
        <w:rPr>
          <w:rFonts w:ascii="Times New Roman" w:cs="Times New Roman" w:eastAsia="Times New Roman" w:hAnsi="Times New Roman"/>
          <w:sz w:val="24"/>
          <w:szCs w:val="24"/>
          <w:rtl w:val="0"/>
        </w:rPr>
        <w:t xml:space="preserv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 ello, el framework incorpora métricas operativas específicas del dominio:</w:t>
      </w:r>
      <w:r>
        <w:rPr>
          <w:rFonts w:ascii="Times New Roman" w:cs="Times New Roman" w:eastAsia="Times New Roman" w:hAnsi="Times New Roman"/>
          <w:sz w:val="24"/>
          <w:szCs w:val="24"/>
          <w:rtl w:val="0"/>
        </w:rPr>
        <w:t xml:space="preserve">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del w:id="54" w:author="ChatGPT" w:date="2026-08-31T04:20:22Z"/>
        </w:rPr>
      </w:pPr>
      <w:del w:id="53" w:author="ChatGPT" w:date="2026-08-31T04:20:22Z">
        <w:r w:rsidDel="00000000" w:rsidR="00000000" w:rsidRPr="00000000">
          <w:rPr>
            <w:rFonts w:ascii="Times New Roman" w:cs="Times New Roman" w:eastAsia="Times New Roman" w:hAnsi="Times New Roman"/>
            <w:sz w:val="24"/>
            <w:szCs w:val="24"/>
            <w:rtl w:val="0"/>
          </w:rPr>
          <w:delText xml:space="preserve">En pruebas puramente cuadro a cuadro, donde sólo se evalúa la salida del detector OVD sin evaluación de patrón ni alerta registrada, no corresponde reportar </w:delTex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delText xml:space="preserve">. En esos casos, el análisis debe limitarse a métricas de detección, rendimiento del pipeline o latencia Glass-to-Algorithm (G2A), declarando explícitamente la no aplicación de métricas de alerta.</w:delText>
        </w:r>
      </w:del>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métrica resulta especialmente informativa en eventos de severidad crítica o alta, donde interesa conocer cuánto tarda el sistema en producir la primera señal visual relevante.</w:t>
      </w:r>
      <w:del w:id="55" w:author="ChatGPT" w:date="2026-08-31T04:20:22Z">
        <w:r>
          <w:rPr>
            <w:rFonts w:ascii="Times New Roman" w:cs="Times New Roman" w:eastAsia="Times New Roman" w:hAnsi="Times New Roman"/>
            <w:sz w:val="24"/>
            <w:szCs w:val="24"/>
            <w:rtl w:val="0"/>
          </w:rPr>
          <w:delText xml:space="preserv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delText>
        </w:r>
      </w:del>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del w:id="57" w:author="ChatGPT" w:date="2026-08-31T04:20:22Z"/>
        </w:rPr>
      </w:pPr>
      <w:del w:id="56" w:author="ChatGPT" w:date="2026-08-31T04:20:22Z">
        <w:r w:rsidDel="00000000" w:rsidR="00000000" w:rsidRPr="00000000">
          <w:rPr>
            <w:rFonts w:ascii="Times New Roman" w:cs="Times New Roman" w:eastAsia="Times New Roman" w:hAnsi="Times New Roman"/>
            <w:sz w:val="24"/>
            <w:szCs w:val="24"/>
            <w:rtl w:val="0"/>
          </w:rPr>
          <w:delTex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delText>
        </w:r>
      </w:del>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del w:id="59" w:author="ChatGPT" w:date="2026-08-31T04:20:22Z"/>
        </w:rPr>
      </w:pPr>
      <w:del w:id="58" w:author="ChatGPT" w:date="2026-08-31T04:20:22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17.1.7.5.4. Condición de aplicación de métricas temporales</w:delText>
        </w:r>
        <w:r w:rsidDel="00000000" w:rsidR="00000000" w:rsidRPr="00000000">
          <w:rPr>
            <w:rtl w:val="0"/>
          </w:rPr>
        </w:r>
      </w:del>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del w:id="61" w:author="ChatGPT" w:date="2026-08-31T04:20:22Z"/>
        </w:rPr>
      </w:pPr>
      <w:del w:id="60" w:author="ChatGPT" w:date="2026-08-31T04:20:22Z">
        <w:r w:rsidDel="00000000" w:rsidR="00000000" w:rsidRPr="00000000">
          <w:rPr>
            <w:rFonts w:ascii="Times New Roman" w:cs="Times New Roman" w:eastAsia="Times New Roman" w:hAnsi="Times New Roman"/>
            <w:sz w:val="24"/>
            <w:szCs w:val="24"/>
            <w:rtl w:val="0"/>
          </w:rPr>
          <w:delText xml:space="preserve">Las métricas </w:delTex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delTex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delText>
        </w:r>
      </w:del>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del w:id="63" w:author="ChatGPT" w:date="2026-08-31T04:20:22Z"/>
        </w:rPr>
      </w:pPr>
      <w:del w:id="62" w:author="ChatGPT" w:date="2026-08-31T04:20:22Z">
        <w:r w:rsidDel="00000000" w:rsidR="00000000" w:rsidRPr="00000000">
          <w:rPr>
            <w:rFonts w:ascii="Times New Roman" w:cs="Times New Roman" w:eastAsia="Times New Roman" w:hAnsi="Times New Roman"/>
            <w:sz w:val="24"/>
            <w:szCs w:val="24"/>
            <w:rtl w:val="0"/>
          </w:rPr>
          <w:delTex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delText>
        </w:r>
      </w:del>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del w:id="64" w:author="ChatGPT" w:date="2026-08-31T04:20:22Z">
        <w:r>
          <w:rPr>
            <w:rFonts w:ascii="Times New Roman" w:cs="Times New Roman" w:eastAsia="Times New Roman" w:hAnsi="Times New Roman"/>
            <w:b w:val="1"/>
            <w:bCs w:val="1"/>
            <w:i w:val="0"/>
            <w:iCs w:val="0"/>
            <w:color w:val="000000"/>
            <w:sz w:val="24"/>
            <w:szCs w:val="24"/>
            <w:rtl w:val="0"/>
          </w:rPr>
          <w:delText>17.1.7.5.5.</w:delText>
        </w:r>
      </w:del>
      <w:ins w:id="65" w:author="ChatGPT" w:date="2026-08-31T04:20:22Z">
        <w:r>
          <w:rPr>
            <w:rFonts w:ascii="Times New Roman" w:cs="Times New Roman" w:eastAsia="Times New Roman" w:hAnsi="Times New Roman"/>
            <w:b w:val="1"/>
            <w:bCs w:val="1"/>
            <w:i w:val="0"/>
            <w:iCs w:val="0"/>
            <w:color w:val="000000"/>
            <w:sz w:val="24"/>
            <w:szCs w:val="24"/>
            <w:rtl w:val="0"/>
          </w:rPr>
          <w:t>17.1.7.5.4.</w:t>
        </w:r>
      </w:ins>
      <w:r>
        <w:rPr>
          <w:rFonts w:ascii="Times New Roman" w:cs="Times New Roman" w:eastAsia="Times New Roman" w:hAnsi="Times New Roman"/>
          <w:b w:val="1"/>
          <w:bCs w:val="1"/>
          <w:i w:val="0"/>
          <w:iCs w:val="0"/>
          <w:color w:val="000000"/>
          <w:sz w:val="24"/>
          <w:szCs w:val="24"/>
          <w:rtl w:val="0"/>
        </w:rPr>
        <w:t xml:space="preserve">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del w:id="143" w:author="ChatGPT" w:date="2026-08-31T04:20:22Z">
        <w:r>
          <w:rPr>
            <w:rFonts w:ascii="Times New Roman" w:cs="Times New Roman" w:eastAsia="Times New Roman" w:hAnsi="Times New Roman"/>
            <w:b w:val="1"/>
            <w:bCs w:val="1"/>
            <w:sz w:val="24"/>
            <w:szCs w:val="24"/>
            <w:rtl w:val="0"/>
          </w:rPr>
          <w:delText>Tabla 30</w:delText>
        </w:r>
      </w:del>
      <w:ins w:id="144" w:author="ChatGPT" w:date="2026-08-31T04:20:22Z">
        <w:r>
          <w:rPr>
            <w:rFonts w:ascii="Times New Roman" w:cs="Times New Roman" w:eastAsia="Times New Roman" w:hAnsi="Times New Roman"/>
            <w:b w:val="1"/>
            <w:bCs w:val="1"/>
            <w:sz w:val="24"/>
            <w:szCs w:val="24"/>
            <w:rtl w:val="0"/>
          </w:rPr>
          <w:t>Tabla 29</w:t>
        </w:r>
      </w:ins>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del w:id="145" w:author="ChatGPT" w:date="2026-08-31T04:20:22Z">
        <w:r>
          <w:rPr>
            <w:rFonts w:ascii="Times New Roman" w:cs="Times New Roman" w:eastAsia="Times New Roman" w:hAnsi="Times New Roman"/>
            <w:b w:val="1"/>
            <w:bCs w:val="1"/>
            <w:sz w:val="24"/>
            <w:szCs w:val="24"/>
            <w:rtl w:val="0"/>
          </w:rPr>
          <w:delText>Tabla 31</w:delText>
        </w:r>
      </w:del>
      <w:ins w:id="146" w:author="ChatGPT" w:date="2026-08-31T04:20:22Z">
        <w:r>
          <w:rPr>
            <w:rFonts w:ascii="Times New Roman" w:cs="Times New Roman" w:eastAsia="Times New Roman" w:hAnsi="Times New Roman"/>
            <w:b w:val="1"/>
            <w:bCs w:val="1"/>
            <w:sz w:val="24"/>
            <w:szCs w:val="24"/>
            <w:rtl w:val="0"/>
          </w:rPr>
          <w:t>Tabla 30</w:t>
        </w:r>
      </w:ins>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 xml:space="preserve">Los umbrales orientativos consolidados se presentan en la </w:t>
      </w:r>
      <w:del w:id="147" w:author="ChatGPT" w:date="2026-08-31T04:20:22Z">
        <w:r>
          <w:delText>Tabla 33</w:delText>
        </w:r>
      </w:del>
      <w:ins w:id="148" w:author="ChatGPT" w:date="2026-08-31T04:20:22Z">
        <w:r>
          <w:t>Tabla 32</w:t>
        </w:r>
      </w:ins>
      <w:r>
        <w:t xml:space="preserve">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del w:id="149" w:author="ChatGPT" w:date="2026-08-31T04:20:22Z">
        <w:r>
          <w:rPr>
            <w:rFonts w:ascii="Times New Roman" w:cs="Times New Roman" w:eastAsia="Times New Roman" w:hAnsi="Times New Roman"/>
            <w:b w:val="1"/>
            <w:bCs w:val="1"/>
            <w:sz w:val="24"/>
            <w:szCs w:val="24"/>
            <w:rtl w:val="0"/>
          </w:rPr>
          <w:delText>Tabla 32</w:delText>
        </w:r>
      </w:del>
      <w:ins w:id="150" w:author="ChatGPT" w:date="2026-08-31T04:20:22Z">
        <w:r>
          <w:rPr>
            <w:rFonts w:ascii="Times New Roman" w:cs="Times New Roman" w:eastAsia="Times New Roman" w:hAnsi="Times New Roman"/>
            <w:b w:val="1"/>
            <w:bCs w:val="1"/>
            <w:sz w:val="24"/>
            <w:szCs w:val="24"/>
            <w:rtl w:val="0"/>
          </w:rPr>
          <w:t>Tabla 31</w:t>
        </w:r>
      </w:ins>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del w:id="151" w:author="ChatGPT" w:date="2026-08-31T04:20:22Z">
        <w:r>
          <w:rPr>
            <w:rFonts w:ascii="Times New Roman" w:cs="Times New Roman" w:eastAsia="Times New Roman" w:hAnsi="Times New Roman"/>
            <w:b w:val="1"/>
            <w:bCs w:val="1"/>
            <w:sz w:val="24"/>
            <w:szCs w:val="24"/>
            <w:rtl w:val="0"/>
          </w:rPr>
          <w:delText>Tabla 33</w:delText>
        </w:r>
      </w:del>
      <w:ins w:id="152" w:author="ChatGPT" w:date="2026-08-31T04:20:22Z">
        <w:r>
          <w:rPr>
            <w:rFonts w:ascii="Times New Roman" w:cs="Times New Roman" w:eastAsia="Times New Roman" w:hAnsi="Times New Roman"/>
            <w:b w:val="1"/>
            <w:bCs w:val="1"/>
            <w:sz w:val="24"/>
            <w:szCs w:val="24"/>
            <w:rtl w:val="0"/>
          </w:rPr>
          <w:t>Tabla 32</w:t>
        </w:r>
      </w:ins>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del w:id="153" w:author="ChatGPT" w:date="2026-08-31T04:20:22Z">
        <w:r>
          <w:rPr>
            <w:rFonts w:ascii="Times New Roman" w:cs="Times New Roman" w:eastAsia="Times New Roman" w:hAnsi="Times New Roman"/>
            <w:b w:val="1"/>
            <w:bCs w:val="1"/>
            <w:sz w:val="24"/>
            <w:szCs w:val="24"/>
            <w:rtl w:val="0"/>
          </w:rPr>
          <w:delText>Tabla 34</w:delText>
        </w:r>
      </w:del>
      <w:ins w:id="154" w:author="ChatGPT" w:date="2026-08-31T04:20:22Z">
        <w:r>
          <w:rPr>
            <w:rFonts w:ascii="Times New Roman" w:cs="Times New Roman" w:eastAsia="Times New Roman" w:hAnsi="Times New Roman"/>
            <w:b w:val="1"/>
            <w:bCs w:val="1"/>
            <w:sz w:val="24"/>
            <w:szCs w:val="24"/>
            <w:rtl w:val="0"/>
          </w:rPr>
          <w:t>Tabla 33</w:t>
        </w:r>
      </w:ins>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del w:id="155" w:author="ChatGPT" w:date="2026-08-31T04:20:22Z">
        <w:r>
          <w:rPr>
            <w:rFonts w:ascii="Times New Roman" w:cs="Times New Roman" w:eastAsia="Times New Roman" w:hAnsi="Times New Roman"/>
            <w:b w:val="1"/>
            <w:bCs w:val="1"/>
            <w:sz w:val="24"/>
            <w:szCs w:val="24"/>
            <w:rtl w:val="0"/>
          </w:rPr>
          <w:delText>Tabla 35</w:delText>
        </w:r>
      </w:del>
      <w:ins w:id="156" w:author="ChatGPT" w:date="2026-08-31T04:20:22Z">
        <w:r>
          <w:rPr>
            <w:rFonts w:ascii="Times New Roman" w:cs="Times New Roman" w:eastAsia="Times New Roman" w:hAnsi="Times New Roman"/>
            <w:b w:val="1"/>
            <w:bCs w:val="1"/>
            <w:sz w:val="24"/>
            <w:szCs w:val="24"/>
            <w:rtl w:val="0"/>
          </w:rPr>
          <w:t>Tabla 34</w:t>
        </w:r>
      </w:ins>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del w:id="157" w:author="ChatGPT" w:date="2026-08-31T04:20:22Z">
        <w:r>
          <w:rPr>
            <w:rFonts w:ascii="Times New Roman" w:cs="Times New Roman" w:eastAsia="Times New Roman" w:hAnsi="Times New Roman"/>
            <w:b w:val="1"/>
            <w:bCs w:val="1"/>
            <w:sz w:val="24"/>
            <w:szCs w:val="24"/>
            <w:rtl w:val="0"/>
          </w:rPr>
          <w:delText>Tabla 36</w:delText>
        </w:r>
      </w:del>
      <w:ins w:id="158" w:author="ChatGPT" w:date="2026-08-31T04:20:22Z">
        <w:r>
          <w:rPr>
            <w:rFonts w:ascii="Times New Roman" w:cs="Times New Roman" w:eastAsia="Times New Roman" w:hAnsi="Times New Roman"/>
            <w:b w:val="1"/>
            <w:bCs w:val="1"/>
            <w:sz w:val="24"/>
            <w:szCs w:val="24"/>
            <w:rtl w:val="0"/>
          </w:rPr>
          <w:t>Tabla 35</w:t>
        </w:r>
      </w:ins>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