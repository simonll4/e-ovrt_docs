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heading=h.j9s40ucjary6"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u4gwvq667qmt"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i7h6tihjrcrp"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3vzukfq0sbd7"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w:t>
      </w:r>
      <w:r w:rsidDel="00000000" w:rsidR="00000000" w:rsidRPr="00000000">
        <w:rPr>
          <w:rFonts w:ascii="Times New Roman" w:cs="Times New Roman" w:eastAsia="Times New Roman" w:hAnsi="Times New Roman"/>
          <w:sz w:val="24"/>
          <w:szCs w:val="24"/>
          <w:rtl w:val="0"/>
        </w:rPr>
        <w:t xml:space="preserve">reutilizar</w:t>
      </w:r>
      <w:r w:rsidDel="00000000" w:rsidR="00000000" w:rsidRPr="00000000">
        <w:rPr>
          <w:rFonts w:ascii="Times New Roman" w:cs="Times New Roman" w:eastAsia="Times New Roman" w:hAnsi="Times New Roman"/>
          <w:sz w:val="24"/>
          <w:szCs w:val="24"/>
          <w:rtl w:val="0"/>
        </w:rPr>
        <w:t xml:space="preserve"> un vocabulario precomputado; YOLOE (A. Wang et al., 2025) amplía la </w:t>
      </w:r>
      <w:r w:rsidDel="00000000" w:rsidR="00000000" w:rsidRPr="00000000">
        <w:rPr>
          <w:rFonts w:ascii="Times New Roman" w:cs="Times New Roman" w:eastAsia="Times New Roman" w:hAnsi="Times New Roman"/>
          <w:sz w:val="24"/>
          <w:szCs w:val="24"/>
          <w:rtl w:val="0"/>
        </w:rPr>
        <w:t xml:space="preserve">reparametrización</w:t>
      </w:r>
      <w:r w:rsidDel="00000000" w:rsidR="00000000" w:rsidRPr="00000000">
        <w:rPr>
          <w:rFonts w:ascii="Times New Roman" w:cs="Times New Roman" w:eastAsia="Times New Roman" w:hAnsi="Times New Roman"/>
          <w:sz w:val="24"/>
          <w:szCs w:val="24"/>
          <w:rtl w:val="0"/>
        </w:rPr>
        <w:t xml:space="preserve">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w:t>
      </w:r>
      <w:r w:rsidDel="00000000" w:rsidR="00000000" w:rsidRPr="00000000">
        <w:rPr>
          <w:rFonts w:ascii="Times New Roman" w:cs="Times New Roman" w:eastAsia="Times New Roman" w:hAnsi="Times New Roman"/>
          <w:sz w:val="24"/>
          <w:szCs w:val="24"/>
          <w:rtl w:val="0"/>
        </w:rPr>
        <w:t xml:space="preserve">logits</w:t>
      </w:r>
      <w:r w:rsidDel="00000000" w:rsidR="00000000" w:rsidRPr="00000000">
        <w:rPr>
          <w:rFonts w:ascii="Times New Roman" w:cs="Times New Roman" w:eastAsia="Times New Roman" w:hAnsi="Times New Roman"/>
          <w:sz w:val="24"/>
          <w:szCs w:val="24"/>
          <w:rtl w:val="0"/>
        </w:rPr>
        <w:t xml:space="preserve"> fijos. OWL-ViT y </w:t>
      </w:r>
      <w:r w:rsidDel="00000000" w:rsidR="00000000" w:rsidRPr="00000000">
        <w:rPr>
          <w:rFonts w:ascii="Times New Roman" w:cs="Times New Roman" w:eastAsia="Times New Roman" w:hAnsi="Times New Roman"/>
          <w:sz w:val="24"/>
          <w:szCs w:val="24"/>
          <w:rtl w:val="0"/>
        </w:rPr>
        <w:t xml:space="preserve">OWLv2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 representan este enfoque y muestran cómo el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puede escalar la supervisión sin alterar el mecanismo de consulta. Su principal ventaja es la modularidad, donde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w:t>
      </w:r>
      <w:r w:rsidDel="00000000" w:rsidR="00000000" w:rsidRPr="00000000">
        <w:rPr>
          <w:rFonts w:ascii="Times New Roman" w:cs="Times New Roman" w:eastAsia="Times New Roman" w:hAnsi="Times New Roman"/>
          <w:sz w:val="24"/>
          <w:szCs w:val="24"/>
          <w:rtl w:val="0"/>
        </w:rPr>
        <w:t xml:space="preserve">LLMDet</w:t>
      </w:r>
      <w:r w:rsidDel="00000000" w:rsidR="00000000" w:rsidRPr="00000000">
        <w:rPr>
          <w:rFonts w:ascii="Times New Roman" w:cs="Times New Roman" w:eastAsia="Times New Roman" w:hAnsi="Times New Roman"/>
          <w:sz w:val="24"/>
          <w:szCs w:val="24"/>
          <w:rtl w:val="0"/>
        </w:rPr>
        <w:t xml:space="preserve"> y T-</w:t>
      </w:r>
      <w:r w:rsidDel="00000000" w:rsidR="00000000" w:rsidRPr="00000000">
        <w:rPr>
          <w:rFonts w:ascii="Times New Roman" w:cs="Times New Roman" w:eastAsia="Times New Roman" w:hAnsi="Times New Roman"/>
          <w:sz w:val="24"/>
          <w:szCs w:val="24"/>
          <w:rtl w:val="0"/>
        </w:rPr>
        <w:t xml:space="preserve">Rex2</w:t>
      </w:r>
      <w:r w:rsidDel="00000000" w:rsidR="00000000" w:rsidRPr="00000000">
        <w:rPr>
          <w:rFonts w:ascii="Times New Roman" w:cs="Times New Roman" w:eastAsia="Times New Roman" w:hAnsi="Times New Roman"/>
          <w:sz w:val="24"/>
          <w:szCs w:val="24"/>
          <w:rtl w:val="0"/>
        </w:rPr>
        <w:t xml:space="preserve">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junto con consideraciones prácticas de inferencia relevantes para aplicaciones en vídeo.</w:t>
      </w:r>
    </w:p>
    <w:p w:rsidR="00000000" w:rsidDel="00000000" w:rsidP="00000000" w:rsidRDefault="00000000" w:rsidRPr="00000000" w14:paraId="0000000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15.2.1.1. Detectores end-to-end derivados de DETR/DINO con fusión multimodal profunda</w:t>
      </w:r>
      <w:r w:rsidDel="00000000" w:rsidR="00000000" w:rsidRPr="00000000">
        <w:rPr>
          <w:rtl w:val="0"/>
        </w:rPr>
      </w:r>
    </w:p>
    <w:p w:rsidR="00000000" w:rsidDel="00000000" w:rsidP="00000000" w:rsidRDefault="00000000" w:rsidRPr="00000000" w14:paraId="0000000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detectores derivados de DETR y DINO, el texto participa del propio proceso de predicción en lugar de aplicarse como clasificación posterior sobre regiones ya obtenidas. Grounding DINO extiende el phrase grounding de GLIP mediante un esquema dual-encoder/single-decoder, donde un backbone visual extrae características multiescala, un encoder BERT representa el prompt y un Transformer produce cajas condicionadas por ambas modalidades (L. H. Li et al., 2021; Liu et al., 2024). La alineación se distribuye entre el Feature Enhancer, que relaciona características visuales y textuales, la Language-guided Query Selection, que prioriza consultas relevantes y el Cross-modality Decoder, que refina las cajas y su asociación con fragmentos del prompt. Esta fusión profunda favorece expresiones referenciales y atributos compuestos, pero incrementa el costo de inferencia y la complejidad de despliegue (Liu et al., 2024).</w:t>
      </w:r>
    </w:p>
    <w:p w:rsidR="00000000" w:rsidDel="00000000" w:rsidP="00000000" w:rsidRDefault="00000000" w:rsidRPr="00000000" w14:paraId="0000001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publicadas deben leerse junto con el backbone, el protocolo y los datos de entrenamiento. Grounding DINO con Swin-L reporta 52,5 AP en COCO y 26,1 mean AP en ODinW bajo evaluación zero-shot, mientras que Swin-T alcanza aproximadamente 48,4 AP en COCO (Liu et al., 2024). La variante Swin-B dispone de pesos públicos, pero su checkpoint incluye COCO entre los datos de entrenamiento; por ello, el 56,7 AP informado para esa configuración no constituye una referencia zero-shot directamente comparable. MM-Grounding-DINO conserva esta línea arquitectónica en una tubería unificada y, en sus variantes Tiny, reporta entre 50,4 y 50,6 AP@[0,50:0,95] en COCO zero-shot y entre 35,7 y 41,4 AP@[0,50:0,95] en LVIS-minival, según la configuración evaluada (IDEA-Research, 2024c; X. Zhao et al., 2024).</w:t>
      </w:r>
    </w:p>
    <w:p w:rsidR="00000000" w:rsidDel="00000000" w:rsidP="00000000" w:rsidRDefault="00000000" w:rsidRPr="00000000" w14:paraId="0000001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recientes exploran generalización y eficiencia como objetivos diferenciados. Grounding DINO 1.5 Pro,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con Grounding-20M, reporta 54,3 AP en COCO y 55,7 AP en LVIS-minival en zero-shot transfer; la variante Edge alcanza 75,2 FPS con 36,2 AP en LVIS-minival mediante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y supera 10 FPS en NVIDIA Orin NX (Ren, Jiang, et al., 2024). DINO-X amplía las modalidades de consulta con prompts textuales, visuales y personalizados, además de un Universal Object Prompt para operar sin una lista explícita de clases. Preentrenado sobre Grounding-100M, DINO-X Pro reporta 56,0 AP en COCO, 59,8 AP en LVIS-minival y 63,3 AP en las clases raras de LVIS-minival (Ren, Chen, et al., 2024). La familia ofrece alta precisión semántica y manejo de expresiones referenciales complejas, a costa de mayor exigencia computacional y, en las variantes cerradas, menor reproducibilidad independiente. El repositorio del Grounding DINO original se distribuye bajo Apache-2.0, mientras que Grounding DINO 1.5 y DINO-X se ofrecen mediante API sin pesos abiertos. La licencia Apache-2.0 corresponde a sus SDK de acceso (IDEA-Research, 2024a, 2024c; Ren, Chen, et al., 2024; Ren, Jiang, et al., 2024).</w:t>
      </w:r>
    </w:p>
    <w:p w:rsidR="00000000" w:rsidDel="00000000" w:rsidP="00000000" w:rsidRDefault="00000000" w:rsidRPr="00000000" w14:paraId="0000001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15.2.1.2. Detectores one-stage de la familia YOLO con alineamiento región-texto</w:t>
      </w:r>
    </w:p>
    <w:p w:rsidR="00000000" w:rsidDel="00000000" w:rsidP="00000000" w:rsidRDefault="00000000" w:rsidRPr="00000000" w14:paraId="0000001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familia one-stage traslada la capacidad open-vocabulary a una estructura orientada a predicción densa y baja latencia. En lugar de sostener un decoder multimodal profundo, realiza el alineamiento región-texto dentro del flujo backbone-PAN-head y procura absorber parte de ese costo mediante reparametrización. YOLO-World introduce RepVL-PAN, con Text-guided CSPLayer para incorporar guía textual en las características visuales e Image Pooling Attention para enriquecer los embeddings del vocabulario. Cuando este permanece estable, puede </w:t>
      </w:r>
      <w:r w:rsidDel="00000000" w:rsidR="00000000" w:rsidRPr="00000000">
        <w:rPr>
          <w:rFonts w:ascii="Times New Roman" w:cs="Times New Roman" w:eastAsia="Times New Roman" w:hAnsi="Times New Roman"/>
          <w:sz w:val="24"/>
          <w:szCs w:val="24"/>
          <w:rtl w:val="0"/>
        </w:rPr>
        <w:t xml:space="preserve">precomputarse</w:t>
      </w:r>
      <w:r w:rsidDel="00000000" w:rsidR="00000000" w:rsidRPr="00000000">
        <w:rPr>
          <w:rFonts w:ascii="Times New Roman" w:cs="Times New Roman" w:eastAsia="Times New Roman" w:hAnsi="Times New Roman"/>
          <w:sz w:val="24"/>
          <w:szCs w:val="24"/>
          <w:rtl w:val="0"/>
        </w:rPr>
        <w:t xml:space="preserve"> y utilizarse offline, prescindiendo del encoder textual durante la inferencia </w:t>
      </w:r>
      <w:r w:rsidDel="00000000" w:rsidR="00000000" w:rsidRPr="00000000">
        <w:rPr>
          <w:rFonts w:ascii="Times New Roman" w:cs="Times New Roman" w:eastAsia="Times New Roman" w:hAnsi="Times New Roman"/>
          <w:sz w:val="24"/>
          <w:szCs w:val="24"/>
          <w:rtl w:val="0"/>
        </w:rPr>
        <w:t xml:space="preserve">reparametrizada</w:t>
      </w:r>
      <w:r w:rsidDel="00000000" w:rsidR="00000000" w:rsidRPr="00000000">
        <w:rPr>
          <w:rFonts w:ascii="Times New Roman" w:cs="Times New Roman" w:eastAsia="Times New Roman" w:hAnsi="Times New Roman"/>
          <w:sz w:val="24"/>
          <w:szCs w:val="24"/>
          <w:rtl w:val="0"/>
        </w:rPr>
        <w:t xml:space="preserve"> (Cheng et al., 2024). YOLOE amplía la estrategia con RepRTA para prompts textuales, SAVPE para prompts visuales y LRPC para un modo sin prompt explícito. Tras la reparametrización, su grafo de inferencia conserva una estructura equivalente a la de un YOLO de vocabulario cerrado (A. Wang et al., 2025).</w:t>
      </w:r>
    </w:p>
    <w:p w:rsidR="00000000" w:rsidDel="00000000" w:rsidP="00000000" w:rsidRDefault="00000000" w:rsidRPr="00000000" w14:paraId="0000001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puntos de operación publicados reflejan esa prioridad temporal. YOLO-World-L reporta 35,4 AP en LVIS-minival con 52,0 FPS sobre una NVIDIA V100 sin TensorRT. En LVIS-minival zero-shot, YOLOE-v8-S alcanza 27,9 AP con 305,8 FPS y YOLOE-v8-L 35,9 AP con 102,5 FPS sobre una NVIDIA T4 mediante TensorRT (Cheng et al., 2024; A. Wang et al., 2025). Estas cifras provienen de hardware y runtimes distintos y no constituyen un benchmark homogéneo. También debe distinguirse la versión evaluada, donde el trabajo original informa variantes YOLOE-v8 y YOLOE-11, mientras que YOLOE-26 es una extensión posterior de Ultralytics. Los resultados de las variantes v8 no deben presentarse como mediciones de YOLOE-26 (A. Wang et al., 2025; Ultralytics, 2026).</w:t>
      </w:r>
    </w:p>
    <w:p w:rsidR="00000000" w:rsidDel="00000000" w:rsidP="00000000" w:rsidRDefault="00000000" w:rsidRPr="00000000" w14:paraId="0000001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se distribuye bajo GPL-3.0 y YOLOE bajo AGPL-3.0, licencias que pueden imponer obligaciones copyleft en integraciones posteriores (AILab-CVC, 2024; THU-MIG, 2025). La fortaleza de este paradigma es la velocidad y su compatibilidad con hardware de borde, y su limitación es una expresividad relativamente menor frente a consultas relacionales o con atributos altamente compuestos, no la ausencia de apertura semántica.</w:t>
      </w:r>
    </w:p>
    <w:p w:rsidR="00000000" w:rsidDel="00000000" w:rsidP="00000000" w:rsidRDefault="00000000" w:rsidRPr="00000000" w14:paraId="0000001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15.2.1.3. Detectores dual-encoder CLIP-like con correspondencia por similitud</w:t>
      </w:r>
    </w:p>
    <w:p w:rsidR="00000000" w:rsidDel="00000000" w:rsidP="00000000" w:rsidRDefault="00000000" w:rsidRPr="00000000" w14:paraId="0000001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enfoques derivados de CLIP separan con mayor claridad la representación visual de la textual. OWL-ViT utiliza un Vision Transformer encoder-only que conserva tokens espaciales y agrega cabezales livianos para predecir, por token, una caja y un embedding de compatibilidad. La categoría de cada región se obtiene por similitud con embeddings derivados de las consultas, en lugar de surgir de un clasificador con logits fijos, lo que permite que el vocabulario pueda modificarse sin alterar los parámetros ni los cabezales del detector (Minderer et al., 2022). OWLv2 mantiene ese mecanismo y escala la supervisión mediante OWL-ST, que utiliza un modelo OWL-ViT para generar pseudo-cajas sobre WebLI. El entrenamiento incorpora un </w:t>
      </w:r>
      <w:r w:rsidDel="00000000" w:rsidR="00000000" w:rsidRPr="00000000">
        <w:rPr>
          <w:rFonts w:ascii="Times New Roman" w:cs="Times New Roman" w:eastAsia="Times New Roman" w:hAnsi="Times New Roman"/>
          <w:i w:val="1"/>
          <w:iCs w:val="1"/>
          <w:sz w:val="24"/>
          <w:szCs w:val="24"/>
          <w:rtl w:val="0"/>
        </w:rPr>
        <w:t xml:space="preserve">objectness head</w:t>
      </w:r>
      <w:r w:rsidDel="00000000" w:rsidR="00000000" w:rsidRPr="00000000">
        <w:rPr>
          <w:rFonts w:ascii="Times New Roman" w:cs="Times New Roman" w:eastAsia="Times New Roman" w:hAnsi="Times New Roman"/>
          <w:sz w:val="24"/>
          <w:szCs w:val="24"/>
          <w:rtl w:val="0"/>
        </w:rPr>
        <w:t xml:space="preserve"> para concentrar las pérdidas en tokens plausibles como objetos y token dropping para reducir el costo de optimización (Minderer et al., 2023).</w:t>
      </w:r>
    </w:p>
    <w:p w:rsidR="00000000" w:rsidDel="00000000" w:rsidP="00000000" w:rsidRDefault="00000000" w:rsidRPr="00000000" w14:paraId="0000001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LVIS, OWL-ViT L/14 reporta 34,6 AP y 31,2 AP en clases raras; OWLv2 L/14 con OWL-ST alcanza 44,6 AP zero-shot en clases raras de LVIS-val, y la variante G/14 llega a 47,2 AP. Los pesos de ambas generaciones se distribuyen bajo Apache-2.0 (Google, 2022, 2023; Minderer et al., 2022, 2023). </w:t>
      </w:r>
    </w:p>
    <w:p w:rsidR="00000000" w:rsidDel="00000000" w:rsidP="00000000" w:rsidRDefault="00000000" w:rsidRPr="00000000" w14:paraId="0000001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fortaleza de la familia es la modularidad. Esto permite que el vocabulario se amplíe o sustituya mediante nuevas consultas. Su costo depende, sin embargo, de la cantidad de embeddings activos. Cuando el vocabulario permanece estable entre cuadros, el cacheo evita recomputar la representación textual. Aún así, sostener una latencia estable exige controlar el tamaño del conjunto de consultas.</w:t>
      </w:r>
    </w:p>
    <w:p w:rsidR="00000000" w:rsidDel="00000000" w:rsidP="00000000" w:rsidRDefault="00000000" w:rsidRPr="00000000" w14:paraId="0000001A">
      <w:pPr>
        <w:pStyle w:val="Heading4"/>
        <w:spacing w:after="0" w:before="0" w:line="480" w:lineRule="auto"/>
        <w:rPr>
          <w:rFonts w:ascii="Times New Roman" w:cs="Times New Roman" w:eastAsia="Times New Roman" w:hAnsi="Times New Roman"/>
          <w:b w:val="1"/>
          <w:bCs w:val="1"/>
          <w:color w:val="000000"/>
        </w:rPr>
      </w:pPr>
      <w:bookmarkStart w:colFirst="0" w:colLast="0" w:name="_heading=h.ihr77a2sf2nj" w:id="4"/>
      <w:bookmarkEnd w:id="4"/>
      <w:r w:rsidDel="00000000" w:rsidR="00000000" w:rsidRPr="00000000">
        <w:rPr>
          <w:rFonts w:ascii="Times New Roman" w:cs="Times New Roman" w:eastAsia="Times New Roman" w:hAnsi="Times New Roman"/>
          <w:b w:val="1"/>
          <w:bCs w:val="1"/>
          <w:color w:val="000000"/>
          <w:rtl w:val="0"/>
        </w:rPr>
        <w:t xml:space="preserve">15.2.1.4. Modelos guiados por prompts generalistas: formulaciones generativas e híbridas</w:t>
      </w:r>
    </w:p>
    <w:p w:rsidR="00000000" w:rsidDel="00000000" w:rsidP="00000000" w:rsidRDefault="00000000" w:rsidRPr="00000000" w14:paraId="0000001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familia se define por ampliar la forma de especificar la tarea y el tipo de salida, no por una única topología de detector. Florence-2 constituye el caso propiamente generativo, donde interpreta una instrucción y produce secuencias de texto o tokens de localización. APE utiliza prompting generalista, pero genera predicciones estructuradas de manera directa. LLMDet incorpora conocimiento de un modelo de lenguaje durante el entrenamiento y prescinde de ese componente en inferencia. T-Rex2, en cambio, combina prompts textuales y visuales dentro de una formulación multimodal (Shen et al., 2023; Fu et al., 2025; Jiang et al., 2024; Xiao et al., 2024). El rasgo común es la flexibilidad de interacción, por lo que no corresponde atribuir decodificación autoregresiva ni una misma restricción temporal a toda la familia.</w:t>
      </w:r>
    </w:p>
    <w:p w:rsidR="00000000" w:rsidDel="00000000" w:rsidP="00000000" w:rsidRDefault="00000000" w:rsidRPr="00000000" w14:paraId="0000001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materializa esa unificación con un encoder visual DaViT y un Transformer encoder-decoder multimodal que genera etiquetas, cajas y otras salidas estructuradas sin cabezales específicos por tarea. Fue </w:t>
      </w:r>
      <w:r w:rsidDel="00000000" w:rsidR="00000000" w:rsidRPr="00000000">
        <w:rPr>
          <w:rFonts w:ascii="Times New Roman" w:cs="Times New Roman" w:eastAsia="Times New Roman" w:hAnsi="Times New Roman"/>
          <w:sz w:val="24"/>
          <w:szCs w:val="24"/>
          <w:rtl w:val="0"/>
        </w:rPr>
        <w:t xml:space="preserve">preentrenado</w:t>
      </w:r>
      <w:r w:rsidDel="00000000" w:rsidR="00000000" w:rsidRPr="00000000">
        <w:rPr>
          <w:rFonts w:ascii="Times New Roman" w:cs="Times New Roman" w:eastAsia="Times New Roman" w:hAnsi="Times New Roman"/>
          <w:sz w:val="24"/>
          <w:szCs w:val="24"/>
          <w:rtl w:val="0"/>
        </w:rPr>
        <w:t xml:space="preserve"> sobre FLD-5B, compuesto por 126 millones de imágenes y 5,4 mil millones de anotaciones, y su variante large reporta 37,5 mAP en detección zero-shot sobre COCO. Los pesos se publican bajo licencia MIT (Microsoft, 2024; Xiao et al., 2024). La decodificación autoregresiva introduce latencia variable y menor paralelismo, mientras que en APE el prompting masivo no equivale a una garantía de tiempo real estricto. LLMDet y T-Rex2 muestran que la flexibilidad lingüística o multimodal también puede integrarse sin mantener un generador </w:t>
      </w:r>
      <w:r w:rsidDel="00000000" w:rsidR="00000000" w:rsidRPr="00000000">
        <w:rPr>
          <w:rFonts w:ascii="Times New Roman" w:cs="Times New Roman" w:eastAsia="Times New Roman" w:hAnsi="Times New Roman"/>
          <w:sz w:val="24"/>
          <w:szCs w:val="24"/>
          <w:rtl w:val="0"/>
        </w:rPr>
        <w:t xml:space="preserve">autoregresivo</w:t>
      </w:r>
      <w:r w:rsidDel="00000000" w:rsidR="00000000" w:rsidRPr="00000000">
        <w:rPr>
          <w:rFonts w:ascii="Times New Roman" w:cs="Times New Roman" w:eastAsia="Times New Roman" w:hAnsi="Times New Roman"/>
          <w:sz w:val="24"/>
          <w:szCs w:val="24"/>
          <w:rtl w:val="0"/>
        </w:rPr>
        <w:t xml:space="preserve"> en inferencia. </w:t>
      </w:r>
    </w:p>
    <w:p w:rsidR="00000000" w:rsidDel="00000000" w:rsidP="00000000" w:rsidRDefault="00000000" w:rsidRPr="00000000" w14:paraId="0000001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familia aporta flexibilidad multitarea y multimodal, pero su aptitud temporal debe verificarse por modelo y configuración.</w:t>
      </w:r>
    </w:p>
    <w:p w:rsidR="00000000" w:rsidDel="00000000" w:rsidP="00000000" w:rsidRDefault="00000000" w:rsidRPr="00000000" w14:paraId="0000001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ubhtghhxhuzd" w:id="5"/>
      <w:bookmarkEnd w:id="5"/>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20">
      <w:pPr>
        <w:spacing w:after="0" w:before="0" w:line="480" w:lineRule="auto"/>
        <w:ind w:left="0"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dc9pvkrxqe91" w:id="6"/>
      <w:bookmarkEnd w:id="6"/>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22">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en un contexto de vídeo en tiempo real. </w:t>
      </w:r>
      <w:r w:rsidDel="00000000" w:rsidR="00000000" w:rsidRPr="00000000">
        <w:rPr>
          <w:rtl w:val="0"/>
        </w:rPr>
      </w:r>
    </w:p>
    <w:p w:rsidR="00000000" w:rsidDel="00000000" w:rsidP="00000000" w:rsidRDefault="00000000" w:rsidRPr="00000000" w14:paraId="00000023">
      <w:pPr>
        <w:keepNext w:val="1"/>
        <w:keepLines w:val="1"/>
        <w:spacing w:after="0" w:before="0" w:line="480" w:lineRule="auto"/>
        <w:ind w:left="0" w:right="0" w:firstLine="0"/>
        <w:rPr>
          <w:rFonts w:ascii="Times New Roman" w:cs="Times New Roman" w:eastAsia="Times New Roman" w:hAnsi="Times New Roman"/>
          <w:b w:val="1"/>
          <w:bCs w:val="1"/>
          <w:i w:val="1"/>
          <w:iCs w:val="1"/>
          <w:sz w:val="24"/>
          <w:szCs w:val="24"/>
        </w:rPr>
      </w:pPr>
      <w:bookmarkStart w:colFirst="0" w:colLast="0" w:name="_heading=h.zox1et0cdv1" w:id="7"/>
      <w:bookmarkEnd w:id="7"/>
      <w:r w:rsidDel="00000000" w:rsidR="00000000" w:rsidRPr="00000000">
        <w:rPr>
          <w:rFonts w:ascii="Times New Roman" w:cs="Times New Roman" w:eastAsia="Times New Roman" w:hAnsi="Times New Roman"/>
          <w:b w:val="1"/>
          <w:bCs w:val="1"/>
          <w:i w:val="0"/>
          <w:iCs w:val="0"/>
          <w:color w:val="000000"/>
          <w:sz w:val="24"/>
          <w:szCs w:val="24"/>
          <w:rtl w:val="0"/>
        </w:rPr>
        <w:t xml:space="preserve">Tabla 2</w:t>
      </w:r>
      <w:r w:rsidDel="00000000" w:rsidR="00000000" w:rsidRPr="00000000">
        <w:rPr>
          <w:rtl w:val="0"/>
        </w:rPr>
      </w:r>
    </w:p>
    <w:p w:rsidR="00000000" w:rsidDel="00000000" w:rsidP="00000000" w:rsidRDefault="00000000" w:rsidRPr="00000000" w14:paraId="00000024">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564"/>
        <w:gridCol w:w="2657"/>
        <w:gridCol w:w="2806"/>
        <w:gridCol w:w="2135"/>
        <w:gridCol w:w="3798"/>
        <w:tblGridChange w:id="0">
          <w:tblGrid>
            <w:gridCol w:w="1564"/>
            <w:gridCol w:w="2657"/>
            <w:gridCol w:w="2806"/>
            <w:gridCol w:w="2135"/>
            <w:gridCol w:w="3798"/>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Paradigma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Modelo(s) representativos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Mecanismo visión-lenguaje</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Fortaleza principal</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2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Limitación para tiempo real</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2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DETR/DINO + fusión profunda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 MM-Grounding-DINO, DINO-X</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Fusión multimodal en decoder mediante atención cruzada visión-lenguaje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precisión semántica; manejo de expresiones referenciales complejas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2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Costo computacional elevado; requiere optimización explícita para tiempo real</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2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One-stage YOLO + puntuación región-texto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 YOLOE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Alineamiento región-texto reparametrizable; reducción progresiva del overhead de fusión mediante </w:t>
            </w:r>
            <w:r w:rsidDel="00000000" w:rsidR="00000000" w:rsidRPr="00000000">
              <w:rPr>
                <w:rFonts w:ascii="Times New Roman" w:cs="Times New Roman" w:eastAsia="Times New Roman" w:hAnsi="Times New Roman"/>
                <w:i w:val="0"/>
                <w:iCs w:val="0"/>
                <w:color w:val="000000"/>
                <w:sz w:val="24"/>
                <w:szCs w:val="24"/>
                <w:rtl w:val="0"/>
              </w:rPr>
              <w:t xml:space="preserve">reparametrización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velocidad de inferencia; compatible con hardware de borde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Menor expresividad semántica frente a consultas complejas o con atributos compuestos</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3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Dual-encoder CLIP-like + matching por similitud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OWLv2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Matching por similitud en espacio de embeddings compartido; reutilización directa de preentrenamiento contrastivo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Modularidad; cambio de vocabulario sin modificar el modelo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latencia variable según tamaño del vocabulario; requiere caching para vocabularios estables; requiere cómputo de embeddings por consulta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3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Prompts generalistas: generativo e híbrido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 APE, LLMDet, T-Rex2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Mecanismos heterogéneos: generación autoregresiva en Florence-2; predicción directa o integración híbrida en APE, </w:t>
            </w:r>
            <w:r w:rsidDel="00000000" w:rsidR="00000000" w:rsidRPr="00000000">
              <w:rPr>
                <w:rFonts w:ascii="Times New Roman" w:cs="Times New Roman" w:eastAsia="Times New Roman" w:hAnsi="Times New Roman"/>
                <w:i w:val="0"/>
                <w:iCs w:val="0"/>
                <w:color w:val="000000"/>
                <w:sz w:val="24"/>
                <w:szCs w:val="24"/>
                <w:rtl w:val="0"/>
              </w:rPr>
              <w:t xml:space="preserve">LLMDet</w:t>
            </w:r>
            <w:r w:rsidDel="00000000" w:rsidR="00000000" w:rsidRPr="00000000">
              <w:rPr>
                <w:rFonts w:ascii="Times New Roman" w:cs="Times New Roman" w:eastAsia="Times New Roman" w:hAnsi="Times New Roman"/>
                <w:i w:val="0"/>
                <w:iCs w:val="0"/>
                <w:color w:val="000000"/>
                <w:sz w:val="24"/>
                <w:szCs w:val="24"/>
                <w:rtl w:val="0"/>
              </w:rPr>
              <w:t xml:space="preserve"> y T-</w:t>
            </w:r>
            <w:r w:rsidDel="00000000" w:rsidR="00000000" w:rsidRPr="00000000">
              <w:rPr>
                <w:rFonts w:ascii="Times New Roman" w:cs="Times New Roman" w:eastAsia="Times New Roman" w:hAnsi="Times New Roman"/>
                <w:i w:val="0"/>
                <w:iCs w:val="0"/>
                <w:color w:val="000000"/>
                <w:sz w:val="24"/>
                <w:szCs w:val="24"/>
                <w:rtl w:val="0"/>
              </w:rPr>
              <w:t xml:space="preserve">Rex2</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Flexibilidad multitarea; soporte para prompts complejos y multimodales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3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 latencia de inferencia variable e inestabilidad temporal por decodificación autoregresiva; APE: costo de prompting masivo escalable pero sin garantías de tiempo real estricto</w:t>
            </w:r>
            <w:r w:rsidDel="00000000" w:rsidR="00000000" w:rsidRPr="00000000">
              <w:rPr>
                <w:rtl w:val="0"/>
              </w:rPr>
            </w:r>
          </w:p>
        </w:tc>
      </w:tr>
    </w:tbl>
    <w:p w:rsidR="00000000" w:rsidDel="00000000" w:rsidP="00000000" w:rsidRDefault="00000000" w:rsidRPr="00000000" w14:paraId="0000003E">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10">
        <w:r w:rsidDel="00000000" w:rsidR="00000000" w:rsidRPr="00000000">
          <w:rPr>
            <w:rFonts w:ascii="Times New Roman" w:cs="Times New Roman" w:eastAsia="Times New Roman" w:hAnsi="Times New Roman"/>
            <w:i w:val="0"/>
            <w:iCs w:val="0"/>
            <w:color w:val="000000"/>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0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aún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40">
      <w:pPr>
        <w:spacing w:after="0" w:before="0" w:line="480" w:lineRule="auto"/>
        <w:ind w:firstLine="720"/>
        <w:rPr>
          <w:rFonts w:ascii="Times New Roman" w:cs="Times New Roman" w:eastAsia="Times New Roman" w:hAnsi="Times New Roman"/>
          <w:sz w:val="24"/>
          <w:szCs w:val="24"/>
        </w:rPr>
      </w:pPr>
      <w:sdt>
        <w:sdtPr>
          <w:id w:val="-122681847"/>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w:t>
      </w:r>
    </w:p>
    <w:p w:rsidR="00000000" w:rsidDel="00000000" w:rsidP="00000000" w:rsidRDefault="00000000" w:rsidRPr="00000000" w14:paraId="000000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La tensión entre precisión semántica y latencia de inferencia. Los modelos </w:t>
      </w:r>
      <w:r w:rsidDel="00000000" w:rsidR="00000000" w:rsidRPr="00000000">
        <w:rPr>
          <w:rFonts w:ascii="Times New Roman" w:cs="Times New Roman" w:eastAsia="Times New Roman" w:hAnsi="Times New Roman"/>
          <w:sz w:val="24"/>
          <w:szCs w:val="24"/>
          <w:rtl w:val="0"/>
        </w:rPr>
        <w:t xml:space="preserve">con fusión</w:t>
      </w:r>
      <w:r w:rsidDel="00000000" w:rsidR="00000000" w:rsidRPr="00000000">
        <w:rPr>
          <w:rFonts w:ascii="Times New Roman" w:cs="Times New Roman" w:eastAsia="Times New Roman" w:hAnsi="Times New Roman"/>
          <w:sz w:val="24"/>
          <w:szCs w:val="24"/>
          <w:rtl w:val="0"/>
        </w:rPr>
        <w:t xml:space="preserve"> visión-lenguaje más </w:t>
      </w:r>
      <w:r w:rsidDel="00000000" w:rsidR="00000000" w:rsidRPr="00000000">
        <w:rPr>
          <w:rFonts w:ascii="Times New Roman" w:cs="Times New Roman" w:eastAsia="Times New Roman" w:hAnsi="Times New Roman"/>
          <w:sz w:val="24"/>
          <w:szCs w:val="24"/>
          <w:rtl w:val="0"/>
        </w:rPr>
        <w:t xml:space="preserve">profunda</w:t>
      </w:r>
      <w:r w:rsidDel="00000000" w:rsidR="00000000" w:rsidRPr="00000000">
        <w:rPr>
          <w:rFonts w:ascii="Times New Roman" w:cs="Times New Roman" w:eastAsia="Times New Roman" w:hAnsi="Times New Roman"/>
          <w:sz w:val="24"/>
          <w:szCs w:val="24"/>
          <w:rtl w:val="0"/>
        </w:rPr>
        <w:t xml:space="preserve"> suelen ofrecer mayor capacidad frente a consultas complejas, pero con un costo computacional que puede reducir la tasa de procesamiento. </w:t>
      </w:r>
    </w:p>
    <w:p w:rsidR="00000000" w:rsidDel="00000000" w:rsidP="00000000" w:rsidRDefault="00000000" w:rsidRPr="00000000" w14:paraId="000000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lo cual define qué parámetros se ajustan o congelan, si se conserva supervisión lingüística amplia y si se evalúan categorías no vistas (Cheng et al., 2024;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 X. Zhao et al., 2024). Por ello, debe describirse para cada configuración y no inferirse de la profundidad o </w:t>
      </w:r>
      <w:r w:rsidDel="00000000" w:rsidR="00000000" w:rsidRPr="00000000">
        <w:rPr>
          <w:rFonts w:ascii="Times New Roman" w:cs="Times New Roman" w:eastAsia="Times New Roman" w:hAnsi="Times New Roman"/>
          <w:sz w:val="24"/>
          <w:szCs w:val="24"/>
          <w:rtl w:val="0"/>
        </w:rPr>
        <w:t xml:space="preserve">removibilidad</w:t>
      </w:r>
      <w:r w:rsidDel="00000000" w:rsidR="00000000" w:rsidRPr="00000000">
        <w:rPr>
          <w:rFonts w:ascii="Times New Roman" w:cs="Times New Roman" w:eastAsia="Times New Roman" w:hAnsi="Times New Roman"/>
          <w:sz w:val="24"/>
          <w:szCs w:val="24"/>
          <w:rtl w:val="0"/>
        </w:rPr>
        <w:t xml:space="preserve"> de la fusión. </w:t>
      </w:r>
    </w:p>
    <w:p w:rsidR="00000000" w:rsidDel="00000000" w:rsidP="00000000" w:rsidRDefault="00000000" w:rsidRPr="00000000" w14:paraId="000000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4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siendo esta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47">
      <w:pPr>
        <w:pStyle w:val="Heading4"/>
        <w:spacing w:after="0" w:before="0" w:line="480" w:lineRule="auto"/>
        <w:rPr>
          <w:rFonts w:ascii="Times New Roman" w:cs="Times New Roman" w:eastAsia="Times New Roman" w:hAnsi="Times New Roman"/>
          <w:b w:val="1"/>
          <w:bCs w:val="1"/>
          <w:color w:val="000000"/>
        </w:rPr>
      </w:pPr>
      <w:bookmarkStart w:colFirst="0" w:colLast="0" w:name="_heading=h.9wj48vazq6ic" w:id="8"/>
      <w:bookmarkEnd w:id="8"/>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48">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49">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upwwcyl4a7ym" w:id="9"/>
      <w:bookmarkEnd w:id="9"/>
      <w:r w:rsidDel="00000000" w:rsidR="00000000" w:rsidRPr="00000000">
        <w:rPr>
          <w:rFonts w:ascii="Times New Roman" w:cs="Times New Roman" w:eastAsia="Times New Roman" w:hAnsi="Times New Roman"/>
          <w:b w:val="1"/>
          <w:bCs w:val="1"/>
          <w:i w:val="0"/>
          <w:iCs w:val="0"/>
          <w:color w:val="000000"/>
          <w:sz w:val="24"/>
          <w:szCs w:val="24"/>
          <w:rtl w:val="0"/>
        </w:rPr>
        <w:t xml:space="preserve">Tabla 3</w:t>
      </w:r>
      <w:r w:rsidDel="00000000" w:rsidR="00000000" w:rsidRPr="00000000">
        <w:rPr>
          <w:rtl w:val="0"/>
        </w:rPr>
      </w:r>
    </w:p>
    <w:p w:rsidR="00000000" w:rsidDel="00000000" w:rsidP="00000000" w:rsidRDefault="00000000" w:rsidRPr="00000000" w14:paraId="0000004A">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Análisis comparativo de rendimiento de modelos OVD para tiempo real</w:t>
      </w:r>
      <w:r w:rsidDel="00000000" w:rsidR="00000000" w:rsidRPr="00000000">
        <w:rPr>
          <w:rtl w:val="0"/>
        </w:rPr>
      </w:r>
    </w:p>
    <w:tbl>
      <w:tblPr>
        <w:tblStyle w:val="Table2"/>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550"/>
        <w:gridCol w:w="1357"/>
        <w:gridCol w:w="2073"/>
        <w:gridCol w:w="1133"/>
        <w:gridCol w:w="2839"/>
        <w:gridCol w:w="3008"/>
        <w:tblGridChange w:id="0">
          <w:tblGrid>
            <w:gridCol w:w="2550"/>
            <w:gridCol w:w="1357"/>
            <w:gridCol w:w="2073"/>
            <w:gridCol w:w="1133"/>
            <w:gridCol w:w="2839"/>
            <w:gridCol w:w="3008"/>
          </w:tblGrid>
        </w:tblGridChange>
      </w:tblGrid>
      <w:tr>
        <w:trPr>
          <w:cantSplit w:val="1"/>
          <w:tblHeader w:val="1"/>
        </w:trPr>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Hardware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Framework</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FPS</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4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Latencia derivada (ms/cuadro)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05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LVIS-minival AP@[0,50:0,95]</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YOLOE-v8-S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305,8</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3,3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27,9</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YOLOE-v8-L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102,5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9,8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35,9</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5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G-DINO 1.5 Edge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5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TensorRT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75,2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13,3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36,2</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6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V100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PyTorch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52,0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19,2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6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35,4</w:t>
            </w:r>
            <w:r w:rsidDel="00000000" w:rsidR="00000000" w:rsidRPr="00000000">
              <w:rPr>
                <w:rtl w:val="0"/>
              </w:rPr>
            </w:r>
          </w:p>
        </w:tc>
      </w:tr>
    </w:tbl>
    <w:p w:rsidR="00000000" w:rsidDel="00000000" w:rsidP="00000000" w:rsidRDefault="00000000" w:rsidRPr="00000000" w14:paraId="00000069">
      <w:pPr>
        <w:keepLines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Nota.</w:t>
      </w:r>
      <w:r w:rsidDel="00000000" w:rsidR="00000000" w:rsidRPr="00000000">
        <w:rPr>
          <w:rFonts w:ascii="Times New Roman" w:cs="Times New Roman" w:eastAsia="Times New Roman" w:hAnsi="Times New Roman"/>
          <w:i w:val="0"/>
          <w:iCs w:val="0"/>
          <w:color w:val="000000"/>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r w:rsidDel="00000000" w:rsidR="00000000" w:rsidRPr="00000000">
        <w:rPr>
          <w:rtl w:val="0"/>
        </w:rPr>
      </w:r>
    </w:p>
    <w:p w:rsidR="00000000" w:rsidDel="00000000" w:rsidP="00000000" w:rsidRDefault="00000000" w:rsidRPr="00000000" w14:paraId="0000006A">
      <w:pPr>
        <w:spacing w:after="0" w:before="0"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6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ygqibvodzobw" w:id="10"/>
      <w:bookmarkEnd w:id="10"/>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6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Una solución </w:t>
      </w:r>
      <w:r w:rsidDel="00000000" w:rsidR="00000000" w:rsidRPr="00000000">
        <w:rPr>
          <w:rFonts w:ascii="Times New Roman" w:cs="Times New Roman" w:eastAsia="Times New Roman" w:hAnsi="Times New Roman"/>
          <w:sz w:val="24"/>
          <w:szCs w:val="24"/>
          <w:rtl w:val="0"/>
        </w:rPr>
        <w:t xml:space="preserve">es el ajuste</w:t>
      </w:r>
      <w:r w:rsidDel="00000000" w:rsidR="00000000" w:rsidRPr="00000000">
        <w:rPr>
          <w:rFonts w:ascii="Times New Roman" w:cs="Times New Roman" w:eastAsia="Times New Roman" w:hAnsi="Times New Roman"/>
          <w:sz w:val="24"/>
          <w:szCs w:val="24"/>
          <w:rtl w:val="0"/>
        </w:rPr>
        <w:t xml:space="preserve"> selectivo de capas, </w:t>
      </w:r>
      <w:del w:id="9013" w:author="Claude" w:date="2026-09-07T12:00:00Z">
        <w:r w:rsidDel="00000000" w:rsidR="00000000" w:rsidRPr="00000000">
          <w:rPr>
            <w:rFonts w:ascii="Times New Roman" w:cs="Times New Roman" w:eastAsia="Times New Roman" w:hAnsi="Times New Roman"/>
            <w:sz w:val="24"/>
            <w:szCs w:val="24"/>
            <w:rtl w:val="0"/>
          </w:rPr>
          <w:delText xml:space="preserve">el cual puede puede preservar</w:delText>
        </w:r>
      </w:del>
      <w:ins w:id="9014" w:author="Claude" w:date="2026-09-07T12:00:00Z">
        <w:r>
          <w:rPr>
            <w:rtl w:val="0"/>
          </w:rPr>
          <w:t xml:space="preserve">el cual puede preservar</w:t>
        </w:r>
      </w:ins>
      <w:r w:rsidDel="00000000" w:rsidR="00000000" w:rsidRPr="00000000">
        <w:rPr>
          <w:rFonts w:ascii="Times New Roman" w:cs="Times New Roman" w:eastAsia="Times New Roman" w:hAnsi="Times New Roman"/>
          <w:sz w:val="24"/>
          <w:szCs w:val="24"/>
          <w:rtl w:val="0"/>
        </w:rPr>
        <w:t xml:space="preserve"> mejor información </w:t>
      </w:r>
      <w:r w:rsidDel="00000000" w:rsidR="00000000" w:rsidRPr="00000000">
        <w:rPr>
          <w:rFonts w:ascii="Times New Roman" w:cs="Times New Roman" w:eastAsia="Times New Roman" w:hAnsi="Times New Roman"/>
          <w:sz w:val="24"/>
          <w:szCs w:val="24"/>
          <w:rtl w:val="0"/>
        </w:rPr>
        <w:t xml:space="preserve">preentrenada</w:t>
      </w:r>
      <w:r w:rsidDel="00000000" w:rsidR="00000000" w:rsidRPr="00000000">
        <w:rPr>
          <w:rFonts w:ascii="Times New Roman" w:cs="Times New Roman" w:eastAsia="Times New Roman" w:hAnsi="Times New Roman"/>
          <w:sz w:val="24"/>
          <w:szCs w:val="24"/>
          <w:rtl w:val="0"/>
        </w:rPr>
        <w:t xml:space="preserve"> que el ajuste completo (Lee et al., 2023).</w:t>
      </w:r>
    </w:p>
    <w:p w:rsidR="00000000" w:rsidDel="00000000" w:rsidP="00000000" w:rsidRDefault="00000000" w:rsidRPr="00000000" w14:paraId="0000006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continuado open-set y ajuste open-vocabulary. MM-Grounding-DINO, por su parte,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6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 Grounding Dataset, que conserva textos y tareas de grounding, del ajuste closed-set con MultiModal Dataset y vocabulario fijo. La variante </w:t>
      </w:r>
      <w:r w:rsidDel="00000000" w:rsidR="00000000" w:rsidRPr="00000000">
        <w:rPr>
          <w:rFonts w:ascii="Times New Roman" w:cs="Times New Roman" w:eastAsia="Times New Roman" w:hAnsi="Times New Roman"/>
          <w:sz w:val="24"/>
          <w:szCs w:val="24"/>
          <w:rtl w:val="0"/>
        </w:rPr>
        <w:t xml:space="preserve">reparametrizada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elimina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RepVL</w:t>
      </w:r>
      <w:r w:rsidDel="00000000" w:rsidR="00000000" w:rsidRPr="00000000">
        <w:rPr>
          <w:rFonts w:ascii="Times New Roman" w:cs="Times New Roman" w:eastAsia="Times New Roman" w:hAnsi="Times New Roman"/>
          <w:sz w:val="24"/>
          <w:szCs w:val="24"/>
          <w:rtl w:val="0"/>
        </w:rPr>
        <w:t xml:space="preserve">-PAN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6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w:t>
      </w:r>
      <w:r w:rsidDel="00000000" w:rsidR="00000000" w:rsidRPr="00000000">
        <w:rPr>
          <w:rFonts w:ascii="Times New Roman" w:cs="Times New Roman" w:eastAsia="Times New Roman" w:hAnsi="Times New Roman"/>
          <w:sz w:val="24"/>
          <w:szCs w:val="24"/>
          <w:rtl w:val="0"/>
        </w:rPr>
        <w:t xml:space="preserve">reinyectar</w:t>
      </w:r>
      <w:r w:rsidDel="00000000" w:rsidR="00000000" w:rsidRPr="00000000">
        <w:rPr>
          <w:rFonts w:ascii="Times New Roman" w:cs="Times New Roman" w:eastAsia="Times New Roman" w:hAnsi="Times New Roman"/>
          <w:sz w:val="24"/>
          <w:szCs w:val="24"/>
          <w:rtl w:val="0"/>
        </w:rPr>
        <w:t xml:space="preserve">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7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de extremo a extremo sobre datasets cerrados requiere estrategias de regularización para evitar el colapso del espacio de embeddings compartido del que depende la capacidad abierta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w:t>
      </w:r>
      <w:r w:rsidDel="00000000" w:rsidR="00000000" w:rsidRPr="00000000">
        <w:rPr>
          <w:rFonts w:ascii="Times New Roman" w:cs="Times New Roman" w:eastAsia="Times New Roman" w:hAnsi="Times New Roman"/>
          <w:sz w:val="24"/>
          <w:szCs w:val="24"/>
          <w:rtl w:val="0"/>
        </w:rPr>
        <w:t xml:space="preserve">OWLv2</w:t>
      </w:r>
      <w:r w:rsidDel="00000000" w:rsidR="00000000" w:rsidRPr="00000000">
        <w:rPr>
          <w:rFonts w:ascii="Times New Roman" w:cs="Times New Roman" w:eastAsia="Times New Roman" w:hAnsi="Times New Roman"/>
          <w:sz w:val="24"/>
          <w:szCs w:val="24"/>
          <w:rtl w:val="0"/>
        </w:rPr>
        <w:t xml:space="preserve"> aporta además la receta OWL-ST de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con </w:t>
      </w:r>
      <w:r w:rsidDel="00000000" w:rsidR="00000000" w:rsidRPr="00000000">
        <w:rPr>
          <w:rFonts w:ascii="Times New Roman" w:cs="Times New Roman" w:eastAsia="Times New Roman" w:hAnsi="Times New Roman"/>
          <w:sz w:val="24"/>
          <w:szCs w:val="24"/>
          <w:rtl w:val="0"/>
        </w:rPr>
        <w:t xml:space="preserve">pseudoanotaciones</w:t>
      </w:r>
      <w:r w:rsidDel="00000000" w:rsidR="00000000" w:rsidRPr="00000000">
        <w:rPr>
          <w:rFonts w:ascii="Times New Roman" w:cs="Times New Roman" w:eastAsia="Times New Roman" w:hAnsi="Times New Roman"/>
          <w:sz w:val="24"/>
          <w:szCs w:val="24"/>
          <w:rtl w:val="0"/>
        </w:rPr>
        <w:t xml:space="preserve">; el uso de un vocabulario diverso derivado de n-gramas preserva mejor la generalización que un espacio de etiquetas estrecho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71">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tal,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72">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qvy3nfx4njbp" w:id="11"/>
      <w:bookmarkEnd w:id="11"/>
      <w:r w:rsidDel="00000000" w:rsidR="00000000" w:rsidRPr="00000000">
        <w:rPr>
          <w:rFonts w:ascii="Times New Roman" w:cs="Times New Roman" w:eastAsia="Times New Roman" w:hAnsi="Times New Roman"/>
          <w:b w:val="1"/>
          <w:bCs w:val="1"/>
          <w:i w:val="0"/>
          <w:iCs w:val="0"/>
          <w:color w:val="000000"/>
          <w:sz w:val="24"/>
          <w:szCs w:val="24"/>
          <w:rtl w:val="0"/>
        </w:rPr>
        <w:t xml:space="preserve">Tabla 4</w:t>
      </w:r>
      <w:r w:rsidDel="00000000" w:rsidR="00000000" w:rsidRPr="00000000">
        <w:rPr>
          <w:rtl w:val="0"/>
        </w:rPr>
      </w:r>
    </w:p>
    <w:p w:rsidR="00000000" w:rsidDel="00000000" w:rsidP="00000000" w:rsidRDefault="00000000" w:rsidRPr="00000000" w14:paraId="00000073">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Estrategias de fine-tuning documentadas y retención OVD reportada por familia arquitectónica</w:t>
      </w:r>
      <w:r w:rsidDel="00000000" w:rsidR="00000000" w:rsidRPr="00000000">
        <w:rPr>
          <w:rtl w:val="0"/>
        </w:rPr>
      </w:r>
    </w:p>
    <w:tbl>
      <w:tblPr>
        <w:tblStyle w:val="Table3"/>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092"/>
        <w:gridCol w:w="3809"/>
        <w:gridCol w:w="2028"/>
        <w:gridCol w:w="4031"/>
        <w:tblGridChange w:id="0">
          <w:tblGrid>
            <w:gridCol w:w="3092"/>
            <w:gridCol w:w="3809"/>
            <w:gridCol w:w="2028"/>
            <w:gridCol w:w="4031"/>
          </w:tblGrid>
        </w:tblGridChange>
      </w:tblGrid>
      <w:tr>
        <w:trPr>
          <w:cantSplit w:val="1"/>
          <w:tblHeader w:val="1"/>
        </w:trPr>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Familia / Modelo</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Estrategia de fine-tuning</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Retención OVD reportada </w:t>
            </w:r>
            <w:r w:rsidDel="00000000" w:rsidR="00000000" w:rsidRPr="00000000">
              <w:rPr>
                <w:rtl w:val="0"/>
              </w:rPr>
            </w:r>
          </w:p>
        </w:tc>
        <w:tc>
          <w:tcPr>
            <w:tcBorders>
              <w:bottom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Condición clave</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7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closed-set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restringido post-ajuste</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7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Preentrenamiento continuado open-set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7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LR reducido; módulos congelados; datos mixtos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open-vocabulary (base a novel)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Evaluación explícita en categorías no vistas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Grounding DINO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Adaptación LoRA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Backbones congelados; solo adapters entrenables</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con MixedGroundingDataset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Depende de capas ajustadas; text encoder frágil</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8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closed-set (MultiModalDataset)</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8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fijo en JSON</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YOLO-World</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Reparametrización eficiente (sin </w:t>
            </w:r>
            <w:r w:rsidDel="00000000" w:rsidR="00000000" w:rsidRPr="00000000">
              <w:rPr>
                <w:rFonts w:ascii="Times New Roman" w:cs="Times New Roman" w:eastAsia="Times New Roman" w:hAnsi="Times New Roman"/>
                <w:i w:val="0"/>
                <w:iCs w:val="0"/>
                <w:color w:val="000000"/>
                <w:sz w:val="24"/>
                <w:szCs w:val="24"/>
                <w:rtl w:val="0"/>
              </w:rPr>
              <w:t xml:space="preserve">RepVL</w:t>
            </w:r>
            <w:r w:rsidDel="00000000" w:rsidR="00000000" w:rsidRPr="00000000">
              <w:rPr>
                <w:rFonts w:ascii="Times New Roman" w:cs="Times New Roman" w:eastAsia="Times New Roman" w:hAnsi="Times New Roman"/>
                <w:i w:val="0"/>
                <w:iCs w:val="0"/>
                <w:color w:val="000000"/>
                <w:sz w:val="24"/>
                <w:szCs w:val="24"/>
                <w:rtl w:val="0"/>
              </w:rPr>
              <w:t xml:space="preserve">-PAN)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Text encoder removido; equivale a YOLOv8</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YOLOE</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Transferring (linear probing / full tuning)</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No evaluada por los autores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receta estándar produce vocabulario fijo; la retención requiere reinyectar y evaluar vocabulario abierto</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 OWLv2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de extremo a extremo con regularización</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Requiere estrategias de regularización</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9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OWL-ViT / OWLv2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Self-training (OWL-ST) con pseudo-anotaciones</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9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Vocabulario diverso (n-gramas) preserva OVD</w:t>
            </w:r>
            <w:r w:rsidDel="00000000" w:rsidR="00000000" w:rsidRPr="00000000">
              <w:rPr>
                <w:rtl w:val="0"/>
              </w:rPr>
            </w:r>
          </w:p>
        </w:tc>
      </w:tr>
      <w:tr>
        <w:trPr>
          <w:cantSplit w:val="1"/>
          <w:tblHeader w:val="0"/>
        </w:trPr>
        <w:tc>
          <w:tcPr>
            <w:tcMar>
              <w:top w:w="60.0" w:type="dxa"/>
              <w:left w:w="100.0" w:type="dxa"/>
              <w:bottom w:w="60.0" w:type="dxa"/>
              <w:right w:w="100.0" w:type="dxa"/>
            </w:tcMar>
            <w:vAlign w:val="top"/>
          </w:tcPr>
          <w:p w:rsidR="00000000" w:rsidDel="00000000" w:rsidP="00000000" w:rsidRDefault="00000000" w:rsidRPr="00000000" w14:paraId="000000A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Florence-2</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Fine-tuning con LoRA</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Parcial</w:t>
            </w:r>
            <w:r w:rsidDel="00000000" w:rsidR="00000000" w:rsidRPr="00000000">
              <w:rPr>
                <w:rtl w:val="0"/>
              </w:rPr>
            </w:r>
          </w:p>
        </w:tc>
        <w:tc>
          <w:tcPr>
            <w:tcMar>
              <w:top w:w="60.0" w:type="dxa"/>
              <w:left w:w="100.0" w:type="dxa"/>
              <w:bottom w:w="60.0" w:type="dxa"/>
              <w:right w:w="100.0" w:type="dxa"/>
            </w:tcMar>
            <w:vAlign w:val="top"/>
          </w:tcPr>
          <w:p w:rsidR="00000000" w:rsidDel="00000000" w:rsidP="00000000" w:rsidRDefault="00000000" w:rsidRPr="00000000" w14:paraId="000000A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Retención parcial de clases base; encoder congelado recomendado</w:t>
            </w:r>
            <w:r w:rsidDel="00000000" w:rsidR="00000000" w:rsidRPr="00000000">
              <w:rPr>
                <w:rtl w:val="0"/>
              </w:rPr>
            </w:r>
          </w:p>
        </w:tc>
      </w:tr>
    </w:tbl>
    <w:p w:rsidR="00000000" w:rsidDel="00000000" w:rsidP="00000000" w:rsidRDefault="00000000" w:rsidRPr="00000000" w14:paraId="000000A4">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w:t>
      </w:r>
      <w:r w:rsidDel="00000000" w:rsidR="00000000" w:rsidRPr="00000000">
        <w:rPr>
          <w:rFonts w:ascii="Times New Roman" w:cs="Times New Roman" w:eastAsia="Times New Roman" w:hAnsi="Times New Roman"/>
          <w:i w:val="0"/>
          <w:iCs w:val="0"/>
          <w:color w:val="000000"/>
          <w:sz w:val="24"/>
          <w:szCs w:val="24"/>
          <w:rtl w:val="0"/>
        </w:rPr>
        <w:t xml:space="preserve">Minderer</w:t>
      </w:r>
      <w:r w:rsidDel="00000000" w:rsidR="00000000" w:rsidRPr="00000000">
        <w:rPr>
          <w:rFonts w:ascii="Times New Roman" w:cs="Times New Roman" w:eastAsia="Times New Roman" w:hAnsi="Times New Roman"/>
          <w:i w:val="0"/>
          <w:iCs w:val="0"/>
          <w:color w:val="000000"/>
          <w:sz w:val="24"/>
          <w:szCs w:val="24"/>
          <w:rtl w:val="0"/>
        </w:rPr>
        <w:t xml:space="preserve"> et al. (2022, 2023), Rasaee et al. (2025), Ucar et al. (2025), A. Wang et al. (2025), Xiao et al. (2024) y X. Zhao et al. (2024).</w:t>
      </w:r>
      <w:r w:rsidDel="00000000" w:rsidR="00000000" w:rsidRPr="00000000">
        <w:rPr>
          <w:rtl w:val="0"/>
        </w:rPr>
      </w:r>
    </w:p>
    <w:p w:rsidR="00000000" w:rsidDel="00000000" w:rsidP="00000000" w:rsidRDefault="00000000" w:rsidRPr="00000000" w14:paraId="000000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w:t>
      </w:r>
      <w:r w:rsidDel="00000000" w:rsidR="00000000" w:rsidRPr="00000000">
        <w:rPr>
          <w:rFonts w:ascii="Times New Roman" w:cs="Times New Roman" w:eastAsia="Times New Roman" w:hAnsi="Times New Roman"/>
          <w:sz w:val="24"/>
          <w:szCs w:val="24"/>
          <w:rtl w:val="0"/>
        </w:rPr>
        <w:t xml:space="preserve">congelan</w:t>
      </w:r>
      <w:r w:rsidDel="00000000" w:rsidR="00000000" w:rsidRPr="00000000">
        <w:rPr>
          <w:rFonts w:ascii="Times New Roman" w:cs="Times New Roman" w:eastAsia="Times New Roman" w:hAnsi="Times New Roman"/>
          <w:sz w:val="24"/>
          <w:szCs w:val="24"/>
          <w:rtl w:val="0"/>
        </w:rPr>
        <w:t xml:space="preserve">,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más bien, corresponde describir qué receta retuvo capacidad OVD, bajo qué datos y con qué protocolo de evaluación.</w:t>
      </w:r>
    </w:p>
    <w:p w:rsidR="00000000" w:rsidDel="00000000" w:rsidP="00000000" w:rsidRDefault="00000000" w:rsidRPr="00000000" w14:paraId="000000A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66jphxyv5oc6" w:id="12"/>
      <w:bookmarkEnd w:id="12"/>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A8">
      <w:pPr>
        <w:pStyle w:val="Heading4"/>
        <w:spacing w:after="0" w:before="0" w:line="480" w:lineRule="auto"/>
        <w:rPr>
          <w:rFonts w:ascii="Times New Roman" w:cs="Times New Roman" w:eastAsia="Times New Roman" w:hAnsi="Times New Roman"/>
          <w:b w:val="1"/>
          <w:bCs w:val="1"/>
          <w:color w:val="000000"/>
        </w:rPr>
      </w:pPr>
      <w:bookmarkStart w:colFirst="0" w:colLast="0" w:name="_heading=h.6ypaep4gc4p7" w:id="13"/>
      <w:bookmarkEnd w:id="13"/>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A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AB">
      <w:pPr>
        <w:pStyle w:val="Heading4"/>
        <w:spacing w:after="0" w:before="0" w:line="480" w:lineRule="auto"/>
        <w:rPr>
          <w:rFonts w:ascii="Times New Roman" w:cs="Times New Roman" w:eastAsia="Times New Roman" w:hAnsi="Times New Roman"/>
          <w:b w:val="1"/>
          <w:bCs w:val="1"/>
          <w:color w:val="000000"/>
        </w:rPr>
      </w:pPr>
      <w:bookmarkStart w:colFirst="0" w:colLast="0" w:name="_heading=h.305ogsoex38y" w:id="14"/>
      <w:bookmarkEnd w:id="14"/>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r w:rsidDel="00000000" w:rsidR="00000000" w:rsidRPr="00000000">
        <w:rPr>
          <w:rtl w:val="0"/>
        </w:rPr>
      </w:r>
    </w:p>
    <w:p w:rsidR="00000000" w:rsidDel="00000000" w:rsidP="00000000" w:rsidRDefault="00000000" w:rsidRPr="00000000" w14:paraId="000000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cuadro de manera independiente sin mantener memoria de estados previos ni modelar explícitamente la evolución temporal de las detecciones. Esta característica introduce variabilidad entre cuadros consecutivos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seguimiento seleccionado.</w:t>
      </w:r>
    </w:p>
    <w:p w:rsidR="00000000" w:rsidDel="00000000" w:rsidP="00000000" w:rsidRDefault="00000000" w:rsidRPr="00000000" w14:paraId="000000AE">
      <w:pPr>
        <w:pStyle w:val="Heading4"/>
        <w:spacing w:after="0" w:before="0" w:line="480" w:lineRule="auto"/>
        <w:rPr>
          <w:rFonts w:ascii="Times New Roman" w:cs="Times New Roman" w:eastAsia="Times New Roman" w:hAnsi="Times New Roman"/>
          <w:b w:val="1"/>
          <w:bCs w:val="1"/>
          <w:color w:val="000000"/>
        </w:rPr>
      </w:pPr>
      <w:bookmarkStart w:colFirst="0" w:colLast="0" w:name="_heading=h.i11h1powflqu" w:id="15"/>
      <w:bookmarkEnd w:id="15"/>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Por ejemplo,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B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B1">
      <w:pPr>
        <w:pStyle w:val="Heading4"/>
        <w:spacing w:after="0" w:before="0" w:line="480" w:lineRule="auto"/>
        <w:rPr>
          <w:rFonts w:ascii="Times New Roman" w:cs="Times New Roman" w:eastAsia="Times New Roman" w:hAnsi="Times New Roman"/>
          <w:b w:val="1"/>
          <w:bCs w:val="1"/>
          <w:color w:val="000000"/>
        </w:rPr>
      </w:pPr>
      <w:bookmarkStart w:colFirst="0" w:colLast="0" w:name="_heading=h.6txoeihsmzw0" w:id="16"/>
      <w:bookmarkEnd w:id="16"/>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B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B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w:t>
      </w:r>
      <w:r w:rsidDel="00000000" w:rsidR="00000000" w:rsidRPr="00000000">
        <w:rPr>
          <w:rFonts w:ascii="Times New Roman" w:cs="Times New Roman" w:eastAsia="Times New Roman" w:hAnsi="Times New Roman"/>
          <w:sz w:val="24"/>
          <w:szCs w:val="24"/>
          <w:rtl w:val="0"/>
        </w:rPr>
        <w:t xml:space="preserve">Zou</w:t>
      </w:r>
      <w:r w:rsidDel="00000000" w:rsidR="00000000" w:rsidRPr="00000000">
        <w:rPr>
          <w:rFonts w:ascii="Times New Roman" w:cs="Times New Roman" w:eastAsia="Times New Roman" w:hAnsi="Times New Roman"/>
          <w:sz w:val="24"/>
          <w:szCs w:val="24"/>
          <w:rtl w:val="0"/>
        </w:rPr>
        <w:t xml:space="preserve">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B9">
      <w:pPr>
        <w:pStyle w:val="Heading4"/>
        <w:spacing w:after="0" w:before="0" w:line="480" w:lineRule="auto"/>
        <w:rPr>
          <w:rFonts w:ascii="Times New Roman" w:cs="Times New Roman" w:eastAsia="Times New Roman" w:hAnsi="Times New Roman"/>
          <w:b w:val="1"/>
          <w:bCs w:val="1"/>
          <w:color w:val="000000"/>
        </w:rPr>
      </w:pPr>
      <w:bookmarkStart w:colFirst="0" w:colLast="0" w:name="_heading=h.3xqpxvq793fn" w:id="17"/>
      <w:bookmarkEnd w:id="17"/>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B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cuadro a cuadro, sin considerar aspectos temporales ni el impacto diferenciado de distintos tipos de error en escenarios de monitoreo de riesgos.</w:t>
      </w:r>
    </w:p>
    <w:p w:rsidR="00000000" w:rsidDel="00000000" w:rsidP="00000000" w:rsidRDefault="00000000" w:rsidRPr="00000000" w14:paraId="000000BB">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BC">
      <w:pPr>
        <w:pStyle w:val="Heading4"/>
        <w:spacing w:after="0" w:before="0" w:line="480" w:lineRule="auto"/>
        <w:rPr>
          <w:rFonts w:ascii="Times New Roman" w:cs="Times New Roman" w:eastAsia="Times New Roman" w:hAnsi="Times New Roman"/>
          <w:b w:val="1"/>
          <w:bCs w:val="1"/>
          <w:color w:val="000000"/>
        </w:rPr>
      </w:pPr>
      <w:bookmarkStart w:colFirst="0" w:colLast="0" w:name="_heading=h.92bt48osfy2c" w:id="18"/>
      <w:bookmarkEnd w:id="18"/>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0BD">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BE">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c1z4d4d86g5a" w:id="19"/>
      <w:bookmarkEnd w:id="19"/>
      <w:r w:rsidDel="00000000" w:rsidR="00000000" w:rsidRPr="00000000">
        <w:rPr>
          <w:rFonts w:ascii="Times New Roman" w:cs="Times New Roman" w:eastAsia="Times New Roman" w:hAnsi="Times New Roman"/>
          <w:b w:val="1"/>
          <w:bCs w:val="1"/>
          <w:i w:val="0"/>
          <w:iCs w:val="0"/>
          <w:color w:val="000000"/>
          <w:sz w:val="24"/>
          <w:szCs w:val="24"/>
          <w:rtl w:val="0"/>
        </w:rPr>
        <w:t xml:space="preserve">Tabla 5</w:t>
      </w:r>
      <w:r w:rsidDel="00000000" w:rsidR="00000000" w:rsidRPr="00000000">
        <w:rPr>
          <w:rtl w:val="0"/>
        </w:rPr>
      </w:r>
    </w:p>
    <w:p w:rsidR="00000000" w:rsidDel="00000000" w:rsidP="00000000" w:rsidRDefault="00000000" w:rsidRPr="00000000" w14:paraId="000000BF">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949"/>
        <w:gridCol w:w="5328"/>
        <w:gridCol w:w="4683"/>
        <w:tblGridChange w:id="0">
          <w:tblGrid>
            <w:gridCol w:w="2949"/>
            <w:gridCol w:w="5328"/>
            <w:gridCol w:w="4683"/>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Brecha identificada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Descripción</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C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Implicación para el proyecto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Contextualización semántica limitada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modelos OVD detectan entidades localmente pero no infieren relaciones espaciales complejas entre ellas (p. ej., “persona dentro de zona restringida” requiere razonamiento relacional)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condiciones composicionales no pueden evaluarse a partir de la salida local del detector sin una estrategia adicional explícitamente definida y validada.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consistencia temporal nativa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detección cuadro a cuadro introduce variabilidad en puntajes de confianza, apariciones y desapariciones espurias entre cuadros consecutivos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Necesidad de integración con módulo MOT para aportar coherencia temporal a las detecciones semánticas </w:t>
            </w:r>
            <w:hyperlink r:id="rId11">
              <w:r w:rsidDel="00000000" w:rsidR="00000000" w:rsidRPr="00000000">
                <w:rPr>
                  <w:rFonts w:ascii="Times New Roman" w:cs="Times New Roman" w:eastAsia="Times New Roman" w:hAnsi="Times New Roman"/>
                  <w:i w:val="0"/>
                  <w:iCs w:val="0"/>
                  <w:color w:val="000000"/>
                  <w:sz w:val="24"/>
                  <w:szCs w:val="24"/>
                  <w:rtl w:val="0"/>
                </w:rPr>
                <w:t xml:space="preserve">(S. Li et al., 2023)</w:t>
              </w:r>
            </w:hyperlink>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Sensibilidad a la formulación del prompt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Pequeños cambios en la redacción producen diferencias significativas en el desempeño, incluso para conceptos equivalentes </w:t>
            </w:r>
            <w:hyperlink r:id="rId12">
              <w:r w:rsidDel="00000000" w:rsidR="00000000" w:rsidRPr="00000000">
                <w:rPr>
                  <w:rFonts w:ascii="Times New Roman" w:cs="Times New Roman" w:eastAsia="Times New Roman" w:hAnsi="Times New Roman"/>
                  <w:i w:val="0"/>
                  <w:iCs w:val="0"/>
                  <w:color w:val="000000"/>
                  <w:sz w:val="24"/>
                  <w:szCs w:val="24"/>
                  <w:rtl w:val="0"/>
                </w:rPr>
                <w:t xml:space="preserve">(Zhou et al., 2022b)</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diseño de prompts para condiciones de riesgo requiere un proceso sistemático; la selección informal puede comprometer la robustez del sistema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Brecha de dominio con benchmarks estándar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resultados en COCO o LVIS no garantizan transferencia al dominio objetivo. Grounding DINO con backbone Swin-L pasa de 52,5 AP en COCO a 26,1 mean AP en ODinW.</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C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protocolo debe incorporar una línea base zero-shot propia y un conjunto de prueba de dominio congelado; los benchmarks generales funcionan únicamente como referencia externa.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C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protocolos de evaluación específicos para seguridad industrial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métricas AP en COCO/LVIS </w:t>
            </w:r>
            <w:hyperlink r:id="rId13">
              <w:r w:rsidDel="00000000" w:rsidR="00000000" w:rsidRPr="00000000">
                <w:rPr>
                  <w:rFonts w:ascii="Times New Roman" w:cs="Times New Roman" w:eastAsia="Times New Roman" w:hAnsi="Times New Roman"/>
                  <w:i w:val="0"/>
                  <w:iCs w:val="0"/>
                  <w:color w:val="000000"/>
                  <w:sz w:val="24"/>
                  <w:szCs w:val="24"/>
                  <w:rtl w:val="0"/>
                </w:rPr>
                <w:t xml:space="preserve">(Gupta et al., 2019; Lin et al., 2014)</w:t>
              </w:r>
            </w:hyperlink>
            <w:r w:rsidDel="00000000" w:rsidR="00000000" w:rsidRPr="00000000">
              <w:rPr>
                <w:rFonts w:ascii="Times New Roman" w:cs="Times New Roman" w:eastAsia="Times New Roman" w:hAnsi="Times New Roman"/>
                <w:i w:val="0"/>
                <w:iCs w:val="0"/>
                <w:color w:val="000000"/>
                <w:sz w:val="24"/>
                <w:szCs w:val="24"/>
                <w:rtl w:val="0"/>
              </w:rPr>
              <w:t xml:space="preserve"> no capturan el valor operativo del sistema: no consideran latencia de alerta, persistencia de la detección ni impacto diferenciado de falsos positivos/negativos.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protocolo experimental debe definir métricas alineadas con el valor operativo de la alerta, incluyendo persistencia temporal, latencia y tratamiento diferenciado de falsos positivos y falsos negativos.</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D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Escasez de evaluación OVD × EPP</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color w:val="000000"/>
                <w:sz w:val="24"/>
                <w:szCs w:val="24"/>
                <w:rtl w:val="0"/>
              </w:rPr>
              <w:t xml:space="preserve">person</w:t>
            </w:r>
            <w:r w:rsidDel="00000000" w:rsidR="00000000" w:rsidRPr="00000000">
              <w:rPr>
                <w:rFonts w:ascii="Times New Roman" w:cs="Times New Roman" w:eastAsia="Times New Roman" w:hAnsi="Times New Roman"/>
                <w:i w:val="0"/>
                <w:iCs w:val="0"/>
                <w:color w:val="000000"/>
                <w:sz w:val="24"/>
                <w:szCs w:val="24"/>
                <w:rtl w:val="0"/>
              </w:rPr>
              <w:t xml:space="preserve">, 0,6493 para detección directa de </w:t>
            </w:r>
            <w:r w:rsidDel="00000000" w:rsidR="00000000" w:rsidRPr="00000000">
              <w:rPr>
                <w:rFonts w:ascii="Times New Roman" w:cs="Times New Roman" w:eastAsia="Times New Roman" w:hAnsi="Times New Roman"/>
                <w:i w:val="1"/>
                <w:iCs w:val="1"/>
                <w:color w:val="000000"/>
                <w:sz w:val="24"/>
                <w:szCs w:val="24"/>
                <w:rtl w:val="0"/>
              </w:rPr>
              <w:t xml:space="preserve">hardhat</w:t>
            </w:r>
            <w:r w:rsidDel="00000000" w:rsidR="00000000" w:rsidRPr="00000000">
              <w:rPr>
                <w:rFonts w:ascii="Times New Roman" w:cs="Times New Roman" w:eastAsia="Times New Roman" w:hAnsi="Times New Roman"/>
                <w:i w:val="0"/>
                <w:iCs w:val="0"/>
                <w:color w:val="000000"/>
                <w:sz w:val="24"/>
                <w:szCs w:val="24"/>
                <w:rtl w:val="0"/>
              </w:rPr>
              <w:t xml:space="preserve">, 0,1024 para la clase </w:t>
            </w:r>
            <w:r w:rsidDel="00000000" w:rsidR="00000000" w:rsidRPr="00000000">
              <w:rPr>
                <w:rFonts w:ascii="Times New Roman" w:cs="Times New Roman" w:eastAsia="Times New Roman" w:hAnsi="Times New Roman"/>
                <w:i w:val="1"/>
                <w:iCs w:val="1"/>
                <w:color w:val="000000"/>
                <w:sz w:val="24"/>
                <w:szCs w:val="24"/>
                <w:rtl w:val="0"/>
              </w:rPr>
              <w:t xml:space="preserve">head </w:t>
            </w:r>
            <w:r w:rsidDel="00000000" w:rsidR="00000000" w:rsidRPr="00000000">
              <w:rPr>
                <w:rFonts w:ascii="Times New Roman" w:cs="Times New Roman" w:eastAsia="Times New Roman" w:hAnsi="Times New Roman"/>
                <w:i w:val="0"/>
                <w:iCs w:val="0"/>
                <w:color w:val="000000"/>
                <w:sz w:val="24"/>
                <w:szCs w:val="24"/>
                <w:rtl w:val="0"/>
              </w:rPr>
              <w:t xml:space="preserve">y 0,2699 para la cascada multietapa. El relevamiento no identificó evaluaciones de Grounding DINO o YOLO-World zero-shot sobre SHEL5K o CHV, ni un benchmark de EPP multi-fuente bajo protocolo COCO.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D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 requiere una línea base zero-shot propia y un conjunto de prueba congelado; la respuesta experimental se presenta fuera del estado del arte.</w:t>
            </w:r>
            <w:r w:rsidDel="00000000" w:rsidR="00000000" w:rsidRPr="00000000">
              <w:rPr>
                <w:rtl w:val="0"/>
              </w:rPr>
            </w:r>
          </w:p>
        </w:tc>
      </w:tr>
    </w:tbl>
    <w:p w:rsidR="00000000" w:rsidDel="00000000" w:rsidP="00000000" w:rsidRDefault="00000000" w:rsidRPr="00000000" w14:paraId="000000D5">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Las brechas listadas delimitan problemas técnicos que el protocolo y la arquitectura deben abordar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i w:val="0"/>
          <w:iCs w:val="0"/>
          <w:color w:val="000000"/>
          <w:sz w:val="24"/>
          <w:szCs w:val="24"/>
          <w:rtl w:val="0"/>
        </w:rPr>
        <w:t xml:space="preserve">o se presentan como limitaciones insalvables. Fuente: elaboración propia basada en Choi y Greer (2024), Chen y Zou (2025), Gupta et al. (2019), S. Li et al. (2023), Lin et al. (2014), Liu et al. (2024), Zareian et al. (2021) y Zhou et al. (2022b).</w:t>
      </w:r>
      <w:r w:rsidDel="00000000" w:rsidR="00000000" w:rsidRPr="00000000">
        <w:rPr>
          <w:rtl w:val="0"/>
        </w:rPr>
      </w:r>
    </w:p>
    <w:p w:rsidR="00000000" w:rsidDel="00000000" w:rsidP="00000000" w:rsidRDefault="00000000" w:rsidRPr="00000000" w14:paraId="000000D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eh6agl8yrcoc" w:id="20"/>
      <w:bookmarkEnd w:id="20"/>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D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cuadro a cuadro,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w:t>
      </w:r>
      <w:r w:rsidDel="00000000" w:rsidR="00000000" w:rsidRPr="00000000">
        <w:rPr>
          <w:rFonts w:ascii="Times New Roman" w:cs="Times New Roman" w:eastAsia="Times New Roman" w:hAnsi="Times New Roman"/>
          <w:sz w:val="24"/>
          <w:szCs w:val="24"/>
          <w:rtl w:val="0"/>
        </w:rPr>
        <w:t xml:space="preserve">reentrenados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pp1zrldqw7i" w:id="21"/>
      <w:bookmarkEnd w:id="21"/>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DB">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38tguem6rnmb" w:id="22"/>
      <w:bookmarkEnd w:id="22"/>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w:t>
      </w:r>
      <w:r w:rsidDel="00000000" w:rsidR="00000000" w:rsidRPr="00000000">
        <w:rPr>
          <w:rFonts w:ascii="Times New Roman" w:cs="Times New Roman" w:eastAsia="Times New Roman" w:hAnsi="Times New Roman"/>
          <w:sz w:val="24"/>
          <w:szCs w:val="24"/>
          <w:rtl w:val="0"/>
        </w:rPr>
        <w:t xml:space="preserve">MOT</w:t>
      </w:r>
      <w:r w:rsidDel="00000000" w:rsidR="00000000" w:rsidRPr="00000000">
        <w:rPr>
          <w:rFonts w:ascii="Times New Roman" w:cs="Times New Roman" w:eastAsia="Times New Roman" w:hAnsi="Times New Roman"/>
          <w:sz w:val="24"/>
          <w:szCs w:val="24"/>
          <w:rtl w:val="0"/>
        </w:rPr>
        <w:t xml:space="preserve">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DD">
      <w:pPr>
        <w:pStyle w:val="Heading4"/>
        <w:spacing w:after="0" w:before="0" w:line="480" w:lineRule="auto"/>
        <w:rPr>
          <w:rFonts w:ascii="Times New Roman" w:cs="Times New Roman" w:eastAsia="Times New Roman" w:hAnsi="Times New Roman"/>
          <w:b w:val="1"/>
          <w:bCs w:val="1"/>
          <w:color w:val="000000"/>
        </w:rPr>
      </w:pPr>
      <w:bookmarkStart w:colFirst="0" w:colLast="0" w:name="_heading=h.ina524lejo6t" w:id="23"/>
      <w:bookmarkEnd w:id="23"/>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D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w:t>
      </w:r>
      <w:r w:rsidDel="00000000" w:rsidR="00000000" w:rsidRPr="00000000">
        <w:rPr>
          <w:rFonts w:ascii="Times New Roman" w:cs="Times New Roman" w:eastAsia="Times New Roman" w:hAnsi="Times New Roman"/>
          <w:sz w:val="24"/>
          <w:szCs w:val="24"/>
          <w:rtl w:val="0"/>
        </w:rPr>
        <w:t xml:space="preserve">modelado</w:t>
      </w:r>
      <w:r w:rsidDel="00000000" w:rsidR="00000000" w:rsidRPr="00000000">
        <w:rPr>
          <w:rFonts w:ascii="Times New Roman" w:cs="Times New Roman" w:eastAsia="Times New Roman" w:hAnsi="Times New Roman"/>
          <w:sz w:val="24"/>
          <w:szCs w:val="24"/>
          <w:rtl w:val="0"/>
        </w:rPr>
        <w:t xml:space="preserve">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DF">
      <w:pPr>
        <w:pStyle w:val="Heading4"/>
        <w:spacing w:after="0" w:before="0" w:line="480" w:lineRule="auto"/>
        <w:rPr>
          <w:rFonts w:ascii="Times New Roman" w:cs="Times New Roman" w:eastAsia="Times New Roman" w:hAnsi="Times New Roman"/>
          <w:b w:val="1"/>
          <w:bCs w:val="1"/>
          <w:color w:val="000000"/>
        </w:rPr>
      </w:pPr>
      <w:bookmarkStart w:colFirst="0" w:colLast="0" w:name="_heading=h.n13z75yemuiy" w:id="24"/>
      <w:bookmarkEnd w:id="24"/>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de tracking-by-detection introducen distintos mecanismos para mejorar la continuidad: DeepSORT agrega apariencia mediante ReID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s42rooj34blk" w:id="25"/>
      <w:bookmarkEnd w:id="25"/>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E2">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paradigma, modelo de movimiento, estrategia de asociación, robustez ante oclusiones, latencia y dependencias de entrenamiento.</w:t>
      </w:r>
    </w:p>
    <w:p w:rsidR="00000000" w:rsidDel="00000000" w:rsidP="00000000" w:rsidRDefault="00000000" w:rsidRPr="00000000" w14:paraId="000000E3">
      <w:pPr>
        <w:keepNext w:val="1"/>
        <w:keepLines w:val="1"/>
        <w:spacing w:after="0" w:before="0" w:line="480" w:lineRule="auto"/>
        <w:ind w:left="0" w:right="0" w:firstLine="0"/>
        <w:rPr>
          <w:rFonts w:ascii="Times New Roman" w:cs="Times New Roman" w:eastAsia="Times New Roman" w:hAnsi="Times New Roman"/>
          <w:sz w:val="24"/>
          <w:szCs w:val="24"/>
        </w:rPr>
      </w:pPr>
      <w:bookmarkStart w:colFirst="0" w:colLast="0" w:name="_heading=h.cyq1a757twcg"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Tabla 6</w:t>
      </w:r>
      <w:r w:rsidDel="00000000" w:rsidR="00000000" w:rsidRPr="00000000">
        <w:rPr>
          <w:rtl w:val="0"/>
        </w:rPr>
      </w:r>
    </w:p>
    <w:p w:rsidR="00000000" w:rsidDel="00000000" w:rsidP="00000000" w:rsidRDefault="00000000" w:rsidRPr="00000000" w14:paraId="000000E4">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2959.999999999998"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366"/>
        <w:gridCol w:w="1415"/>
        <w:gridCol w:w="1887"/>
        <w:gridCol w:w="2210"/>
        <w:gridCol w:w="1465"/>
        <w:gridCol w:w="2086"/>
        <w:gridCol w:w="2531"/>
        <w:tblGridChange w:id="0">
          <w:tblGrid>
            <w:gridCol w:w="1366"/>
            <w:gridCol w:w="1415"/>
            <w:gridCol w:w="1887"/>
            <w:gridCol w:w="2210"/>
            <w:gridCol w:w="1465"/>
            <w:gridCol w:w="2086"/>
            <w:gridCol w:w="2531"/>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Método</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Paradigma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de movimiento</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Asociación de datos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Robustez a oclusiones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Latencia / FPS</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E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Dependencia de entrenamiento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E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E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IoU + Húngaro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 (&gt;200 FPS)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F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DeepSORT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Cascada: movimiento + apariencia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Modelo ReID preentrenado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F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ByteTrack</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lineal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Jerárquica: alta/baja confianza + IoU</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0F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 (&gt;170 FPS)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OC-SORT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 correcciones OC</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IoU + consistencia de momento (OCM)</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Ninguna</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BoT-SORT</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Tracking-by-detection</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Kalman mejorado + CMC</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Fusión </w:t>
            </w:r>
            <w:r w:rsidDel="00000000" w:rsidR="00000000" w:rsidRPr="00000000">
              <w:rPr>
                <w:rFonts w:ascii="Times New Roman" w:cs="Times New Roman" w:eastAsia="Times New Roman" w:hAnsi="Times New Roman"/>
                <w:i w:val="0"/>
                <w:iCs w:val="0"/>
                <w:color w:val="000000"/>
                <w:sz w:val="24"/>
                <w:szCs w:val="24"/>
                <w:rtl w:val="0"/>
              </w:rPr>
              <w:t xml:space="preserve">IoU</w:t>
            </w:r>
            <w:r w:rsidDel="00000000" w:rsidR="00000000" w:rsidRPr="00000000">
              <w:rPr>
                <w:rFonts w:ascii="Times New Roman" w:cs="Times New Roman" w:eastAsia="Times New Roman" w:hAnsi="Times New Roman"/>
                <w:i w:val="0"/>
                <w:iCs w:val="0"/>
                <w:color w:val="000000"/>
                <w:sz w:val="24"/>
                <w:szCs w:val="24"/>
                <w:rtl w:val="0"/>
              </w:rPr>
              <w:t xml:space="preserve">-ReID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0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Modelo ReID preentrenado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0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TrackFormer / MOTR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End-to-end (Transformer)</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Atención temporal aprendida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Mecanismo de atención global</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Muy alta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Baja</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1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Entrenamiento conjunto requerido</w:t>
            </w:r>
            <w:r w:rsidDel="00000000" w:rsidR="00000000" w:rsidRPr="00000000">
              <w:rPr>
                <w:rtl w:val="0"/>
              </w:rPr>
            </w:r>
          </w:p>
        </w:tc>
      </w:tr>
    </w:tbl>
    <w:p w:rsidR="00000000" w:rsidDel="00000000" w:rsidP="00000000" w:rsidRDefault="00000000" w:rsidRPr="00000000" w14:paraId="00000116">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4">
        <w:r w:rsidDel="00000000" w:rsidR="00000000" w:rsidRPr="00000000">
          <w:rPr>
            <w:rFonts w:ascii="Times New Roman" w:cs="Times New Roman" w:eastAsia="Times New Roman" w:hAnsi="Times New Roman"/>
            <w:i w:val="0"/>
            <w:iCs w:val="0"/>
            <w:color w:val="000000"/>
            <w:sz w:val="24"/>
            <w:szCs w:val="24"/>
            <w:rtl w:val="0"/>
          </w:rPr>
          <w:t xml:space="preserve">(Adžemović, 2025; Aharon et al., 2022; Bewley et al., 2016; Cao et al., 2023; </w:t>
        </w:r>
      </w:hyperlink>
      <w:hyperlink r:id="rId15">
        <w:r w:rsidDel="00000000" w:rsidR="00000000" w:rsidRPr="00000000">
          <w:rPr>
            <w:rFonts w:ascii="Times New Roman" w:cs="Times New Roman" w:eastAsia="Times New Roman" w:hAnsi="Times New Roman"/>
            <w:i w:val="0"/>
            <w:iCs w:val="0"/>
            <w:color w:val="000000"/>
            <w:sz w:val="24"/>
            <w:szCs w:val="24"/>
            <w:rtl w:val="0"/>
          </w:rPr>
          <w:t xml:space="preserve">Wojke</w:t>
        </w:r>
      </w:hyperlink>
      <w:hyperlink r:id="rId16">
        <w:r w:rsidDel="00000000" w:rsidR="00000000" w:rsidRPr="00000000">
          <w:rPr>
            <w:rFonts w:ascii="Times New Roman" w:cs="Times New Roman" w:eastAsia="Times New Roman" w:hAnsi="Times New Roman"/>
            <w:i w:val="0"/>
            <w:iCs w:val="0"/>
            <w:color w:val="000000"/>
            <w:sz w:val="24"/>
            <w:szCs w:val="24"/>
            <w:rtl w:val="0"/>
          </w:rPr>
          <w:t xml:space="preserve"> et al., 2017; Y. Zhang et al., 2022)</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17">
      <w:pPr>
        <w:pStyle w:val="Heading4"/>
        <w:spacing w:after="0" w:before="0" w:line="480" w:lineRule="auto"/>
        <w:rPr>
          <w:rFonts w:ascii="Times New Roman" w:cs="Times New Roman" w:eastAsia="Times New Roman" w:hAnsi="Times New Roman"/>
          <w:b w:val="1"/>
          <w:bCs w:val="1"/>
          <w:color w:val="000000"/>
        </w:rPr>
      </w:pPr>
      <w:bookmarkStart w:colFirst="0" w:colLast="0" w:name="_heading=h.udd69iamsgsn" w:id="27"/>
      <w:bookmarkEnd w:id="27"/>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1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1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in0n84immy2w" w:id="28"/>
      <w:bookmarkEnd w:id="28"/>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r w:rsidDel="00000000" w:rsidR="00000000" w:rsidRPr="00000000">
        <w:rPr>
          <w:rtl w:val="0"/>
        </w:rPr>
      </w:r>
    </w:p>
    <w:p w:rsidR="00000000" w:rsidDel="00000000" w:rsidP="00000000" w:rsidRDefault="00000000" w:rsidRPr="00000000" w14:paraId="0000011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métodos de seguimiento requiere complementar sus diferencias arquitectónicas con criterios que permitan cuantificar la calidad de las trayectorias obtenidas. La evaluación de MOT considera dimensiones relacionadas pero distintas —como los errores de detección, la continuidad de identidad y la calidad de asociación—, por lo que la literatura emplea métricas específicas y complementarias para caracterizar su desempeño.</w:t>
      </w:r>
    </w:p>
    <w:p w:rsidR="00000000" w:rsidDel="00000000" w:rsidP="00000000" w:rsidRDefault="00000000" w:rsidRPr="00000000" w14:paraId="0000011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w:t>
      </w:r>
      <w:sdt>
        <w:sdtPr>
          <w:id w:val="-675540770"/>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A.2 del Anexo 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qseag15ghlai"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1D">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1E">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selregkmggds" w:id="30"/>
      <w:bookmarkEnd w:id="30"/>
      <w:r w:rsidDel="00000000" w:rsidR="00000000" w:rsidRPr="00000000">
        <w:rPr>
          <w:rFonts w:ascii="Times New Roman" w:cs="Times New Roman" w:eastAsia="Times New Roman" w:hAnsi="Times New Roman"/>
          <w:b w:val="1"/>
          <w:bCs w:val="1"/>
          <w:i w:val="0"/>
          <w:iCs w:val="0"/>
          <w:color w:val="000000"/>
          <w:sz w:val="24"/>
          <w:szCs w:val="24"/>
          <w:rtl w:val="0"/>
        </w:rPr>
        <w:t xml:space="preserve">Tabla 7</w:t>
      </w:r>
      <w:r w:rsidDel="00000000" w:rsidR="00000000" w:rsidRPr="00000000">
        <w:rPr>
          <w:rtl w:val="0"/>
        </w:rPr>
      </w:r>
    </w:p>
    <w:p w:rsidR="00000000" w:rsidDel="00000000" w:rsidP="00000000" w:rsidRDefault="00000000" w:rsidRPr="00000000" w14:paraId="0000011F">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29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329"/>
        <w:gridCol w:w="5576"/>
        <w:gridCol w:w="5055"/>
        <w:tblGridChange w:id="0">
          <w:tblGrid>
            <w:gridCol w:w="2329"/>
            <w:gridCol w:w="5576"/>
            <w:gridCol w:w="5055"/>
          </w:tblGrid>
        </w:tblGridChange>
      </w:tblGrid>
      <w:tr>
        <w:trPr>
          <w:cantSplit w:val="1"/>
          <w:tblHeader w:val="1"/>
        </w:trPr>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Brecha identificada</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Descripción</w:t>
            </w:r>
            <w:r w:rsidDel="00000000" w:rsidR="00000000" w:rsidRPr="00000000">
              <w:rPr>
                <w:rtl w:val="0"/>
              </w:rPr>
            </w:r>
          </w:p>
        </w:tc>
        <w:tc>
          <w:tcPr>
            <w:tcBorders>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12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Implicación para el proyecto</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Dependencia de la calidad del detector subyacente</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 rendimiento del MOT está fuertemente acoplado al desempeño del detector. Errores de detección —FP, FN, bounding boxes inestables— se propagan al seguimiento, produciendo fragmentación de trayectorias, pérdidas de identidad y asociaciones erróneas </w:t>
            </w:r>
            <w:hyperlink r:id="rId17">
              <w:r w:rsidDel="00000000" w:rsidR="00000000" w:rsidRPr="00000000">
                <w:rPr>
                  <w:rFonts w:ascii="Times New Roman" w:cs="Times New Roman" w:eastAsia="Times New Roman" w:hAnsi="Times New Roman"/>
                  <w:i w:val="0"/>
                  <w:iCs w:val="0"/>
                  <w:color w:val="000000"/>
                  <w:sz w:val="24"/>
                  <w:szCs w:val="24"/>
                  <w:rtl w:val="0"/>
                </w:rPr>
                <w:t xml:space="preserve">(S. Li et al., 2025)</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Fragilidad ante oclusiones prolongadas</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Aunque los métodos modernos manejan oclusiones breves, las oclusiones de larga duración producen terminación prematura de trayectorias, re-asociaciones inciertas y aumento de ID switches </w:t>
            </w:r>
            <w:hyperlink r:id="rId18">
              <w:r w:rsidDel="00000000" w:rsidR="00000000" w:rsidRPr="00000000">
                <w:rPr>
                  <w:rFonts w:ascii="Times New Roman" w:cs="Times New Roman" w:eastAsia="Times New Roman" w:hAnsi="Times New Roman"/>
                  <w:i w:val="0"/>
                  <w:iCs w:val="0"/>
                  <w:color w:val="000000"/>
                  <w:sz w:val="24"/>
                  <w:szCs w:val="24"/>
                  <w:rtl w:val="0"/>
                </w:rPr>
                <w:t xml:space="preserve">(Du et al., 2024)</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 entornos de obra civil con alta densidad de obstrucciones (andamios, maquinaria, materiales), la robustez ante oclusiones es una restricción de diseño relevante que debe evaluarse empíricamente</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Métricas estándar no alineadas con objetivos operativos de seguridad</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Las métricas MOTA, IDF1 y HOTA evalúan el desempeño del seguimiento cuadro a cuadro sin considerar el impacto operativo diferenciado de distintos tipos de error en el contexto de seguridad laboral </w:t>
            </w:r>
            <w:hyperlink r:id="rId19">
              <w:r w:rsidDel="00000000" w:rsidR="00000000" w:rsidRPr="00000000">
                <w:rPr>
                  <w:rFonts w:ascii="Times New Roman" w:cs="Times New Roman" w:eastAsia="Times New Roman" w:hAnsi="Times New Roman"/>
                  <w:i w:val="0"/>
                  <w:iCs w:val="0"/>
                  <w:color w:val="000000"/>
                  <w:sz w:val="24"/>
                  <w:szCs w:val="24"/>
                  <w:rtl w:val="0"/>
                </w:rPr>
                <w:t xml:space="preserve">(Luiten et al., 2021)</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r w:rsidDel="00000000" w:rsidR="00000000" w:rsidRPr="00000000">
              <w:rPr>
                <w:rtl w:val="0"/>
              </w:rPr>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12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Ausencia de datasets de construcción con anotaciones de seguimiento</w:t>
            </w:r>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Los benchmarks estándar de MOT (</w:t>
            </w:r>
            <w:r w:rsidDel="00000000" w:rsidR="00000000" w:rsidRPr="00000000">
              <w:rPr>
                <w:rFonts w:ascii="Times New Roman" w:cs="Times New Roman" w:eastAsia="Times New Roman" w:hAnsi="Times New Roman"/>
                <w:i w:val="0"/>
                <w:iCs w:val="0"/>
                <w:color w:val="000000"/>
                <w:sz w:val="24"/>
                <w:szCs w:val="24"/>
                <w:rtl w:val="0"/>
              </w:rPr>
              <w:t xml:space="preserve">MOT17</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MOT20</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DanceTrack</w:t>
            </w:r>
            <w:r w:rsidDel="00000000" w:rsidR="00000000" w:rsidRPr="00000000">
              <w:rPr>
                <w:rFonts w:ascii="Times New Roman" w:cs="Times New Roman" w:eastAsia="Times New Roman" w:hAnsi="Times New Roman"/>
                <w:i w:val="0"/>
                <w:iCs w:val="0"/>
                <w:color w:val="000000"/>
                <w:sz w:val="24"/>
                <w:szCs w:val="24"/>
                <w:rtl w:val="0"/>
              </w:rPr>
              <w:t xml:space="preserve">) no contemplan el dominio de obras civiles; la evaluación del tracker en condiciones representativas requiere datos del dominio específico </w:t>
            </w:r>
            <w:hyperlink r:id="rId20">
              <w:r w:rsidDel="00000000" w:rsidR="00000000" w:rsidRPr="00000000">
                <w:rPr>
                  <w:rFonts w:ascii="Times New Roman" w:cs="Times New Roman" w:eastAsia="Times New Roman" w:hAnsi="Times New Roman"/>
                  <w:i w:val="0"/>
                  <w:iCs w:val="0"/>
                  <w:color w:val="000000"/>
                  <w:sz w:val="24"/>
                  <w:szCs w:val="24"/>
                  <w:rtl w:val="0"/>
                </w:rPr>
                <w:t xml:space="preserve">(Dendorfer et al., 2020; Milan et al., 2016)</w:t>
              </w:r>
            </w:hyperlink>
            <w:r w:rsidDel="00000000" w:rsidR="00000000" w:rsidRPr="00000000">
              <w:rPr>
                <w:rtl w:val="0"/>
              </w:rPr>
            </w:r>
          </w:p>
        </w:tc>
        <w:tc>
          <w:tcPr>
            <w:tcMar>
              <w:top w:w="30.0" w:type="dxa"/>
              <w:left w:w="80.0" w:type="dxa"/>
              <w:bottom w:w="30.0" w:type="dxa"/>
              <w:right w:w="80.0" w:type="dxa"/>
            </w:tcMar>
            <w:vAlign w:val="top"/>
          </w:tcPr>
          <w:p w:rsidR="00000000" w:rsidDel="00000000" w:rsidP="00000000" w:rsidRDefault="00000000" w:rsidRPr="00000000" w14:paraId="0000012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validación del componente MOT en el prototipo no puede apoyarse en benchmarks estándar; se requiere la definición de un protocolo de evaluación propio con datos recopilados en el contexto del proyecto</w:t>
            </w:r>
            <w:r w:rsidDel="00000000" w:rsidR="00000000" w:rsidRPr="00000000">
              <w:rPr>
                <w:rtl w:val="0"/>
              </w:rPr>
            </w:r>
          </w:p>
        </w:tc>
      </w:tr>
    </w:tbl>
    <w:p w:rsidR="00000000" w:rsidDel="00000000" w:rsidP="00000000" w:rsidRDefault="00000000" w:rsidRPr="00000000" w14:paraId="0000012F">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Las brechas listadas </w:t>
      </w:r>
      <w:del w:id="9009" w:author="Claude" w:date="2026-09-07T12:00:00Z">
        <w:r w:rsidDel="00000000" w:rsidR="00000000" w:rsidRPr="00000000">
          <w:rPr>
            <w:rFonts w:ascii="Times New Roman" w:cs="Times New Roman" w:eastAsia="Times New Roman" w:hAnsi="Times New Roman"/>
            <w:i w:val="0"/>
            <w:iCs w:val="0"/>
            <w:color w:val="000000"/>
            <w:sz w:val="24"/>
            <w:szCs w:val="24"/>
            <w:rtl w:val="0"/>
          </w:rPr>
          <w:delText xml:space="preserve">definen el espacio de problemas </w:delText>
        </w:r>
      </w:del>
      <w:del w:id="9010" w:author="Claude" w:date="2026-09-07T12:00:00Z">
        <w:r w:rsidDel="00000000" w:rsidR="00000000" w:rsidRPr="00000000">
          <w:rPr>
            <w:rFonts w:ascii="Times New Roman" w:cs="Times New Roman" w:eastAsia="Times New Roman" w:hAnsi="Times New Roman"/>
            <w:i w:val="0"/>
            <w:iCs w:val="0"/>
            <w:color w:val="000000"/>
            <w:sz w:val="24"/>
            <w:szCs w:val="24"/>
            <w:rtl w:val="0"/>
          </w:rPr>
          <w:delText xml:space="preserve">abiertos </w:delText>
        </w:r>
      </w:del>
      <w:del w:id="9011" w:author="Claude" w:date="2026-09-07T12:00:00Z">
        <w:r w:rsidDel="00000000" w:rsidR="00000000" w:rsidRPr="00000000">
          <w:rPr>
            <w:rFonts w:ascii="Times New Roman" w:cs="Times New Roman" w:eastAsia="Times New Roman" w:hAnsi="Times New Roman"/>
            <w:sz w:val="24"/>
            <w:szCs w:val="24"/>
            <w:rtl w:val="0"/>
          </w:rPr>
          <w:delText xml:space="preserve">se abordan</w:delText>
        </w:r>
      </w:del>
      <w:ins w:id="9012" w:author="Claude" w:date="2026-09-07T12:00:00Z">
        <w:r>
          <w:rPr>
            <w:rtl w:val="0"/>
          </w:rPr>
          <w:t xml:space="preserve">definen el espacio de problemas abiertos que se abordan</w:t>
        </w:r>
      </w:ins>
      <w:r w:rsidDel="00000000" w:rsidR="00000000" w:rsidRPr="00000000">
        <w:rPr>
          <w:rFonts w:ascii="Times New Roman" w:cs="Times New Roman" w:eastAsia="Times New Roman" w:hAnsi="Times New Roman"/>
          <w:sz w:val="24"/>
          <w:szCs w:val="24"/>
          <w:rtl w:val="0"/>
        </w:rPr>
        <w:t xml:space="preserve"> en las siguientes etapas</w:t>
      </w:r>
      <w:r w:rsidDel="00000000" w:rsidR="00000000" w:rsidRPr="00000000">
        <w:rPr>
          <w:rFonts w:ascii="Times New Roman" w:cs="Times New Roman" w:eastAsia="Times New Roman" w:hAnsi="Times New Roman"/>
          <w:i w:val="0"/>
          <w:iCs w:val="0"/>
          <w:color w:val="000000"/>
          <w:sz w:val="24"/>
          <w:szCs w:val="24"/>
          <w:rtl w:val="0"/>
        </w:rPr>
        <w:t xml:space="preserve">. Fuente: Elaboración propia basada en las fuentes citadas </w:t>
      </w:r>
      <w:hyperlink r:id="rId21">
        <w:r w:rsidDel="00000000" w:rsidR="00000000" w:rsidRPr="00000000">
          <w:rPr>
            <w:rFonts w:ascii="Times New Roman" w:cs="Times New Roman" w:eastAsia="Times New Roman" w:hAnsi="Times New Roman"/>
            <w:i w:val="0"/>
            <w:iCs w:val="0"/>
            <w:color w:val="000000"/>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3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seguimiento merece una consideración adicional. Los benchmarks estándar de MOT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MOT20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DanceTrack</w:t>
      </w:r>
      <w:r w:rsidDel="00000000" w:rsidR="00000000" w:rsidRPr="00000000">
        <w:rPr>
          <w:rFonts w:ascii="Times New Roman" w:cs="Times New Roman" w:eastAsia="Times New Roman" w:hAnsi="Times New Roman"/>
          <w:sz w:val="24"/>
          <w:szCs w:val="24"/>
          <w:rtl w:val="0"/>
        </w:rPr>
        <w:t xml:space="preserve">—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sino que requiere de la definición de un protocolo de evaluación propio que se </w:t>
      </w:r>
      <w:r w:rsidDel="00000000" w:rsidR="00000000" w:rsidRPr="00000000">
        <w:rPr>
          <w:rFonts w:ascii="Times New Roman" w:cs="Times New Roman" w:eastAsia="Times New Roman" w:hAnsi="Times New Roman"/>
          <w:sz w:val="24"/>
          <w:szCs w:val="24"/>
          <w:rtl w:val="0"/>
        </w:rPr>
        <w:t xml:space="preserve">apoyará</w:t>
      </w:r>
      <w:r w:rsidDel="00000000" w:rsidR="00000000" w:rsidRPr="00000000">
        <w:rPr>
          <w:rFonts w:ascii="Times New Roman" w:cs="Times New Roman" w:eastAsia="Times New Roman" w:hAnsi="Times New Roman"/>
          <w:sz w:val="24"/>
          <w:szCs w:val="24"/>
          <w:rtl w:val="0"/>
        </w:rPr>
        <w:t xml:space="preserve"> en los datos recopilados durante la fase experimental del proyecto.</w:t>
      </w:r>
    </w:p>
    <w:p w:rsidR="00000000" w:rsidDel="00000000" w:rsidP="00000000" w:rsidRDefault="00000000" w:rsidRPr="00000000" w14:paraId="00000131">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km0jhbfxtlz5" w:id="31"/>
      <w:bookmarkEnd w:id="31"/>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3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p39swiz6rady" w:id="32"/>
      <w:bookmarkEnd w:id="32"/>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3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w:t>
      </w:r>
      <w:r w:rsidDel="00000000" w:rsidR="00000000" w:rsidRPr="00000000">
        <w:rPr>
          <w:rFonts w:ascii="Times New Roman" w:cs="Times New Roman" w:eastAsia="Times New Roman" w:hAnsi="Times New Roman"/>
          <w:sz w:val="24"/>
          <w:szCs w:val="24"/>
          <w:rtl w:val="0"/>
        </w:rPr>
        <w:t xml:space="preserve">decodificadas</w:t>
      </w:r>
      <w:r w:rsidDel="00000000" w:rsidR="00000000" w:rsidRPr="00000000">
        <w:rPr>
          <w:rFonts w:ascii="Times New Roman" w:cs="Times New Roman" w:eastAsia="Times New Roman" w:hAnsi="Times New Roman"/>
          <w:sz w:val="24"/>
          <w:szCs w:val="24"/>
          <w:rtl w:val="0"/>
        </w:rPr>
        <w:t xml:space="preserve"> y procesadas con una latencia compatible con la generación oportuna de alertas.</w:t>
      </w:r>
    </w:p>
    <w:p w:rsidR="00000000" w:rsidDel="00000000" w:rsidP="00000000" w:rsidRDefault="00000000" w:rsidRPr="00000000" w14:paraId="000001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3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3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r w:rsidDel="00000000" w:rsidR="00000000" w:rsidRPr="00000000">
        <w:rPr>
          <w:rtl w:val="0"/>
        </w:rPr>
      </w:r>
    </w:p>
    <w:p w:rsidR="00000000" w:rsidDel="00000000" w:rsidP="00000000" w:rsidRDefault="00000000" w:rsidRPr="00000000" w14:paraId="0000013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no se comparan adecuadamente mediante una única etiqueta de latencia. Su comportamiento resulta de la combinación entre la forma de controlar la entrega, la topología de distribución y la configuración temporal del flujo. Estas dimensiones permiten ordenar alternativas sin asumir que una familia sea superior en todos los escenarios.</w:t>
      </w:r>
    </w:p>
    <w:p w:rsidR="00000000" w:rsidDel="00000000" w:rsidP="00000000" w:rsidRDefault="00000000" w:rsidRPr="00000000" w14:paraId="000001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dimensión distingue quién gobierna la transferencia. En un esquema push, una vez establecida la sesión, el emisor sostiene el envío continuo y el receptor consume las unidades a medida que llegan. En un esquema pull, el receptor inicia y regula solicitudes sucesivas de contenido. La diferencia no determina por sí sola la latencia ni la confiabilidad: indica dónde reside el control operativo de la entrega y cómo avanza el flujo.</w:t>
      </w:r>
    </w:p>
    <w:p w:rsidR="00000000" w:rsidDel="00000000" w:rsidP="00000000" w:rsidRDefault="00000000" w:rsidRPr="00000000" w14:paraId="0000013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dimensión corresponde a la topología de distribución. En unicast, cada receptor mantiene una comunicación individual con el origen o con un intermediario; en multicast, una única transmisión se replica dentro de la red para un conjunto de receptores. Esta dimensión es independiente del modelo push o pull y permite analizar el costo de escalar destinatarios, el control por receptor y las restricciones de la infraestructura de red.</w:t>
      </w:r>
    </w:p>
    <w:p w:rsidR="00000000" w:rsidDel="00000000" w:rsidP="00000000" w:rsidRDefault="00000000" w:rsidRPr="00000000" w14:paraId="000001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tercera dimensión es el orden de magnitud de la latencia extremo a extremo. Su clasificación en rangos bajos, medios o altos tiene valor comparativo, pero no constituye una propiedad invariable del protocolo. El resultado depende también de la captura, la codificación, las pérdidas y retransmisiones, las colas, la decodificación y el buffer de reproducción. Por ello, la latencia debe interpretarse como efecto de una configuración completa y no como garantía aislada del estándar.</w:t>
      </w:r>
    </w:p>
    <w:p w:rsidR="00000000" w:rsidDel="00000000" w:rsidP="00000000" w:rsidRDefault="00000000" w:rsidRPr="00000000" w14:paraId="000001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dimensiones conforman un marco teórico común. La sección siguiente lo aplica a las principales familias de protocolos y </w:t>
      </w:r>
      <w:r w:rsidDel="00000000" w:rsidR="00000000" w:rsidRPr="00000000">
        <w:rPr>
          <w:rFonts w:ascii="Times New Roman" w:cs="Times New Roman" w:eastAsia="Times New Roman" w:hAnsi="Times New Roman"/>
          <w:sz w:val="24"/>
          <w:szCs w:val="24"/>
          <w:rtl w:val="0"/>
        </w:rPr>
        <w:t xml:space="preserve">explicita</w:t>
      </w:r>
      <w:r w:rsidDel="00000000" w:rsidR="00000000" w:rsidRPr="00000000">
        <w:rPr>
          <w:rFonts w:ascii="Times New Roman" w:cs="Times New Roman" w:eastAsia="Times New Roman" w:hAnsi="Times New Roman"/>
          <w:sz w:val="24"/>
          <w:szCs w:val="24"/>
          <w:rtl w:val="0"/>
        </w:rPr>
        <w:t xml:space="preserve"> qué combinación de control de entrega, topología y compromiso temporal caracteriza a cada una.</w:t>
      </w:r>
    </w:p>
    <w:p w:rsidR="00000000" w:rsidDel="00000000" w:rsidP="00000000" w:rsidRDefault="00000000" w:rsidRPr="00000000" w14:paraId="0000013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3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aplicar los criterios anteriores, las familias se organizan por su perfil operativo dominante y por el tramo del sistema que resuelven. El mapa resultante no establece equivalencias ni un ordenamiento general: muestra cómo cada alternativa combina control de entrega, distribución, resiliencia y latencia.</w:t>
      </w:r>
    </w:p>
    <w:p w:rsidR="00000000" w:rsidDel="00000000" w:rsidP="00000000" w:rsidRDefault="00000000" w:rsidRPr="00000000" w14:paraId="000001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 representa el perfil de ingesta continua asociado a cámaras IP. RTSP gobierna la sesión mediante la descripción del flujo, la negociación de parámetros y las operaciones de reproducción, mientras que RTP transporta el medio como un flujo continuo y RTCP informa pérdida y jitter (Schulzrinne et al., 1998, 2003, 2016). En esta combinación, el cliente controla el establecimiento de la sesión, pero, una vez iniciada, el medio se envía de forma continua. RTP puede operar en unicast o multicast y sobre UDP, o intercalado sobre la conexión TCP de RTSP. Su madurez y su adopción por ONVIF Profile S explican su presencia extendida en videovigilancia y cámaras IP industriales (ONVIF, 2019).</w:t>
      </w:r>
    </w:p>
    <w:p w:rsidR="00000000" w:rsidDel="00000000" w:rsidP="00000000" w:rsidRDefault="00000000" w:rsidRPr="00000000" w14:paraId="000001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ubicación en el mapa no implica una latencia invariable. El retardo extremo a extremo depende de la captura, la codificación, la red, la decodificación y, de manera marcada, del buffer del receptor. Axis Communications AB (2015) identifica el play-out buffer como un componente que puede dominar el retardo cuando se prioriza estabilidad frente a jitter. Bajo condiciones favorables, RTSP/RTP puede operar aproximadamente entre 200 y 800 ms, mientras que configuraciones de videovigilancia con buffering conservador pueden elevarlo a valores de entre 1.000 y 2.000 ms o más.</w:t>
      </w:r>
    </w:p>
    <w:p w:rsidR="00000000" w:rsidDel="00000000" w:rsidP="00000000" w:rsidRDefault="00000000" w:rsidRPr="00000000" w14:paraId="000001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familias responden a prioridades diferentes. RTMP se utiliza principalmente para contribución push y unicast hacia un servidor mediante una sesión persistente. HLS y MPEG-DASH adoptan entrega pull y segmentada sobre HTTP; su integración con cachés y CDN favorece la distribución masiva, a costa del retardo de segmentación, incluso cuando las variantes de baja latencia reducen ese margen. WebRTC privilegia la interacción </w:t>
      </w:r>
      <w:r w:rsidDel="00000000" w:rsidR="00000000" w:rsidRPr="00000000">
        <w:rPr>
          <w:rFonts w:ascii="Times New Roman" w:cs="Times New Roman" w:eastAsia="Times New Roman" w:hAnsi="Times New Roman"/>
          <w:sz w:val="24"/>
          <w:szCs w:val="24"/>
          <w:rtl w:val="0"/>
        </w:rPr>
        <w:t xml:space="preserve">subsegundo</w:t>
      </w:r>
      <w:r w:rsidDel="00000000" w:rsidR="00000000" w:rsidRPr="00000000">
        <w:rPr>
          <w:rFonts w:ascii="Times New Roman" w:cs="Times New Roman" w:eastAsia="Times New Roman" w:hAnsi="Times New Roman"/>
          <w:sz w:val="24"/>
          <w:szCs w:val="24"/>
          <w:rtl w:val="0"/>
        </w:rPr>
        <w:t xml:space="preserve"> mediante transporte seguro y control de congestión, mientras que SRT y RIST combinan transporte sobre UDP con recuperación selectiva de pérdidas dentro de un presupuesto temporal. No son sustitutos directos: el mapa distingue perfiles orientados a contribución, distribución escalable, interacción y transporte resiliente de baja latencia. La Tabla 8 sintetiza estos compromisos sin convertirlos en un ranking universal (ISO/IEC, 2022; Keranen et al., 2018; May, 2017; Sharabayko et al., 2024; Video Services Forum, 2020).</w:t>
      </w:r>
    </w:p>
    <w:p w:rsidR="00000000" w:rsidDel="00000000" w:rsidP="00000000" w:rsidRDefault="00000000" w:rsidRPr="00000000" w14:paraId="00000141">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c85xxecrk1e9" w:id="33"/>
      <w:bookmarkEnd w:id="33"/>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anterior caracteriza el transporte de un flujo de medios ya codificado, pero un pipeline completo incorpora decisiones que pertenecen a capas distintas. La captura mediante SDK, la intermediación de un servidor de medios y la distribución de alertas intervienen, respectivamente, en el acceso a la fuente, la transformación o </w:t>
      </w:r>
      <w:r w:rsidDel="00000000" w:rsidR="00000000" w:rsidRPr="00000000">
        <w:rPr>
          <w:rFonts w:ascii="Times New Roman" w:cs="Times New Roman" w:eastAsia="Times New Roman" w:hAnsi="Times New Roman"/>
          <w:sz w:val="24"/>
          <w:szCs w:val="24"/>
          <w:rtl w:val="0"/>
        </w:rPr>
        <w:t xml:space="preserve">retransmisión</w:t>
      </w:r>
      <w:r w:rsidDel="00000000" w:rsidR="00000000" w:rsidRPr="00000000">
        <w:rPr>
          <w:rFonts w:ascii="Times New Roman" w:cs="Times New Roman" w:eastAsia="Times New Roman" w:hAnsi="Times New Roman"/>
          <w:sz w:val="24"/>
          <w:szCs w:val="24"/>
          <w:rtl w:val="0"/>
        </w:rPr>
        <w:t xml:space="preserve"> del video y la entrega de eventos posteriores a la inferencia; por ello, no corresponde tratarlas como alternativas de una misma categoría.</w:t>
      </w:r>
    </w:p>
    <w:p w:rsidR="00000000" w:rsidDel="00000000" w:rsidP="00000000" w:rsidRDefault="00000000" w:rsidRPr="00000000" w14:paraId="000001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entrada, la captura mediante SDK evita consumir necesariamente un stream de red preconfigurado.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w:t>
      </w:r>
      <w:r w:rsidDel="00000000" w:rsidR="00000000" w:rsidRPr="00000000">
        <w:rPr>
          <w:rFonts w:ascii="Times New Roman" w:cs="Times New Roman" w:eastAsia="Times New Roman" w:hAnsi="Times New Roman"/>
          <w:sz w:val="24"/>
          <w:szCs w:val="24"/>
          <w:rtl w:val="0"/>
        </w:rPr>
        <w:t xml:space="preserve">equipararla a</w:t>
      </w:r>
      <w:r w:rsidDel="00000000" w:rsidR="00000000" w:rsidRPr="00000000">
        <w:rPr>
          <w:rFonts w:ascii="Times New Roman" w:cs="Times New Roman" w:eastAsia="Times New Roman" w:hAnsi="Times New Roman"/>
          <w:sz w:val="24"/>
          <w:szCs w:val="24"/>
          <w:rtl w:val="0"/>
        </w:rPr>
        <w:t xml:space="preserve"> la ejecución de inferencia OVD en el borde</w:t>
      </w:r>
      <w:sdt>
        <w:sdtPr>
          <w:id w:val="534703079"/>
          <w:tag w:val="goog_rdk_2"/>
        </w:sdtPr>
        <w:sdtContent>
          <w:commentRangeStart w:id="2"/>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(Luxonis, s. f.-b).</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incorpora un servidor de medios, su efecto depende de la función que cumpla. Un relay agrega principalmente un salto de red y gestión de colas; una pasarela o un </w:t>
      </w:r>
      <w:r w:rsidDel="00000000" w:rsidR="00000000" w:rsidRPr="00000000">
        <w:rPr>
          <w:rFonts w:ascii="Times New Roman" w:cs="Times New Roman" w:eastAsia="Times New Roman" w:hAnsi="Times New Roman"/>
          <w:sz w:val="24"/>
          <w:szCs w:val="24"/>
          <w:rtl w:val="0"/>
        </w:rPr>
        <w:t xml:space="preserve">reempaquetador</w:t>
      </w:r>
      <w:r w:rsidDel="00000000" w:rsidR="00000000" w:rsidRPr="00000000">
        <w:rPr>
          <w:rFonts w:ascii="Times New Roman" w:cs="Times New Roman" w:eastAsia="Times New Roman" w:hAnsi="Times New Roman"/>
          <w:sz w:val="24"/>
          <w:szCs w:val="24"/>
          <w:rtl w:val="0"/>
        </w:rPr>
        <w:t xml:space="preserve"> adapta protocolos o contenedores; y la transcodificación añade decodificación y recodificación. Para un sistema de analítica visual, esta distinción resulta más informativa que un catálogo de productos, porque permite separar el costo del transporte del costo de transformar el contenido (Ahmad et al., 2005; Amirante et al., 2014, 2015).</w:t>
      </w:r>
    </w:p>
    <w:p w:rsidR="00000000" w:rsidDel="00000000" w:rsidP="00000000" w:rsidRDefault="00000000" w:rsidRPr="00000000" w14:paraId="000001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la inferencia, el problema deja de ser el transporte de video y pasa a ser la distribución de eventos. Los patrones publicador-suscriptor desacoplan la generación de alertas de sus consumidores. MQTT formaliza </w:t>
      </w:r>
      <w:del w:id="9015" w:author="Claude" w:date="2026-09-07T12:00:00Z">
        <w:r w:rsidDel="00000000" w:rsidR="00000000" w:rsidRPr="00000000">
          <w:rPr>
            <w:rFonts w:ascii="Times New Roman" w:cs="Times New Roman" w:eastAsia="Times New Roman" w:hAnsi="Times New Roman"/>
            <w:sz w:val="24"/>
            <w:szCs w:val="24"/>
            <w:rtl w:val="0"/>
          </w:rPr>
          <w:delText xml:space="preserve">niveles de calidad de servicio.QoS 1 requiere</w:delText>
        </w:r>
      </w:del>
      <w:ins w:id="9016" w:author="Claude" w:date="2026-09-07T12:00:00Z">
        <w:r>
          <w:rPr>
            <w:rtl w:val="0"/>
          </w:rPr>
          <w:t xml:space="preserve">niveles de calidad de servicio. QoS 1 requiere</w:t>
        </w:r>
      </w:ins>
      <w:r w:rsidDel="00000000" w:rsidR="00000000" w:rsidRPr="00000000">
        <w:rPr>
          <w:rFonts w:ascii="Times New Roman" w:cs="Times New Roman" w:eastAsia="Times New Roman" w:hAnsi="Times New Roman"/>
          <w:sz w:val="24"/>
          <w:szCs w:val="24"/>
          <w:rtl w:val="0"/>
        </w:rPr>
        <w:t xml:space="preserve"> confirmación mediante PUBACK y ofrece una semántica de entrega al menos una vez, por lo que la aplicación debe tolerar reentregas y controlar idempotencia cuando un mismo evento no deba producir efectos duplicados (OASIS, 2019).</w:t>
      </w:r>
    </w:p>
    <w:p w:rsidR="00000000" w:rsidDel="00000000" w:rsidP="00000000" w:rsidRDefault="00000000" w:rsidRPr="00000000" w14:paraId="0000014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lxdld8jqpfgb"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48">
      <w:pPr>
        <w:pStyle w:val="Heading4"/>
        <w:spacing w:after="0" w:before="0" w:line="480" w:lineRule="auto"/>
        <w:rPr>
          <w:rFonts w:ascii="Times New Roman" w:cs="Times New Roman" w:eastAsia="Times New Roman" w:hAnsi="Times New Roman"/>
          <w:b w:val="1"/>
          <w:bCs w:val="1"/>
          <w:color w:val="000000"/>
        </w:rPr>
      </w:pPr>
      <w:bookmarkStart w:colFirst="0" w:colLast="0" w:name="_heading=h.nk6ehv4vb3h1" w:id="35"/>
      <w:bookmarkEnd w:id="35"/>
      <w:r w:rsidDel="00000000" w:rsidR="00000000" w:rsidRPr="00000000">
        <w:rPr>
          <w:rFonts w:ascii="Times New Roman" w:cs="Times New Roman" w:eastAsia="Times New Roman" w:hAnsi="Times New Roman"/>
          <w:b w:val="1"/>
          <w:bCs w:val="1"/>
          <w:color w:val="000000"/>
          <w:rtl w:val="0"/>
        </w:rPr>
        <w:t xml:space="preserve">15.4.3.1. Ausencia de benchmarks extremo a extremo integrados para pipelines OVD</w:t>
      </w:r>
    </w:p>
    <w:p w:rsidR="00000000" w:rsidDel="00000000" w:rsidP="00000000" w:rsidRDefault="00000000" w:rsidRPr="00000000" w14:paraId="000001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el criterio de selección debe basarse en mediciones reproducibles del pipeline completo, y no extrapolarse directamente de métricas parciales o aisladas.</w:t>
      </w:r>
    </w:p>
    <w:p w:rsidR="00000000" w:rsidDel="00000000" w:rsidP="00000000" w:rsidRDefault="00000000" w:rsidRPr="00000000" w14:paraId="0000014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de video, inferencia OVD y emisión de eventos bajo restricciones de latencia propias de operación en tiempo real. En consecuencia, la validación empírica del pipeline completo constituye una contribución necesaria del proyecto. La definición de protocolos de medición reproducibles se aborda en las siguientes secciones.</w:t>
      </w:r>
    </w:p>
    <w:p w:rsidR="00000000" w:rsidDel="00000000" w:rsidP="00000000" w:rsidRDefault="00000000" w:rsidRPr="00000000" w14:paraId="0000014B">
      <w:pPr>
        <w:pStyle w:val="Heading4"/>
        <w:spacing w:after="0" w:before="0" w:line="480" w:lineRule="auto"/>
        <w:rPr>
          <w:rFonts w:ascii="Times New Roman" w:cs="Times New Roman" w:eastAsia="Times New Roman" w:hAnsi="Times New Roman"/>
          <w:b w:val="1"/>
          <w:bCs w:val="1"/>
          <w:color w:val="000000"/>
        </w:rPr>
      </w:pPr>
      <w:bookmarkStart w:colFirst="0" w:colLast="0" w:name="_heading=h.rrreujogzau8" w:id="36"/>
      <w:bookmarkEnd w:id="36"/>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4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puede requerir adaptaciones no triviales cuando la arquitectura incluye operadores no soportados nativamente o componentes dinámicos asociados a la codificación de prompts textuales. Dado que </w:t>
      </w:r>
      <w:r w:rsidDel="00000000" w:rsidR="00000000" w:rsidRPr="00000000">
        <w:rPr>
          <w:rFonts w:ascii="Times New Roman" w:cs="Times New Roman" w:eastAsia="Times New Roman" w:hAnsi="Times New Roman"/>
          <w:sz w:val="24"/>
          <w:szCs w:val="24"/>
          <w:rtl w:val="0"/>
        </w:rPr>
        <w:t xml:space="preserve">TensorRT</w:t>
      </w:r>
      <w:r w:rsidDel="00000000" w:rsidR="00000000" w:rsidRPr="00000000">
        <w:rPr>
          <w:rFonts w:ascii="Times New Roman" w:cs="Times New Roman" w:eastAsia="Times New Roman" w:hAnsi="Times New Roman"/>
          <w:sz w:val="24"/>
          <w:szCs w:val="24"/>
          <w:rtl w:val="0"/>
        </w:rPr>
        <w:t xml:space="preserve"> no admite entradas de tipo texto, la etapa de tokenización debe separarse del grafo del modelo y </w:t>
      </w:r>
      <w:r w:rsidDel="00000000" w:rsidR="00000000" w:rsidRPr="00000000">
        <w:rPr>
          <w:rFonts w:ascii="Times New Roman" w:cs="Times New Roman" w:eastAsia="Times New Roman" w:hAnsi="Times New Roman"/>
          <w:sz w:val="24"/>
          <w:szCs w:val="24"/>
          <w:rtl w:val="0"/>
        </w:rPr>
        <w:t xml:space="preserve">gestionarse externamente</w:t>
      </w:r>
      <w:r w:rsidDel="00000000" w:rsidR="00000000" w:rsidRPr="00000000">
        <w:rPr>
          <w:rFonts w:ascii="Times New Roman" w:cs="Times New Roman" w:eastAsia="Times New Roman" w:hAnsi="Times New Roman"/>
          <w:sz w:val="24"/>
          <w:szCs w:val="24"/>
          <w:rtl w:val="0"/>
        </w:rPr>
        <w:t xml:space="preserv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en particular implica que la integración de modelos OVD dentro del pipeline de streaming requerirá capas de adaptación específicas.</w:t>
      </w:r>
    </w:p>
    <w:p w:rsidR="00000000" w:rsidDel="00000000" w:rsidP="00000000" w:rsidRDefault="00000000" w:rsidRPr="00000000" w14:paraId="0000014E">
      <w:pPr>
        <w:pStyle w:val="Heading4"/>
        <w:spacing w:after="0" w:before="0" w:line="480" w:lineRule="auto"/>
        <w:rPr>
          <w:rFonts w:ascii="Times New Roman" w:cs="Times New Roman" w:eastAsia="Times New Roman" w:hAnsi="Times New Roman"/>
          <w:b w:val="1"/>
          <w:bCs w:val="1"/>
          <w:color w:val="000000"/>
        </w:rPr>
      </w:pPr>
      <w:bookmarkStart w:colFirst="0" w:colLast="0" w:name="_heading=h.hdqt3wavxjxq" w:id="37"/>
      <w:bookmarkEnd w:id="37"/>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w:t>
      </w:r>
      <w:r w:rsidDel="00000000" w:rsidR="00000000" w:rsidRPr="00000000">
        <w:rPr>
          <w:rFonts w:ascii="Times New Roman" w:cs="Times New Roman" w:eastAsia="Times New Roman" w:hAnsi="Times New Roman"/>
          <w:sz w:val="24"/>
          <w:szCs w:val="24"/>
          <w:rtl w:val="0"/>
        </w:rPr>
        <w:t xml:space="preserve">reempaquetamiento</w:t>
      </w:r>
      <w:r w:rsidDel="00000000" w:rsidR="00000000" w:rsidRPr="00000000">
        <w:rPr>
          <w:rFonts w:ascii="Times New Roman" w:cs="Times New Roman" w:eastAsia="Times New Roman" w:hAnsi="Times New Roman"/>
          <w:sz w:val="24"/>
          <w:szCs w:val="24"/>
          <w:rtl w:val="0"/>
        </w:rPr>
        <w:t xml:space="preserve"> y transcodificación, no ofrece evidencia consolidada sobre el overhead real introducido por las conversiones entre protocolos —por ejemplo, de RTSP a WebRTC o de RTMP a SRT— en condiciones de operación representativas. La transcodificación, el </w:t>
      </w:r>
      <w:r w:rsidDel="00000000" w:rsidR="00000000" w:rsidRPr="00000000">
        <w:rPr>
          <w:rFonts w:ascii="Times New Roman" w:cs="Times New Roman" w:eastAsia="Times New Roman" w:hAnsi="Times New Roman"/>
          <w:sz w:val="24"/>
          <w:szCs w:val="24"/>
          <w:rtl w:val="0"/>
        </w:rPr>
        <w:t xml:space="preserve">reempaquetamiento</w:t>
      </w:r>
      <w:r w:rsidDel="00000000" w:rsidR="00000000" w:rsidRPr="00000000">
        <w:rPr>
          <w:rFonts w:ascii="Times New Roman" w:cs="Times New Roman" w:eastAsia="Times New Roman" w:hAnsi="Times New Roman"/>
          <w:sz w:val="24"/>
          <w:szCs w:val="24"/>
          <w:rtl w:val="0"/>
        </w:rPr>
        <w:t xml:space="preserve">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5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esta brecha resulta relevante,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a una solución que no introduzca dependencias rígidas con un único protocolo de ingesta.</w:t>
      </w:r>
    </w:p>
    <w:p w:rsidR="00000000" w:rsidDel="00000000" w:rsidP="00000000" w:rsidRDefault="00000000" w:rsidRPr="00000000" w14:paraId="00000151">
      <w:pPr>
        <w:pStyle w:val="Heading4"/>
        <w:spacing w:after="0" w:before="0" w:line="480" w:lineRule="auto"/>
        <w:rPr>
          <w:rFonts w:ascii="Times New Roman" w:cs="Times New Roman" w:eastAsia="Times New Roman" w:hAnsi="Times New Roman"/>
          <w:b w:val="1"/>
          <w:bCs w:val="1"/>
          <w:color w:val="000000"/>
        </w:rPr>
      </w:pPr>
      <w:bookmarkStart w:colFirst="0" w:colLast="0" w:name="_heading=h.azwzdgkqzqsu" w:id="38"/>
      <w:bookmarkEnd w:id="38"/>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5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53">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heading=h.w4bhcllll5wj"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54">
      <w:pPr>
        <w:spacing w:after="0" w:before="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w:t>
      </w:r>
    </w:p>
    <w:p w:rsidR="00000000" w:rsidDel="00000000" w:rsidP="00000000" w:rsidRDefault="00000000" w:rsidRPr="00000000" w14:paraId="00000155">
      <w:pPr>
        <w:keepNext w:val="1"/>
        <w:keepLines w:val="1"/>
        <w:spacing w:after="0" w:before="0" w:line="480" w:lineRule="auto"/>
        <w:ind w:left="0" w:right="0" w:firstLine="0"/>
        <w:rPr>
          <w:rFonts w:ascii="Times New Roman" w:cs="Times New Roman" w:eastAsia="Times New Roman" w:hAnsi="Times New Roman"/>
          <w:b w:val="1"/>
          <w:bCs w:val="1"/>
          <w:sz w:val="24"/>
          <w:szCs w:val="24"/>
        </w:rPr>
      </w:pPr>
      <w:bookmarkStart w:colFirst="0" w:colLast="0" w:name="_heading=h.5bisvvgook34" w:id="40"/>
      <w:bookmarkEnd w:id="40"/>
      <w:r w:rsidDel="00000000" w:rsidR="00000000" w:rsidRPr="00000000">
        <w:rPr>
          <w:rFonts w:ascii="Times New Roman" w:cs="Times New Roman" w:eastAsia="Times New Roman" w:hAnsi="Times New Roman"/>
          <w:b w:val="1"/>
          <w:bCs w:val="1"/>
          <w:i w:val="0"/>
          <w:iCs w:val="0"/>
          <w:color w:val="000000"/>
          <w:sz w:val="24"/>
          <w:szCs w:val="24"/>
          <w:rtl w:val="0"/>
        </w:rPr>
        <w:t xml:space="preserve">Tabla 8</w:t>
      </w:r>
      <w:r w:rsidDel="00000000" w:rsidR="00000000" w:rsidRPr="00000000">
        <w:rPr>
          <w:rtl w:val="0"/>
        </w:rPr>
      </w:r>
    </w:p>
    <w:p w:rsidR="00000000" w:rsidDel="00000000" w:rsidP="00000000" w:rsidRDefault="00000000" w:rsidRPr="00000000" w14:paraId="00000156">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Comparativa de protocolos de transmisión de video de baja latencia para sistemas de video analítico en tiempo real</w:t>
      </w:r>
      <w:r w:rsidDel="00000000" w:rsidR="00000000" w:rsidRPr="00000000">
        <w:rPr>
          <w:rtl w:val="0"/>
        </w:rPr>
      </w:r>
    </w:p>
    <w:tbl>
      <w:tblPr>
        <w:tblStyle w:val="Table7"/>
        <w:tblW w:w="1294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485"/>
        <w:gridCol w:w="1605"/>
        <w:gridCol w:w="1605"/>
        <w:gridCol w:w="1995"/>
        <w:gridCol w:w="1845"/>
        <w:gridCol w:w="1620"/>
        <w:gridCol w:w="2790"/>
        <w:tblGridChange w:id="0">
          <w:tblGrid>
            <w:gridCol w:w="1485"/>
            <w:gridCol w:w="1605"/>
            <w:gridCol w:w="1605"/>
            <w:gridCol w:w="1995"/>
            <w:gridCol w:w="1845"/>
            <w:gridCol w:w="1620"/>
            <w:gridCol w:w="2790"/>
          </w:tblGrid>
        </w:tblGridChange>
      </w:tblGrid>
      <w:tr>
        <w:trPr>
          <w:cantSplit w:val="1"/>
          <w:tblHeader w:val="1"/>
        </w:trPr>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Protocolo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 E2E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Transporte base</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Modelo de entrega</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Resiliencia a pérdida</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Cifrado nativo</w:t>
            </w:r>
            <w:r w:rsidDel="00000000" w:rsidR="00000000" w:rsidRPr="00000000">
              <w:rPr>
                <w:rtl w:val="0"/>
              </w:rPr>
            </w:r>
          </w:p>
        </w:tc>
        <w:tc>
          <w:tcPr>
            <w:tcBorders>
              <w:bottom w:color="000000" w:space="0" w:sz="4" w:val="single"/>
            </w:tcBorders>
            <w:tcMar>
              <w:top w:w="40.0" w:type="dxa"/>
              <w:left w:w="80.0" w:type="dxa"/>
              <w:bottom w:w="40.0" w:type="dxa"/>
              <w:right w:w="80.0" w:type="dxa"/>
            </w:tcMar>
            <w:vAlign w:val="center"/>
          </w:tcPr>
          <w:p w:rsidR="00000000" w:rsidDel="00000000" w:rsidP="00000000" w:rsidRDefault="00000000" w:rsidRPr="00000000" w14:paraId="0000015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Caso de uso principal</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5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RTSP/RTP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5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~200–800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(o 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RTSP controla la sesión; RTP transporta el flujo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 (con RTCP)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Opcional (RTSPS)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Cámaras IP industriales, CCTV, entornos LAN controlados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6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RTMP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~2–5 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(TCP garantiza entrega)</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(RTMPS/TLS)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Ingesta a plataformas de streaming; encoders hacia servidores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6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HLS / MPEG-DASH</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~5–45 s (LL: ~2–10 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HTTP/TCP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6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Pull (segmentado)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(CDN + HTTP)</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(HTTPS)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Distribución masiva de contenido; viewers simultáneos elevados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7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WebRTC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&lt; 500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(SRTP sobre DTLS)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Push/Pull (P2P o SFU)</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Media (con NACK/FEC)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8">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(DTLS-SRTP, obligatorio)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9">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Interactividad ultra-baja latencia; videoconferencia; monitoreo P2P</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7A">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SRT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B">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~120–500 ms (configurable)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C">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UDP + ARQ selectivo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D">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 o Pull</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E">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(ARQ con presupuesto de tiempo)</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7F">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(AES-128/256)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0">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Contribución broadcast; enlaces WAN no confiables; 4G/5G</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181">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RIST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2">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~120–500 ms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3">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RTP + ARQ (RTCP FB)</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4">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Push o Pull (multicast posible)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5">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Alta (ARQ + FEC)</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6">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Sí (DTLS)</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187">
            <w:pPr>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Broadcast profesional; distribución multicast en redes gestionadas</w:t>
            </w:r>
            <w:r w:rsidDel="00000000" w:rsidR="00000000" w:rsidRPr="00000000">
              <w:rPr>
                <w:rtl w:val="0"/>
              </w:rPr>
            </w:r>
          </w:p>
        </w:tc>
      </w:tr>
    </w:tbl>
    <w:p w:rsidR="00000000" w:rsidDel="00000000" w:rsidP="00000000" w:rsidRDefault="00000000" w:rsidRPr="00000000" w14:paraId="00000188">
      <w:pPr>
        <w:keepLines w:val="1"/>
        <w:spacing w:after="0" w:before="0" w:line="480" w:lineRule="auto"/>
        <w:ind w:left="0" w:right="0" w:firstLine="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Los rangos de latencia extremo a extremo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SFU = Selective Forwarding Unit. NACK = Negative Acknowledgement.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r w:rsidDel="00000000" w:rsidR="00000000" w:rsidRPr="00000000">
        <w:rPr>
          <w:rtl w:val="0"/>
        </w:rPr>
      </w:r>
    </w:p>
    <w:p w:rsidR="00000000" w:rsidDel="00000000" w:rsidP="00000000" w:rsidRDefault="00000000" w:rsidRPr="00000000" w14:paraId="0000018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w:t>
      </w:r>
      <w:r w:rsidDel="00000000" w:rsidR="00000000" w:rsidRPr="00000000">
        <w:rPr>
          <w:rFonts w:ascii="Times New Roman" w:cs="Times New Roman" w:eastAsia="Times New Roman" w:hAnsi="Times New Roman"/>
          <w:sz w:val="24"/>
          <w:szCs w:val="24"/>
          <w:rtl w:val="0"/>
        </w:rPr>
        <w:t xml:space="preserve">video</w:t>
      </w:r>
      <w:r w:rsidDel="00000000" w:rsidR="00000000" w:rsidRPr="00000000">
        <w:rPr>
          <w:rFonts w:ascii="Times New Roman" w:cs="Times New Roman" w:eastAsia="Times New Roman" w:hAnsi="Times New Roman"/>
          <w:sz w:val="24"/>
          <w:szCs w:val="24"/>
          <w:rtl w:val="0"/>
        </w:rPr>
        <w:t xml:space="preserve">. Un esquema típico suele dedicar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w:t>
      </w:r>
    </w:p>
    <w:p w:rsidR="00000000" w:rsidDel="00000000" w:rsidP="00000000" w:rsidRDefault="00000000" w:rsidRPr="00000000" w14:paraId="0000018A">
      <w:pPr>
        <w:pStyle w:val="Heading1"/>
        <w:spacing w:after="0" w:before="0" w:line="480" w:lineRule="auto"/>
        <w:ind w:left="0" w:firstLine="0"/>
        <w:rPr>
          <w:rFonts w:ascii="Times New Roman" w:cs="Times New Roman" w:eastAsia="Times New Roman" w:hAnsi="Times New Roman"/>
          <w:b w:val="1"/>
          <w:bCs w:val="1"/>
          <w:sz w:val="24"/>
          <w:szCs w:val="24"/>
        </w:rPr>
        <w:pPrChange w:id="9001" w:author="Claude" w:date="2026-09-07T12:00:00Z">
          <w:pPr>
            <w:spacing w:after="0" w:before="0" w:line="480" w:lineRule="auto"/>
            <w:ind w:left="0" w:firstLine="0"/>
            <w:rPr>
              <w:rFonts w:ascii="Times New Roman" w:cs="Times New Roman" w:eastAsia="Times New Roman" w:hAnsi="Times New Roman"/>
              <w:b w:val="1"/>
              <w:bCs w:val="1"/>
              <w:sz w:val="24"/>
              <w:szCs w:val="24"/>
            </w:rPr>
          </w:pPr>
        </w:pPrChange>
      </w:pPr>
      <w:commentRangeStart w:id="11"/>
      <w:r w:rsidDel="00000000" w:rsidR="00000000" w:rsidRPr="00000000">
        <w:rPr>
          <w:rFonts w:ascii="Times New Roman" w:cs="Times New Roman" w:eastAsia="Times New Roman" w:hAnsi="Times New Roman"/>
          <w:b w:val="1"/>
          <w:bCs w:val="1"/>
          <w:sz w:val="24"/>
          <w:szCs w:val="24"/>
          <w:rtl w:val="0"/>
        </w:rPr>
        <w:t xml:space="preserve">16. Marco teórico</w:t>
      </w:r>
      <w:commentRangeEnd w:id="11"/>
      <w:r>
        <w:rPr>
          <w:rtl w:val="0"/>
        </w:rPr>
        <w:commentReference w:id="11"/>
      </w:r>
    </w:p>
    <w:p w:rsidR="00000000" w:rsidDel="00000000" w:rsidP="00000000" w:rsidRDefault="00000000" w:rsidRPr="00000000" w14:paraId="0000018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Su propósito es establecer una base conceptual para justificar qué se detecta, cómo se interpreta, bajo qué restricciones opera el sistema y qué condiciones ético-legales </w:t>
      </w:r>
      <w:r w:rsidDel="00000000" w:rsidR="00000000" w:rsidRPr="00000000">
        <w:rPr>
          <w:rFonts w:ascii="Times New Roman" w:cs="Times New Roman" w:eastAsia="Times New Roman" w:hAnsi="Times New Roman"/>
          <w:sz w:val="24"/>
          <w:szCs w:val="24"/>
          <w:rtl w:val="0"/>
        </w:rPr>
        <w:t xml:space="preserve">delimitan</w:t>
      </w:r>
      <w:r w:rsidDel="00000000" w:rsidR="00000000" w:rsidRPr="00000000">
        <w:rPr>
          <w:rFonts w:ascii="Times New Roman" w:cs="Times New Roman" w:eastAsia="Times New Roman" w:hAnsi="Times New Roman"/>
          <w:sz w:val="24"/>
          <w:szCs w:val="24"/>
          <w:rtl w:val="0"/>
        </w:rPr>
        <w:t xml:space="preserve"> su uso.</w:t>
      </w:r>
    </w:p>
    <w:p w:rsidR="00000000" w:rsidDel="00000000" w:rsidP="00000000" w:rsidRDefault="00000000" w:rsidRPr="00000000" w14:paraId="0000018C">
      <w:pPr>
        <w:pStyle w:val="Heading2"/>
        <w:spacing w:after="0" w:before="0" w:line="480" w:lineRule="auto"/>
        <w:ind w:left="0" w:firstLine="0"/>
        <w:rPr>
          <w:rFonts w:ascii="Times New Roman" w:cs="Times New Roman" w:eastAsia="Times New Roman" w:hAnsi="Times New Roman"/>
          <w:b w:val="1"/>
          <w:bCs w:val="1"/>
          <w:sz w:val="24"/>
          <w:szCs w:val="24"/>
        </w:rPr>
      </w:pPr>
      <w:bookmarkStart w:colFirst="0" w:colLast="0" w:name="_heading=h.4ol6cs6pi8t3" w:id="41"/>
      <w:bookmarkEnd w:id="41"/>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8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w:t>
      </w:r>
      <w:r w:rsidDel="00000000" w:rsidR="00000000" w:rsidRPr="00000000">
        <w:rPr>
          <w:rFonts w:ascii="Times New Roman" w:cs="Times New Roman" w:eastAsia="Times New Roman" w:hAnsi="Times New Roman"/>
          <w:sz w:val="24"/>
          <w:szCs w:val="24"/>
          <w:rtl w:val="0"/>
        </w:rPr>
        <w:t xml:space="preserve">vocabulary</w:t>
      </w:r>
      <w:r w:rsidDel="00000000" w:rsidR="00000000" w:rsidRPr="00000000">
        <w:rPr>
          <w:rFonts w:ascii="Times New Roman" w:cs="Times New Roman" w:eastAsia="Times New Roman" w:hAnsi="Times New Roman"/>
          <w:sz w:val="24"/>
          <w:szCs w:val="24"/>
          <w:rtl w:val="0"/>
        </w:rPr>
        <w:t xml:space="preserve"> aplicado al monitoreo de seguridad en construcción civil.</w:t>
      </w:r>
    </w:p>
    <w:p w:rsidR="00000000" w:rsidDel="00000000" w:rsidP="00000000" w:rsidRDefault="00000000" w:rsidRPr="00000000" w14:paraId="0000018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w:t>
      </w:r>
    </w:p>
    <w:p w:rsidR="00000000" w:rsidDel="00000000" w:rsidP="00000000" w:rsidRDefault="00000000" w:rsidRPr="00000000" w14:paraId="0000018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90">
      <w:pPr>
        <w:keepNext w:val="1"/>
        <w:keepLines w:val="1"/>
        <w:spacing w:after="0" w:before="0" w:line="480" w:lineRule="auto"/>
        <w:ind w:left="0" w:right="0" w:firstLine="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1">
      <w:pPr>
        <w:keepNext w:val="1"/>
        <w:keepLines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9</w:t>
      </w:r>
      <w:r w:rsidDel="00000000" w:rsidR="00000000" w:rsidRPr="00000000">
        <w:rPr>
          <w:rtl w:val="0"/>
        </w:rPr>
      </w:r>
    </w:p>
    <w:p w:rsidR="00000000" w:rsidDel="00000000" w:rsidP="00000000" w:rsidRDefault="00000000" w:rsidRPr="00000000" w14:paraId="00000192">
      <w:pPr>
        <w:keepNext w:val="1"/>
        <w:keepLines w:val="1"/>
        <w:spacing w:after="0" w:before="0" w:line="480" w:lineRule="auto"/>
        <w:ind w:left="0" w:righ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Correspondencia entre dominios del marco teórico, preguntas articuladoras y contribución al proyecto</w:t>
      </w:r>
      <w:r w:rsidDel="00000000" w:rsidR="00000000" w:rsidRPr="00000000">
        <w:rPr>
          <w:rtl w:val="0"/>
        </w:rPr>
      </w:r>
    </w:p>
    <w:p w:rsidR="00000000" w:rsidDel="00000000" w:rsidP="00000000" w:rsidRDefault="00000000" w:rsidRPr="00000000" w14:paraId="00000193">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1300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335"/>
        <w:gridCol w:w="4335"/>
        <w:gridCol w:w="4335"/>
        <w:tblGridChange w:id="0">
          <w:tblGrid>
            <w:gridCol w:w="4335"/>
            <w:gridCol w:w="4335"/>
            <w:gridCol w:w="4335"/>
          </w:tblGrid>
        </w:tblGridChange>
      </w:tblGrid>
      <w:tr>
        <w:trPr>
          <w:cantSplit w:val="1"/>
          <w:tblHeader w:val="1"/>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Dominio del marco teórico</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Pregunta articuladora</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Contribución al proyecto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Seguridad laboral y condiciones de riesgo observables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condiciones debe poder identificar 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Define el dominio de aplicación y traduce obligaciones preventivas en evidencias visuales detectables.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Detección open-vocabulary y modelos visión-lenguaje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¿Cómo puede el sistema interpretar descripciones abiertas en lenguaje natural?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Fundamenta el uso de modelos capaces de detectar conceptos no restringidos a un vocabulario cerrado.</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Seguimiento multiobjeto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¿Cómo se mantiene la continuidad temporal de las detecciones?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Justifica la incorporación de mecanismos de seguimiento para reducir inestabilidad entre cuadros consecutivos y evaluar persistencia.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Video en tiempo real, streaming y latencia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restricciones impone el procesamiento continuo de video?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Delimita los componentes del pipeline, las fuentes de latencia y los criterios para operar en tiempo real.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Marco ético-legal y privacidad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¿Bajo qué condiciones es legítimo aplicar visión computacional en entornos laborales?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Establece límites de uso responsable, minimización de datos, carácter asistivo y ausencia de identificación personal.</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Convergencias y preguntas rectoras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¿Qué brechas atraviesan los dominios y qué debe definir el protocolo experimental?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Integra restricciones, </w:t>
            </w:r>
            <w:r w:rsidDel="00000000" w:rsidR="00000000" w:rsidRPr="00000000">
              <w:rPr>
                <w:rFonts w:ascii="Times New Roman" w:cs="Times New Roman" w:eastAsia="Times New Roman" w:hAnsi="Times New Roman"/>
                <w:sz w:val="24"/>
                <w:szCs w:val="24"/>
                <w:rtl w:val="0"/>
              </w:rPr>
              <w:t xml:space="preserve">explica </w:t>
            </w:r>
            <w:r w:rsidDel="00000000" w:rsidR="00000000" w:rsidRPr="00000000">
              <w:rPr>
                <w:rFonts w:ascii="Times New Roman" w:cs="Times New Roman" w:eastAsia="Times New Roman" w:hAnsi="Times New Roman"/>
                <w:i w:val="0"/>
                <w:iCs w:val="0"/>
                <w:color w:val="000000"/>
                <w:sz w:val="24"/>
                <w:szCs w:val="24"/>
                <w:rtl w:val="0"/>
              </w:rPr>
              <w:t xml:space="preserve">límites y formula las preguntas que guían la consolidación metodológica.</w:t>
            </w:r>
            <w:r w:rsidDel="00000000" w:rsidR="00000000" w:rsidRPr="00000000">
              <w:rPr>
                <w:rtl w:val="0"/>
              </w:rPr>
            </w:r>
          </w:p>
        </w:tc>
      </w:tr>
    </w:tbl>
    <w:p w:rsidR="00000000" w:rsidDel="00000000" w:rsidP="00000000" w:rsidRDefault="00000000" w:rsidRPr="00000000" w14:paraId="000001A9">
      <w:pPr>
        <w:keepLines w:val="1"/>
        <w:spacing w:after="0" w:before="0" w:line="480" w:lineRule="auto"/>
        <w:ind w:left="0" w:right="0" w:firstLine="0"/>
        <w:rPr>
          <w:rFonts w:ascii="Times New Roman" w:cs="Times New Roman" w:eastAsia="Times New Roman" w:hAnsi="Times New Roman"/>
          <w:i w:val="0"/>
          <w:iCs w:val="0"/>
          <w:color w:val="000000"/>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Cada dominio se corresponde con una sección de este capítulo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color w:val="000000"/>
          <w:sz w:val="24"/>
          <w:szCs w:val="24"/>
          <w:rtl w:val="0"/>
        </w:rPr>
        <w:t xml:space="preserve">Fuente: elaboración propia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AA">
      <w:pPr>
        <w:pStyle w:val="Heading2"/>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16.2. Condiciones de riesgo observables</w:t>
      </w:r>
      <w:r w:rsidDel="00000000" w:rsidR="00000000" w:rsidRPr="00000000">
        <w:rPr>
          <w:rtl w:val="0"/>
        </w:rPr>
      </w:r>
    </w:p>
    <w:p w:rsidR="00000000" w:rsidDel="00000000" w:rsidP="00000000" w:rsidRDefault="00000000" w:rsidRPr="00000000" w14:paraId="000001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visual requiere delimitar qué se entiende por condición de riesgo observable. En este trabajo, esa expresión no designa un incumplimiento normativo demostrado, sino una configuración visible de personas, elementos de protección o componentes del entorno que resulta relevante para la prevención y puede representarse en imágenes o video. La normativa aporta el fundamento de esa relevancia, pero no se utiliza como una lista exhaustiva de requisitos que el prototipo deba fiscalizar.</w:t>
      </w:r>
    </w:p>
    <w:p w:rsidR="00000000" w:rsidDel="00000000" w:rsidP="00000000" w:rsidRDefault="00000000" w:rsidRPr="00000000" w14:paraId="000001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integrar una condición al alcance experimental se consideran tres propiedades: su correspondencia con un riesgo preventivo reconocido, la existencia de evidencia visual susceptible de anotación humana y una definición suficientemente precisa para contrastar la salida del sistema con una referencia. Con esta delimitación, lo que se busca es evitar confundir la observación de una señal con la certificación del cumplimiento de una obligación.</w:t>
      </w:r>
    </w:p>
    <w:p w:rsidR="00000000" w:rsidDel="00000000" w:rsidP="00000000" w:rsidRDefault="00000000" w:rsidRPr="00000000" w14:paraId="000001AD">
      <w:pPr>
        <w:pStyle w:val="Heading3"/>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16.2.1. Marco normativo de referencia</w:t>
      </w:r>
      <w:r w:rsidDel="00000000" w:rsidR="00000000" w:rsidRPr="00000000">
        <w:rPr>
          <w:rtl w:val="0"/>
        </w:rPr>
      </w:r>
    </w:p>
    <w:p w:rsidR="00000000" w:rsidDel="00000000" w:rsidP="00000000" w:rsidRDefault="00000000" w:rsidRPr="00000000" w14:paraId="000001A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general del dominio, la Ley 19.587 establece que las condiciones de higiene y seguridad deben orientarse a prevenir daños en el trabajo (Ley 19.587, 1972). Para la industria de la construcción, el Decreto 911/96 desarrolla disposiciones específicas sobre medidas preventivas y equipos de protección personal, atendiendo a los riesgos propios de una obra (Decreto 911/96, 1996). En esta sección, ambas normas se emplean para justificar la relevancia preventiva de determinadas evidencias visuales, no para reconstruir de manera exhaustiva el régimen jurídico aplicable.</w:t>
      </w:r>
    </w:p>
    <w:p w:rsidR="00000000" w:rsidDel="00000000" w:rsidP="00000000" w:rsidRDefault="00000000" w:rsidRPr="00000000" w14:paraId="000001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marco se retienen dos ideas. La primera es que la prevención se orienta a reconocer y controlar condiciones anteriores al daño. La segunda es que algunas medidas preventivas poseen correlatos visibles, como la presencia de protección cefálica o de elementos de alta visibilidad. Sin embargo, la exigencia y adecuación de cada elemento dependen de la tarea, del riesgo y del contexto de uso. Por ello, la ausencia observada en una imagen no constituye por sí sola una infracción ni permite atribuir responsabilidades.</w:t>
      </w:r>
    </w:p>
    <w:p w:rsidR="00000000" w:rsidDel="00000000" w:rsidP="00000000" w:rsidRDefault="00000000" w:rsidRPr="00000000" w14:paraId="000001B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alcance de la observación visual las obligaciones cuya verificación exige documentación, mediciones, certificaciones, capacitación, inspección física o conocimiento detallado de la tarea. Una cámara puede registrar que un elemento no resulta visible, pero no determinar su homologación, vida útil, ajuste técnico ni correspondencia con todas las condiciones particulares del puesto. Esta diferencia entre referencia preventiva y juicio normativo delimita el papel del prototipo.</w:t>
      </w:r>
    </w:p>
    <w:p w:rsidR="00000000" w:rsidDel="00000000" w:rsidP="00000000" w:rsidRDefault="00000000" w:rsidRPr="00000000" w14:paraId="000001B1">
      <w:pPr>
        <w:pStyle w:val="Heading3"/>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16.2.2. Operacionalización de las condiciones nucleares</w:t>
      </w:r>
      <w:r w:rsidDel="00000000" w:rsidR="00000000" w:rsidRPr="00000000">
        <w:rPr>
          <w:rtl w:val="0"/>
        </w:rPr>
      </w:r>
    </w:p>
    <w:p w:rsidR="00000000" w:rsidDel="00000000" w:rsidP="00000000" w:rsidRDefault="00000000" w:rsidRPr="00000000" w14:paraId="000001B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transforma una categoría preventiva en una evidencia que pueda observarse y evaluarse. El recorrido conceptual comprende tres niveles: una referencia normativa que justifica la relevancia del riesgo, una evidencia visual que puede anotarse en imagen o video y una condición formulada de manera evaluable. La relación entre esos niveles es metodológica y no convierte la predicción del sistema en una conclusión jurídica.</w:t>
      </w:r>
    </w:p>
    <w:p w:rsidR="00000000" w:rsidDel="00000000" w:rsidP="00000000" w:rsidRDefault="00000000" w:rsidRPr="00000000" w14:paraId="000001B3">
      <w:pPr>
        <w:spacing w:after="0" w:before="0" w:line="480" w:lineRule="auto"/>
        <w:ind w:firstLine="720"/>
        <w:rPr>
          <w:rFonts w:ascii="Times New Roman" w:cs="Times New Roman" w:eastAsia="Times New Roman" w:hAnsi="Times New Roman"/>
          <w:sz w:val="24"/>
          <w:szCs w:val="24"/>
        </w:rPr>
      </w:pPr>
      <w:sdt>
        <w:sdtPr>
          <w:id w:val="1950574815"/>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En el núcleo del trabajo se priorizan </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dos condiciones vinculadas con equipos de protección personal: CR-01, persona sin casco, y CR-02, persona sin chaleco reflectivo. Su selección responde a que pueden definirse mediante evidencia visual localizada sobre una persona y admiten una referencia humana reproducible. La Tabla 10 resume esta operacionalización y explicita el límite de lectura de cada condición.</w:t>
      </w:r>
    </w:p>
    <w:p w:rsidR="00000000" w:rsidDel="00000000" w:rsidP="00000000" w:rsidRDefault="00000000" w:rsidRPr="00000000" w14:paraId="000001B4">
      <w:pPr>
        <w:keepNext w:val="1"/>
        <w:spacing w:after="0" w:before="0" w:line="480" w:lineRule="auto"/>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5">
      <w:pPr>
        <w:keepNext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1B6">
      <w:pPr>
        <w:keepNext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Operacionalización de las condiciones nucleares del trabajo</w:t>
      </w:r>
      <w:r w:rsidDel="00000000" w:rsidR="00000000" w:rsidRPr="00000000">
        <w:rPr>
          <w:rtl w:val="0"/>
        </w:rPr>
      </w:r>
    </w:p>
    <w:tbl>
      <w:tblPr>
        <w:tblStyle w:val="Table9"/>
        <w:tblW w:w="12900.000000000002"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300.000000000001"/>
        <w:gridCol w:w="4300.000000000001"/>
        <w:gridCol w:w="4300.000000000001"/>
        <w:tblGridChange w:id="0">
          <w:tblGrid>
            <w:gridCol w:w="4300.000000000001"/>
            <w:gridCol w:w="4300.000000000001"/>
            <w:gridCol w:w="4300.000000000001"/>
          </w:tblGrid>
        </w:tblGridChange>
      </w:tblGrid>
      <w:tr>
        <w:trPr>
          <w:cantSplit w:val="1"/>
          <w:tblHeader w:val="1"/>
        </w:trPr>
        <w:tc>
          <w:tcPr>
            <w:tcBorders>
              <w:bottom w:color="000000" w:space="0" w:sz="4" w:val="single"/>
            </w:tcBorders>
            <w:tcMar>
              <w:top w:w="100.0" w:type="dxa"/>
              <w:bottom w:w="100.0" w:type="dxa"/>
            </w:tcMar>
            <w:vAlign w:val="center"/>
          </w:tcPr>
          <w:p w:rsidR="00000000" w:rsidDel="00000000" w:rsidP="00000000" w:rsidRDefault="00000000" w:rsidRPr="00000000" w14:paraId="000001B7">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nuclear</w:t>
            </w:r>
            <w:r w:rsidDel="00000000" w:rsidR="00000000" w:rsidRPr="00000000">
              <w:rPr>
                <w:rtl w:val="0"/>
              </w:rPr>
            </w:r>
          </w:p>
        </w:tc>
        <w:tc>
          <w:tcPr>
            <w:tcBorders>
              <w:bottom w:color="000000" w:space="0" w:sz="4" w:val="single"/>
            </w:tcBorders>
            <w:tcMar>
              <w:top w:w="100.0" w:type="dxa"/>
              <w:bottom w:w="100.0" w:type="dxa"/>
            </w:tcMar>
            <w:vAlign w:val="center"/>
          </w:tcPr>
          <w:p w:rsidR="00000000" w:rsidDel="00000000" w:rsidP="00000000" w:rsidRDefault="00000000" w:rsidRPr="00000000" w14:paraId="000001B8">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 de referencia</w:t>
            </w:r>
            <w:r w:rsidDel="00000000" w:rsidR="00000000" w:rsidRPr="00000000">
              <w:rPr>
                <w:rtl w:val="0"/>
              </w:rPr>
            </w:r>
          </w:p>
        </w:tc>
        <w:tc>
          <w:tcPr>
            <w:tcBorders>
              <w:bottom w:color="000000" w:space="0" w:sz="4" w:val="single"/>
            </w:tcBorders>
            <w:tcMar>
              <w:top w:w="100.0" w:type="dxa"/>
              <w:bottom w:w="100.0" w:type="dxa"/>
            </w:tcMar>
            <w:vAlign w:val="center"/>
          </w:tcPr>
          <w:p w:rsidR="00000000" w:rsidDel="00000000" w:rsidP="00000000" w:rsidRDefault="00000000" w:rsidRPr="00000000" w14:paraId="000001B9">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permitida y límite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BA">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Mar>
              <w:top w:w="100.0" w:type="dxa"/>
              <w:bottom w:w="100.0" w:type="dxa"/>
            </w:tcMar>
            <w:vAlign w:val="center"/>
          </w:tcPr>
          <w:p w:rsidR="00000000" w:rsidDel="00000000" w:rsidP="00000000" w:rsidRDefault="00000000" w:rsidRPr="00000000" w14:paraId="000001BB">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visible. No se observa casco en la región cefálica.</w:t>
            </w:r>
          </w:p>
        </w:tc>
        <w:tc>
          <w:tcPr>
            <w:tcMar>
              <w:top w:w="100.0" w:type="dxa"/>
              <w:bottom w:w="100.0" w:type="dxa"/>
            </w:tcMar>
            <w:vAlign w:val="center"/>
          </w:tcPr>
          <w:p w:rsidR="00000000" w:rsidDel="00000000" w:rsidP="00000000" w:rsidRDefault="00000000" w:rsidRPr="00000000" w14:paraId="000001BC">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Indicio de posible ausencia de protección cefálica. No verifica homologación, estado, ajuste ni el contexto completo de exigibilidad.</w:t>
            </w:r>
          </w:p>
        </w:tc>
      </w:tr>
      <w:tr>
        <w:trPr>
          <w:cantSplit w:val="1"/>
          <w:tblHeader w:val="0"/>
        </w:trPr>
        <w:tc>
          <w:tcPr>
            <w:tcMar>
              <w:top w:w="100.0" w:type="dxa"/>
              <w:bottom w:w="100.0" w:type="dxa"/>
            </w:tcMar>
            <w:vAlign w:val="center"/>
          </w:tcPr>
          <w:p w:rsidR="00000000" w:rsidDel="00000000" w:rsidP="00000000" w:rsidRDefault="00000000" w:rsidRPr="00000000" w14:paraId="000001BD">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Mar>
              <w:top w:w="100.0" w:type="dxa"/>
              <w:bottom w:w="100.0" w:type="dxa"/>
            </w:tcMar>
            <w:vAlign w:val="center"/>
          </w:tcPr>
          <w:p w:rsidR="00000000" w:rsidDel="00000000" w:rsidP="00000000" w:rsidRDefault="00000000" w:rsidRPr="00000000" w14:paraId="000001BE">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visible. No se observa chaleco reflectivo en el torso.</w:t>
            </w:r>
          </w:p>
        </w:tc>
        <w:tc>
          <w:tcPr>
            <w:tcMar>
              <w:top w:w="100.0" w:type="dxa"/>
              <w:bottom w:w="100.0" w:type="dxa"/>
            </w:tcMar>
            <w:vAlign w:val="center"/>
          </w:tcPr>
          <w:p w:rsidR="00000000" w:rsidDel="00000000" w:rsidP="00000000" w:rsidRDefault="00000000" w:rsidRPr="00000000" w14:paraId="000001BF">
            <w:pPr>
              <w:keepLines w:val="1"/>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Indicio de posible ausencia de alta visibilidad. No determina por sí solo si la tarea o la zona requerían ese EPP.</w:t>
            </w:r>
          </w:p>
        </w:tc>
      </w:tr>
    </w:tbl>
    <w:p w:rsidR="00000000" w:rsidDel="00000000" w:rsidP="00000000" w:rsidRDefault="00000000" w:rsidRPr="00000000" w14:paraId="000001C0">
      <w:pPr>
        <w:keepLines w:val="1"/>
        <w:spacing w:after="0" w:before="0"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Las condiciones se expresan como señales visuales para evaluación experimental. La ausencia indicada no equivale a una determinación normativa ni permite verificar la certificación, el estado o el ajuste del EPP. Fuente: elaboración propia a partir de la Ley 19.587 (1972) y del Decreto 911/96 (1996).</w:t>
      </w:r>
    </w:p>
    <w:p w:rsidR="00000000" w:rsidDel="00000000" w:rsidP="00000000" w:rsidRDefault="00000000" w:rsidRPr="00000000" w14:paraId="000001C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ambos casos, el objeto de análisis no es un elemento aislado, sino el estado observable de una persona respecto de un EPP esperado. La condición se construye a partir de la presencia de la persona y de que el elemento no resulte visible en la región correspondiente. Esta estructura composicional distingue la detección de objetos de la interpretación de una condición expresada por ausencia y enlaza con los fundamentos de percepción visión-lenguaje desarrollados en la sección siguiente.</w:t>
      </w:r>
    </w:p>
    <w:p w:rsidR="00000000" w:rsidDel="00000000" w:rsidP="00000000" w:rsidRDefault="00000000" w:rsidRPr="00000000" w14:paraId="000001C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mismo criterio permitiría formular otras condiciones asociadas con trabajos en altura, zonas restringidas, interacción con maquinaria u obstrucciones. No obstante, su sola relevancia preventiva no basta para incorporarlas al núcleo, ya que pueden requerir relaciones espaciales, estimación geométrica, contexto operativo o evidencia adicional. Por ello, se consideran posibilidades de extensión y no capacidades asumidas del prototipo.</w:t>
      </w:r>
    </w:p>
    <w:p w:rsidR="00000000" w:rsidDel="00000000" w:rsidP="00000000" w:rsidRDefault="00000000" w:rsidRPr="00000000" w14:paraId="000001C3">
      <w:pPr>
        <w:pStyle w:val="Heading3"/>
        <w:spacing w:after="0" w:before="0" w:line="480" w:lineRule="auto"/>
        <w:rPr>
          <w:rFonts w:ascii="Times New Roman" w:cs="Times New Roman" w:eastAsia="Times New Roman" w:hAnsi="Times New Roman"/>
          <w:sz w:val="24"/>
          <w:szCs w:val="24"/>
        </w:rPr>
      </w:pPr>
      <w:bookmarkStart w:colFirst="0" w:colLast="0" w:name="_heading=h.dscokajzg7vc" w:id="42"/>
      <w:bookmarkEnd w:id="42"/>
      <w:r w:rsidDel="00000000" w:rsidR="00000000" w:rsidRPr="00000000">
        <w:rPr>
          <w:rFonts w:ascii="Times New Roman" w:cs="Times New Roman" w:eastAsia="Times New Roman" w:hAnsi="Times New Roman"/>
          <w:b w:val="1"/>
          <w:bCs w:val="1"/>
          <w:i w:val="1"/>
          <w:iCs w:val="1"/>
          <w:sz w:val="24"/>
          <w:szCs w:val="24"/>
          <w:rtl w:val="0"/>
        </w:rPr>
        <w:t xml:space="preserve">16.2.3. Alcance y límites de la observación visual</w:t>
      </w:r>
      <w:r w:rsidDel="00000000" w:rsidR="00000000" w:rsidRPr="00000000">
        <w:rPr>
          <w:rtl w:val="0"/>
        </w:rPr>
      </w:r>
    </w:p>
    <w:p w:rsidR="00000000" w:rsidDel="00000000" w:rsidP="00000000" w:rsidRDefault="00000000" w:rsidRPr="00000000" w14:paraId="000001C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observabilidad conceptual, la detectabilidad técnica y la interpretación normativa constituyen niveles distintos. Una condición puede ser visible para una persona y, aun así, resultar difícil de detectar por variaciones de iluminación, resolución, perspectiva u oclusión. A su vez, una detección visual correcta puede no aportar el contexto necesario para determinar si una medida era exigible o si el elemento observado cumplía sus especificaciones técnicas.</w:t>
      </w:r>
    </w:p>
    <w:p w:rsidR="00000000" w:rsidDel="00000000" w:rsidP="00000000" w:rsidRDefault="00000000" w:rsidRPr="00000000" w14:paraId="000001C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las salidas del sistema se interpretan como indicios trazables que requieren revisión humana. Las alertas son asistivas y no vinculantes, es decir, no certifican cumplimiento, no establecen responsabilidades, no realizan reconocimiento de identidad personal y no sustituyen al responsable de seguridad ni a la evaluación técnica en terreno. Su función consiste en señalar evidencia visual relevante, conservarla para su revisión y favorecer una supervisión más oportuna.</w:t>
      </w:r>
    </w:p>
    <w:p w:rsidR="00000000" w:rsidDel="00000000" w:rsidP="00000000" w:rsidRDefault="00000000" w:rsidRPr="00000000" w14:paraId="000001C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el marco normativo cumple una función que fundamenta por qué las condiciones seleccionadas son preventivamente pertinentes, de tal manera que la operacionalización define qué evidencia puede evaluarse y los límites de interpretación </w:t>
      </w:r>
      <w:r w:rsidDel="00000000" w:rsidR="00000000" w:rsidRPr="00000000">
        <w:rPr>
          <w:rFonts w:ascii="Times New Roman" w:cs="Times New Roman" w:eastAsia="Times New Roman" w:hAnsi="Times New Roman"/>
          <w:sz w:val="24"/>
          <w:szCs w:val="24"/>
          <w:rtl w:val="0"/>
        </w:rPr>
        <w:t xml:space="preserve">evitan</w:t>
      </w:r>
      <w:r w:rsidDel="00000000" w:rsidR="00000000" w:rsidRPr="00000000">
        <w:rPr>
          <w:rFonts w:ascii="Times New Roman" w:cs="Times New Roman" w:eastAsia="Times New Roman" w:hAnsi="Times New Roman"/>
          <w:sz w:val="24"/>
          <w:szCs w:val="24"/>
          <w:rtl w:val="0"/>
        </w:rPr>
        <w:t xml:space="preserve"> atribuir al análisis visual capacidades que no posee.</w:t>
      </w:r>
      <w:r w:rsidDel="00000000" w:rsidR="00000000" w:rsidRPr="00000000">
        <w:rPr>
          <w:rtl w:val="0"/>
        </w:rPr>
      </w:r>
    </w:p>
    <w:p w:rsidR="00000000" w:rsidDel="00000000" w:rsidP="00000000" w:rsidRDefault="00000000" w:rsidRPr="00000000" w14:paraId="000001C7">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heading=h.42hdfu8357fd" w:id="43"/>
      <w:bookmarkEnd w:id="43"/>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1C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w:t>
      </w:r>
      <w:r w:rsidDel="00000000" w:rsidR="00000000" w:rsidRPr="00000000">
        <w:rPr>
          <w:rFonts w:ascii="Times New Roman" w:cs="Times New Roman" w:eastAsia="Times New Roman" w:hAnsi="Times New Roman"/>
          <w:sz w:val="24"/>
          <w:szCs w:val="24"/>
          <w:rtl w:val="0"/>
        </w:rPr>
        <w:t xml:space="preserve">acotarse</w:t>
      </w:r>
      <w:r w:rsidDel="00000000" w:rsidR="00000000" w:rsidRPr="00000000">
        <w:rPr>
          <w:rFonts w:ascii="Times New Roman" w:cs="Times New Roman" w:eastAsia="Times New Roman" w:hAnsi="Times New Roman"/>
          <w:sz w:val="24"/>
          <w:szCs w:val="24"/>
          <w:rtl w:val="0"/>
        </w:rPr>
        <w:t xml:space="preserv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1C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w:t>
      </w:r>
    </w:p>
    <w:p w:rsidR="00000000" w:rsidDel="00000000" w:rsidP="00000000" w:rsidRDefault="00000000" w:rsidRPr="00000000" w14:paraId="000001CA">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yktnbyva37fc"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1C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w:t>
      </w:r>
      <w:r w:rsidDel="00000000" w:rsidR="00000000" w:rsidRPr="00000000">
        <w:rPr>
          <w:rFonts w:ascii="Times New Roman" w:cs="Times New Roman" w:eastAsia="Times New Roman" w:hAnsi="Times New Roman"/>
          <w:sz w:val="24"/>
          <w:szCs w:val="24"/>
          <w:rtl w:val="0"/>
        </w:rPr>
        <w:t xml:space="preserve">tradicional</w:t>
      </w:r>
      <w:r w:rsidDel="00000000" w:rsidR="00000000" w:rsidRPr="00000000">
        <w:rPr>
          <w:rFonts w:ascii="Times New Roman" w:cs="Times New Roman" w:eastAsia="Times New Roman" w:hAnsi="Times New Roman"/>
          <w:sz w:val="24"/>
          <w:szCs w:val="24"/>
          <w:rtl w:val="0"/>
        </w:rPr>
        <w:t xml:space="preserve">,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w:t>
      </w:r>
      <w:del w:id="9019" w:author="Claude" w:date="2026-09-07T12:00:00Z">
        <w:r w:rsidDel="00000000" w:rsidR="00000000" w:rsidRPr="00000000">
          <w:rPr>
            <w:rFonts w:ascii="Times New Roman" w:cs="Times New Roman" w:eastAsia="Times New Roman" w:hAnsi="Times New Roman"/>
            <w:sz w:val="24"/>
            <w:szCs w:val="24"/>
            <w:rtl w:val="0"/>
          </w:rPr>
          <w:delText xml:space="preserve">siendo que el sistema solo puede detectar lo que fue explícitamente contemplado en el diseño</w:delText>
        </w:r>
      </w:del>
      <w:ins w:id="9020" w:author="Claude" w:date="2026-09-07T12:00:00Z">
        <w:r>
          <w:rPr>
            <w:rtl w:val="0"/>
          </w:rPr>
          <w:t xml:space="preserve">porque el sistema solo puede detectar lo que fue explícitamente contemplado en el diseño</w:t>
        </w:r>
      </w:ins>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1C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1CE">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qqkqoibrq2d"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1C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1D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w:t>
      </w:r>
    </w:p>
    <w:p w:rsidR="00000000" w:rsidDel="00000000" w:rsidP="00000000" w:rsidRDefault="00000000" w:rsidRPr="00000000" w14:paraId="000001D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eading=h.p6jmvc2096go" w:id="46"/>
      <w:bookmarkEnd w:id="46"/>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Esto quiere decir que la consulta textual define qué concepto debe localizarse sin modificar el clasificador ni volver a entrenar el modelo. Esta propiedad permite expresar entidades, atributos y relaciones mediante vocabulario natural, pero introduce una variable ausente en los detectores closed-set, donde las formulaciones semánticamente cercanas no necesariamente producen representaciones equivalentes. La sensibilidad depende del encoder textual, del contexto léxico y del régimen de alineación empleado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(Zhou et al., 2022b).</w:t>
      </w:r>
    </w:p>
    <w:p w:rsidR="00000000" w:rsidDel="00000000" w:rsidP="00000000" w:rsidRDefault="00000000" w:rsidRPr="00000000" w14:paraId="000001D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comparando variantes bajo los mismos datos, umbrales y métricas y evitando atribuir al modelo diferencias producidas únicamente por la redacción.</w:t>
      </w:r>
    </w:p>
    <w:p w:rsidR="00000000" w:rsidDel="00000000" w:rsidP="00000000" w:rsidRDefault="00000000" w:rsidRPr="00000000" w14:paraId="000001D4">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s3iv0i59x1yr" w:id="47"/>
      <w:bookmarkEnd w:id="47"/>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sdt>
        <w:sdtPr>
          <w:id w:val="-173250236"/>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Yuksekgonul </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1D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w:t>
      </w:r>
      <w:r w:rsidDel="00000000" w:rsidR="00000000" w:rsidRPr="00000000">
        <w:rPr>
          <w:rFonts w:ascii="Times New Roman" w:cs="Times New Roman" w:eastAsia="Times New Roman" w:hAnsi="Times New Roman"/>
          <w:sz w:val="24"/>
          <w:szCs w:val="24"/>
          <w:rtl w:val="0"/>
        </w:rPr>
        <w:t xml:space="preserve">visio</w:t>
      </w:r>
      <w:r w:rsidDel="00000000" w:rsidR="00000000" w:rsidRPr="00000000">
        <w:rPr>
          <w:rFonts w:ascii="Times New Roman" w:cs="Times New Roman" w:eastAsia="Times New Roman" w:hAnsi="Times New Roman"/>
          <w:sz w:val="24"/>
          <w:szCs w:val="24"/>
          <w:rtl w:val="0"/>
        </w:rPr>
        <w:t xml:space="preserve">-lingüístico sobre roles y relaciones.</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1D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w:t>
      </w:r>
      <w:del w:id="9002" w:author="Claude" w:date="2026-09-07T12:00:00Z">
        <w:r w:rsidDel="00000000" w:rsidR="00000000" w:rsidRPr="00000000">
          <w:rPr>
            <w:rFonts w:ascii="Times New Roman" w:cs="Times New Roman" w:eastAsia="Times New Roman" w:hAnsi="Times New Roman"/>
            <w:sz w:val="24"/>
            <w:szCs w:val="24"/>
            <w:rtl w:val="0"/>
          </w:rPr>
          <w:delText xml:space="preserve">En primer lugar, solicitar directamente al modelo que localice la infracción completa, o solicitar evidencia positiva.Segundo, derivar la ausencia mediante razonamiento sobre las detecciones.</w:delText>
        </w:r>
      </w:del>
      <w:ins w:id="9003" w:author="Claude" w:date="2026-09-07T12:00:00Z">
        <w:commentRangeStart w:id="12"/>
        <w:r>
          <w:rPr>
            <w:rtl w:val="0"/>
          </w:rPr>
          <w:t xml:space="preserve">La primera pide directamente al modelo</w:t>
        </w:r>
        <w:commentRangeEnd w:id="12"/>
        <w:r>
          <w:rPr>
            <w:rtl w:val="0"/>
          </w:rPr>
          <w:commentReference w:id="12"/>
        </w:r>
        <w:r>
          <w:rPr>
            <w:rtl w:val="0"/>
          </w:rPr>
          <w:t xml:space="preserve"> que localice la infracción completa. La segunda solicita evidencia positiva y deriva la ausencia mediante razonamiento sobre las detecciones.</w:t>
        </w:r>
      </w:ins>
      <w:r w:rsidDel="00000000" w:rsidR="00000000" w:rsidRPr="00000000">
        <w:rPr>
          <w:rFonts w:ascii="Times New Roman" w:cs="Times New Roman" w:eastAsia="Times New Roman" w:hAnsi="Times New Roman"/>
          <w:sz w:val="24"/>
          <w:szCs w:val="24"/>
          <w:rtl w:val="0"/>
        </w:rPr>
        <w:t xml:space="preserve">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p>
    <w:p w:rsidR="00000000" w:rsidDel="00000000" w:rsidP="00000000" w:rsidRDefault="00000000" w:rsidRPr="00000000" w14:paraId="000001DA">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86tcnry6b50n" w:id="48"/>
      <w:bookmarkEnd w:id="48"/>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1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Las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w:t>
      </w:r>
      <w:r w:rsidDel="00000000" w:rsidR="00000000" w:rsidRPr="00000000">
        <w:rPr>
          <w:rFonts w:ascii="Times New Roman" w:cs="Times New Roman" w:eastAsia="Times New Roman" w:hAnsi="Times New Roman"/>
          <w:sz w:val="24"/>
          <w:szCs w:val="24"/>
          <w:rtl w:val="0"/>
        </w:rPr>
        <w:t xml:space="preserve">autoentrenamiento</w:t>
      </w:r>
      <w:r w:rsidDel="00000000" w:rsidR="00000000" w:rsidRPr="00000000">
        <w:rPr>
          <w:rFonts w:ascii="Times New Roman" w:cs="Times New Roman" w:eastAsia="Times New Roman" w:hAnsi="Times New Roman"/>
          <w:sz w:val="24"/>
          <w:szCs w:val="24"/>
          <w:rtl w:val="0"/>
        </w:rPr>
        <w:t xml:space="preserve"> mejoran la cobertura de categorías raras, pero no eliminan la brecha entre benchmarks generalistas y dominios especializados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2023).</w:t>
      </w:r>
    </w:p>
    <w:p w:rsidR="00000000" w:rsidDel="00000000" w:rsidP="00000000" w:rsidRDefault="00000000" w:rsidRPr="00000000" w14:paraId="000001DE">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bb1o85n2xr6l" w:id="49"/>
      <w:bookmarkEnd w:id="49"/>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por ejemplo, la capacidad de generalización zero-shot y transferencia de dominio, la expresividad frente a atributos y relaciones, la latencia y dependencia del hardware, la modalidad de consulta, la disponibilidad de código y pesos y las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w:t>
      </w:r>
      <w:r w:rsidDel="00000000" w:rsidR="00000000" w:rsidRPr="00000000">
        <w:rPr>
          <w:rFonts w:ascii="Times New Roman" w:cs="Times New Roman" w:eastAsia="Times New Roman" w:hAnsi="Times New Roman"/>
          <w:sz w:val="24"/>
          <w:szCs w:val="24"/>
          <w:rtl w:val="0"/>
        </w:rPr>
        <w:t xml:space="preserve">Minderer</w:t>
      </w:r>
      <w:r w:rsidDel="00000000" w:rsidR="00000000" w:rsidRPr="00000000">
        <w:rPr>
          <w:rFonts w:ascii="Times New Roman" w:cs="Times New Roman" w:eastAsia="Times New Roman" w:hAnsi="Times New Roman"/>
          <w:sz w:val="24"/>
          <w:szCs w:val="24"/>
          <w:rtl w:val="0"/>
        </w:rPr>
        <w:t xml:space="preserve"> et al., 2022, 2023).</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w:t>
      </w:r>
      <w:r w:rsidDel="00000000" w:rsidR="00000000" w:rsidRPr="00000000">
        <w:rPr>
          <w:rFonts w:ascii="Times New Roman" w:cs="Times New Roman" w:eastAsia="Times New Roman" w:hAnsi="Times New Roman"/>
          <w:sz w:val="24"/>
          <w:szCs w:val="24"/>
          <w:rtl w:val="0"/>
        </w:rPr>
        <w:t xml:space="preserve">vocabulary</w:t>
      </w:r>
      <w:r w:rsidDel="00000000" w:rsidR="00000000" w:rsidRPr="00000000">
        <w:rPr>
          <w:rFonts w:ascii="Times New Roman" w:cs="Times New Roman" w:eastAsia="Times New Roman" w:hAnsi="Times New Roman"/>
          <w:sz w:val="24"/>
          <w:szCs w:val="24"/>
          <w:rtl w:val="0"/>
        </w:rPr>
        <w:t xml:space="preserve"> después del fine-tuning tampoco puede atribuirse a la familia arquitectónica. Como se sintetiza en la sección 15.2.4, depende de la receta concreta, es decir,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w:t>
      </w:r>
    </w:p>
    <w:p w:rsidR="00000000" w:rsidDel="00000000" w:rsidP="00000000" w:rsidRDefault="00000000" w:rsidRPr="00000000" w14:paraId="000001E1">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heading=h.j6prutk5f91q" w:id="50"/>
      <w:bookmarkEnd w:id="50"/>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cuadro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p>
    <w:p w:rsidR="00000000" w:rsidDel="00000000" w:rsidP="00000000" w:rsidRDefault="00000000" w:rsidRPr="00000000" w14:paraId="000001E3">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gh2vp5obb63y" w:id="51"/>
      <w:bookmarkEnd w:id="51"/>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cuadro</w:t>
      </w:r>
    </w:p>
    <w:p w:rsidR="00000000" w:rsidDel="00000000" w:rsidP="00000000" w:rsidRDefault="00000000" w:rsidRPr="00000000" w14:paraId="000001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donde dada una imagen, produce un conjunto de regiones detectadas con sus etiquetas semánticas y puntajes de confianza. Esta operación se realiza de manera independiente para cada cuadro del flujo de video, sin memoria ni referencia a los cuadros anteriores. En consecuencia, el mismo objeto físico presente en dos cuadros consecutivos es tratado como dos entidades sin relación, de tal forma que no existe ningún mecanismo que les asigne una identidad común ni que modele su trayectoria a lo largo del tiempo (Bewley et al., 2016; Luo et al., 2021).</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cuadro a cuadro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cuadro no ofrece, asignando identificadores temporales internos a las entidades detectadas, modelando su estado y trayectoria a lo largo de la secuencia y produciendo trayectorias estructuradas sobre las que puede agregarse evidencia temporal (Du et al., 2024; Milan et al., 2016).</w:t>
      </w:r>
    </w:p>
    <w:p w:rsidR="00000000" w:rsidDel="00000000" w:rsidP="00000000" w:rsidRDefault="00000000" w:rsidRPr="00000000" w14:paraId="000001E7">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flxvmjnikluk" w:id="52"/>
      <w:bookmarkEnd w:id="52"/>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1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como el identificador temporal, última caja observada, la antigüedad y el número de cuadros sin asociación, entre otros atributos posibles. Ese identificador sólo organiza observaciones dentro del flujo, y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w:t>
      </w:r>
      <w:r w:rsidDel="00000000" w:rsidR="00000000" w:rsidRPr="00000000">
        <w:rPr>
          <w:rFonts w:ascii="Times New Roman" w:cs="Times New Roman" w:eastAsia="Times New Roman" w:hAnsi="Times New Roman"/>
          <w:sz w:val="24"/>
          <w:szCs w:val="24"/>
          <w:rtl w:val="0"/>
        </w:rPr>
        <w:t xml:space="preserve">Milan</w:t>
      </w:r>
      <w:r w:rsidDel="00000000" w:rsidR="00000000" w:rsidRPr="00000000">
        <w:rPr>
          <w:rFonts w:ascii="Times New Roman" w:cs="Times New Roman" w:eastAsia="Times New Roman" w:hAnsi="Times New Roman"/>
          <w:sz w:val="24"/>
          <w:szCs w:val="24"/>
          <w:rtl w:val="0"/>
        </w:rPr>
        <w:t xml:space="preserve"> et al., 2016).</w:t>
      </w:r>
    </w:p>
    <w:p w:rsidR="00000000" w:rsidDel="00000000" w:rsidP="00000000" w:rsidRDefault="00000000" w:rsidRPr="00000000" w14:paraId="000001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w:t>
      </w:r>
      <w:r w:rsidDel="00000000" w:rsidR="00000000" w:rsidRPr="00000000">
        <w:rPr>
          <w:rFonts w:ascii="Times New Roman" w:cs="Times New Roman" w:eastAsia="Times New Roman" w:hAnsi="Times New Roman"/>
          <w:sz w:val="24"/>
          <w:szCs w:val="24"/>
          <w:rtl w:val="0"/>
        </w:rPr>
        <w:t xml:space="preserve">IoU</w:t>
      </w:r>
      <w:r w:rsidDel="00000000" w:rsidR="00000000" w:rsidRPr="00000000">
        <w:rPr>
          <w:rFonts w:ascii="Times New Roman" w:cs="Times New Roman" w:eastAsia="Times New Roman" w:hAnsi="Times New Roman"/>
          <w:sz w:val="24"/>
          <w:szCs w:val="24"/>
          <w:rtl w:val="0"/>
        </w:rPr>
        <w:t xml:space="preserve">)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w:t>
      </w:r>
      <w:r w:rsidDel="00000000" w:rsidR="00000000" w:rsidRPr="00000000">
        <w:rPr>
          <w:rFonts w:ascii="Times New Roman" w:cs="Times New Roman" w:eastAsia="Times New Roman" w:hAnsi="Times New Roman"/>
          <w:sz w:val="24"/>
          <w:szCs w:val="24"/>
          <w:rtl w:val="0"/>
        </w:rPr>
        <w:t xml:space="preserve">reasociar</w:t>
      </w:r>
      <w:r w:rsidDel="00000000" w:rsidR="00000000" w:rsidRPr="00000000">
        <w:rPr>
          <w:rFonts w:ascii="Times New Roman" w:cs="Times New Roman" w:eastAsia="Times New Roman" w:hAnsi="Times New Roman"/>
          <w:sz w:val="24"/>
          <w:szCs w:val="24"/>
          <w:rtl w:val="0"/>
        </w:rPr>
        <w:t xml:space="preserve"> una detección a la trayectoria equivocada.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t>
      </w:r>
      <w:r w:rsidDel="00000000" w:rsidR="00000000" w:rsidRPr="00000000">
        <w:rPr>
          <w:rFonts w:ascii="Times New Roman" w:cs="Times New Roman" w:eastAsia="Times New Roman" w:hAnsi="Times New Roman"/>
          <w:sz w:val="24"/>
          <w:szCs w:val="24"/>
          <w:rtl w:val="0"/>
        </w:rPr>
        <w:t xml:space="preserve">Wojke</w:t>
      </w:r>
      <w:r w:rsidDel="00000000" w:rsidR="00000000" w:rsidRPr="00000000">
        <w:rPr>
          <w:rFonts w:ascii="Times New Roman" w:cs="Times New Roman" w:eastAsia="Times New Roman" w:hAnsi="Times New Roman"/>
          <w:sz w:val="24"/>
          <w:szCs w:val="24"/>
          <w:rtl w:val="0"/>
        </w:rPr>
        <w:t xml:space="preserve"> et al., 2017). Los métodos puramente geométricos reducen esas dependencias, pero son más frágiles cuando varias personas ocupan posiciones cercanas o desaparecen por intervalos prolongados. Ningún mecanismo recupera información que el detector nunca observó. Esto implica que falsos negativos, cajas inestables y detecciones espurias pueden fragmentar trayectorias o producir cambios de identificador.</w:t>
      </w:r>
    </w:p>
    <w:p w:rsidR="00000000" w:rsidDel="00000000" w:rsidP="00000000" w:rsidRDefault="00000000" w:rsidRPr="00000000" w14:paraId="000001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p>
    <w:p w:rsidR="00000000" w:rsidDel="00000000" w:rsidP="00000000" w:rsidRDefault="00000000" w:rsidRPr="00000000" w14:paraId="000001EE">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99ec1uejc3j9" w:id="53"/>
      <w:bookmarkEnd w:id="53"/>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donde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las cuales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1F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w:t>
      </w:r>
    </w:p>
    <w:p w:rsidR="00000000" w:rsidDel="00000000" w:rsidP="00000000" w:rsidRDefault="00000000" w:rsidRPr="00000000" w14:paraId="000001F3">
      <w:pPr>
        <w:pStyle w:val="Heading2"/>
        <w:spacing w:after="0" w:before="0" w:line="480" w:lineRule="auto"/>
        <w:ind w:left="0" w:firstLine="0"/>
        <w:rPr>
          <w:rFonts w:ascii="Times New Roman" w:cs="Times New Roman" w:eastAsia="Times New Roman" w:hAnsi="Times New Roman"/>
          <w:b w:val="1"/>
          <w:bCs w:val="1"/>
          <w:sz w:val="24"/>
          <w:szCs w:val="24"/>
        </w:rPr>
      </w:pPr>
      <w:bookmarkStart w:colFirst="0" w:colLast="0" w:name="_heading=h.7gzn0pv2ptd2" w:id="54"/>
      <w:bookmarkEnd w:id="54"/>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w:t>
      </w:r>
    </w:p>
    <w:p w:rsidR="00000000" w:rsidDel="00000000" w:rsidP="00000000" w:rsidRDefault="00000000" w:rsidRPr="00000000" w14:paraId="000001F5">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u6kuea1fg6np"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1F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w:t>
      </w:r>
      <w:r w:rsidDel="00000000" w:rsidR="00000000" w:rsidRPr="00000000">
        <w:rPr>
          <w:rFonts w:ascii="Times New Roman" w:cs="Times New Roman" w:eastAsia="Times New Roman" w:hAnsi="Times New Roman"/>
          <w:i w:val="1"/>
          <w:iCs w:val="1"/>
          <w:sz w:val="24"/>
          <w:szCs w:val="24"/>
          <w:rtl w:val="0"/>
        </w:rPr>
        <w:t xml:space="preserve">Glass-to-Glass</w:t>
      </w:r>
      <w:r w:rsidDel="00000000" w:rsidR="00000000" w:rsidRPr="00000000">
        <w:rPr>
          <w:rFonts w:ascii="Times New Roman" w:cs="Times New Roman" w:eastAsia="Times New Roman" w:hAnsi="Times New Roman"/>
          <w:sz w:val="24"/>
          <w:szCs w:val="24"/>
          <w:rtl w:val="0"/>
        </w:rPr>
        <w:t xml:space="preserve"> (G2G) abarca desde la captura hasta la presentación del contenido en una interfaz. </w:t>
      </w:r>
      <w:r w:rsidDel="00000000" w:rsidR="00000000" w:rsidRPr="00000000">
        <w:rPr>
          <w:rFonts w:ascii="Times New Roman" w:cs="Times New Roman" w:eastAsia="Times New Roman" w:hAnsi="Times New Roman"/>
          <w:i w:val="1"/>
          <w:iCs w:val="1"/>
          <w:sz w:val="24"/>
          <w:szCs w:val="24"/>
          <w:rtl w:val="0"/>
        </w:rPr>
        <w:t xml:space="preserve">Glass-to-Algorithm</w:t>
      </w:r>
      <w:r w:rsidDel="00000000" w:rsidR="00000000" w:rsidRPr="00000000">
        <w:rPr>
          <w:rFonts w:ascii="Times New Roman" w:cs="Times New Roman" w:eastAsia="Times New Roman" w:hAnsi="Times New Roman"/>
          <w:sz w:val="24"/>
          <w:szCs w:val="24"/>
          <w:rtl w:val="0"/>
        </w:rPr>
        <w:t xml:space="preserve"> (G2A) termina cuando el resultado algorítmico asociado a un cuadro queda disponible (Axis Communications AB, 2015; Bachhuber et al., 2018). En una plataforma de alertas, G2A caracteriza un subtramo instrumental por cuadro, donde no incluye por sí solo la asociación temporal, la ventana necesaria para confirmar una condición, el registro de la alerta ni su distribución.</w:t>
      </w:r>
    </w:p>
    <w:p w:rsidR="00000000" w:rsidDel="00000000" w:rsidP="00000000" w:rsidRDefault="00000000" w:rsidRPr="00000000" w14:paraId="000001F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1F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1F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Es por esto que el diseño debe presupuestar los buffers y declarar sus políticas, ya que eliminarlos indiscriminadamente puede producir pérdidas e inestabilidad, mientras </w:t>
      </w:r>
      <w:r w:rsidDel="00000000" w:rsidR="00000000" w:rsidRPr="00000000">
        <w:rPr>
          <w:rFonts w:ascii="Times New Roman" w:cs="Times New Roman" w:eastAsia="Times New Roman" w:hAnsi="Times New Roman"/>
          <w:sz w:val="24"/>
          <w:szCs w:val="24"/>
          <w:rtl w:val="0"/>
        </w:rPr>
        <w:t xml:space="preserve">sobredimensionarlos</w:t>
      </w:r>
      <w:r w:rsidDel="00000000" w:rsidR="00000000" w:rsidRPr="00000000">
        <w:rPr>
          <w:rFonts w:ascii="Times New Roman" w:cs="Times New Roman" w:eastAsia="Times New Roman" w:hAnsi="Times New Roman"/>
          <w:sz w:val="24"/>
          <w:szCs w:val="24"/>
          <w:rtl w:val="0"/>
        </w:rPr>
        <w:t xml:space="preserve"> convierte un déficit de throughput en latencia acumulada (Axis Communications AB, 2015; Gettys &amp; Nichols, 2012).</w:t>
      </w:r>
    </w:p>
    <w:p w:rsidR="00000000" w:rsidDel="00000000" w:rsidP="00000000" w:rsidRDefault="00000000" w:rsidRPr="00000000" w14:paraId="000001FA">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bookmarkStart w:colFirst="0" w:colLast="0" w:name="_heading=h.jbcohay8uq1p" w:id="56"/>
      <w:bookmarkEnd w:id="56"/>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1F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1FC">
      <w:pPr>
        <w:spacing w:after="0" w:before="0" w:line="480" w:lineRule="auto"/>
        <w:ind w:firstLine="720"/>
        <w:rPr>
          <w:rFonts w:ascii="Times New Roman" w:cs="Times New Roman" w:eastAsia="Times New Roman" w:hAnsi="Times New Roman"/>
          <w:sz w:val="24"/>
          <w:szCs w:val="24"/>
        </w:rPr>
      </w:pPr>
      <w:sdt>
        <w:sdtPr>
          <w:id w:val="1972769004"/>
          <w:tag w:val="goog_rdk_5"/>
        </w:sdtPr>
        <w:sdtContent>
          <w:commentRangeStart w:id="5"/>
        </w:sdtContent>
      </w:sdt>
      <w:r w:rsidDel="00000000" w:rsidR="00000000" w:rsidRPr="00000000">
        <w:rPr>
          <w:rFonts w:ascii="Times New Roman" w:cs="Times New Roman" w:eastAsia="Times New Roman" w:hAnsi="Times New Roman"/>
          <w:sz w:val="24"/>
          <w:szCs w:val="24"/>
          <w:rtl w:val="0"/>
        </w:rPr>
        <w:t xml:space="preserve">t_G2A = t_capture + t_transport + t_preprocess + t_inference (1)</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F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t_capture representa la adquisición o lectura del cuadro hasta su disponibilidad para el host o consumidor instrumentado. t_transport comprende el suministro efectivo de la fuente —red, stream o lectura local—, incluidos los buffers y operaciones de entrada/salida que correspondan. t_preprocess agrupa decodificación cuando aplique, conversión de formato, redimensionado, normalización y transferencias de memoria. t_inference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1FE">
      <w:pPr>
        <w:spacing w:after="0" w:before="0" w:line="480" w:lineRule="auto"/>
        <w:ind w:firstLine="720"/>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r w:rsidDel="00000000" w:rsidR="00000000" w:rsidRPr="00000000">
        <w:rPr>
          <w:rtl w:val="0"/>
        </w:rPr>
      </w:r>
    </w:p>
    <w:p w:rsidR="00000000" w:rsidDel="00000000" w:rsidP="00000000" w:rsidRDefault="00000000" w:rsidRPr="00000000" w14:paraId="000001FF">
      <w:pPr>
        <w:keepNext w:val="1"/>
        <w:keepLines w:val="1"/>
        <w:pageBreakBefore w:val="1"/>
        <w:spacing w:after="0" w:before="0" w:line="48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Tabla 11</w:t>
      </w:r>
      <w:r w:rsidDel="00000000" w:rsidR="00000000" w:rsidRPr="00000000">
        <w:rPr>
          <w:rtl w:val="0"/>
        </w:rPr>
      </w:r>
    </w:p>
    <w:p w:rsidR="00000000" w:rsidDel="00000000" w:rsidP="00000000" w:rsidRDefault="00000000" w:rsidRPr="00000000" w14:paraId="00000200">
      <w:pPr>
        <w:keepNext w:val="1"/>
        <w:keepLines w:val="1"/>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Componentes instrumentales del subtramo Glass-to-Algorithm</w:t>
      </w:r>
      <w:r w:rsidDel="00000000" w:rsidR="00000000" w:rsidRPr="00000000">
        <w:rPr>
          <w:rtl w:val="0"/>
        </w:rPr>
      </w:r>
    </w:p>
    <w:tbl>
      <w:tblPr>
        <w:tblStyle w:val="Table10"/>
        <w:tblW w:w="1284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695"/>
        <w:gridCol w:w="4158.333333333334"/>
        <w:gridCol w:w="3776.666666666667"/>
        <w:gridCol w:w="3210"/>
        <w:tblGridChange w:id="0">
          <w:tblGrid>
            <w:gridCol w:w="1695"/>
            <w:gridCol w:w="4158.333333333334"/>
            <w:gridCol w:w="3776.666666666667"/>
            <w:gridCol w:w="3210"/>
          </w:tblGrid>
        </w:tblGridChange>
      </w:tblGrid>
      <w:tr>
        <w:trPr>
          <w:cantSplit w:val="1"/>
          <w:tblHeader w:val="1"/>
        </w:trPr>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Componente</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Definición operativa</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Fuentes principales de variabilidad</w:t>
            </w:r>
            <w:r w:rsidDel="00000000" w:rsidR="00000000" w:rsidRPr="00000000">
              <w:rPr>
                <w:rtl w:val="0"/>
              </w:rPr>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0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Criterio de interpretación</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t_capture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Captura, lectura o dequeue del cuadro en el punto temporal definido por la instrumentación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Período de cuadro, exposición, ISP y buffering de la fuente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sdt>
              <w:sdtPr>
                <w:id w:val="-476700696"/>
                <w:tag w:val="goog_rdk_6"/>
              </w:sdtPr>
              <w:sdtContent>
                <w:r w:rsidDel="00000000" w:rsidR="00000000" w:rsidRPr="00000000">
                  <w:rPr>
                    <w:rFonts w:ascii="Gungsuh" w:cs="Gungsuh" w:eastAsia="Gungsuh" w:hAnsi="Gungsuh"/>
                    <w:i w:val="0"/>
                    <w:iCs w:val="0"/>
                    <w:color w:val="000000"/>
                    <w:sz w:val="24"/>
                    <w:szCs w:val="24"/>
                    <w:rtl w:val="0"/>
                  </w:rPr>
                  <w:t xml:space="preserve">Debe declararse el origen exacto del timestamp; a 30 fps, un período de cuadro es ≈33,3 ms</w:t>
                </w:r>
              </w:sdtContent>
            </w:sdt>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t_transport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Entrega del cuadro desde la fuente al consumidor del pipeline, por red, stream o I/O 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Jitter, colas, pérdida, retransmisiones, buffers y ritmo de lectura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cola y los percentiles describen mejor la estabilidad que la media aislada</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t_preprocess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Preparación de la entrada del modelo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Decodificación, formato de píxel, resize, normalización y movimiento CPU–GPU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Debe medirse por configuración porque las copias de memoria pueden dominar en pipelines acelerados</w:t>
            </w: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t_inference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Ejecución del modelo hasta obtener detecciones o resultados equivalentes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Arquitectura, resolución, vocabulario, runtime y 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1"/>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La literatura reporta órdenes de 10–30 ms para alternativas one-stage optimizadas y 50–150 ms para Transformers sin optimización equivalente</w:t>
            </w:r>
            <w:r w:rsidDel="00000000" w:rsidR="00000000" w:rsidRPr="00000000">
              <w:rPr>
                <w:rtl w:val="0"/>
              </w:rPr>
            </w:r>
          </w:p>
        </w:tc>
      </w:tr>
    </w:tbl>
    <w:p w:rsidR="00000000" w:rsidDel="00000000" w:rsidP="00000000" w:rsidRDefault="00000000" w:rsidRPr="00000000" w14:paraId="00000215">
      <w:pPr>
        <w:keepLines w:val="1"/>
        <w:spacing w:after="0" w:before="0" w:line="480" w:lineRule="auto"/>
        <w:ind w:left="0" w:right="0" w:firstLine="0"/>
        <w:rPr>
          <w:rFonts w:ascii="Times New Roman" w:cs="Times New Roman" w:eastAsia="Times New Roman" w:hAnsi="Times New Roman"/>
          <w:i w:val="0"/>
          <w:iCs w:val="0"/>
          <w:color w:val="000000"/>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color w:val="000000"/>
          <w:sz w:val="24"/>
          <w:szCs w:val="24"/>
          <w:rtl w:val="0"/>
        </w:rPr>
        <w:t xml:space="preserve">Nota</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i w:val="0"/>
          <w:iCs w:val="0"/>
          <w:color w:val="000000"/>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1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w:t>
      </w:r>
    </w:p>
    <w:p w:rsidR="00000000" w:rsidDel="00000000" w:rsidP="00000000" w:rsidRDefault="00000000" w:rsidRPr="00000000" w14:paraId="0000021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mientras que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1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1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por lo que no deben trasladarse como predicción. La medición por componentes permite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1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límites deben ser observables y utilizar un dominio temporal coherente. Cuando el origen no expone el instante físico de captura, t_capture comienza en el punto más temprano que la aplicación puede medir y esa convención debe declararse. Los timestamps de CPU y acelerador tampoco son intercambiables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ins w:id="9008" w:author="Claude" w:date="2026-09-07T12:00:00Z">
        <w:r>
          <w:rPr>
            <w:rtl w:val="0"/>
          </w:rPr>
          <w:t xml:space="preserve"> En este trabajo la instrumentación fija ese punto en </w:t>
        </w:r>
        <w:commentRangeStart w:id="14"/>
        <w:r>
          <w:rPr>
            <w:rtl w:val="0"/>
          </w:rPr>
          <w:t xml:space="preserve">el retiro de la unidad por parte del consumidor</w:t>
        </w:r>
        <w:commentRangeEnd w:id="14"/>
        <w:r>
          <w:rPr>
            <w:rtl w:val="0"/>
          </w:rPr>
          <w:commentReference w:id="14"/>
        </w:r>
        <w:r>
          <w:rPr>
            <w:rtl w:val="0"/>
          </w:rPr>
          <w:t xml:space="preserve">, de modo que el tramo anterior, desde la captura hasta la disponibilidad en el host, se mide y se informa por separado.</w:t>
        </w:r>
      </w:ins>
    </w:p>
    <w:p w:rsidR="00000000" w:rsidDel="00000000" w:rsidP="00000000" w:rsidRDefault="00000000" w:rsidRPr="00000000" w14:paraId="0000021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Por ejemplo, mientras un cuadro se infiere, otro puede estar siendo capturado o preparado. El throughput describe cuántas unidades se completan por unidad de tiempo, mientras que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1C">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 s</w:t>
      </w:r>
      <w:r w:rsidDel="00000000" w:rsidR="00000000" w:rsidRPr="00000000">
        <w:rPr>
          <w:rFonts w:ascii="Times New Roman" w:cs="Times New Roman" w:eastAsia="Times New Roman" w:hAnsi="Times New Roman"/>
          <w:color w:val="000000"/>
          <w:sz w:val="24"/>
          <w:szCs w:val="24"/>
          <w:rtl w:val="0"/>
        </w:rPr>
        <w:t xml:space="preserve">ostenido. Estas variables permiten </w:t>
      </w:r>
      <w:r w:rsidDel="00000000" w:rsidR="00000000" w:rsidRPr="00000000">
        <w:rPr>
          <w:rFonts w:ascii="Times New Roman" w:cs="Times New Roman" w:eastAsia="Times New Roman" w:hAnsi="Times New Roman"/>
          <w:sz w:val="24"/>
          <w:szCs w:val="24"/>
          <w:rtl w:val="0"/>
        </w:rPr>
        <w:t xml:space="preserve">distinguir la variación</w:t>
      </w:r>
      <w:r w:rsidDel="00000000" w:rsidR="00000000" w:rsidRPr="00000000">
        <w:rPr>
          <w:rFonts w:ascii="Times New Roman" w:cs="Times New Roman" w:eastAsia="Times New Roman" w:hAnsi="Times New Roman"/>
          <w:color w:val="000000"/>
          <w:sz w:val="24"/>
          <w:szCs w:val="24"/>
          <w:rtl w:val="0"/>
        </w:rPr>
        <w:t xml:space="preserve"> o</w:t>
      </w:r>
      <w:r w:rsidDel="00000000" w:rsidR="00000000" w:rsidRPr="00000000">
        <w:rPr>
          <w:rFonts w:ascii="Times New Roman" w:cs="Times New Roman" w:eastAsia="Times New Roman" w:hAnsi="Times New Roman"/>
          <w:sz w:val="24"/>
          <w:szCs w:val="24"/>
          <w:rtl w:val="0"/>
        </w:rPr>
        <w:t xml:space="preserve">casional de saturación sistemática y vincular el resultado global con el componente que la produce (Gettys &amp; Nichols, 2012).</w:t>
      </w:r>
    </w:p>
    <w:p w:rsidR="00000000" w:rsidDel="00000000" w:rsidP="00000000" w:rsidRDefault="00000000" w:rsidRPr="00000000" w14:paraId="0000021D">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planos y flujo productor-consumidor</w:t>
      </w:r>
    </w:p>
    <w:p w:rsidR="00000000" w:rsidDel="00000000" w:rsidP="00000000" w:rsidRDefault="00000000" w:rsidRPr="00000000" w14:paraId="0000021E">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lo que implica que ambos planos pueden coexistir en un host o distribuirse cuando el diseño lo justifique.</w:t>
      </w:r>
    </w:p>
    <w:p w:rsidR="00000000" w:rsidDel="00000000" w:rsidP="00000000" w:rsidRDefault="00000000" w:rsidRPr="00000000" w14:paraId="0000021F">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 la tasa de cuadros. Mantener responsabilidades diferenciadas facilita aislar cuellos de botella y evita que una operación de registro o notificación bloquee la recepción del siguiente cuadro (Bass et al., 2022). </w:t>
      </w:r>
    </w:p>
    <w:p w:rsidR="00000000" w:rsidDel="00000000" w:rsidP="00000000" w:rsidRDefault="00000000" w:rsidRPr="00000000" w14:paraId="00000220">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w:t>
      </w:r>
      <w:del w:id="9021" w:author="Claude" w:date="2026-09-07T12:00:00Z">
        <w:r w:rsidDel="00000000" w:rsidR="00000000" w:rsidRPr="00000000">
          <w:rPr>
            <w:rFonts w:ascii="Times New Roman" w:cs="Times New Roman" w:eastAsia="Times New Roman" w:hAnsi="Times New Roman"/>
            <w:sz w:val="24"/>
            <w:szCs w:val="24"/>
            <w:rtl w:val="0"/>
          </w:rPr>
          <w:delText xml:space="preserve">que la siguiente consume, siendo que, cuando el productor supera</w:delText>
        </w:r>
      </w:del>
      <w:ins w:id="9022" w:author="Claude" w:date="2026-09-07T12:00:00Z">
        <w:r>
          <w:rPr>
            <w:rtl w:val="0"/>
          </w:rPr>
          <w:t xml:space="preserve">que la siguiente consume, y cuando el productor supera</w:t>
        </w:r>
      </w:ins>
      <w:r w:rsidDel="00000000" w:rsidR="00000000" w:rsidRPr="00000000">
        <w:rPr>
          <w:rFonts w:ascii="Times New Roman" w:cs="Times New Roman" w:eastAsia="Times New Roman" w:hAnsi="Times New Roman"/>
          <w:sz w:val="24"/>
          <w:szCs w:val="24"/>
          <w:rtl w:val="0"/>
        </w:rPr>
        <w:t xml:space="preserve">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2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22">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ya que la durabilidad requiere un repositorio o una política de retención independiente de la mensajería en vivo (Cugola &amp; Margara, 2012).</w:t>
      </w:r>
    </w:p>
    <w:p w:rsidR="00000000" w:rsidDel="00000000" w:rsidP="00000000" w:rsidRDefault="00000000" w:rsidRPr="00000000" w14:paraId="00000223">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mientras que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w:t>
      </w:r>
    </w:p>
    <w:p w:rsidR="00000000" w:rsidDel="00000000" w:rsidP="00000000" w:rsidRDefault="00000000" w:rsidRPr="00000000" w14:paraId="00000224">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borde y filtrado cercano al origen</w:t>
      </w:r>
    </w:p>
    <w:p w:rsidR="00000000" w:rsidDel="00000000" w:rsidP="00000000" w:rsidRDefault="00000000" w:rsidRPr="00000000" w14:paraId="00000225">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una</w:t>
      </w:r>
      <w:r w:rsidDel="00000000" w:rsidR="00000000" w:rsidRPr="00000000">
        <w:rPr>
          <w:rFonts w:ascii="Times New Roman" w:cs="Times New Roman" w:eastAsia="Times New Roman" w:hAnsi="Times New Roman"/>
          <w:color w:val="000000"/>
          <w:sz w:val="24"/>
          <w:szCs w:val="24"/>
          <w:rtl w:val="0"/>
        </w:rPr>
        <w:t xml:space="preserve"> capa intermedia de agregación cercana o regional y cloud </w:t>
      </w:r>
      <w:r w:rsidDel="00000000" w:rsidR="00000000" w:rsidRPr="00000000">
        <w:rPr>
          <w:rFonts w:ascii="Times New Roman" w:cs="Times New Roman" w:eastAsia="Times New Roman" w:hAnsi="Times New Roman"/>
          <w:sz w:val="24"/>
          <w:szCs w:val="24"/>
          <w:rtl w:val="0"/>
        </w:rPr>
        <w:t xml:space="preserve">centros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26">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w:t>
      </w:r>
      <w:r w:rsidDel="00000000" w:rsidR="00000000" w:rsidRPr="00000000">
        <w:rPr>
          <w:rFonts w:ascii="Times New Roman" w:cs="Times New Roman" w:eastAsia="Times New Roman" w:hAnsi="Times New Roman"/>
          <w:sz w:val="24"/>
          <w:szCs w:val="24"/>
          <w:rtl w:val="0"/>
        </w:rPr>
        <w:t xml:space="preserve">de conectividad</w:t>
      </w:r>
      <w:r w:rsidDel="00000000" w:rsidR="00000000" w:rsidRPr="00000000">
        <w:rPr>
          <w:rFonts w:ascii="Times New Roman" w:cs="Times New Roman" w:eastAsia="Times New Roman" w:hAnsi="Times New Roman"/>
          <w:sz w:val="24"/>
          <w:szCs w:val="24"/>
          <w:rtl w:val="0"/>
        </w:rPr>
        <w:t xml:space="preserve"> y amplía el recorrido del dato. Una capa </w:t>
      </w:r>
      <w:r w:rsidDel="00000000" w:rsidR="00000000" w:rsidRPr="00000000">
        <w:rPr>
          <w:rFonts w:ascii="Times New Roman" w:cs="Times New Roman" w:eastAsia="Times New Roman" w:hAnsi="Times New Roman"/>
          <w:sz w:val="24"/>
          <w:szCs w:val="24"/>
          <w:rtl w:val="0"/>
        </w:rPr>
        <w:t xml:space="preserve">fog</w:t>
      </w:r>
      <w:r w:rsidDel="00000000" w:rsidR="00000000" w:rsidRPr="00000000">
        <w:rPr>
          <w:rFonts w:ascii="Times New Roman" w:cs="Times New Roman" w:eastAsia="Times New Roman" w:hAnsi="Times New Roman"/>
          <w:sz w:val="24"/>
          <w:szCs w:val="24"/>
          <w:rtl w:val="0"/>
        </w:rPr>
        <w:t xml:space="preserve"> puede agregar varias fuentes, aplicar políticas o resumir información antes de enviarla a niveles superiores. Ningún nivel es intrínsecamente superior y su conveniencia depende del tramo que se desplace y de la carga sostenida.</w:t>
      </w:r>
    </w:p>
    <w:p w:rsidR="00000000" w:rsidDel="00000000" w:rsidP="00000000" w:rsidRDefault="00000000" w:rsidRPr="00000000" w14:paraId="00000227">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w:t>
      </w:r>
      <w:r w:rsidDel="00000000" w:rsidR="00000000" w:rsidRPr="00000000">
        <w:rPr>
          <w:rFonts w:ascii="Times New Roman" w:cs="Times New Roman" w:eastAsia="Times New Roman" w:hAnsi="Times New Roman"/>
          <w:sz w:val="24"/>
          <w:szCs w:val="24"/>
          <w:rtl w:val="0"/>
        </w:rPr>
        <w:t xml:space="preserve">inferencia</w:t>
      </w:r>
      <w:r w:rsidDel="00000000" w:rsidR="00000000" w:rsidRPr="00000000">
        <w:rPr>
          <w:rFonts w:ascii="Times New Roman" w:cs="Times New Roman" w:eastAsia="Times New Roman" w:hAnsi="Times New Roman"/>
          <w:sz w:val="24"/>
          <w:szCs w:val="24"/>
          <w:rtl w:val="0"/>
        </w:rPr>
        <w:t xml:space="preserve">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28">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el ancho de banda y distribuir recursos en cargas de video a escala. En un prototipo, el mismo principio puede evaluarse de forma acotada, </w:t>
      </w:r>
      <w:del w:id="9017" w:author="Claude" w:date="2026-09-07T12:00:00Z">
        <w:r w:rsidDel="00000000" w:rsidR="00000000" w:rsidRPr="00000000">
          <w:rPr>
            <w:rFonts w:ascii="Times New Roman" w:cs="Times New Roman" w:eastAsia="Times New Roman" w:hAnsi="Times New Roman"/>
            <w:sz w:val="24"/>
            <w:szCs w:val="24"/>
            <w:rtl w:val="0"/>
          </w:rPr>
          <w:delText xml:space="preserve">midiendocuánto trabajo</w:delText>
        </w:r>
      </w:del>
      <w:ins w:id="9018" w:author="Claude" w:date="2026-09-07T12:00:00Z">
        <w:r>
          <w:rPr>
            <w:rtl w:val="0"/>
          </w:rPr>
          <w:t xml:space="preserve">midiendo cuánto trabajo</w:t>
        </w:r>
      </w:ins>
      <w:r w:rsidDel="00000000" w:rsidR="00000000" w:rsidRPr="00000000">
        <w:rPr>
          <w:rFonts w:ascii="Times New Roman" w:cs="Times New Roman" w:eastAsia="Times New Roman" w:hAnsi="Times New Roman"/>
          <w:sz w:val="24"/>
          <w:szCs w:val="24"/>
          <w:rtl w:val="0"/>
        </w:rPr>
        <w:t xml:space="preserve"> se ejecuta antes del host, qué evidencia se descarta y qué impacto tiene esa decisión sobre calidad y latencia.</w:t>
      </w:r>
    </w:p>
    <w:p w:rsidR="00000000" w:rsidDel="00000000" w:rsidP="00000000" w:rsidRDefault="00000000" w:rsidRPr="00000000" w14:paraId="00000229">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2A">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w:t>
      </w:r>
    </w:p>
    <w:p w:rsidR="00000000" w:rsidDel="00000000" w:rsidP="00000000" w:rsidRDefault="00000000" w:rsidRPr="00000000" w14:paraId="0000022B">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2C">
      <w:pPr>
        <w:pStyle w:val="Heading3"/>
        <w:spacing w:after="0" w:before="0" w:line="480" w:lineRule="auto"/>
        <w:ind w:left="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evaluación integrada</w:t>
      </w:r>
    </w:p>
    <w:p w:rsidR="00000000" w:rsidDel="00000000" w:rsidP="00000000" w:rsidRDefault="00000000" w:rsidRPr="00000000" w14:paraId="0000022D">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fuentes principales de investigación caracterizan por separado protocolos, códecs, hardware y modelos de inferencia, pero no ofrecen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pro</w:t>
      </w:r>
      <w:r w:rsidDel="00000000" w:rsidR="00000000" w:rsidRPr="00000000">
        <w:rPr>
          <w:rFonts w:ascii="Times New Roman" w:cs="Times New Roman" w:eastAsia="Times New Roman" w:hAnsi="Times New Roman"/>
          <w:color w:val="000000"/>
          <w:sz w:val="24"/>
          <w:szCs w:val="24"/>
          <w:rtl w:val="0"/>
        </w:rPr>
        <w:t xml:space="preserve">tocolo reproducible sin anticipar la s</w:t>
      </w:r>
      <w:r w:rsidDel="00000000" w:rsidR="00000000" w:rsidRPr="00000000">
        <w:rPr>
          <w:rFonts w:ascii="Times New Roman" w:cs="Times New Roman" w:eastAsia="Times New Roman" w:hAnsi="Times New Roman"/>
          <w:sz w:val="24"/>
          <w:szCs w:val="24"/>
          <w:rtl w:val="0"/>
        </w:rPr>
        <w:t xml:space="preserve">elección del stack.</w:t>
      </w:r>
    </w:p>
    <w:p w:rsidR="00000000" w:rsidDel="00000000" w:rsidP="00000000" w:rsidRDefault="00000000" w:rsidRPr="00000000" w14:paraId="0000022E">
      <w:pPr>
        <w:pStyle w:val="Heading2"/>
        <w:spacing w:after="0" w:before="0" w:line="480" w:lineRule="auto"/>
        <w:rPr>
          <w:rFonts w:ascii="Times New Roman" w:cs="Times New Roman" w:eastAsia="Times New Roman" w:hAnsi="Times New Roman"/>
          <w:b w:val="1"/>
          <w:bCs w:val="1"/>
          <w:sz w:val="24"/>
          <w:szCs w:val="24"/>
        </w:rPr>
      </w:pPr>
      <w:sdt>
        <w:sdtPr>
          <w:id w:val="-1591356815"/>
          <w:tag w:val="goog_rdk_7"/>
        </w:sdtPr>
        <w:sdtContent>
          <w:commentRangeStart w:id="6"/>
        </w:sdtContent>
      </w:sdt>
      <w:r w:rsidDel="00000000" w:rsidR="00000000" w:rsidRPr="00000000">
        <w:rPr>
          <w:rFonts w:ascii="Times New Roman" w:cs="Times New Roman" w:eastAsia="Times New Roman" w:hAnsi="Times New Roman"/>
          <w:b w:val="1"/>
          <w:bCs w:val="1"/>
          <w:sz w:val="24"/>
          <w:szCs w:val="24"/>
          <w:rtl w:val="0"/>
        </w:rPr>
        <w:t xml:space="preserve">16.6. Marco ético-legal para el análisis automatizado de video en entornos laborales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entornos laborales introduce restricciones que exceden el desempeño técnico del sistema. Las imágenes pueden constituir datos personales y las salidas de un modelo de inteligencia artificial pueden influir en la evaluación de situaciones que involucran a trabajadores. Por ello, el marco ético-legal se concentra en las condiciones de contorno relevantes para un uso preventivo y asistivo: finalidad determinada, minimización de datos, seguridad, transparencia, ausencia de identificación biométrica, supervisión humana y trazabilidad. Estos principios delimitan el tratamiento de la información y la interpretación de las alertas, sin convertir una observación visual en una determinación normativa sobre una persona (Organisation for Economic Co-operation and Development, 2019; UNESCO, 2021).</w:t>
      </w:r>
    </w:p>
    <w:p w:rsidR="00000000" w:rsidDel="00000000" w:rsidP="00000000" w:rsidRDefault="00000000" w:rsidRPr="00000000" w14:paraId="00000230">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16.6.1. Protección de datos y finalidad del tratamiento</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la Ley 25.326 considera dato personal a la información referida a personas determinadas o determinables. En consecuencia, un flujo de video puede quedar comprendido en el régimen de protección de datos aun cuando el análisis no utilice reconocimiento facial: la imagen y su combinación con elementos contextuales —como tiempo, ubicación o secuencia de observaciones— pueden permitir una identificación directa o indirecta (Agencia de Acceso a la Información Pública, s. f.-a; Argentina, 2000).</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finalidad preventiva no elimina estas exigencias. La recolección y el uso de imágenes deben responder a un propósito definido y conservar una relación de proporcionalidad con él, evitando datos o usos que resulten innecesarios para la función declarada. En materia de videovigilancia, la </w:t>
      </w:r>
      <w:commentRangeStart w:id="13"/>
      <w:r w:rsidDel="00000000" w:rsidR="00000000" w:rsidRPr="00000000">
        <w:rPr>
          <w:rFonts w:ascii="Times New Roman" w:cs="Times New Roman" w:eastAsia="Times New Roman" w:hAnsi="Times New Roman"/>
          <w:sz w:val="24"/>
          <w:szCs w:val="24"/>
          <w:rtl w:val="0"/>
        </w:rPr>
        <w:t xml:space="preserve">Disposición 10/2015</w:t>
      </w:r>
      <w:commentRangeEnd w:id="13"/>
      <w:r>
        <w:rPr>
          <w:rtl w:val="0"/>
        </w:rPr>
        <w:commentReference w:id="13"/>
      </w:r>
      <w:r w:rsidDel="00000000" w:rsidR="00000000" w:rsidRPr="00000000">
        <w:rPr>
          <w:rFonts w:ascii="Times New Roman" w:cs="Times New Roman" w:eastAsia="Times New Roman" w:hAnsi="Times New Roman"/>
          <w:sz w:val="24"/>
          <w:szCs w:val="24"/>
          <w:rtl w:val="0"/>
        </w:rPr>
        <w:t xml:space="preserve"> aplica estos principios mediante pautas de información al titular, definición de responsabilidades y documentación de las condiciones de tratamiento, acceso, seguridad y conservación (Argentina, 2000, 2015). De este modo, la captación de video se entiende como un tratamiento delimitado y no como una fuente de información reutilizable sin restricciones para finalidades distintas.</w:t>
      </w:r>
    </w:p>
    <w:p w:rsidR="00000000" w:rsidDel="00000000" w:rsidP="00000000" w:rsidRDefault="00000000" w:rsidRPr="00000000" w14:paraId="00000233">
      <w:pPr>
        <w:spacing w:after="0" w:before="0" w:line="480" w:lineRule="auto"/>
        <w:ind w:firstLine="720"/>
        <w:rPr>
          <w:del w:id="9005" w:author="Claude" w:date="2026-09-07T12:00:00Z"/>
          <w:rFonts w:ascii="Times New Roman" w:cs="Times New Roman" w:eastAsia="Times New Roman" w:hAnsi="Times New Roman"/>
          <w:sz w:val="24"/>
          <w:szCs w:val="24"/>
        </w:rPr>
      </w:pPr>
      <w:sdt>
        <w:sdtPr>
          <w:id w:val="731292398"/>
          <w:tag w:val="goog_rdk_8"/>
        </w:sdtPr>
        <w:sdtContent>
          <w:commentRangeStart w:id="7"/>
        </w:sdtContent>
      </w:sdt>
      <w:sdt>
        <w:sdtPr>
          <w:id w:val="597030124"/>
          <w:tag w:val="goog_rdk_9"/>
        </w:sdtPr>
        <w:sdtContent>
          <w:commentRangeStart w:id="8"/>
        </w:sdtContent>
      </w:sdt>
      <w:sdt>
        <w:sdtPr>
          <w:id w:val="2098364794"/>
          <w:tag w:val="goog_rdk_10"/>
        </w:sdtPr>
        <w:sdtContent>
          <w:commentRangeStart w:id="9"/>
        </w:sdtContent>
      </w:sdt>
      <w:sdt>
        <w:sdtPr>
          <w:id w:val="398913410"/>
          <w:tag w:val="goog_rdk_11"/>
        </w:sdtPr>
        <w:sdtContent>
          <w:commentRangeStart w:id="10"/>
        </w:sdtContent>
      </w:sdt>
      <w:del w:id="9004" w:author="Claude" w:date="2026-09-07T12:00:00Z">
        <w:r w:rsidDel="00000000" w:rsidR="00000000" w:rsidRPr="00000000">
          <w:rPr>
            <w:rFonts w:ascii="Times New Roman" w:cs="Times New Roman" w:eastAsia="Times New Roman" w:hAnsi="Times New Roman"/>
            <w:sz w:val="24"/>
            <w:szCs w:val="24"/>
            <w:rtl w:val="0"/>
          </w:rPr>
          <w:delText xml:space="preserve">La normativa específica contempla además requisitos administrativos asociados a las bases de datos de videovigilancia. Su aplicabilidad al contexto experimental se mantiene como una decisión pendiente del equipo, por lo que no corresponde asumirla ni descartarla en esta instancia (Agencia de Acceso a la Información Pública, s. f.-b).</w:delText>
        </w:r>
      </w:del>
    </w:p>
    <w:p w:rsidR="00000000" w:rsidDel="00000000" w:rsidP="00000000" w:rsidRDefault="00000000" w:rsidRPr="00000000" w14:paraId="00000234">
      <w:pPr>
        <w:spacing w:after="0" w:before="0" w:line="480" w:lineRule="auto"/>
        <w:rPr>
          <w:del w:id="9007" w:author="Claude" w:date="2026-09-07T12:00:00Z"/>
          <w:rFonts w:ascii="Times New Roman" w:cs="Times New Roman" w:eastAsia="Times New Roman" w:hAnsi="Times New Roman"/>
          <w:sz w:val="24"/>
          <w:szCs w:val="24"/>
        </w:rPr>
      </w:pPr>
      <w:del w:id="9006" w:author="Claude" w:date="2026-09-07T12:00:00Z">
        <w:r w:rsidDel="00000000" w:rsidR="00000000" w:rsidRPr="00000000">
          <w:rPr>
            <w:rFonts w:ascii="Times New Roman" w:cs="Times New Roman" w:eastAsia="Times New Roman" w:hAnsi="Times New Roman"/>
            <w:sz w:val="24"/>
            <w:szCs w:val="24"/>
            <w:rtl w:val="0"/>
          </w:rPr>
          <w:delText xml:space="preserve">[[PENDIENTE: definir con el equipo la aplicabilidad de esta inscripción al contexto experimental y documentar el recaudo adoptado en §17.1 y §17.4.]]</w:delText>
        </w:r>
      </w:del>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35">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16.6.2. Minimización, seguridad y exclusión de identificación personal</w:t>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minimización debe evaluarse sobre el conjunto de información que produce el sistema y no únicamente sobre el video original. Recortes de imagen, marcas temporales, zonas, trayectorias internas, alertas y registros pueden conservar capacidad de identificación indirecta o ampliar el alcance del tratamiento. Por ello, la captación, la persistencia y la conservación de evidencias deben limitarse a aquello que resulte necesario para la finalidad preventiva, con criterios explícitos de retención y eliminación (Argentina, 2000; European Data Protection Board, 2020).</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protección de la información exige, además, medidas técnicas y organizativas proporcionales al riesgo del tratamiento. Para este marco resulta suficiente retener que el acceso a imágenes y registros debe estar restringido, su almacenamiento y transmisión deben protegerse frente a usos no autorizados y la conservación no debe extenderse indefinidamente sin una finalidad que la justifique (Argentina, 2006; European Data Protection Board, 2020). La selección concreta de controles no modifica el principio general de reducir exposición y superficie de acceso.</w:t>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también entre el tratamiento de imágenes y la identificación biométrica. Una imagen puede constituir un dato personal sin que exista reconocimiento facial. El tratamiento adquiere carácter biométrico cuando se procesan características físicas o fisiológicas con el propósito de identificar de manera unívoca a una persona (European Data Protection Board, 2020). En consecuencia, la detección de personas, elementos de protección o condiciones observables, así como el uso de identificadores temporales internos para mantener continuidad dentro de una secuencia, no requieren atribuir identidad civil ni incorporar mecanismos de reconocimiento personal.</w:t>
      </w:r>
    </w:p>
    <w:p w:rsidR="00000000" w:rsidDel="00000000" w:rsidP="00000000" w:rsidRDefault="00000000" w:rsidRPr="00000000" w14:paraId="00000239">
      <w:pPr>
        <w:pStyle w:val="Heading3"/>
        <w:spacing w:after="0" w:before="0" w:line="480" w:lineRule="auto"/>
        <w:rPr>
          <w:rFonts w:ascii="Times New Roman" w:cs="Times New Roman" w:eastAsia="Times New Roman" w:hAnsi="Times New Roman"/>
          <w:b w:val="1"/>
          <w:bCs w:val="1"/>
          <w:sz w:val="24"/>
          <w:szCs w:val="24"/>
        </w:rPr>
      </w:pPr>
      <w:bookmarkStart w:colFirst="0" w:colLast="0" w:name="_heading=h.xun60u9fsus3" w:id="57"/>
      <w:bookmarkEnd w:id="57"/>
      <w:r w:rsidDel="00000000" w:rsidR="00000000" w:rsidRPr="00000000">
        <w:rPr>
          <w:rFonts w:ascii="Times New Roman" w:cs="Times New Roman" w:eastAsia="Times New Roman" w:hAnsi="Times New Roman"/>
          <w:b w:val="1"/>
          <w:bCs w:val="1"/>
          <w:sz w:val="24"/>
          <w:szCs w:val="24"/>
          <w:rtl w:val="0"/>
        </w:rPr>
        <w:t xml:space="preserve">16.6.3. Supervisión humana, trazabilidad y alcance asistivo</w:t>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de gobernanza de inteligencia artificial enfatizan la supervisión humana, la rendición de cuentas y la comunicación comprensible de las limitaciones del sistema. En un contexto de seguridad laboral, una alerta algorítmica debe interpretarse como evidencia para revisión y no como una decisión autónoma sobre cumplimiento, conducta o responsabilidad de una persona. La incertidumbre, los falsos positivos y los falsos negativos forman parte de las limitaciones que deben permanecer visibles para quien utiliza la salida del sistema (ISO, 2023; Organisation for Economic Co-operation and Development, 2019; UNESCO, 2021).</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trazabilidad complementa ese carácter </w:t>
      </w:r>
      <w:r w:rsidDel="00000000" w:rsidR="00000000" w:rsidRPr="00000000">
        <w:rPr>
          <w:rFonts w:ascii="Times New Roman" w:cs="Times New Roman" w:eastAsia="Times New Roman" w:hAnsi="Times New Roman"/>
          <w:sz w:val="24"/>
          <w:szCs w:val="24"/>
          <w:rtl w:val="0"/>
        </w:rPr>
        <w:t xml:space="preserve">asistivo</w:t>
      </w:r>
      <w:r w:rsidDel="00000000" w:rsidR="00000000" w:rsidRPr="00000000">
        <w:rPr>
          <w:rFonts w:ascii="Times New Roman" w:cs="Times New Roman" w:eastAsia="Times New Roman" w:hAnsi="Times New Roman"/>
          <w:sz w:val="24"/>
          <w:szCs w:val="24"/>
          <w:rtl w:val="0"/>
        </w:rPr>
        <w:t xml:space="preserve">. Versiones de modelos y configuraciones, criterios de inferencia y registros suficientes para reconstruir el origen de una alerta permiten auditar resultados inesperados sin asumir que la predicción sea correcta. Así, el marco ético-legal condiciona qué información se procesa, cuánto se conserva y con qué alcance se interpreta una alerta. Estas restricciones se integran con las brechas técnicas en la sección 16.7 (ISO, 2023; Organisation for Economic Co-operation and Development, 2019).</w:t>
      </w:r>
    </w:p>
    <w:p w:rsidR="00000000" w:rsidDel="00000000" w:rsidP="00000000" w:rsidRDefault="00000000" w:rsidRPr="00000000" w14:paraId="0000023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 Convergencias y preguntas rectoras</w:t>
      </w:r>
    </w:p>
    <w:p w:rsidR="00000000" w:rsidDel="00000000" w:rsidP="00000000" w:rsidRDefault="00000000" w:rsidRPr="00000000" w14:paraId="0000023D">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16.7.1. Interdependencia de los dominios</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de una plataforma de análisis asistivo no depende de un componente aislado, sino de la articulación entre los dominios desarrollados en este marco. Una condición de riesgo debe ser observable y evaluable; su formulación en lenguaje debe poder vincularse con evidencia visual; esa evidencia debe conservar continuidad suficiente para distinguir estados transitorios de condiciones sostenidas; y el procesamiento del video debe realizarse dentro de restricciones temporales explícitas. A su vez, la captura y el tratamiento de imágenes quedan sujetos a criterios de finalidad, minimización, seguridad y revisión humana. En consecuencia, calidad perceptiva, continuidad temporal, latencia y trazabilidad forman parte de una misma cadena de análisis y no pueden interpretarse como propiedades independientes (Bass et al., 2022; Cugola &amp; Margara, 2012).</w:t>
      </w:r>
    </w:p>
    <w:p w:rsidR="00000000" w:rsidDel="00000000" w:rsidP="00000000" w:rsidRDefault="00000000" w:rsidRPr="00000000" w14:paraId="0000023F">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16.7.2. Del marco conceptual al protocolo experimental</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no determina una arquitectura ni una configuración concreta, pero sí delimita las decisiones que el protocolo experimental debe volver evaluables. Esto comprende definir qué condiciones integran el núcleo de análisis y cómo se representan, qué materiales y anotaciones permiten contrastarlas, qué restricciones de ejecución condicionan configuraciones comparables, qué niveles y métricas separan percepción, estado por entidad y alerta temporal, y bajo qué condiciones resulta pertinente explorar adaptación paramétrica. La consolidación metodológica transforma estos fundamentos en variables, criterios y comparaciones reproducibles, sin confundir una capacidad conceptual con una función implementada o un resultado medido.</w:t>
      </w:r>
    </w:p>
    <w:p w:rsidR="00000000" w:rsidDel="00000000" w:rsidP="00000000" w:rsidRDefault="00000000" w:rsidRPr="00000000" w14:paraId="00000241">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16.7.3. Preguntas rectoras para la consolidación metodológica</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4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4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seguimiento sólo resultan aplicables si existen anotaciones y objetivos MOT explícitos; no deben trasladarse automáticamente a la evaluación de alertas.</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4A">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9hf73ya3t3ng" w:id="58"/>
      <w:bookmarkEnd w:id="58"/>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interpreta observables expresados mediante lenguaje sobre video, mantiene continuidad temporal y produce alertas trazables para revisión humana. Esta factibilidad no implica superioridad de OVD frente a detectores supervisados ni habilita conclusiones de cumplimiento desde una observación visual; depende de condiciones evaluables, del comportamiento en el dominio y de restricciones temporales explícitas.</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delimita también qué debe resolverse empíricamente: los benchmarks generales no predicen el rendimiento en construcción; una detección por cuadro no equivale a una alerta; un identificador de seguimiento no representa identidad personal; y una capacidad de la literatura no constituye una función implementada. En un campo en evolución, estas separaciones exigen decisiones trazables y validación reproducible.</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2" w:date="2026-09-01T04:55:47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a que referencia, si a la camera o algo que dicen los vagos esos</w:t>
      </w:r>
    </w:p>
  </w:comment>
  <w:comment w:author="Matias Lautaro Carrizo" w:id="0" w:date="2026-08-29T17:50:10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anexo</w:t>
      </w:r>
    </w:p>
  </w:comment>
  <w:comment w:author="Matias Lautaro Carrizo" w:id="4" w:date="2026-08-31T04:11:04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me suena a que es nueva</w:t>
      </w:r>
    </w:p>
  </w:comment>
  <w:comment w:author="Simon Llamosas" w:id="3" w:date="2026-09-01T05:02:29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bien ya nombrar esto aca? ni se sabe que es CR-01 y CR-02, a lo sumo referenciar la seccion donde se desarrollan</w:t>
      </w:r>
    </w:p>
  </w:comment>
  <w:comment w:author="Matias Lautaro Carrizo" w:id="7" w:date="2026-08-31T05:16:45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me parece muy de más. hay que revisar esas secciones del pendiente, pero yo lo sacaría</w:t>
      </w:r>
    </w:p>
  </w:comment>
  <w:comment w:author="Simon Llamosas" w:id="8" w:date="2026-09-01T05:14:32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suma para la tesis: casi nada. Lo académicamente relevante de §16.6 son las salvaguardas sustantivas (finalidad, minimización, acceso restringido, retención acotada, sin biometría) — eso queda. La inscripción ante la AAIP es un trámite administrativo, y el párrafo ni siquiera toma posición: dice "no lo decidimos ni lo descartamos". Un informe final no puede entregar un [[PENDIENTE: definir con el equipo…]] de todos modos, así que la pregunta real nunca fue "¿se queda?" sino "¿cómo se cierra?". Y un párrafo que planta una duda de cumplimiento sin responderla es peor que el silencio: le regala al jurado la pregunta "¿y al final, inscribieron la base?" con un documento que no contesta. La alternativa (afirmar "no corresponde inscribir") es un juicio legal que nadie del equipo puede respaldar. Borrar es la opción defendible; la respuesta se prepara para la defensa, no para el texto.</w:t>
      </w:r>
    </w:p>
  </w:comment>
  <w:comment w:author="Simon Llamosas" w:id="9" w:date="2026-09-01T05:14:50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 cosas que verifiqué y bajan el costo de borrar:</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norma no desaparece del marco. §16.6 describe la Disposición 10/2015 con sus tres ejes, y el tercero es la obligación de inscripción (con la misma cita AAIP s. f.-b). Eso es marco puro ("la norma exige X") y queda — coherente con el criterio que firmaste el 09-01 (normativa = marco, nunca especificación). Lo que se va es solo el párrafo donde el proyecto se declara indeciso. Por lo mismo, no hay baja bibliográfica: s. f.-b sigue citada ahí (verificalo en la v1.1 de Matías, que comprimió 16.6 — si él también cortó los tres ejes, ahí sí cae la referencia).</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§17.4 está limpio (cero menciones a AAIP/inscripción — el "documentar en §17.4" del PENDIENTE nunca se materializó).</w:t>
      </w:r>
    </w:p>
  </w:comment>
  <w:comment w:author="Simon Llamosas" w:id="10" w:date="2026-09-01T05:15:29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6636793"/>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 costo real es el espejo en §17.1 v1.7 (§17.1.11.1): la frase de anclaje "Ese régimen contempla, además, requisitos administrativos… la decisión y el recaudo adoptado se documentan a continuación" + el marcador (90f:983-985). Si se borra en §16 y no ahí, queda un pendiente colgando que promete una decisión que ya tomaste. Es una microedición estilo pase 6 sobre el XML (ojo: el --post del verificador tiene como invariante "1 PENDIENTE" → pasa a 0), más re-extraer 90f y regenerar el kit.</w:t>
          </w:r>
        </w:sdtContent>
      </w:sdt>
    </w:p>
  </w:comment>
  <w:comment w:author="Matias Lautaro Carrizo" w:id="5" w:date="2026-08-31T04:27:57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pasar a formula</w:t>
      </w:r>
    </w:p>
  </w:comment>
  <w:comment w:author="Matias Lautaro Carrizo" w:id="6" w:date="2026-08-31T05:17:25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igual que la seccion de arriba de leyes varias cosas volaron de acá. Validar que no se haya perdido nada importante (por lo que leí estaba ok)</w:t>
      </w:r>
    </w:p>
  </w:comment>
  <w:comment w:author="Matias Lautaro Carrizo" w:id="1" w:date="2026-08-29T19:19:12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id="11" w:author="Claude" w:initials="C" w:date="2026-09-07T12:00:00Z">
    <w:p w14:paraId="C000000B">
      <w:pPr>
        <w:rPr/>
      </w:pPr>
      <w:r>
        <w:rPr>
          <w:rtl w:val="0"/>
        </w:rPr>
        <w:t xml:space="preserve">Este título perdió su estilo de encabezado en la v1.2; en la v1.1 era Título 1. Sin estilo no entra al índice automático ni a la numeración de campos de Word, aunque a la vista parezca un título. La sugerencia se lo devuelve.</w:t>
      </w:r>
      <w:r>
        <w:rPr>
          <w:rtl w:val="0"/>
        </w:rPr>
        <w:annotationRef/>
      </w:r>
    </w:p>
  </w:comment>
  <w:comment w:id="12" w:author="Claude" w:initials="C" w:date="2026-09-07T12:00:00Z">
    <w:p w14:paraId="C000000C">
      <w:pPr>
        <w:rPr/>
      </w:pPr>
      <w:r>
        <w:rPr>
          <w:rtl w:val="0"/>
        </w:rPr>
        <w:t xml:space="preserve">La versión anterior decía «…que localice la infracción completa, o solicitar evidencia positiva.Segundo, derivar la ausencia…»: el fragmento suelto pertenece a la segunda formulación, y pegado a la primera la hacía absorber a la segunda, en contra de la oración siguiente. Es el fundamento de las dos estrategias que §17.1 y §17.5 comparan, así que conviene que quede exacto.</w:t>
      </w:r>
      <w:r>
        <w:rPr>
          <w:rtl w:val="0"/>
        </w:rPr>
        <w:annotationRef/>
      </w:r>
    </w:p>
  </w:comment>
  <w:comment w:id="13" w:author="Claude" w:initials="C" w:date="2026-09-07T12:00:00Z">
    <w:p w14:paraId="C000000D">
      <w:pPr>
        <w:rPr/>
      </w:pPr>
      <w:r>
        <w:rPr>
          <w:rtl w:val="0"/>
        </w:rPr>
        <w:t xml:space="preserve">El párrafo siguiente y su marcador se proponen para borrar, cerrando D-E1-11: el espejo en §17.1 ya se borró, así que hoy §16 promete un recaudo que §17.1 no documenta, y un informe final no puede entregar un pendiente abierto. La norma no desaparece del marco, porque este párrafo describe la Disposición con sus tres ejes. Coincide con el comentario del colega sobre ese pasaje.</w:t>
      </w:r>
      <w:r>
        <w:rPr>
          <w:rtl w:val="0"/>
        </w:rPr>
        <w:annotationRef/>
      </w:r>
    </w:p>
  </w:comment>
  <w:comment w:id="14" w:author="Claude" w:initials="C" w:date="2026-09-07T12:00:00Z">
    <w:p w14:paraId="C000000E">
      <w:pPr>
        <w:rPr/>
      </w:pPr>
      <w:r>
        <w:rPr>
          <w:rtl w:val="0"/>
        </w:rPr>
        <w:t xml:space="preserve">Alineación pedida por la lectura transversal. La ecuación (1) es el marco general y se conserva, pero el protocolo mide el tramo desde el retiro de la unidad y reporta la captura aparte. Sin esta oración, §16 define la métrica central de latencia de un modo y §17.1 y §17.5 la miden de otro.</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E" w15:done="0"/>
  <w15:commentEx w15:paraId="0000024F" w15:done="0"/>
  <w15:commentEx w15:paraId="00000250" w15:done="0"/>
  <w15:commentEx w15:paraId="00000251" w15:done="0"/>
  <w15:commentEx w15:paraId="00000252" w15:done="0"/>
  <w15:commentEx w15:paraId="00000253" w15:paraIdParent="00000252" w15:done="0"/>
  <w15:commentEx w15:paraId="00000257" w15:paraIdParent="00000252" w15:done="0"/>
  <w15:commentEx w15:paraId="00000258" w15:paraIdParent="00000252" w15:done="0"/>
  <w15:commentEx w15:paraId="00000259" w15:done="0"/>
  <w15:commentEx w15:paraId="0000025A" w15:done="0"/>
  <w15:commentEx w15:paraId="0000025B" w15:done="0"/>
  <w15:commentEx w15:paraId="C000000B" w15:done="0"/>
  <w15:commentEx w15:paraId="C000000C" w15:done="0"/>
  <w15:commentEx w15:paraId="C000000D" w15:done="0"/>
  <w15:commentEx w15:paraId="C00000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Salvo indicación expresa, las cifras de COCO y LVIS corresponden a AP promediado entre umbrales de intersección sobre unión (IoU) de 0,50 a 0,95; en LVIS se conserva el protocolo Fixed AP cuando así lo informa la fuente. Los resultados de literatura supervisada de EPP se presentan como mAP@0,5 o AP@0,5 en una serie separada y no deben compararse numéricamente con COCO/LVIS AP.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60.0" w:type="dxa"/>
        <w:left w:w="115.0" w:type="dxa"/>
        <w:bottom w:w="60.0" w:type="dxa"/>
        <w:right w:w="115.0" w:type="dxa"/>
      </w:tblCellMar>
    </w:tblPr>
  </w:style>
  <w:style w:type="table" w:styleId="Table2">
    <w:basedOn w:val="TableNormal"/>
    <w:tblPr>
      <w:tblStyleRowBandSize w:val="1"/>
      <w:tblStyleColBandSize w:val="1"/>
      <w:tblCellMar>
        <w:top w:w="60.0" w:type="dxa"/>
        <w:left w:w="115.0" w:type="dxa"/>
        <w:bottom w:w="60.0" w:type="dxa"/>
        <w:right w:w="115.0" w:type="dxa"/>
      </w:tblCellMar>
    </w:tblPr>
  </w:style>
  <w:style w:type="table" w:styleId="Table3">
    <w:basedOn w:val="TableNormal"/>
    <w:tblPr>
      <w:tblStyleRowBandSize w:val="1"/>
      <w:tblStyleColBandSize w:val="1"/>
      <w:tblCellMar>
        <w:top w:w="60.0" w:type="dxa"/>
        <w:left w:w="115.0" w:type="dxa"/>
        <w:bottom w:w="60.0" w:type="dxa"/>
        <w:right w:w="115.0" w:type="dxa"/>
      </w:tblCellMar>
    </w:tblPr>
  </w:style>
  <w:style w:type="table" w:styleId="Table4">
    <w:basedOn w:val="TableNormal"/>
    <w:tblPr>
      <w:tblStyleRowBandSize w:val="1"/>
      <w:tblStyleColBandSize w:val="1"/>
      <w:tblCellMar>
        <w:top w:w="60.0" w:type="dxa"/>
        <w:left w:w="115.0" w:type="dxa"/>
        <w:bottom w:w="60.0" w:type="dxa"/>
        <w:right w:w="115.0" w:type="dxa"/>
      </w:tblCellMar>
    </w:tblPr>
  </w:style>
  <w:style w:type="table" w:styleId="Table5">
    <w:basedOn w:val="TableNormal"/>
    <w:tblPr>
      <w:tblStyleRowBandSize w:val="1"/>
      <w:tblStyleColBandSize w:val="1"/>
      <w:tblCellMar>
        <w:top w:w="60.0" w:type="dxa"/>
        <w:left w:w="115.0" w:type="dxa"/>
        <w:bottom w:w="60.0" w:type="dxa"/>
        <w:right w:w="115.0" w:type="dxa"/>
      </w:tblCellMar>
    </w:tblPr>
  </w:style>
  <w:style w:type="table" w:styleId="Table6">
    <w:basedOn w:val="TableNormal"/>
    <w:tblPr>
      <w:tblStyleRowBandSize w:val="1"/>
      <w:tblStyleColBandSize w:val="1"/>
      <w:tblCellMar>
        <w:top w:w="60.0" w:type="dxa"/>
        <w:left w:w="115.0" w:type="dxa"/>
        <w:bottom w:w="60.0" w:type="dxa"/>
        <w:right w:w="115.0" w:type="dxa"/>
      </w:tblCellMar>
    </w:tblPr>
  </w:style>
  <w:style w:type="table" w:styleId="Table7">
    <w:basedOn w:val="TableNormal"/>
    <w:tblPr>
      <w:tblStyleRowBandSize w:val="1"/>
      <w:tblStyleColBandSize w:val="1"/>
      <w:tblCellMar>
        <w:top w:w="60.0" w:type="dxa"/>
        <w:left w:w="115.0" w:type="dxa"/>
        <w:bottom w:w="60.0" w:type="dxa"/>
        <w:right w:w="115.0" w:type="dxa"/>
      </w:tblCellMar>
    </w:tblPr>
  </w:style>
  <w:style w:type="table" w:styleId="Table8">
    <w:basedOn w:val="TableNormal"/>
    <w:tblPr>
      <w:tblStyleRowBandSize w:val="1"/>
      <w:tblStyleColBandSize w:val="1"/>
      <w:tblCellMar>
        <w:top w:w="60.0" w:type="dxa"/>
        <w:left w:w="100.0" w:type="dxa"/>
        <w:bottom w:w="60.0" w:type="dxa"/>
        <w:right w:w="10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6bdl21" TargetMode="External"/><Relationship Id="rId11" Type="http://schemas.openxmlformats.org/officeDocument/2006/relationships/hyperlink" Target="https://www.zotero.org/google-docs/?QCjNbB" TargetMode="External"/><Relationship Id="rId10" Type="http://schemas.openxmlformats.org/officeDocument/2006/relationships/hyperlink" Target="https://www.zotero.org/google-docs/?UnnoA1" TargetMode="External"/><Relationship Id="rId21" Type="http://schemas.openxmlformats.org/officeDocument/2006/relationships/hyperlink" Target="https://www.zotero.org/google-docs/?kiBZGp" TargetMode="External"/><Relationship Id="rId13" Type="http://schemas.openxmlformats.org/officeDocument/2006/relationships/hyperlink" Target="https://www.zotero.org/google-docs/?gm5pG6" TargetMode="External"/><Relationship Id="rId12" Type="http://schemas.openxmlformats.org/officeDocument/2006/relationships/hyperlink" Target="https://www.zotero.org/google-docs/?N8gvPh"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s://www.zotero.org/google-docs/?b9GG8T" TargetMode="External"/><Relationship Id="rId14" Type="http://schemas.openxmlformats.org/officeDocument/2006/relationships/hyperlink" Target="https://www.zotero.org/google-docs/?b9GG8T" TargetMode="External"/><Relationship Id="rId17" Type="http://schemas.openxmlformats.org/officeDocument/2006/relationships/hyperlink" Target="https://www.zotero.org/google-docs/?EJbmoO" TargetMode="External"/><Relationship Id="rId16" Type="http://schemas.openxmlformats.org/officeDocument/2006/relationships/hyperlink" Target="https://www.zotero.org/google-docs/?b9GG8T" TargetMode="External"/><Relationship Id="rId5" Type="http://schemas.openxmlformats.org/officeDocument/2006/relationships/footnotes" Target="footnotes.xml"/><Relationship Id="rId19" Type="http://schemas.openxmlformats.org/officeDocument/2006/relationships/hyperlink" Target="https://www.zotero.org/google-docs/?A7BpnU" TargetMode="External"/><Relationship Id="rId6" Type="http://schemas.openxmlformats.org/officeDocument/2006/relationships/numbering" Target="numbering.xml"/><Relationship Id="rId18" Type="http://schemas.openxmlformats.org/officeDocument/2006/relationships/hyperlink" Target="https://www.zotero.org/google-docs/?ytG2P2" TargetMode="Externa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f41cVn4QBR/nYNJ1eIEM/kQCg==">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