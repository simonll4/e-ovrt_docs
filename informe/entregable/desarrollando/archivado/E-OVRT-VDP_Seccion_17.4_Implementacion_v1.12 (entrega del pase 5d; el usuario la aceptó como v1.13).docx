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firstLine="72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w:t>
      </w:r>
      <w:r w:rsidDel="00000000" w:rsidR="00000000" w:rsidRPr="00000000">
        <w:rPr>
          <w:rtl w:val="0"/>
        </w:rPr>
        <w:t xml:space="preserve">plano</w:t>
      </w:r>
      <w:r w:rsidDel="00000000" w:rsidR="00000000" w:rsidRPr="00000000">
        <w:rPr>
          <w:rtl w:val="0"/>
        </w:rPr>
        <w:t xml:space="preserve">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del w:id="9001" w:author="Claude" w:date="2026-09-07T12:00:00Z">
        <w:r w:rsidDel="00000000" w:rsidR="00000000" w:rsidRPr="00000000">
          <w:rPr>
            <w:rtl w:val="0"/>
          </w:rPr>
          <w:delText xml:space="preserve">El módulo de distribución de alertas es el cuarto componente funcional.</w:delText>
        </w:r>
      </w:del>
      <w:ins w:id="9002" w:author="Claude" w:date="2026-09-07T12:00:00Z">
        <w:r>
          <w:rPr>
            <w:rtl w:val="0"/>
          </w:rPr>
          <w:t xml:space="preserve">El módulo de distribución de alertas es un módulo desacoplado y no un tercer plano de ejecución.</w:t>
        </w:r>
      </w:ins>
      <w:r w:rsidDel="00000000" w:rsidR="00000000" w:rsidRPr="00000000">
        <w:rPr>
          <w:rtl w:val="0"/>
        </w:rPr>
        <w:t xml:space="preserve"> Consume las alertas confirmadas desde el bus de alertas, aplica la política de notificación, controla idempotencia y supresión, </w:t>
      </w:r>
      <w:del w:id="9003" w:author="Claude" w:date="2026-09-07T12:00:00Z">
        <w:r w:rsidDel="00000000" w:rsidR="00000000" w:rsidRPr="00000000">
          <w:rPr>
            <w:rtl w:val="0"/>
          </w:rPr>
          <w:delText xml:space="preserve">entrega por MQTT con confirmación de calidad de servicio</w:delText>
        </w:r>
      </w:del>
      <w:ins w:id="9004" w:author="Claude" w:date="2026-09-07T12:00:00Z">
        <w:r>
          <w:rPr>
            <w:rtl w:val="0"/>
          </w:rPr>
          <w:t xml:space="preserve">entrega por MQTT en el nivel de calidad de servicio 1, con confirmación por mensaje</w:t>
        </w:r>
      </w:ins>
      <w:r w:rsidDel="00000000" w:rsidR="00000000" w:rsidRPr="00000000">
        <w:rPr>
          <w:rtl w:val="0"/>
        </w:rPr>
        <w:t xml:space="preserv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p>
    <w:p>
      <w:pPr>
        <w:widowControl w:val="1"/>
        <w:spacing w:after="0" w:before="0" w:line="480" w:lineRule="auto"/>
        <w:ind w:firstLine="720"/>
        <w:rPr>
          <w:ins w:id="9005" w:author="Claude" w:date="2026-09-07T12:00:00Z"/>
          <w:b w:val="1"/>
          <w:bCs w:val="1"/>
        </w:rPr>
      </w:pPr>
      <w:ins w:id="9006" w:author="Claude" w:date="2026-09-07T12:00:00Z"/>
    </w:p>
    <w:p>
      <w:pPr>
        <w:keepNext w:val="1"/>
        <w:widowControl w:val="1"/>
        <w:spacing w:after="0" w:before="0" w:line="480" w:lineRule="auto"/>
        <w:ind w:left="0" w:firstLine="0"/>
        <w:rPr>
          <w:ins w:id="9007" w:author="Claude" w:date="2026-09-07T12:00:00Z"/>
        </w:rPr>
      </w:pPr>
      <w:commentRangeStart w:id="6"/>
      <w:ins w:id="9008" w:author="Claude" w:date="2026-09-07T12:00:00Z">
        <w:r>
          <w:rPr>
            <w:b w:val="1"/>
            <w:bCs w:val="1"/>
            <w:rtl w:val="0"/>
          </w:rPr>
          <w:t xml:space="preserve">Figura 4.5</w:t>
        </w:r>
      </w:ins>
      <w:commentRangeEnd w:id="6"/>
      <w:r>
        <w:rPr>
          <w:rtl w:val="0"/>
        </w:rPr>
        <w:commentReference w:id="6"/>
      </w:r>
    </w:p>
    <w:p>
      <w:pPr>
        <w:keepNext w:val="1"/>
        <w:widowControl w:val="1"/>
        <w:spacing w:after="0" w:before="0" w:line="480" w:lineRule="auto"/>
        <w:ind w:left="0" w:firstLine="0"/>
        <w:rPr>
          <w:ins w:id="9009" w:author="Claude" w:date="2026-09-07T12:00:00Z"/>
        </w:rPr>
      </w:pPr>
      <w:ins w:id="9010" w:author="Claude" w:date="2026-09-07T12:00:00Z">
        <w:r>
          <w:rPr>
            <w:i w:val="1"/>
            <w:iCs w:val="1"/>
            <w:rtl w:val="0"/>
          </w:rPr>
          <w:t xml:space="preserve">Vista de procesos y patrones de acople de la plataforma experimental</w:t>
        </w:r>
      </w:ins>
    </w:p>
    <w:p>
      <w:pPr>
        <w:keepNext w:val="1"/>
        <w:widowControl w:val="1"/>
        <w:spacing w:after="0" w:before="0" w:line="480" w:lineRule="auto"/>
        <w:ind w:left="0" w:firstLine="0"/>
        <w:rPr>
          <w:ins w:id="9012" w:author="Claude" w:date="2026-09-07T12:00:00Z"/>
        </w:rPr>
      </w:pPr>
      <w:ins w:id="9011" w:author="Claude" w:date="2026-09-07T12:00:00Z">
        <w:r>
          <w:rPr>
            <w:rtl w:val="0"/>
          </w:rPr>
          <w:drawing>
            <wp:inline distB="0" distT="0" distL="0" distR="0">
              <wp:extent cx="5760720" cy="5036891"/>
              <wp:effectExtent b="0" l="0" r="0" t="0"/>
              <wp:docPr id="901" name="fig-a-vista-de-procesos.png"/>
              <a:graphic>
                <a:graphicData uri="http://schemas.openxmlformats.org/drawingml/2006/picture">
                  <pic:pic>
                    <pic:nvPicPr>
                      <pic:cNvPr id="0" name="fig-a-vista-de-procesos.png"/>
                      <pic:cNvPicPr preferRelativeResize="0"/>
                    </pic:nvPicPr>
                    <pic:blipFill>
                      <a:blip r:embed="rId12"/>
                      <a:stretch>
                        <a:fillRect/>
                      </a:stretch>
                    </pic:blipFill>
                    <pic:spPr>
                      <a:xfrm>
                        <a:off x="0" y="0"/>
                        <a:ext cx="5760720" cy="5036891"/>
                      </a:xfrm>
                      <a:prstGeom prst="rect"/>
                      <a:ln/>
                    </pic:spPr>
                  </pic:pic>
                </a:graphicData>
              </a:graphic>
            </wp:inline>
          </w:drawing>
        </w:r>
      </w:ins>
    </w:p>
    <w:p w:rsidR="00000000" w:rsidDel="00000000" w:rsidP="00000000" w:rsidRDefault="00000000" w:rsidRPr="00000000" w14:paraId="00000008">
      <w:pPr>
        <w:widowControl w:val="1"/>
        <w:spacing w:after="0" w:before="0" w:line="480" w:lineRule="auto"/>
        <w:ind w:firstLine="720"/>
        <w:rPr/>
      </w:pPr>
      <w:del w:id="9014" w:author="Claude" w:date="2026-09-07T12:00:00Z">
        <w:r w:rsidDel="00000000" w:rsidR="00000000" w:rsidRPr="00000000">
          <w:rPr>
            <w:rtl w:val="0"/>
          </w:rPr>
          <w:delText xml:space="preserve">La figura 4.5 representa la materialización efectiva de los dos patrones de acople.</w:delText>
        </w:r>
      </w:del>
      <w:ins w:id="9015" w:author="Claude" w:date="2026-09-07T12:00:00Z">
        <w:r>
          <w:rPr>
            <w:b w:val="1"/>
            <w:bCs w:val="1"/>
            <w:rtl w:val="0"/>
          </w:rPr>
          <w:t xml:space="preserve">Nota.</w:t>
        </w:r>
        <w:r>
          <w:rPr>
            <w:rtl w:val="0"/>
          </w:rPr>
          <w:t xml:space="preserve"> La figura representa la materialización efectiva de los dos patrones de acople.</w:t>
        </w:r>
      </w:ins>
      <w:r w:rsidDel="00000000" w:rsidR="00000000" w:rsidRPr="00000000">
        <w:rPr>
          <w:rtl w:val="0"/>
        </w:rPr>
        <w:t xml:space="preserv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w:t>
      </w:r>
      <w:del w:id="9013" w:author="Claude" w:date="2026-09-07T12:00:00Z">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4016739</wp:posOffset>
              </wp:positionV>
              <wp:extent cx="5943600" cy="3362325"/>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b="6347" l="0" r="0" t="0"/>
                      <a:stretch>
                        <a:fillRect/>
                      </a:stretch>
                    </pic:blipFill>
                    <pic:spPr>
                      <a:xfrm>
                        <a:off x="0" y="0"/>
                        <a:ext cx="5943600" cy="3362325"/>
                      </a:xfrm>
                      <a:prstGeom prst="rect"/>
                      <a:ln/>
                    </pic:spPr>
                  </pic:pic>
                </a:graphicData>
              </a:graphic>
            </wp:anchor>
          </w:drawing>
        </w:r>
      </w:del>
      <w:r w:rsidDel="00000000" w:rsidR="00000000" w:rsidRPr="00000000">
        <w:rPr>
          <w:rtl w:val="0"/>
        </w:rPr>
        <w:t xml:space="preserve">artefactos persistentes de cada corrida.</w:t>
      </w:r>
      <w:r w:rsidDel="00000000" w:rsidR="00000000" w:rsidRPr="00000000">
        <w:rPr>
          <w:rtl w:val="0"/>
        </w:rPr>
      </w:r>
    </w:p>
    <w:p w:rsidR="00000000" w:rsidDel="00000000" w:rsidP="00000000" w:rsidRDefault="00000000" w:rsidRPr="00000000" w14:paraId="00000009">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A">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D">
            <w:pPr>
              <w:widowControl w:val="1"/>
              <w:spacing w:after="0" w:before="0" w:line="480" w:lineRule="auto"/>
              <w:ind w:left="0" w:right="0" w:firstLine="0"/>
              <w:rPr/>
            </w:pPr>
            <w:del w:id="9002" w:author="Claude" w:date="2026-09-07T12:00:00Z">
              <w:r w:rsidDel="00000000" w:rsidR="00000000" w:rsidRPr="00000000">
                <w:rPr>
                  <w:b w:val="1"/>
                  <w:bCs w:val="1"/>
                  <w:rtl w:val="0"/>
                </w:rPr>
                <w:delText xml:space="preserve">Contrato del diseño</w:delText>
              </w:r>
            </w:del>
            <w:ins w:id="9001" w:author="Claude" w:date="2026-09-07T12:00:00Z">
              <w:commentRangeStart w:id="19"/>
              <w:r>
                <w:rPr>
                  <w:b w:val="1"/>
                  <w:bCs w:val="1"/>
                  <w:rtl w:val="0"/>
                </w:rPr>
                <w:t xml:space="preserve">Elemento del diseño</w:t>
              </w:r>
              <w:commentRangeEnd w:id="19"/>
              <w:r>
                <w:rPr>
                  <w:rtl w:val="0"/>
                </w:rPr>
                <w:commentReference w:id="19"/>
              </w:r>
            </w:ins>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del w:id="9024" w:author="Claude" w:date="2026-09-07T12:00:00Z">
              <w:r w:rsidDel="00000000" w:rsidR="00000000" w:rsidRPr="00000000">
                <w:rPr>
                  <w:rtl w:val="0"/>
                </w:rPr>
                <w:delText xml:space="preserve">RunConfig</w:delText>
              </w:r>
            </w:del>
            <w:ins w:id="9025" w:author="Claude" w:date="2026-09-07T12:00:00Z">
              <w:commentRangeStart w:id="8"/>
              <w:r>
                <w:rPr>
                  <w:rtl w:val="0"/>
                </w:rPr>
                <w:t xml:space="preserve">Manifiesto de experimento</w:t>
              </w:r>
              <w:commentRangeEnd w:id="8"/>
              <w:r>
                <w:rPr>
                  <w:rtl w:val="0"/>
                </w:rPr>
                <w:commentReference w:id="8"/>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del w:id="9026" w:author="Claude" w:date="2026-09-07T12:00:00Z">
              <w:r w:rsidDel="00000000" w:rsidR="00000000" w:rsidRPr="00000000">
                <w:rPr>
                  <w:rtl w:val="0"/>
                </w:rPr>
                <w:delText xml:space="preserve">Manifiesto de experimento y configuraciones efectivas por plano</w:delText>
              </w:r>
            </w:del>
            <w:ins w:id="9027" w:author="Claude" w:date="2026-09-07T12:00:00Z">
              <w:r>
                <w:rPr>
                  <w:rtl w:val="0"/>
                </w:rPr>
                <w:t xml:space="preserve">Archivo de manifiesto del experimento y configuraciones efectivas por plano</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pPr>
            <w:r w:rsidDel="00000000" w:rsidR="00000000" w:rsidRPr="00000000">
              <w:rPr>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pPr>
            <w:r w:rsidDel="00000000" w:rsidR="00000000" w:rsidRPr="00000000">
              <w:rPr>
                <w:rtl w:val="0"/>
              </w:rPr>
              <w:t xml:space="preserve">prompt_set_id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pPr>
            <w:r w:rsidDel="00000000" w:rsidR="00000000" w:rsidRPr="00000000">
              <w:rPr>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pPr>
            <w:r w:rsidDel="00000000" w:rsidR="00000000" w:rsidRPr="00000000">
              <w:rPr>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Lines w:val="1"/>
              <w:widowControl w:val="1"/>
              <w:spacing w:after="0" w:before="0" w:line="480" w:lineRule="auto"/>
              <w:ind w:left="0" w:right="0" w:firstLine="0"/>
              <w:rPr/>
            </w:pPr>
            <w:r w:rsidDel="00000000" w:rsidR="00000000" w:rsidRPr="00000000">
              <w:rPr>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run.lifecycle.v1 (evento run_finished)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del w:id="9004" w:author="Claude" w:date="2026-09-07T12:00:00Z">
              <w:r w:rsidDel="00000000" w:rsidR="00000000" w:rsidRPr="00000000">
                <w:rPr>
                  <w:rtl w:val="0"/>
                </w:rPr>
                <w:delText xml:space="preserve">Repositorio de eventos</w:delText>
              </w:r>
            </w:del>
            <w:ins w:id="9003" w:author="Claude" w:date="2026-09-07T12:00:00Z">
              <w:r>
                <w:rPr>
                  <w:rtl w:val="0"/>
                </w:rPr>
                <w:t xml:space="preserve">Repositorio de hechos</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val="1"/>
              <w:spacing w:after="0" w:before="0" w:line="480" w:lineRule="auto"/>
              <w:ind w:left="0" w:right="0" w:firstLine="0"/>
              <w:rPr/>
            </w:pPr>
            <w:r w:rsidDel="00000000" w:rsidR="00000000" w:rsidRPr="00000000">
              <w:rPr>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pPr>
            <w:r w:rsidDel="00000000" w:rsidR="00000000" w:rsidRPr="00000000">
              <w:rPr>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del w:id="9006" w:author="Claude" w:date="2026-09-07T12:00:00Z">
              <w:r w:rsidDel="00000000" w:rsidR="00000000" w:rsidRPr="00000000">
                <w:rPr>
                  <w:rtl w:val="0"/>
                </w:rPr>
                <w:delText xml:space="preserve">Reporte consolidado report.json y por experimento</w:delText>
              </w:r>
            </w:del>
            <w:ins w:id="9005" w:author="Claude" w:date="2026-09-07T12:00:00Z">
              <w:r>
                <w:rPr>
                  <w:rtl w:val="0"/>
                </w:rPr>
                <w:t xml:space="preserve">Reporte consolidado por experimento, report.json y report.md</w:t>
              </w:r>
            </w:ins>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del w:id="9028" w:author="Claude" w:date="2026-09-07T12:00:00Z">
              <w:r w:rsidDel="00000000" w:rsidR="00000000" w:rsidRPr="00000000">
                <w:rPr>
                  <w:rtl w:val="0"/>
                </w:rPr>
                <w:delText xml:space="preserve">Alerta distribuida</w:delText>
              </w:r>
            </w:del>
            <w:ins w:id="9029" w:author="Claude" w:date="2026-09-07T12:00:00Z">
              <w:r>
                <w:rPr>
                  <w:rtl w:val="0"/>
                </w:rPr>
                <w:t xml:space="preserve">NotificationEnvelope y DeliveryRecord</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pPr>
            <w:del w:id="9030" w:author="Claude" w:date="2026-09-07T12:00:00Z">
              <w:r w:rsidDel="00000000" w:rsidR="00000000" w:rsidRPr="00000000">
                <w:rPr>
                  <w:rtl w:val="0"/>
                </w:rPr>
                <w:delText xml:space="preserve">NotificationEnvelope y DeliveryRecord</w:delText>
              </w:r>
            </w:del>
            <w:ins w:id="9031" w:author="Claude" w:date="2026-09-07T12:00:00Z">
              <w:r>
                <w:rPr>
                  <w:rtl w:val="0"/>
                </w:rPr>
                <w:t xml:space="preserve">Envoltorio de notificación y registro de entrega en el ledger</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val="1"/>
        <w:spacing w:after="0" w:before="0" w:line="480" w:lineRule="auto"/>
        <w:ind w:firstLine="720"/>
        <w:rPr/>
      </w:pPr>
      <w:sdt>
        <w:sdtPr>
          <w:id w:val="-593062550"/>
          <w:tag w:val="goog_rdk_0"/>
        </w:sdtPr>
        <w:sdtContent>
          <w:commentRangeStart w:id="0"/>
        </w:sdtContent>
      </w:sdt>
      <w:sdt>
        <w:sdtPr>
          <w:id w:val="-989592569"/>
          <w:tag w:val="goog_rdk_1"/>
        </w:sdtPr>
        <w:sdtContent>
          <w:commentRangeStart w:id="1"/>
        </w:sdtContent>
      </w:sdt>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w:t>
      </w:r>
      <w:r w:rsidDel="00000000" w:rsidR="00000000" w:rsidRPr="00000000">
        <w:rPr>
          <w:rtl w:val="0"/>
        </w:rPr>
        <w:t xml:space="preserve">que se persiste</w:t>
      </w:r>
      <w:r w:rsidDel="00000000" w:rsidR="00000000" w:rsidRPr="00000000">
        <w:rPr>
          <w:rtl w:val="0"/>
        </w:rPr>
        <w:t xml:space="preserve">. Esa cadena hace de la reproyección de coordenadas una operación declarada.</w:t>
      </w:r>
    </w:p>
    <w:p w:rsidR="00000000" w:rsidDel="00000000" w:rsidP="00000000" w:rsidRDefault="00000000" w:rsidRPr="00000000" w14:paraId="00000058">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9">
      <w:pPr>
        <w:pBdr>
          <w:top w:color="bfbfbf" w:space="2" w:sz="4" w:val="single"/>
          <w:left w:color="bfbfbf" w:space="2" w:sz="4" w:val="single"/>
          <w:bottom w:color="bfbfbf" w:space="2" w:sz="4" w:val="single"/>
          <w:right w:color="bfbfbf" w:space="2" w:sz="4" w:val="single"/>
        </w:pBdr>
        <w:shd w:fill="f2f2f2" w:val="clear"/>
        <w:ind w:left="288" w:right="288" w:firstLine="0"/>
        <w:rPr>
          <w:del w:id="9017" w:author="Claude" w:date="2026-09-07T12:00:00Z"/>
        </w:rPr>
      </w:pPr>
      <w:del w:id="9016" w:author="Claude" w:date="2026-09-07T12:00:00Z">
        <w:r w:rsidDel="00000000" w:rsidR="00000000" w:rsidRPr="00000000">
          <w:rPr>
            <w:rFonts w:ascii="Courier New" w:cs="Courier New" w:eastAsia="Courier New" w:hAnsi="Courier New"/>
            <w:sz w:val="20"/>
            <w:szCs w:val="20"/>
            <w:rtl w:val="0"/>
          </w:rPr>
          <w:delText xml:space="preserve">{</w:delText>
          <w:br w:type="textWrapping"/>
          <w:delText xml:space="preserve">  "schema_version": "media.detection.v1",</w:delText>
          <w:br w:type="textWrapping"/>
          <w:delText xml:space="preserve">  "event_type": "detection_event",</w:delText>
          <w:br w:type="textWrapping"/>
          <w:delText xml:space="preserve">  "run_id": "run_20260805_033712_dbe_grounding_dino_53cb6f",</w:delText>
          <w:br w:type="textWrapping"/>
          <w:delText xml:space="preserve">  "unit_id": "frame_000000",</w:delText>
          <w:br w:type="textWrapping"/>
          <w:delText xml:space="preserve">  "source": {</w:delText>
          <w:br w:type="textWrapping"/>
          <w:delText xml:space="preserve">    "source_id": "a_p1_c02", "source_type": "video_frame",</w:delText>
          <w:br w:type="textWrapping"/>
          <w:delText xml:space="preserve">    "frame_index": 0, "timestamp_ms": 0.0,</w:delText>
          <w:br w:type="textWrapping"/>
          <w:delText xml:space="preserve">    "width": 1920, "height": 1080 },</w:delText>
          <w:br w:type="textWrapping"/>
          <w:delText xml:space="preserve">  "model": { "name": "grounding_dino",</w:delText>
          <w:br w:type="textWrapping"/>
          <w:delText xml:space="preserve">    "model_id": "IDEA-Research/grounding-dino-tiny",</w:delText>
          <w:br w:type="textWrapping"/>
          <w:delText xml:space="preserve">    "device": "cuda" },</w:delText>
          <w:br w:type="textWrapping"/>
          <w:delText xml:space="preserve">  "prompts": { "prompt_set_id": "cr01_cr02_v2_short" },</w:delText>
          <w:br w:type="textWrapping"/>
          <w:delText xml:space="preserve">  "detections": [</w:delText>
          <w:br w:type="textWrapping"/>
          <w:delText xml:space="preserve">    { "detection_id": "det_000001", "label": "person",</w:delText>
          <w:br w:type="textWrapping"/>
          <w:delText xml:space="preserve">      "prompt_id": "person", "confidence": 0.8784,</w:delText>
          <w:br w:type="textWrapping"/>
          <w:delText xml:space="preserve">      "bbox_xyxy": [1027.3, 105.5, 1340.8, 1083.9],</w:delText>
          <w:br w:type="textWrapping"/>
          <w:delText xml:space="preserve">      "bbox_norm_xyxy": [0.5351, 0.0977, 0.6983, 1.0],</w:delText>
          <w:br w:type="textWrapping"/>
          <w:delText xml:space="preserve">      "area_px": 306732.1, "model_name": "grounding_dino" },</w:delText>
          <w:br w:type="textWrapping"/>
          <w:delText xml:space="preserve">    { "detection_id": "det_000002", "label": "helmet",</w:delText>
          <w:br w:type="textWrapping"/>
          <w:delText xml:space="preserve">      "prompt_id": "helmet", "confidence": 0.8387,</w:delText>
          <w:br w:type="textWrapping"/>
          <w:delText xml:space="preserve">      "bbox_xyxy": [1098.1, 106.5, 1255.8, 217.3],</w:delText>
          <w:br w:type="textWrapping"/>
          <w:delText xml:space="preserve">      "bbox_norm_xyxy": [0.5719, 0.0986, 0.6541, 0.2012],</w:delText>
          <w:br w:type="textWrapping"/>
          <w:delText xml:space="preserve">      "area_px": 17475.1, "model_name": "grounding_dino" }</w:delText>
          <w:br w:type="textWrapping"/>
          <w:delText xml:space="preserve">  ],</w:delText>
          <w:br w:type="textWrapping"/>
          <w:delText xml:space="preserve">  "timing": { "normalize_ms": 11.53, "inference_ms": 445.76,</w:delText>
          <w:br w:type="textWrapping"/>
          <w:delText xml:space="preserve">    "postprocess_ms": 0.11, "write_ms": 0.0,</w:delText>
          <w:br w:type="textWrapping"/>
          <w:delText xml:space="preserve">    "total_ms": 445.88 }</w:delText>
          <w:br w:type="textWrapping"/>
          <w:delText xml:space="preserve">}</w:delText>
        </w:r>
      </w:del>
      <w:r w:rsidDel="00000000" w:rsidR="00000000" w:rsidRPr="00000000">
        <w:rPr>
          <w:rtl w:val="0"/>
        </w:rPr>
      </w:r>
    </w:p>
    <w:p>
      <w:pPr>
        <w:pBdr>
          <w:top w:color="bfbfbf" w:space="2" w:sz="4" w:val="single"/>
          <w:left w:color="bfbfbf" w:space="2" w:sz="4" w:val="single"/>
          <w:bottom w:color="bfbfbf" w:space="2" w:sz="4" w:val="single"/>
          <w:right w:color="bfbfbf" w:space="2" w:sz="4" w:val="single"/>
        </w:pBdr>
        <w:shd w:fill="f2f2f2" w:val="clear"/>
        <w:ind w:left="288" w:right="288" w:firstLine="0"/>
        <w:rPr>
          <w:ins w:id="9018" w:author="Claude" w:date="2026-09-07T12:00:00Z"/>
          <w:del w:id="9017" w:author="Claude" w:date="2026-09-07T12:00:00Z"/>
        </w:rPr>
      </w:pPr>
      <w:ins w:id="9019" w:author="Claude" w:date="2026-09-07T12:00:00Z">
        <w:r>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br w:type="textWrapping"/>
          <w:t xml:space="preserve">}</w:t>
        </w:r>
      </w:ins>
    </w:p>
    <w:p>
      <w:pPr>
        <w:widowControl w:val="1"/>
        <w:spacing w:after="0" w:before="0" w:line="480" w:lineRule="auto"/>
        <w:ind w:firstLine="720"/>
        <w:rPr>
          <w:ins w:id="9020" w:author="Claude" w:date="2026-09-07T12:00:00Z"/>
        </w:rPr>
      </w:pPr>
      <w:commentRangeStart w:id="7"/>
      <w:ins w:id="9021" w:author="Claude" w:date="2026-09-07T12:00:00Z">
        <w:commentRangeStart w:id="20"/>
        <w:r>
          <w:rPr>
            <w:rtl w:val="0"/>
          </w:rPr>
          <w:t xml:space="preserve">La misma estructura se declara en el código</w:t>
        </w:r>
        <w:commentRangeEnd w:id="20"/>
        <w:r>
          <w:rPr>
            <w:rtl w:val="0"/>
          </w:rPr>
          <w:commentReference w:id="20"/>
        </w:r>
        <w:r>
          <w:rPr>
            <w:rtl w:val="0"/>
          </w:rPr>
          <w:t xml:space="preserve"> como modelo de datos con tipos explícitos. El campo de identidad entre fotogramas </w:t>
        </w:r>
        <w:del w:id="9007" w:author="Claude" w:date="2026-09-07T12:00:00Z">
          <w:r>
            <w:rPr>
              <w:rtl w:val="0"/>
            </w:rPr>
            <w:delText xml:space="preserve">aparece acá como opcional y sin valor por defecto</w:delText>
          </w:r>
        </w:del>
        <w:ins w:id="9008" w:author="Claude" w:date="2026-09-07T12:00:00Z">
          <w:r>
            <w:rPr>
              <w:rtl w:val="0"/>
            </w:rPr>
            <w:t xml:space="preserve">aparece aquí como opcional y con valor nulo por defecto</w:t>
          </w:r>
        </w:ins>
        <w:r>
          <w:rPr>
            <w:rtl w:val="0"/>
          </w:rPr>
          <w:t xml:space="preserve">, que es el mecanismo con el que un dato todavía no producido puede incorporarse sin cambiar la versión del esquema ni alterar los artefactos ya escritos.</w:t>
        </w:r>
      </w:ins>
      <w:commentRangeEnd w:id="7"/>
      <w:r>
        <w:rPr>
          <w:rtl w:val="0"/>
        </w:rPr>
        <w:commentReference w:id="7"/>
      </w:r>
    </w:p>
    <w:p>
      <w:pPr>
        <w:pBdr>
          <w:top w:color="bfbfbf" w:space="2" w:sz="4" w:val="single"/>
          <w:left w:color="bfbfbf" w:space="2" w:sz="4" w:val="single"/>
          <w:bottom w:color="bfbfbf" w:space="2" w:sz="4" w:val="single"/>
          <w:right w:color="bfbfbf" w:space="2" w:sz="4" w:val="single"/>
        </w:pBdr>
        <w:shd w:fill="f2f2f2" w:val="clear"/>
        <w:ind w:left="288" w:right="288" w:firstLine="0"/>
        <w:rPr>
          <w:ins w:id="9022" w:author="Claude" w:date="2026-09-07T12:00:00Z"/>
          <w:del w:id="9017" w:author="Claude" w:date="2026-09-07T12:00:00Z"/>
        </w:rPr>
      </w:pPr>
      <w:ins w:id="9023" w:author="Claude" w:date="2026-09-07T12:00:00Z">
        <w:r>
          <w:rPr>
            <w:rFonts w:ascii="Courier New" w:cs="Courier New" w:eastAsia="Courier New" w:hAnsi="Courier New"/>
            <w:sz w:val="20"/>
            <w:szCs w:val="20"/>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t xml:space="preserve"/>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br w:type="textWrapping"/>
          <w:t xml:space="preserve">    model_name: str | None = None</w:t>
        </w:r>
      </w:ins>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5C">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5D">
      <w:pPr>
        <w:widowControl w:val="1"/>
        <w:spacing w:after="0" w:before="0" w:line="480" w:lineRule="auto"/>
        <w:ind w:firstLine="720"/>
        <w:rPr/>
      </w:pPr>
      <w:commentRangeStart w:id="21"/>
      <w:r w:rsidDel="00000000" w:rsidR="00000000" w:rsidRPr="00000000">
        <w:rPr>
          <w:rtl w:val="0"/>
        </w:rPr>
        <w:t xml:space="preserve">La alerta interna registra la confirmación del episodio</w:t>
      </w:r>
      <w:commentRangeEnd w:id="21"/>
      <w:r>
        <w:rPr>
          <w:rtl w:val="0"/>
        </w:rPr>
        <w:commentReference w:id="21"/>
      </w:r>
      <w:r w:rsidDel="00000000" w:rsidR="00000000" w:rsidRPr="00000000">
        <w:rPr>
          <w:rtl w:val="0"/>
        </w:rPr>
        <w:t xml:space="preserve">,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w:t>
      </w:r>
      <w:ins w:id="9032" w:author="Claude" w:date="2026-09-07T12:00:00Z">
        <w:r>
          <w:rPr>
            <w:rtl w:val="0"/>
          </w:rPr>
          <w:t xml:space="preserve"> El fragmento siguiente reproduce la alerta registrada sobre el mismo clip y la misma unidad que el evento anterior, </w:t>
        </w:r>
        <w:del w:id="9009" w:author="Claude" w:date="2026-09-07T12:00:00Z">
          <w:r>
            <w:rPr>
              <w:rtl w:val="0"/>
            </w:rPr>
            <w:delText xml:space="preserve">y permite verificar la ventana de confirmación desde los hitos que la propia alerta transporta: la primera evidencia cae a los 3.633 ms del video y la confirmación a los 7.633, exactamente los 4.000 ms configurados para la condición.</w:delText>
          </w:r>
        </w:del>
        <w:ins w:id="9010" w:author="Claude" w:date="2026-09-07T12:00:00Z">
          <w:r>
            <w:rPr>
              <w:rtl w:val="0"/>
            </w:rPr>
            <w:t xml:space="preserve">y permite verificar la ventana de confirmación. La alerta transporta el fotograma de la primera evidencia, el 109, y el de la confirmación, el 229. A los 30 cuadros por segundo del clip, esos fotogramas corresponden a 3.633 y 7.633 ms de video, exactamente los 4.000 ms configurados para la condición. Los dos instantes en milisegundos que la alerta también conserva pertenecen al reloj del equipo de control y no al tiempo de video.</w:t>
          </w:r>
        </w:ins>
      </w:ins>
    </w:p>
    <w:p>
      <w:pPr>
        <w:pBdr>
          <w:top w:color="bfbfbf" w:space="2" w:sz="4" w:val="single"/>
          <w:left w:color="bfbfbf" w:space="2" w:sz="4" w:val="single"/>
          <w:bottom w:color="bfbfbf" w:space="2" w:sz="4" w:val="single"/>
          <w:right w:color="bfbfbf" w:space="2" w:sz="4" w:val="single"/>
        </w:pBdr>
        <w:shd w:fill="f2f2f2" w:val="clear"/>
        <w:ind w:left="288" w:right="288" w:firstLine="0"/>
        <w:rPr>
          <w:ins w:id="9033" w:author="Claude" w:date="2026-09-07T12:00:00Z"/>
          <w:del w:id="9017" w:author="Claude" w:date="2026-09-07T12:00:00Z"/>
        </w:rPr>
      </w:pPr>
      <w:ins w:id="9034" w:author="Claude" w:date="2026-09-07T12:00:00Z">
        <w:r>
          <w:rPr>
            <w:rFonts w:ascii="Courier New" w:cs="Courier New" w:eastAsia="Courier New" w:hAnsi="Courier New"/>
            <w:sz w:val="20"/>
            <w:szCs w:val="20"/>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br w:type="textWrapping"/>
          <w:t xml:space="preserve">}</w:t>
        </w:r>
      </w:ins>
    </w:p>
    <w:p w:rsidR="00000000" w:rsidDel="00000000" w:rsidP="00000000" w:rsidRDefault="00000000" w:rsidRPr="00000000" w14:paraId="0000005E">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0">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1">
      <w:pPr>
        <w:widowControl w:val="1"/>
        <w:spacing w:after="0" w:before="0" w:line="480" w:lineRule="auto"/>
        <w:ind w:firstLine="720"/>
        <w:rPr>
          <w:i w:val="1"/>
          <w:iCs w:val="1"/>
        </w:rPr>
        <w:sectPr>
          <w:type w:val="nextPage"/>
          <w:pgSz w:h="15840" w:w="12240" w:orient="portrait"/>
          <w:pgMar w:bottom="1440" w:top="1440" w:left="1440" w:right="1440" w:header="720" w:footer="720"/>
        </w:sectPr>
      </w:pPr>
      <w:commentRangeStart w:id="22"/>
      <w:r w:rsidDel="00000000" w:rsidR="00000000" w:rsidRPr="00000000">
        <w:rPr>
          <w:rtl w:val="0"/>
        </w:rPr>
        <w:t xml:space="preserve">Los tres módulos de la cadena se implementaron</w:t>
      </w:r>
      <w:commentRangeEnd w:id="22"/>
      <w:r>
        <w:rPr>
          <w:rtl w:val="0"/>
        </w:rPr>
        <w:commentReference w:id="22"/>
      </w:r>
      <w:r w:rsidDel="00000000" w:rsidR="00000000" w:rsidRPr="00000000">
        <w:rPr>
          <w:rtl w:val="0"/>
        </w:rPr>
        <w:t xml:space="preserve"> como servicios independientes, gobernados por configuración y expuestos mediante HTTP. Cada uno carga su configuración al iniciarse, admite una corrida activa por vez, rechaza las solicitudes concurrentes señalando la que está en curso </w:t>
      </w:r>
      <w:del w:id="9011" w:author="Claude" w:date="2026-09-07T12:00:00Z">
        <w:r w:rsidDel="00000000" w:rsidR="00000000" w:rsidRPr="00000000">
          <w:rPr>
            <w:rtl w:val="0"/>
          </w:rPr>
          <w:delText xml:space="preserve">y persiste la configuración efectiva que utilizó.</w:delText>
        </w:r>
      </w:del>
      <w:ins w:id="9012" w:author="Claude" w:date="2026-09-07T12:00:00Z">
        <w:r>
          <w:rPr>
            <w:rtl w:val="0"/>
          </w:rPr>
          <w:t xml:space="preserve">y los dos planos persisten además la configuración efectiva que utilizaron, que el módulo de distribución expone por su interfaz.</w:t>
        </w:r>
      </w:ins>
      <w:r w:rsidDel="00000000" w:rsidR="00000000" w:rsidRPr="00000000">
        <w:rPr>
          <w:rtl w:val="0"/>
        </w:rPr>
        <w:t xml:space="preserve"> El plano de medios carga además el modelo una sola vez al arrancar. Rutas, fuentes, umbrales, ventanas temporales y opciones de instrumentación se declaran en configuración, sin constantes ocultas en el código.</w:t>
      </w:r>
      <w:r w:rsidDel="00000000" w:rsidR="00000000" w:rsidRPr="00000000">
        <w:rPr>
          <w:rtl w:val="0"/>
        </w:rPr>
      </w:r>
      <w:ins w:id="9035" w:author="Claude" w:date="2026-09-07T12:00:00Z">
        <w:r>
          <w:rPr>
            <w:rtl w:val="0"/>
          </w:rPr>
          <w:t xml:space="preserve"> La Tabla 57 reúne sus operaciones de gobierno.</w:t>
        </w:r>
      </w:ins>
    </w:p>
    <w:p w:rsidR="00000000" w:rsidDel="00000000" w:rsidP="00000000" w:rsidRDefault="00000000" w:rsidRPr="00000000" w14:paraId="00000062">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3">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Pr>
          <w:p w:rsidR="00000000" w:rsidDel="00000000" w:rsidP="00000000" w:rsidRDefault="00000000" w:rsidRPr="00000000" w14:paraId="0000006A">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Pr>
          <w:p w:rsidR="00000000" w:rsidDel="00000000" w:rsidP="00000000" w:rsidRDefault="00000000" w:rsidRPr="00000000" w14:paraId="0000006D">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POST </w:t>
            </w:r>
            <w:r w:rsidDel="00000000" w:rsidR="00000000" w:rsidRPr="00000000">
              <w:rPr>
                <w:rtl w:val="0"/>
              </w:rPr>
              <w:t xml:space="preserve">/api/runs/{id}/stop</w:t>
            </w:r>
            <w:r w:rsidDel="00000000" w:rsidR="00000000" w:rsidRPr="00000000">
              <w:rPr>
                <w:rtl w:val="0"/>
              </w:rPr>
            </w:r>
          </w:p>
        </w:tc>
        <w:tc>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Pr>
          <w:p w:rsidR="00000000" w:rsidDel="00000000" w:rsidP="00000000" w:rsidRDefault="00000000" w:rsidRPr="00000000" w14:paraId="00000070">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Consulta estado</w:t>
            </w:r>
            <w:r w:rsidDel="00000000" w:rsidR="00000000" w:rsidRPr="00000000">
              <w:rPr>
                <w:rtl w:val="0"/>
              </w:rPr>
              <w:t xml:space="preserve"> y resumen de la corrida.</w:t>
            </w:r>
          </w:p>
        </w:tc>
      </w:tr>
      <w:tr>
        <w:trPr>
          <w:cantSplit w:val="1"/>
          <w:trHeight w:val="240" w:hRule="atLeast"/>
          <w:tblHeader w:val="0"/>
        </w:trPr>
        <w:tc>
          <w:tcPr>
            <w:vMerge w:val="continue"/>
          </w:tcPr>
          <w:p w:rsidR="00000000" w:rsidDel="00000000" w:rsidP="00000000" w:rsidRDefault="00000000" w:rsidRPr="00000000" w14:paraId="00000073">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Pr>
          <w:p w:rsidR="00000000" w:rsidDel="00000000" w:rsidP="00000000" w:rsidRDefault="00000000" w:rsidRPr="00000000" w14:paraId="00000076">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7C">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Borders>
              <w:bottom w:color="000000" w:space="0" w:sz="8" w:val="single"/>
            </w:tcBorders>
          </w:tcPr>
          <w:p w:rsidR="00000000" w:rsidDel="00000000" w:rsidP="00000000" w:rsidRDefault="00000000" w:rsidRPr="00000000" w14:paraId="0000007F">
            <w:pPr>
              <w:widowControl w:val="1"/>
              <w:spacing w:after="0" w:before="0" w:line="240" w:lineRule="auto"/>
              <w:ind w:left="0" w:right="0" w:firstLine="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2">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3">
            <w:pPr>
              <w:keepLines w:val="1"/>
              <w:widowControl w:val="1"/>
              <w:spacing w:after="0" w:before="0" w:line="480" w:lineRule="auto"/>
              <w:ind w:left="0" w:right="0" w:firstLine="0"/>
              <w:rPr/>
            </w:pPr>
            <w:r w:rsidDel="00000000" w:rsidR="00000000" w:rsidRPr="00000000">
              <w:rPr>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4">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Pr>
          <w:p w:rsidR="00000000" w:rsidDel="00000000" w:rsidP="00000000" w:rsidRDefault="00000000" w:rsidRPr="00000000" w14:paraId="00000085">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6">
            <w:pPr>
              <w:keepLines w:val="1"/>
              <w:widowControl w:val="1"/>
              <w:spacing w:after="0" w:before="0" w:line="480" w:lineRule="auto"/>
              <w:ind w:left="0" w:right="0" w:firstLine="0"/>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87">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Pr>
          <w:p w:rsidR="00000000" w:rsidDel="00000000" w:rsidP="00000000" w:rsidRDefault="00000000" w:rsidRPr="00000000" w14:paraId="00000088">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/api/runs/{id}/cancel</w:t>
            </w:r>
            <w:r w:rsidDel="00000000" w:rsidR="00000000" w:rsidRPr="00000000">
              <w:rPr>
                <w:rtl w:val="0"/>
              </w:rPr>
            </w:r>
          </w:p>
        </w:tc>
        <w:tc>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Pr>
          <w:p w:rsidR="00000000" w:rsidDel="00000000" w:rsidP="00000000" w:rsidRDefault="00000000" w:rsidRPr="00000000" w14:paraId="0000008B">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/api/config</w:t>
            </w:r>
            <w:r w:rsidDel="00000000" w:rsidR="00000000" w:rsidRPr="00000000">
              <w:rPr>
                <w:rtl w:val="0"/>
              </w:rPr>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8E">
            <w:pPr>
              <w:keepLines w:val="1"/>
              <w:widowControl w:val="1"/>
              <w:spacing w:after="0" w:before="0" w:line="480" w:lineRule="auto"/>
              <w:ind w:left="0" w:right="0" w:firstLine="0"/>
              <w:rPr/>
            </w:pPr>
            <w:sdt>
              <w:sdtPr>
                <w:id w:val="-1237756864"/>
                <w:tag w:val="goog_rdk_2"/>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1">
            <w:pPr>
              <w:keepLines w:val="1"/>
              <w:widowControl w:val="1"/>
              <w:spacing w:after="0" w:before="0" w:line="480" w:lineRule="auto"/>
              <w:ind w:left="0" w:right="0" w:firstLine="0"/>
              <w:rPr/>
            </w:pPr>
            <w:sdt>
              <w:sdtPr>
                <w:id w:val="792210085"/>
                <w:tag w:val="goog_rdk_3"/>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4">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7">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8">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9">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9A">
      <w:pPr>
        <w:widowControl w:val="1"/>
        <w:spacing w:after="0" w:before="0" w:line="480" w:lineRule="auto"/>
        <w:ind w:firstLine="720"/>
        <w:rPr/>
      </w:pPr>
      <w:commentRangeStart w:id="23"/>
      <w:r w:rsidDel="00000000" w:rsidR="00000000" w:rsidRPr="00000000">
        <w:rPr>
          <w:rtl w:val="0"/>
        </w:rPr>
        <w:t xml:space="preserve">En una corrida en vivo el orquestador inicia primero</w:t>
      </w:r>
      <w:commentRangeEnd w:id="23"/>
      <w:r>
        <w:rPr>
          <w:rtl w:val="0"/>
        </w:rPr>
        <w:commentReference w:id="23"/>
      </w:r>
      <w:r w:rsidDel="00000000" w:rsidR="00000000" w:rsidRPr="00000000">
        <w:rPr>
          <w:rtl w:val="0"/>
        </w:rPr>
        <w:t xml:space="preserve"> el plano de control, después el módulo de distribución y por último el plano de medios. El control arranca primero </w:t>
      </w:r>
      <w:del w:id="9036" w:author="Claude" w:date="2026-09-07T12:00:00Z">
        <w:r w:rsidDel="00000000" w:rsidR="00000000" w:rsidRPr="00000000">
          <w:rPr>
            <w:rtl w:val="0"/>
          </w:rPr>
          <w:delText xml:space="preserve">porque debe quedar suscrito al canal</w:delText>
        </w:r>
      </w:del>
      <w:ins w:id="9037" w:author="Claude" w:date="2026-09-07T12:00:00Z">
        <w:r>
          <w:rPr>
            <w:rtl w:val="0"/>
          </w:rPr>
          <w:t xml:space="preserve">porque debe quedar suscripto al canal</w:t>
        </w:r>
      </w:ins>
      <w:r w:rsidDel="00000000" w:rsidR="00000000" w:rsidRPr="00000000">
        <w:rPr>
          <w:rtl w:val="0"/>
        </w:rPr>
        <w:t xml:space="preserve"> de detecciones antes de que los medios publiquen, y la distribución va después porque su corrida se declara contra la corrida de control ya creada. La no pérdida en el canal de alertas no depende de ese orden </w:t>
      </w:r>
      <w:del w:id="9013" w:author="Claude" w:date="2026-09-07T12:00:00Z">
        <w:r w:rsidDel="00000000" w:rsidR="00000000" w:rsidRPr="00000000">
          <w:rPr>
            <w:rtl w:val="0"/>
          </w:rPr>
          <w:delText xml:space="preserve">sino del publicador, que espera a que haya un suscriptor antes de emitir.</w:delText>
        </w:r>
      </w:del>
      <w:ins w:id="9014" w:author="Claude" w:date="2026-09-07T12:00:00Z">
        <w:r>
          <w:rPr>
            <w:rtl w:val="0"/>
          </w:rPr>
          <w:t xml:space="preserve">sino del publicador, configurado por el orquestador para esperar a que haya un suscriptor antes de emitir.</w:t>
        </w:r>
      </w:ins>
      <w:r w:rsidDel="00000000" w:rsidR="00000000" w:rsidRPr="00000000">
        <w:rPr>
          <w:rtl w:val="0"/>
        </w:rPr>
        <w:t xml:space="preserve"> Un consumidor suscripto tarde perdería los eventos ya publicados sin ningún error observable, y las dos garantías juntas excluyen esa pérdida por construcción.</w:t>
      </w:r>
    </w:p>
    <w:p w:rsidR="00000000" w:rsidDel="00000000" w:rsidP="00000000" w:rsidRDefault="00000000" w:rsidRPr="00000000" w14:paraId="0000009B">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w:t>
      </w:r>
      <w:r w:rsidDel="00000000" w:rsidR="00000000" w:rsidRPr="00000000">
        <w:rPr>
          <w:rtl w:val="0"/>
        </w:rPr>
        <w:t xml:space="preserve">plano</w:t>
      </w:r>
      <w:r w:rsidDel="00000000" w:rsidR="00000000" w:rsidRPr="00000000">
        <w:rPr>
          <w:rtl w:val="0"/>
        </w:rPr>
        <w:t xml:space="preserve"> de medios, con el que mantiene una relación uno a uno. El módulo de distribución sí requiere cancelación propia, porque una corrida de entrega puede quedar a la espera de alertas y debe poder </w:t>
      </w:r>
      <w:r w:rsidDel="00000000" w:rsidR="00000000" w:rsidRPr="00000000">
        <w:rPr>
          <w:rtl w:val="0"/>
        </w:rPr>
        <w:t xml:space="preserve">abortarse sin</w:t>
      </w:r>
      <w:r w:rsidDel="00000000" w:rsidR="00000000" w:rsidRPr="00000000">
        <w:rPr>
          <w:rtl w:val="0"/>
        </w:rPr>
        <w:t xml:space="preserve"> reiniciar el servicio.</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En el camino </w:t>
      </w:r>
      <w:r w:rsidDel="00000000" w:rsidR="00000000" w:rsidRPr="00000000">
        <w:rPr>
          <w:rtl w:val="0"/>
        </w:rPr>
        <w:t xml:space="preserve">DBE</w:t>
      </w:r>
      <w:r w:rsidDel="00000000" w:rsidR="00000000" w:rsidRPr="00000000">
        <w:rPr>
          <w:rtl w:val="0"/>
        </w:rPr>
        <w:t xml:space="preserv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La </w:t>
      </w:r>
      <w:r w:rsidDel="00000000" w:rsidR="00000000" w:rsidRPr="00000000">
        <w:rPr>
          <w:rtl w:val="0"/>
        </w:rPr>
        <w:t xml:space="preserve">evidencia se persiste</w:t>
      </w:r>
      <w:r w:rsidDel="00000000" w:rsidR="00000000" w:rsidRPr="00000000">
        <w:rPr>
          <w:rtl w:val="0"/>
        </w:rPr>
        <w:t xml:space="preserv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r w:rsidDel="00000000" w:rsidR="00000000" w:rsidRPr="00000000">
        <w:rPr>
          <w:rtl w:val="0"/>
        </w:rPr>
      </w:r>
    </w:p>
    <w:p w:rsidR="00000000" w:rsidDel="00000000" w:rsidP="00000000" w:rsidRDefault="00000000" w:rsidRPr="00000000" w14:paraId="0000009F">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0">
      <w:pPr>
        <w:widowControl w:val="1"/>
        <w:spacing w:after="0" w:before="0" w:line="480" w:lineRule="auto"/>
        <w:ind w:firstLine="720"/>
        <w:rPr/>
      </w:pPr>
      <w:del w:id="9015" w:author="Claude" w:date="2026-09-07T12:00:00Z">
        <w:r w:rsidDel="00000000" w:rsidR="00000000" w:rsidRPr="00000000">
          <w:rPr>
            <w:rtl w:val="0"/>
          </w:rPr>
          <w:delText xml:space="preserve">El conjunto de patrones efectivo del núcleo es </w:delText>
        </w:r>
      </w:del>
      <w:sdt>
        <w:sdtPr>
          <w:id w:val="1591683984"/>
          <w:tag w:val="goog_rdk_4"/>
        </w:sdtPr>
        <w:sdtContent>
          <w:commentRangeStart w:id="2"/>
        </w:sdtContent>
      </w:sdt>
      <w:del w:id="9016" w:author="Claude" w:date="2026-09-07T12:00:00Z">
        <w:r w:rsidDel="00000000" w:rsidR="00000000" w:rsidRPr="00000000">
          <w:rPr>
            <w:rtl w:val="0"/>
          </w:rPr>
          <w:delText xml:space="preserve">cr01_cr02_v2</w:delText>
        </w:r>
      </w:del>
      <w:commentRangeEnd w:id="2"/>
      <w:r w:rsidDel="00000000" w:rsidR="00000000" w:rsidRPr="00000000">
        <w:commentReference w:id="2"/>
      </w:r>
      <w:del w:id="9017" w:author="Claude" w:date="2026-09-07T12:00:00Z">
        <w:r w:rsidDel="00000000" w:rsidR="00000000" w:rsidRPr="00000000">
          <w:rPr>
            <w:rtl w:val="0"/>
          </w:rPr>
          <w:delText xml:space="preserve">.</w:delText>
        </w:r>
      </w:del>
      <w:ins w:id="9018" w:author="Claude" w:date="2026-09-07T12:00:00Z">
        <w:commentRangeStart w:id="24"/>
        <w:r>
          <w:rPr>
            <w:rtl w:val="0"/>
          </w:rPr>
          <w:t xml:space="preserve">El conjunto de patrones efectivo del núcleo</w:t>
        </w:r>
        <w:commentRangeEnd w:id="24"/>
        <w:r>
          <w:rPr>
            <w:rtl w:val="0"/>
          </w:rPr>
          <w:commentReference w:id="24"/>
        </w:r>
        <w:r>
          <w:rPr>
            <w:rtl w:val="0"/>
          </w:rPr>
          <w:t xml:space="preserve"> es el que el catálogo de configuración identifica como cr01_cr02_v2.</w:t>
        </w:r>
      </w:ins>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3">
      <w:pPr>
        <w:widowControl w:val="1"/>
        <w:spacing w:after="0" w:before="0" w:line="480" w:lineRule="auto"/>
        <w:ind w:firstLine="720"/>
        <w:rPr/>
      </w:pPr>
      <w:commentRangeStart w:id="25"/>
      <w:r w:rsidDel="00000000" w:rsidR="00000000" w:rsidRPr="00000000">
        <w:rPr>
          <w:rtl w:val="0"/>
        </w:rPr>
        <w:t xml:space="preserve">El catálogo de perfiles de modelo materializa</w:t>
      </w:r>
      <w:commentRangeEnd w:id="25"/>
      <w:r>
        <w:rPr>
          <w:rtl w:val="0"/>
        </w:rPr>
        <w:commentReference w:id="25"/>
      </w:r>
      <w:r w:rsidDel="00000000" w:rsidR="00000000" w:rsidRPr="00000000">
        <w:rPr>
          <w:rtl w:val="0"/>
        </w:rPr>
        <w:t xml:space="preserve"> la sustituibilidad prevista en el diseño. </w:t>
      </w:r>
      <w:del w:id="9019" w:author="Claude" w:date="2026-09-07T12:00:00Z">
        <w:r w:rsidDel="00000000" w:rsidR="00000000" w:rsidRPr="00000000">
          <w:rPr>
            <w:rtl w:val="0"/>
          </w:rPr>
          <w:delText xml:space="preserve">Reúne variantes de Grounding DINO en sus versiones tiny y base, cada una con resolución de entrada de 800 y de 560 píxeles, y YOLOE en cuatro tamaños,</w:delText>
        </w:r>
      </w:del>
      <w:ins w:id="9020" w:author="Claude" w:date="2026-09-07T12:00:00Z">
        <w:r>
          <w:rPr>
            <w:rtl w:val="0"/>
          </w:rPr>
          <w:t xml:space="preserve">Reúne variantes de Grounding DINO en sus versiones tiny y base, que corresponden a los backbones Swin-T y Swin-B que presenta la sección 15.2.1.1, cada una con resolución de entrada de 800 y de 560 píxeles, y YOLOE-26 en cuatro tamaños, s, m, l y x,</w:t>
        </w:r>
      </w:ins>
      <w:r w:rsidDel="00000000" w:rsidR="00000000" w:rsidRPr="00000000">
        <w:rPr>
          <w:rtl w:val="0"/>
        </w:rPr>
        <w:t xml:space="preserve"> todas integradas mediante adaptadores sobre el mismo contrato de salida. Una tercera familia, </w:t>
      </w:r>
      <w:del w:id="9021" w:author="Claude" w:date="2026-09-07T12:00:00Z">
        <w:r w:rsidDel="00000000" w:rsidR="00000000" w:rsidRPr="00000000">
          <w:rPr>
            <w:rtl w:val="0"/>
          </w:rPr>
          <w:delText xml:space="preserve">MM-Grounding DINO</w:delText>
        </w:r>
      </w:del>
      <w:ins w:id="9022" w:author="Claude" w:date="2026-09-07T12:00:00Z">
        <w:r>
          <w:rPr>
            <w:rtl w:val="0"/>
          </w:rPr>
          <w:t xml:space="preserve">MM-Grounding-DINO</w:t>
        </w:r>
      </w:ins>
      <w:r w:rsidDel="00000000" w:rsidR="00000000" w:rsidRPr="00000000">
        <w:rPr>
          <w:rtl w:val="0"/>
        </w:rPr>
        <w:t xml:space="preserve">, se integró por el mismo mecanismo y se archivó fuera del catálogo activo tras la evaluación, cuyo resultado informa la sección 17.5.</w:t>
      </w:r>
    </w:p>
    <w:p w:rsidR="00000000" w:rsidDel="00000000" w:rsidP="00000000" w:rsidRDefault="00000000" w:rsidRPr="00000000" w14:paraId="000000A4">
      <w:pPr>
        <w:widowControl w:val="1"/>
        <w:spacing w:after="0" w:before="0" w:line="480" w:lineRule="auto"/>
        <w:ind w:firstLine="720"/>
        <w:rPr/>
      </w:pPr>
      <w:commentRangeStart w:id="26"/>
      <w:r w:rsidDel="00000000" w:rsidR="00000000" w:rsidRPr="00000000">
        <w:rPr>
          <w:rtl w:val="0"/>
        </w:rPr>
        <w:t xml:space="preserve">El núcleo no fija un modelo único</w:t>
      </w:r>
      <w:commentRangeEnd w:id="26"/>
      <w:r>
        <w:rPr>
          <w:rtl w:val="0"/>
        </w:rPr>
        <w:commentReference w:id="26"/>
      </w:r>
      <w:r w:rsidDel="00000000" w:rsidR="00000000" w:rsidRPr="00000000">
        <w:rPr>
          <w:rtl w:val="0"/>
        </w:rPr>
        <w:t xml:space="preserve">. Cada instancia del servicio de medios carga un perfil al iniciarse, de modo que comparar perfiles equivale a disponer instancias distintas bajo la misma configuración de corrida, </w:t>
      </w:r>
      <w:del w:id="9040" w:author="Claude" w:date="2026-09-07T12:00:00Z">
        <w:r w:rsidDel="00000000" w:rsidR="00000000" w:rsidRPr="00000000">
          <w:rPr>
            <w:rtl w:val="0"/>
          </w:rPr>
          <w:delText xml:space="preserve">y el despliegue integral instancia un servicio por perfil del catálogo</w:delText>
        </w:r>
      </w:del>
      <w:ins w:id="9041" w:author="Claude" w:date="2026-09-07T12:00:00Z">
        <w:r>
          <w:rPr>
            <w:rtl w:val="0"/>
          </w:rPr>
          <w:t xml:space="preserve">y el despliegue integral </w:t>
        </w:r>
        <w:del w:id="9023" w:author="Claude" w:date="2026-09-07T12:00:00Z">
          <w:r>
            <w:rPr>
              <w:rtl w:val="0"/>
            </w:rPr>
            <w:delText xml:space="preserve">define un servicio por perfil del catálogo</w:delText>
          </w:r>
        </w:del>
      </w:ins>
      <w:del w:id="9024" w:author="Claude" w:date="2026-09-07T12:00:00Z">
        <w:r w:rsidDel="00000000" w:rsidR="00000000" w:rsidRPr="00000000">
          <w:rPr>
            <w:rtl w:val="0"/>
          </w:rPr>
          <w:delText xml:space="preserve">.</w:delText>
        </w:r>
      </w:del>
      <w:ins w:id="9025" w:author="Claude" w:date="2026-09-07T12:00:00Z">
        <w:r>
          <w:rPr>
            <w:rtl w:val="0"/>
          </w:rPr>
          <w:t xml:space="preserve">define un servicio por cada uno de los nueve perfiles de servicio del catálogo, y deja fuera los dos perfiles de ajuste fino que se conservan sólo para reproducir su evaluación.</w:t>
        </w:r>
      </w:ins>
      <w:r w:rsidDel="00000000" w:rsidR="00000000" w:rsidRPr="00000000">
        <w:rPr>
          <w:rtl w:val="0"/>
        </w:rPr>
        <w:t xml:space="preserve"> Las campañas temporales y en vivo fijan un perfil por corrida, declarado en el manifiesto.</w:t>
      </w:r>
    </w:p>
    <w:p w:rsidR="00000000" w:rsidDel="00000000" w:rsidP="00000000" w:rsidRDefault="00000000" w:rsidRPr="00000000" w14:paraId="000000A5">
      <w:pPr>
        <w:widowControl w:val="1"/>
        <w:spacing w:after="0" w:before="0" w:line="480" w:lineRule="auto"/>
        <w:ind w:firstLine="720"/>
        <w:rPr/>
      </w:pPr>
      <w:commentRangeStart w:id="27"/>
      <w:r w:rsidDel="00000000" w:rsidR="00000000" w:rsidRPr="00000000">
        <w:rPr>
          <w:rtl w:val="0"/>
        </w:rPr>
        <w:t xml:space="preserve">Cada perfil declara sus umbrales y su postproceso en el catálogo</w:t>
      </w:r>
      <w:commentRangeEnd w:id="27"/>
      <w:r>
        <w:rPr>
          <w:rtl w:val="0"/>
        </w:rPr>
        <w:commentReference w:id="27"/>
      </w:r>
      <w:r w:rsidDel="00000000" w:rsidR="00000000" w:rsidRPr="00000000">
        <w:rPr>
          <w:rtl w:val="0"/>
        </w:rPr>
        <w:t xml:space="preserve">. </w:t>
      </w:r>
      <w:del w:id="9038" w:author="Claude" w:date="2026-09-07T12:00:00Z">
        <w:r w:rsidDel="00000000" w:rsidR="00000000" w:rsidRPr="00000000">
          <w:rPr>
            <w:rtl w:val="0"/>
          </w:rPr>
          <w:delText xml:space="preserve">El perfil fijado por criterio pre-registrado para las corridas en vivo declara umbral de caja de 0,30 y de texto de 0,25.</w:delText>
        </w:r>
      </w:del>
      <w:ins w:id="9039" w:author="Claude" w:date="2026-09-07T12:00:00Z">
        <w:del w:id="9026" w:author="Claude" w:date="2026-09-07T12:00:00Z">
          <w:r>
            <w:rPr>
              <w:rtl w:val="0"/>
            </w:rPr>
            <w:delText xml:space="preserve">El perfil fijado por criterio pre-registrado para las corridas en vivo es</w:delText>
          </w:r>
        </w:del>
        <w:ins w:id="9027" w:author="Claude" w:date="2026-09-07T12:00:00Z">
          <w:r>
            <w:rPr>
              <w:rtl w:val="0"/>
            </w:rPr>
            <w:t xml:space="preserve">El perfil operativo, fijado por criterio pre-registrado para las campañas temporales y en vivo, es</w:t>
          </w:r>
        </w:ins>
        <w:r>
          <w:rPr>
            <w:rtl w:val="0"/>
          </w:rPr>
          <w:t xml:space="preserve"> la variante tiny de Grounding DINO con resolución de entrada de 560 píxeles, identificada en el catálogo como </w:t>
        </w:r>
        <w:commentRangeStart w:id="9"/>
        <w:r>
          <w:rPr>
            <w:rtl w:val="0"/>
          </w:rPr>
          <w:t xml:space="preserve">gdino-tiny-560</w:t>
        </w:r>
        <w:commentRangeEnd w:id="9"/>
        <w:r>
          <w:rPr>
            <w:rtl w:val="0"/>
          </w:rPr>
          <w:commentReference w:id="9"/>
        </w:r>
        <w:r>
          <w:rPr>
            <w:rtl w:val="0"/>
          </w:rPr>
          <w:t xml:space="preserve">, y declara umbral de caja de 0,30 y de texto de 0,25.</w:t>
        </w:r>
      </w:ins>
      <w:r w:rsidDel="00000000" w:rsidR="00000000" w:rsidRPr="00000000">
        <w:rPr>
          <w:rtl w:val="0"/>
        </w:rPr>
        <w:t xml:space="preserve"> Su postproceso aplica confianza mínima de 0,25, supresión de solapamientos con IoU de 0,50 y área mínima de caja de 100 píxeles cuadrados, y el control de ritmo opera con selección determinista de paso 1 y una cola máxima de ocho unidades.</w:t>
      </w:r>
      <w:ins w:id="9028" w:author="Claude" w:date="2026-09-07T12:00:00Z">
        <w:r>
          <w:rPr>
            <w:rtl w:val="0"/>
          </w:rPr>
          <w:t xml:space="preserve"> La inferencia corre en coma flotante de 16 bits sobre la unidad gráfica, una opción de la corrida y no del perfil, y la variante base de 560 píxeles, gdino-base-560, comparte resolución, umbrales y postproceso.</w:t>
        </w:r>
      </w:ins>
    </w:p>
    <w:p w:rsidR="00000000" w:rsidDel="00000000" w:rsidP="00000000" w:rsidRDefault="00000000" w:rsidRPr="00000000" w14:paraId="000000A6">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9">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A">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w:t>
            </w:r>
            <w:del w:id="9030" w:author="Claude" w:date="2026-09-07T12:00:00Z">
              <w:r w:rsidDel="00000000" w:rsidR="00000000" w:rsidRPr="00000000">
                <w:rPr>
                  <w:rtl w:val="0"/>
                </w:rPr>
                <w:delText xml:space="preserve">report.json;</w:delText>
              </w:r>
            </w:del>
            <w:ins w:id="9029" w:author="Claude" w:date="2026-09-07T12:00:00Z">
              <w:r>
                <w:rPr>
                  <w:rtl w:val="0"/>
                </w:rPr>
                <w:t xml:space="preserve">report.json; report.md</w:t>
              </w:r>
            </w:ins>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Agrupa las corridas de ambos planos bajo un </w:t>
            </w:r>
            <w:r w:rsidDel="00000000" w:rsidR="00000000" w:rsidRPr="00000000">
              <w:rPr>
                <w:rtl w:val="0"/>
              </w:rPr>
              <w:t xml:space="preserve">experiment_id</w:t>
            </w:r>
            <w:r w:rsidDel="00000000" w:rsidR="00000000" w:rsidRPr="00000000">
              <w:rPr>
                <w:rtl w:val="0"/>
              </w:rPr>
              <w:t xml:space="preserve"> y consolida el resultado de la ejecución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notifications.jsonl</w:t>
            </w:r>
            <w:r w:rsidDel="00000000" w:rsidR="00000000" w:rsidRPr="00000000">
              <w:rPr>
                <w:rtl w:val="0"/>
              </w:rPr>
              <w:t xml:space="preserve"> (ledger de intentos y entregas, de sólo agregado); </w:t>
            </w:r>
            <w:r w:rsidDel="00000000" w:rsidR="00000000" w:rsidRPr="00000000">
              <w:rPr>
                <w:rtl w:val="0"/>
              </w:rPr>
              <w:t xml:space="preserve">dead_letter.jsonl</w:t>
            </w:r>
            <w:r w:rsidDel="00000000" w:rsidR="00000000" w:rsidRPr="00000000">
              <w:rPr>
                <w:rtl w:val="0"/>
              </w:rPr>
              <w:t xml:space="preserve">; </w:t>
            </w:r>
            <w:r w:rsidDel="00000000" w:rsidR="00000000" w:rsidRPr="00000000">
              <w:rPr>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A">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pPr>
        <w:widowControl w:val="1"/>
        <w:spacing w:after="0" w:before="0" w:line="480" w:lineRule="auto"/>
        <w:ind w:left="0" w:firstLine="720"/>
        <w:rPr>
          <w:ins w:id="9031" w:author="Claude" w:date="2026-09-07T12:00:00Z"/>
        </w:rPr>
      </w:pPr>
      <w:commentRangeStart w:id="28"/>
      <w:ins w:id="9032" w:author="Claude" w:date="2026-09-07T12:00:00Z">
        <w:r>
          <w:rPr>
            <w:rtl w:val="0"/>
          </w:rPr>
          <w:t xml:space="preserve">La disposición del repositorio del soporte experimental es la siguiente.</w:t>
        </w:r>
      </w:ins>
      <w:commentRangeEnd w:id="28"/>
      <w:r>
        <w:rPr>
          <w:rtl w:val="0"/>
        </w:rPr>
        <w:commentReference w:id="28"/>
      </w:r>
    </w:p>
    <w:p w:rsidR="00000000" w:rsidDel="00000000" w:rsidP="00000000" w:rsidRDefault="00000000" w:rsidRPr="00000000" w14:paraId="000000BB">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BC">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w:t>
      </w:r>
      <w:r w:rsidDel="00000000" w:rsidR="00000000" w:rsidRPr="00000000">
        <w:rPr>
          <w:rtl w:val="0"/>
        </w:rPr>
        <w:t xml:space="preser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D">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r w:rsidDel="00000000" w:rsidR="00000000" w:rsidRPr="00000000">
        <w:rPr>
          <w:rtl w:val="0"/>
        </w:rPr>
      </w:r>
    </w:p>
    <w:p w:rsidR="00000000" w:rsidDel="00000000" w:rsidP="00000000" w:rsidRDefault="00000000" w:rsidRPr="00000000" w14:paraId="000000BE">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BF">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tl w:val="0"/>
        </w:rPr>
        <w:t xml:space="preserve">clip_gt.v2</w:t>
      </w:r>
      <w:r w:rsidDel="00000000" w:rsidR="00000000" w:rsidRPr="00000000">
        <w:rPr>
          <w:rtl w:val="0"/>
        </w:rPr>
        <w:t xml:space="preserve">.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0">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w:t>
      </w:r>
      <w:del w:id="9042" w:author="Claude" w:date="2026-09-07T12:00:00Z">
        <w:r w:rsidDel="00000000" w:rsidR="00000000" w:rsidRPr="00000000">
          <w:rPr>
            <w:rtl w:val="0"/>
          </w:rPr>
          <w:delText xml:space="preserve">Un guión segundo a segundo</w:delText>
        </w:r>
      </w:del>
      <w:ins w:id="9043" w:author="Claude" w:date="2026-09-07T12:00:00Z">
        <w:r>
          <w:rPr>
            <w:rtl w:val="0"/>
          </w:rPr>
          <w:t xml:space="preserve">Un guion segundo a segundo</w:t>
        </w:r>
      </w:ins>
      <w:r w:rsidDel="00000000" w:rsidR="00000000" w:rsidRPr="00000000">
        <w:rPr>
          <w:rtl w:val="0"/>
        </w:rPr>
        <w:t xml:space="preserve">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1">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2">
      <w:pPr>
        <w:widowControl w:val="1"/>
        <w:spacing w:after="0" w:before="0" w:line="480" w:lineRule="auto"/>
        <w:ind w:firstLine="720"/>
        <w:rPr/>
      </w:pPr>
      <w:sdt>
        <w:sdtPr>
          <w:id w:val="620536158"/>
          <w:tag w:val="goog_rdk_5"/>
        </w:sdtPr>
        <w:sdtContent>
          <w:commentRangeStart w:id="3"/>
        </w:sdtContent>
      </w:sdt>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3">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4">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6">
      <w:pPr>
        <w:widowControl w:val="1"/>
        <w:spacing w:after="0" w:before="0" w:line="480" w:lineRule="auto"/>
        <w:ind w:firstLine="720"/>
        <w:rPr/>
      </w:pPr>
      <w:sdt>
        <w:sdtPr>
          <w:id w:val="1984685297"/>
          <w:tag w:val="goog_rdk_6"/>
        </w:sdtPr>
        <w:sdtContent>
          <w:commentRangeStart w:id="4"/>
        </w:sdtContent>
      </w:sdt>
      <w:sdt>
        <w:sdtPr>
          <w:id w:val="-745021474"/>
          <w:tag w:val="goog_rdk_7"/>
        </w:sdtPr>
        <w:sdtContent>
          <w:commentRangeStart w:id="5"/>
        </w:sdtContent>
      </w:sdt>
      <w:r w:rsidDel="00000000" w:rsidR="00000000" w:rsidRPr="00000000">
        <w:rPr>
          <w:b w:val="1"/>
          <w:bCs w:val="1"/>
          <w:rtl w:val="0"/>
        </w:rPr>
        <w:t xml:space="preserve">Preanotación y revisión humana.</w:t>
      </w:r>
      <w:r w:rsidDel="00000000" w:rsidR="00000000" w:rsidRPr="00000000">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7">
      <w:pPr>
        <w:widowControl w:val="1"/>
        <w:spacing w:after="0" w:before="0" w:line="480" w:lineRule="auto"/>
        <w:ind w:firstLine="720"/>
        <w:rPr/>
      </w:pPr>
      <w:commentRangeStart w:id="29"/>
      <w:r w:rsidDel="00000000" w:rsidR="00000000" w:rsidRPr="00000000">
        <w:rPr>
          <w:rtl w:val="0"/>
        </w:rPr>
        <w:t xml:space="preserve">Sobre esa propuesta se realizó la pasada humana en CVAT</w:t>
      </w:r>
      <w:commentRangeEnd w:id="29"/>
      <w:r>
        <w:rPr>
          <w:rtl w:val="0"/>
        </w:rPr>
        <w:commentReference w:id="29"/>
      </w:r>
      <w:r w:rsidDel="00000000" w:rsidR="00000000" w:rsidRPr="00000000">
        <w:rPr>
          <w:rtl w:val="0"/>
        </w:rPr>
        <w:t xml:space="preserve">.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w:t>
      </w:r>
      <w:r w:rsidDel="00000000" w:rsidR="00000000" w:rsidRPr="00000000">
        <w:rPr>
          <w:rtl w:val="0"/>
        </w:rPr>
      </w:r>
      <w:ins w:id="9033" w:author="Claude" w:date="2026-09-07T12:00:00Z">
        <w:r>
          <w:rPr>
            <w:rtl w:val="0"/>
          </w:rPr>
          <w:t xml:space="preserve"> Cuatro clips de un piloto anterior sobre video de obra real, anotados con la misma referencia de atributos y ajenos al banco temporal, se conservaron para la medición del estado por persona que informa la sección 17.5.3. La anotación la realizó un único anotador, sin la doble anotación sobre el 20 % del material que la sección 17.1.5.4 exige para la anotación propia, desviación que la sección 17.5.7 registra como limitación.</w:t>
        </w:r>
      </w:ins>
    </w:p>
    <w:p w:rsidR="00000000" w:rsidDel="00000000" w:rsidP="00000000" w:rsidRDefault="00000000" w:rsidRPr="00000000" w14:paraId="000000C8">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9">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CA">
      <w:pPr>
        <w:widowControl w:val="1"/>
        <w:spacing w:after="0" w:before="0" w:line="480" w:lineRule="auto"/>
        <w:ind w:firstLine="720"/>
        <w:rPr/>
      </w:pPr>
      <w:commentRangeStart w:id="30"/>
      <w:r w:rsidDel="00000000" w:rsidR="00000000" w:rsidRPr="00000000">
        <w:rPr>
          <w:rtl w:val="0"/>
        </w:rPr>
        <w:t xml:space="preserve">El criterio de cierre de la implementación exigió</w:t>
      </w:r>
      <w:commentRangeEnd w:id="30"/>
      <w:r>
        <w:rPr>
          <w:rtl w:val="0"/>
        </w:rPr>
        <w:commentReference w:id="30"/>
      </w:r>
      <w:r w:rsidDel="00000000" w:rsidR="00000000" w:rsidRPr="00000000">
        <w:rPr>
          <w:rtl w:val="0"/>
        </w:rPr>
        <w:t xml:space="preserve"> que cada unidad funcional produjera evidencia verificable dentro de una corrida y que su comportamiento pudiera repetirse mediante pruebas automatizadas o artefactos persistidos.</w:t>
      </w:r>
      <w:ins w:id="9044" w:author="Claude" w:date="2026-09-07T12:00:00Z">
        <w:r>
          <w:rPr>
            <w:rtl w:val="0"/>
          </w:rPr>
          <w:t xml:space="preserve"> La Tabla 59 reúne esa evidencia, </w:t>
        </w:r>
        <w:del w:id="9034" w:author="Claude" w:date="2026-09-07T12:00:00Z">
          <w:r>
            <w:rPr>
              <w:rtl w:val="0"/>
            </w:rPr>
            <w:delText xml:space="preserve">concentrada en corrección de contratos, cierre de corridas, paridad entre caminos, determinismo y funcionamiento de la integración.</w:delText>
          </w:r>
        </w:del>
        <w:ins w:id="9035" w:author="Claude" w:date="2026-09-07T12:00:00Z">
          <w:r>
            <w:rPr>
              <w:rtl w:val="0"/>
            </w:rPr>
            <w:t xml:space="preserve">concentrada en gobierno por configuración, cierre de corridas, paridad entre caminos, determinismo del motor y funcionamiento de la integración.</w:t>
          </w:r>
        </w:ins>
      </w:ins>
    </w:p>
    <w:p w:rsidR="00000000" w:rsidDel="00000000" w:rsidP="00000000" w:rsidRDefault="00000000" w:rsidRPr="00000000" w14:paraId="000000CB">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C">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CD">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E">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Cadena </w:t>
            </w:r>
            <w:r w:rsidDel="00000000" w:rsidR="00000000" w:rsidRPr="00000000">
              <w:rPr>
                <w:rtl w:val="0"/>
              </w:rPr>
              <w:t xml:space="preserve">DBE</w:t>
            </w:r>
            <w:r w:rsidDel="00000000" w:rsidR="00000000" w:rsidRPr="00000000">
              <w:rPr>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La evidencia </w:t>
            </w:r>
            <w:r w:rsidDel="00000000" w:rsidR="00000000" w:rsidRPr="00000000">
              <w:rPr>
                <w:rtl w:val="0"/>
              </w:rPr>
              <w:t xml:space="preserve">persistida</w:t>
            </w:r>
            <w:r w:rsidDel="00000000" w:rsidR="00000000" w:rsidRPr="00000000">
              <w:rPr>
                <w:rtl w:val="0"/>
              </w:rPr>
              <w:t xml:space="preserve"> y la transmitida conservan el mismo contenido lógico, y una corrida en vivo puede </w:t>
            </w:r>
            <w:r w:rsidDel="00000000" w:rsidR="00000000" w:rsidRPr="00000000">
              <w:rPr>
                <w:rtl w:val="0"/>
              </w:rPr>
              <w:t xml:space="preserve">reevaluarse</w:t>
            </w:r>
            <w:r w:rsidDel="00000000" w:rsidR="00000000" w:rsidRPr="00000000">
              <w:rPr>
                <w:rtl w:val="0"/>
              </w:rPr>
              <w:t xml:space="preserve"> por el camino diferido.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del w:id="9037" w:author="Claude" w:date="2026-09-07T12:00:00Z">
              <w:r w:rsidDel="00000000" w:rsidR="00000000" w:rsidRPr="00000000">
                <w:rPr>
                  <w:rtl w:val="0"/>
                </w:rPr>
                <w:delText xml:space="preserve">Motor temporal e idempotencia</w:delText>
              </w:r>
            </w:del>
            <w:ins w:id="9036" w:author="Claude" w:date="2026-09-07T12:00:00Z">
              <w:r>
                <w:rPr>
                  <w:rtl w:val="0"/>
                </w:rPr>
                <w:t xml:space="preserve">Motor de patrones e idempotencia</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r w:rsidDel="00000000" w:rsidR="00000000" w:rsidRPr="00000000">
              <w:rPr>
                <w:rtl w:val="0"/>
              </w:rPr>
            </w:r>
          </w:p>
        </w:tc>
      </w:tr>
      <w:tr>
        <w:trPr>
          <w:del w:id="9005" w:author="Claude" w:date="2026-09-07T12:00:00Z"/>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commentRangeStart w:id="17"/>
            <w:del w:id="9001" w:author="Claude" w:date="2026-09-07T12:00:00Z">
              <w:r w:rsidDel="00000000" w:rsidR="00000000" w:rsidRPr="00000000">
                <w:rPr>
                  <w:rtl w:val="0"/>
                </w:rPr>
                <w:delText xml:space="preserve">Pruebas automatizadas</w:delText>
              </w:r>
            </w:del>
            <w:commentRangeEnd w:id="17"/>
            <w:r>
              <w:rPr>
                <w:rtl w:val="0"/>
              </w:rPr>
              <w:commentReference w:id="17"/>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del w:id="9045" w:author="Claude" w:date="2026-09-07T12:00:00Z">
              <w:r w:rsidDel="00000000" w:rsidR="00000000" w:rsidRPr="00000000">
                <w:rPr>
                  <w:rtl w:val="0"/>
                </w:rPr>
                <w:delText xml:space="preserve">Una verificación integral registró 2.203 pruebas aprobadas</w:delText>
              </w:r>
            </w:del>
            <w:ins w:id="9046" w:author="Claude" w:date="2026-09-07T12:00:00Z">
              <w:commentRangeStart w:id="10"/>
              <w:del w:id="9002" w:author="Claude" w:date="2026-09-07T12:00:00Z">
                <w:r>
                  <w:rPr>
                    <w:rtl w:val="0"/>
                  </w:rPr>
                  <w:delText xml:space="preserve">Una verificación integral de agosto de 2026</w:delText>
                </w:r>
              </w:del>
              <w:commentRangeEnd w:id="10"/>
              <w:r>
                <w:rPr>
                  <w:rtl w:val="0"/>
                </w:rPr>
                <w:commentReference w:id="10"/>
              </w:r>
              <w:del w:id="9003" w:author="Claude" w:date="2026-09-07T12:00:00Z">
                <w:r>
                  <w:rPr>
                    <w:rtl w:val="0"/>
                  </w:rPr>
                  <w:delText xml:space="preserve"> registró 2.203 pruebas aprobadas</w:delText>
                </w:r>
              </w:del>
            </w:ins>
            <w:del w:id="9004" w:author="Claude" w:date="2026-09-07T12:00:00Z">
              <w:r w:rsidDel="00000000" w:rsidR="00000000" w:rsidRPr="00000000">
                <w:rPr>
                  <w:rtl w:val="0"/>
                </w:rPr>
                <w:delText xml:space="preserve"> sin fallos en cinco suites, y el módulo de distribución incorporó después su propia suite. El conteo corresponde a esa verificación.</w:delText>
              </w:r>
            </w:del>
            <w:r w:rsidDel="00000000" w:rsidR="00000000" w:rsidRPr="00000000">
              <w:rPr>
                <w:rtl w:val="0"/>
              </w:rPr>
            </w:r>
          </w:p>
        </w:tc>
      </w:tr>
    </w:tbl>
    <w:p w:rsidR="00000000" w:rsidDel="00000000" w:rsidP="00000000" w:rsidRDefault="00000000" w:rsidRPr="00000000" w14:paraId="000000DE">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w:t>
      </w:r>
      <w:commentRangeStart w:id="18"/>
      <w:r w:rsidDel="00000000" w:rsidR="00000000" w:rsidRPr="00000000">
        <w:rPr>
          <w:rtl w:val="0"/>
        </w:rPr>
        <w:t xml:space="preserve">La tabla acredita funcionamiento técnico</w:t>
      </w:r>
      <w:commentRangeEnd w:id="18"/>
      <w:r>
        <w:rPr>
          <w:rtl w:val="0"/>
        </w:rPr>
        <w:commentReference w:id="18"/>
      </w:r>
      <w:r w:rsidDel="00000000" w:rsidR="00000000" w:rsidRPr="00000000">
        <w:rPr>
          <w:rtl w:val="0"/>
        </w:rPr>
        <w:t xml:space="preserve"> y </w:t>
      </w:r>
      <w:del w:id="9006" w:author="Claude" w:date="2026-09-07T12:00:00Z">
        <w:r w:rsidDel="00000000" w:rsidR="00000000" w:rsidRPr="00000000">
          <w:rPr>
            <w:rtl w:val="0"/>
          </w:rPr>
          <w:delText xml:space="preserve">reproducibilidad.</w:delText>
        </w:r>
      </w:del>
      <w:ins w:id="9007" w:author="Claude" w:date="2026-09-07T12:00:00Z">
        <w:r>
          <w:rPr>
            <w:rtl w:val="0"/>
          </w:rPr>
          <w:t xml:space="preserve">reproducibilidad. Cada módulo mantiene su propio conjunto de pruebas automatizadas, con el que estas propiedades se vuelven a verificar.</w:t>
        </w:r>
      </w:ins>
      <w:r w:rsidDel="00000000" w:rsidR="00000000" w:rsidRPr="00000000">
        <w:rPr>
          <w:rtl w:val="0"/>
        </w:rPr>
        <w:t xml:space="preserve"> No presenta métricas de desempeño del banco experimental, que se informan con sus denominadores y condiciones en la sección 17.5.</w:t>
      </w:r>
    </w:p>
    <w:p w:rsidR="00000000" w:rsidDel="00000000" w:rsidP="00000000" w:rsidRDefault="00000000" w:rsidRPr="00000000" w14:paraId="000000DF">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1">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w:t>
      </w:r>
      <w:ins w:id="9038" w:author="Claude" w:date="2026-09-07T12:00:00Z">
        <w:r>
          <w:rPr>
            <w:rtl w:val="0"/>
          </w:rPr>
          <w:t xml:space="preserve"> Las doce capacidades del núcleo y la operación sobre fuentes en vivo quedaron implementadas, se describen en las secciones 17.4.1 a 17.4.5 y se ejercieron en las campañas de la sección 17.5.</w:t>
        </w:r>
      </w:ins>
    </w:p>
    <w:p w:rsidR="00000000" w:rsidDel="00000000" w:rsidP="00000000" w:rsidRDefault="00000000" w:rsidRPr="00000000" w14:paraId="000000E2">
      <w:pPr>
        <w:widowControl w:val="1"/>
        <w:spacing w:after="0" w:before="0" w:line="480" w:lineRule="auto"/>
        <w:ind w:firstLine="720"/>
        <w:rPr/>
      </w:pPr>
      <w:del w:id="9039" w:author="Claude" w:date="2026-09-07T12:00:00Z">
        <w:r w:rsidDel="00000000" w:rsidR="00000000" w:rsidRPr="00000000">
          <w:rPr>
            <w:rtl w:val="0"/>
          </w:rPr>
          <w:delText xml:space="preserve">Cuatro capacidades quedaron implementadas y medidas.</w:delText>
        </w:r>
      </w:del>
      <w:ins w:id="9040" w:author="Claude" w:date="2026-09-07T12:00:00Z">
        <w:r>
          <w:rPr>
            <w:rtl w:val="0"/>
          </w:rPr>
          <w:t xml:space="preserve">Dos capacidades opcionales de la Tabla 39 y dos propiedades del diseño quedaron implementadas y medidas.</w:t>
        </w:r>
      </w:ins>
      <w:r w:rsidDel="00000000" w:rsidR="00000000" w:rsidRPr="00000000">
        <w:rPr>
          <w:rtl w:val="0"/>
        </w:rPr>
        <w:t xml:space="preserve"> </w:t>
      </w:r>
      <w:commentRangeStart w:id="31"/>
      <w:r w:rsidDel="00000000" w:rsidR="00000000" w:rsidRPr="00000000">
        <w:rPr>
          <w:rtl w:val="0"/>
        </w:rPr>
        <w:t xml:space="preserve">La identidad persistente de sujeto opera como decorador</w:t>
      </w:r>
      <w:commentRangeEnd w:id="31"/>
      <w:r>
        <w:rPr>
          <w:rtl w:val="0"/>
        </w:rPr>
        <w:commentReference w:id="31"/>
      </w:r>
      <w:r w:rsidDel="00000000" w:rsidR="00000000" w:rsidRPr="00000000">
        <w:rPr>
          <w:rtl w:val="0"/>
        </w:rPr>
        <w:t xml:space="preserve"> configurable de la fuente del plano de control y constituye una capacidad medida, aunque las métricas formales de seguimiento </w:t>
      </w:r>
      <w:r w:rsidDel="00000000" w:rsidR="00000000" w:rsidRPr="00000000">
        <w:rPr>
          <w:rtl w:val="0"/>
        </w:rPr>
        <w:t xml:space="preserve">permanezcan</w:t>
      </w:r>
      <w:r w:rsidDel="00000000" w:rsidR="00000000" w:rsidRPr="00000000">
        <w:rPr>
          <w:rtl w:val="0"/>
        </w:rPr>
        <w:t xml:space="preserve"> excluidas por falta de anotación de identidad. </w:t>
      </w:r>
      <w:del w:id="9041" w:author="Claude" w:date="2026-09-07T12:00:00Z">
        <w:r w:rsidDel="00000000" w:rsidR="00000000" w:rsidRPr="00000000">
          <w:rPr>
            <w:rtl w:val="0"/>
          </w:rPr>
          <w:delText xml:space="preserve">Las tres estrategias de detección se implementaron y su comparación se ejecutó.</w:delText>
        </w:r>
      </w:del>
      <w:ins w:id="9042" w:author="Claude" w:date="2026-09-07T12:00:00Z">
        <w:r>
          <w:rPr>
            <w:rtl w:val="0"/>
          </w:rPr>
          <w:t xml:space="preserve">Las tres estrategias de detección se implementaron y su comparación se ejecutó, con la salvedad de la variante híbrida por conjunción que declara la sección 17.5.6.</w:t>
        </w:r>
      </w:ins>
      <w:r w:rsidDel="00000000" w:rsidR="00000000" w:rsidRPr="00000000">
        <w:rPr>
          <w:rtl w:val="0"/>
        </w:rPr>
        <w:t xml:space="preserve">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r w:rsidDel="00000000" w:rsidR="00000000" w:rsidRPr="00000000">
        <w:rPr>
          <w:rtl w:val="0"/>
        </w:rPr>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w:t>
      </w:r>
      <w:r w:rsidDel="00000000" w:rsidR="00000000" w:rsidRPr="00000000">
        <w:rPr>
          <w:rtl w:val="0"/>
        </w:rPr>
        <w:t xml:space="preserve">deshabilitada</w:t>
      </w:r>
      <w:r w:rsidDel="00000000" w:rsidR="00000000" w:rsidRPr="00000000">
        <w:rPr>
          <w:rtl w:val="0"/>
        </w:rPr>
        <w:t xml:space="preserve">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pPr>
        <w:widowControl w:val="1"/>
        <w:spacing w:after="0" w:before="0" w:line="480" w:lineRule="auto"/>
        <w:ind w:firstLine="720"/>
        <w:rPr>
          <w:ins w:id="9047" w:author="Claude" w:date="2026-09-07T12:00:00Z"/>
        </w:rPr>
      </w:pPr>
      <w:commentRangeStart w:id="11"/>
      <w:ins w:id="9048" w:author="Claude" w:date="2026-09-07T12:00:00Z">
        <w:commentRangeStart w:id="32"/>
        <w:r>
          <w:rPr>
            <w:rtl w:val="0"/>
          </w:rPr>
          <w:t xml:space="preserve">La gestión de evidencia visual controlada</w:t>
        </w:r>
        <w:commentRangeEnd w:id="32"/>
        <w:r>
          <w:rPr>
            <w:rtl w:val="0"/>
          </w:rPr>
          <w:commentReference w:id="32"/>
        </w:r>
        <w:r>
          <w:rPr>
            <w:rtl w:val="0"/>
          </w:rPr>
          <w:t xml:space="preserve"> quedó implementada como opción de corrida. El plano de medios puede conservar una previsualización por unidad procesada, con un tope configurable, y un video anotado de la corrida completa. </w:t>
        </w:r>
        <w:del w:id="9043" w:author="Claude" w:date="2026-09-07T12:00:00Z">
          <w:r>
            <w:rPr>
              <w:rtl w:val="0"/>
            </w:rPr>
            <w:delText xml:space="preserve">Las dos posibilidades vienen habilitadas por defecto y se declararon apagadas en todas las campañas del banco, conforme a la política de minimización de evidencia visual que fija el diseño, de modo que</w:delText>
          </w:r>
        </w:del>
        <w:ins w:id="9044" w:author="Claude" w:date="2026-09-07T12:00:00Z">
          <w:r>
            <w:rPr>
              <w:rtl w:val="0"/>
            </w:rPr>
            <w:t xml:space="preserve">La previsualización viene habilitada por defecto, un valor que invierte la regla de habilitación explícita que el diseño fija para los módulos opcionales, y el video anotado viene deshabilitado. Las campañas del banco declararon apagadas las dos, conforme a la política de minimización de evidencia visual, de modo que</w:t>
          </w:r>
        </w:ins>
        <w:r>
          <w:rPr>
            <w:rtl w:val="0"/>
          </w:rPr>
          <w:t xml:space="preserve"> los artefactos evaluativos conservan identificadores, metadatos y coordenadas, y no imágenes.</w:t>
        </w:r>
      </w:ins>
      <w:commentRangeEnd w:id="11"/>
      <w:r>
        <w:rPr>
          <w:rtl w:val="0"/>
        </w:rPr>
        <w:commentReference w:id="11"/>
      </w:r>
    </w:p>
    <w:p w:rsidR="00000000" w:rsidDel="00000000" w:rsidP="00000000" w:rsidRDefault="00000000" w:rsidRPr="00000000" w14:paraId="000000E5">
      <w:pPr>
        <w:widowControl w:val="1"/>
        <w:spacing w:after="0" w:before="0" w:line="480" w:lineRule="auto"/>
        <w:ind w:firstLine="720"/>
        <w:rPr/>
      </w:pPr>
      <w:commentRangeStart w:id="33"/>
      <w:r w:rsidDel="00000000" w:rsidR="00000000" w:rsidRPr="00000000">
        <w:rPr>
          <w:rtl w:val="0"/>
        </w:rPr>
        <w:t xml:space="preserve">La rama comparativa de ajuste fino se ejerció por completo</w:t>
      </w:r>
      <w:commentRangeEnd w:id="33"/>
      <w:r>
        <w:rPr>
          <w:rtl w:val="0"/>
        </w:rPr>
        <w:commentReference w:id="33"/>
      </w:r>
      <w:r w:rsidDel="00000000" w:rsidR="00000000" w:rsidRPr="00000000">
        <w:rPr>
          <w:rtl w:val="0"/>
        </w:rPr>
        <w:t xml:space="preserve">. El protocolo, la procedencia, el servicio de inferencia, la evaluación y la línea base quedaron congelados, </w:t>
      </w:r>
      <w:del w:id="9045" w:author="Claude" w:date="2026-09-07T12:00:00Z">
        <w:r w:rsidDel="00000000" w:rsidR="00000000" w:rsidRPr="00000000">
          <w:rPr>
            <w:rtl w:val="0"/>
          </w:rPr>
          <w:delText xml:space="preserve">y la escalera de tramos pre-registrada se ejecutó entera.</w:delText>
        </w:r>
      </w:del>
      <w:ins w:id="9046" w:author="Claude" w:date="2026-09-07T12:00:00Z">
        <w:r>
          <w:rPr>
            <w:rtl w:val="0"/>
          </w:rPr>
          <w:t xml:space="preserve">y la escalera de tres tramos, registrada antes de entrenar, se ejecutó entera.</w:t>
        </w:r>
      </w:ins>
      <w:r w:rsidDel="00000000" w:rsidR="00000000" w:rsidRPr="00000000">
        <w:rPr>
          <w:rtl w:val="0"/>
        </w:rPr>
        <w:t xml:space="preserve"> Los dos tramos entrenados se evaluaron una única vez contra el banco congelado, sin que ninguno superara los criterios de incorporación, que se firmaron antes de que existiera el punto de control al que se aplicarían. </w:t>
      </w:r>
      <w:del w:id="9049" w:author="Claude" w:date="2026-09-07T12:00:00Z">
        <w:r w:rsidDel="00000000" w:rsidR="00000000" w:rsidRPr="00000000">
          <w:rPr>
            <w:rtl w:val="0"/>
          </w:rPr>
          <w:delText xml:space="preserve">El tercer tramo se cerró con causa técnica, porque el único corpus disponible de ese volumen comparte fuentes con el banco de evaluación.</w:delText>
        </w:r>
      </w:del>
      <w:ins w:id="9050" w:author="Claude" w:date="2026-09-07T12:00:00Z">
        <w:del w:id="9047" w:author="Claude" w:date="2026-09-07T12:00:00Z">
          <w:r>
            <w:rPr>
              <w:rtl w:val="0"/>
            </w:rPr>
            <w:delText xml:space="preserve">El tercer tramo se cerró con causa técnica, porque la familia de modelos que le correspondía </w:delText>
          </w:r>
        </w:del>
        <w:commentRangeStart w:id="13"/>
        <w:del w:id="9048" w:author="Claude" w:date="2026-09-07T12:00:00Z">
          <w:r>
            <w:rPr>
              <w:rtl w:val="0"/>
            </w:rPr>
            <w:delText xml:space="preserve">no ofrecía una línea base sana</w:delText>
          </w:r>
        </w:del>
        <w:commentRangeEnd w:id="13"/>
        <w:r>
          <w:rPr>
            <w:rtl w:val="0"/>
          </w:rPr>
          <w:commentReference w:id="13"/>
        </w:r>
        <w:del w:id="9049" w:author="Claude" w:date="2026-09-07T12:00:00Z">
          <w:r>
            <w:rPr>
              <w:rtl w:val="0"/>
            </w:rPr>
            <w:delText xml:space="preserve"> sobre la que la diferencia fuera interpretable, y la escalera pre-registrada impedía sustituirla por otra.</w:delText>
          </w:r>
        </w:del>
        <w:ins w:id="9050" w:author="Claude" w:date="2026-09-07T12:00:00Z">
          <w:r>
            <w:rPr>
              <w:rtl w:val="0"/>
            </w:rPr>
            <w:t xml:space="preserve">El tercer tramo, que habría ajustado MM-Grounding-DINO como linaje entrenable de Grounding DINO, se cerró con causa técnica por dos razones. La escalera lo condicionaba a que alguno de los dos tramos anteriores alcanzara sus criterios, y ninguno lo hizo. Y la variante que iba a ajustarse entregaba cajas degeneradas con origen en el punto de control publicado, verificado con la biblioteca de referencia sin código del proyecto, mientras que la variante sana de esa familia no había mostrado ventaja en ninguna dimensión evaluada, de modo que el linaje ajustado no habría sido el del perfil operativo.</w:t>
          </w:r>
        </w:ins>
      </w:ins>
      <w:r w:rsidDel="00000000" w:rsidR="00000000" w:rsidRPr="00000000">
        <w:rPr>
          <w:rtl w:val="0"/>
        </w:rPr>
        <w:t xml:space="preserve"> </w:t>
      </w:r>
      <w:del w:id="9051" w:author="Claude" w:date="2026-09-07T12:00:00Z">
        <w:r w:rsidDel="00000000" w:rsidR="00000000" w:rsidRPr="00000000">
          <w:rPr>
            <w:rtl w:val="0"/>
          </w:rPr>
          <w:delText xml:space="preserve">Ninguno se incorporó como modelo de servicio, y los valores por tramo se informan</w:delText>
        </w:r>
      </w:del>
      <w:ins w:id="9052" w:author="Claude" w:date="2026-09-07T12:00:00Z">
        <w:r>
          <w:rPr>
            <w:rtl w:val="0"/>
          </w:rPr>
          <w:t xml:space="preserve">Ninguno se adoptó como modelo de servicio ni entró al despliegue, y sus perfiles permanecen en el catálogo sólo para reproducir la evaluación. Los valores por tramo se informan</w:t>
        </w:r>
      </w:ins>
      <w:r w:rsidDel="00000000" w:rsidR="00000000" w:rsidRPr="00000000">
        <w:rPr>
          <w:rtl w:val="0"/>
        </w:rPr>
        <w:t xml:space="preserve"> en la sección 17.5.6.</w:t>
      </w:r>
    </w:p>
    <w:p w:rsidR="00000000" w:rsidDel="00000000" w:rsidP="00000000" w:rsidRDefault="00000000" w:rsidRPr="00000000" w14:paraId="000000E6">
      <w:pPr>
        <w:widowControl w:val="1"/>
        <w:spacing w:after="0" w:before="0" w:line="480" w:lineRule="auto"/>
        <w:ind w:firstLine="720"/>
        <w:rPr/>
      </w:pPr>
      <w:commentRangeStart w:id="34"/>
      <w:r w:rsidDel="00000000" w:rsidR="00000000" w:rsidRPr="00000000">
        <w:rPr>
          <w:rtl w:val="0"/>
        </w:rPr>
        <w:t xml:space="preserve">El subconjunto de ajuste reunió</w:t>
      </w:r>
      <w:commentRangeEnd w:id="34"/>
      <w:r>
        <w:rPr>
          <w:rtl w:val="0"/>
        </w:rPr>
        <w:commentReference w:id="34"/>
      </w:r>
      <w:r w:rsidDel="00000000" w:rsidR="00000000" w:rsidRPr="00000000">
        <w:rPr>
          <w:rtl w:val="0"/>
        </w:rPr>
        <w:t xml:space="preserve"> 2.946 imágenes, por encima del rango orientativo de 500 a 2.000 que fija el protocolo, </w:t>
      </w:r>
      <w:del w:id="9053" w:author="Claude" w:date="2026-09-07T12:00:00Z">
        <w:r w:rsidDel="00000000" w:rsidR="00000000" w:rsidRPr="00000000">
          <w:rPr>
            <w:rtl w:val="0"/>
          </w:rPr>
          <w:delText xml:space="preserve">y la desviación es consecuencia de cumplir la regla de partición y no de apartarse de ella.</w:delText>
        </w:r>
      </w:del>
      <w:ins w:id="9054" w:author="Claude" w:date="2026-09-07T12:00:00Z">
        <w:r>
          <w:rPr>
            <w:rtl w:val="0"/>
          </w:rPr>
          <w:t xml:space="preserve">y ese exceso es consecuencia de aplicar la regla de partición y no de apartarse de ella.</w:t>
        </w:r>
      </w:ins>
      <w:r w:rsidDel="00000000" w:rsidR="00000000" w:rsidRPr="00000000">
        <w:rPr>
          <w:rtl w:val="0"/>
        </w:rPr>
        <w:t xml:space="preserve"> Se tomó el total de los linajes elegibles </w:t>
      </w:r>
      <w:del w:id="9051" w:author="Claude" w:date="2026-09-07T12:00:00Z">
        <w:r w:rsidDel="00000000" w:rsidR="00000000" w:rsidRPr="00000000">
          <w:rPr>
            <w:rtl w:val="0"/>
          </w:rPr>
          <w:delText xml:space="preserve">después de excluir íntegramente la fuente que el banco de evaluación comparte</w:delText>
        </w:r>
      </w:del>
      <w:ins w:id="9052" w:author="Claude" w:date="2026-09-07T12:00:00Z">
        <w:r>
          <w:rPr>
            <w:rtl w:val="0"/>
          </w:rPr>
          <w:t xml:space="preserve">después de excluir íntegramente la única fuente que el banco de evaluación incorpora completa</w:t>
        </w:r>
      </w:ins>
      <w:r w:rsidDel="00000000" w:rsidR="00000000" w:rsidRPr="00000000">
        <w:rPr>
          <w:rtl w:val="0"/>
        </w:rPr>
        <w:t xml:space="preserve"> y de </w:t>
      </w:r>
      <w:r w:rsidDel="00000000" w:rsidR="00000000" w:rsidRPr="00000000">
        <w:rPr>
          <w:rtl w:val="0"/>
        </w:rPr>
        <w:t xml:space="preserve">deduplicar</w:t>
      </w:r>
      <w:r w:rsidDel="00000000" w:rsidR="00000000" w:rsidRPr="00000000">
        <w:rPr>
          <w:rtl w:val="0"/>
        </w:rPr>
        <w:t xml:space="preserve">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pPr>
        <w:widowControl w:val="1"/>
        <w:spacing w:after="0" w:before="0" w:line="480" w:lineRule="auto"/>
        <w:ind w:firstLine="720"/>
        <w:rPr>
          <w:ins w:id="9053" w:author="Claude" w:date="2026-09-07T12:00:00Z"/>
        </w:rPr>
      </w:pPr>
      <w:commentRangeStart w:id="12"/>
      <w:ins w:id="9054" w:author="Claude" w:date="2026-09-07T12:00:00Z">
        <w:r>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w:t>
        </w:r>
        <w:del w:id="9055" w:author="Claude" w:date="2026-09-07T12:00:00Z">
          <w:r>
            <w:rPr>
              <w:rtl w:val="0"/>
            </w:rPr>
            <w:delText xml:space="preserve">y la retención medida sobre ese estrato se lee con esa salvedad.</w:delText>
          </w:r>
        </w:del>
        <w:ins w:id="9056" w:author="Claude" w:date="2026-09-07T12:00:00Z">
          <w:r>
            <w:rPr>
              <w:rtl w:val="0"/>
            </w:rPr>
            <w:t xml:space="preserve">y la retención medida sobre el banco, que incluye ese estrato, se lee con esa salvedad.</w:t>
          </w:r>
        </w:ins>
      </w:ins>
      <w:commentRangeEnd w:id="12"/>
      <w:r>
        <w:rPr>
          <w:rtl w:val="0"/>
        </w:rPr>
        <w:commentReference w:id="12"/>
      </w:r>
    </w:p>
    <w:p>
      <w:pPr>
        <w:widowControl w:val="1"/>
        <w:spacing w:after="0" w:before="0" w:line="480" w:lineRule="auto"/>
        <w:ind w:firstLine="720"/>
        <w:rPr>
          <w:ins w:id="9057" w:author="Claude" w:date="2026-09-07T12:00:00Z"/>
        </w:rPr>
      </w:pPr>
      <w:commentRangeStart w:id="35"/>
      <w:ins w:id="9058" w:author="Claude" w:date="2026-09-07T12:00:00Z">
        <w:r>
          <w:rPr>
            <w:rtl w:val="0"/>
          </w:rPr>
          <w:t xml:space="preserve">La asignación efectiva de las cuatro fuentes de la sección 17.1.6.2 fue la siguiente. SHEL5K y CHV integran el banco de evaluación como los estratos de 5.000 y 1.330 imágenes, y CHV es la fuente que quedó excluida íntegramente del ajuste. construction_site_safety aportó 2.203 imágenes al ajuste y es además el origen del estrato curado de obra, que es la desviación declarada arriba. ppe_siabar aportó las 743 restantes. La retención open-vocabulary se midió sobre las 5.000 imágenes de validación de COCO 2017, un material ajeno al dominio y distinto del estrato de 5.000 imágenes del banco.</w:t>
        </w:r>
      </w:ins>
      <w:commentRangeEnd w:id="35"/>
      <w:r>
        <w:rPr>
          <w:rtl w:val="0"/>
        </w:rPr>
        <w:commentReference w:id="35"/>
      </w:r>
    </w:p>
    <w:p>
      <w:pPr>
        <w:widowControl w:val="1"/>
        <w:spacing w:after="0" w:before="0" w:line="480" w:lineRule="auto"/>
        <w:ind w:firstLine="720"/>
        <w:rPr>
          <w:ins w:id="9059" w:author="Claude" w:date="2026-09-07T12:00:00Z"/>
        </w:rPr>
      </w:pPr>
      <w:commentRangeStart w:id="36"/>
      <w:ins w:id="9060" w:author="Claude" w:date="2026-09-07T12:00:00Z">
        <w:r>
          <w:rPr>
            <w:rtl w:val="0"/>
          </w:rPr>
          <w:t xml:space="preserve">El aumento de datos fue el conjunto por defecto de la biblioteca de entrenamiento, mosaico, variación de color, traslación, escala, volteo horizontal y borrado aleatorio, sin ajustes propios, y quedó registrado en la configuración efectiva de cada corrida. El costo fue de 7,7 minutos para el primer tramo y de 23,8 para el segundo, sobre una unidad gráfica NVIDIA A30 del clúster de cómputo.</w:t>
        </w:r>
      </w:ins>
      <w:commentRangeEnd w:id="36"/>
      <w:r>
        <w:rPr>
          <w:rtl w:val="0"/>
        </w:rPr>
        <w:commentReference w:id="36"/>
      </w:r>
    </w:p>
    <w:p>
      <w:pPr>
        <w:widowControl w:val="1"/>
        <w:spacing w:after="0" w:before="0" w:line="480" w:lineRule="auto"/>
        <w:ind w:firstLine="720"/>
        <w:rPr>
          <w:ins w:id="9001" w:author="Claude" w:date="2026-09-07T12:00:00Z"/>
        </w:rPr>
      </w:pPr>
      <w:commentRangeStart w:id="14"/>
      <w:ins w:id="9002" w:author="Claude" w:date="2026-09-07T12:00:00Z">
        <w:del w:id="9061" w:author="Claude" w:date="2026-09-07T12:00:00Z">
          <w:r>
            <w:rPr>
              <w:rtl w:val="0"/>
            </w:rPr>
            <w:delText xml:space="preserve">Los dos tramos entrenados compartieron el perfil de entrenamiento, porque la comparación por única variable obliga a mantenerlo idéntico. Las imágenes se procesaron a 640 píxeles de lado en lotes de ocho, con semilla fija y ejecución determinista, sobre la partición de 2.946 imágenes de ajuste y 483 de validación. En cada tramo se conservó el punto de control de mejor precisión media sobre las cuatro clases de validación y no el de la última época.</w:delText>
          </w:r>
        </w:del>
        <w:ins w:id="9062" w:author="Claude" w:date="2026-09-07T12:00:00Z">
          <w:commentRangeStart w:id="37"/>
          <w:r>
            <w:rPr>
              <w:rtl w:val="0"/>
            </w:rPr>
            <w:t xml:space="preserve">Los dos tramos entrenados</w:t>
          </w:r>
          <w:commentRangeEnd w:id="37"/>
          <w:r>
            <w:rPr>
              <w:rtl w:val="0"/>
            </w:rPr>
            <w:commentReference w:id="37"/>
          </w:r>
          <w:r>
            <w:rPr>
              <w:rtl w:val="0"/>
            </w:rPr>
            <w:t xml:space="preserve"> ajustaron la variante s de YOLOE-26 sobre la misma partición de 2.946 imágenes de ajuste y 483 de validación, con imágenes a 640 píxeles de lado, lotes de ocho, semilla fija y ejecución determinista, y en cada uno se conservó el punto de control de mejor mAP50-95 sobre las cuatro clases de validación y no el de la última época. Lo que la escalera varía es el alcance entrenable. El primer tramo entrenó sólo la proyección de clases, 3.096 parámetros, en la modalidad de linear probing que describe la sección 15.2.4. El segundo entrenó el detector completo con las rutas de prompt congeladas, 10,35 millones de parámetros, y modificó además su régimen de época y de optimización por una enmienda registrada antes de observar resultado alguno.</w:t>
          </w:r>
        </w:ins>
      </w:ins>
      <w:commentRangeEnd w:id="14"/>
      <w:r>
        <w:rPr>
          <w:rtl w:val="0"/>
        </w:rPr>
        <w:commentReference w:id="14"/>
      </w:r>
    </w:p>
    <w:p>
      <w:pPr>
        <w:widowControl w:val="1"/>
        <w:spacing w:after="0" w:before="0" w:line="480" w:lineRule="auto"/>
        <w:ind w:firstLine="720"/>
        <w:rPr>
          <w:ins w:id="9003" w:author="Claude" w:date="2026-09-07T12:00:00Z"/>
        </w:rPr>
      </w:pPr>
      <w:commentRangeStart w:id="15"/>
      <w:ins w:id="9004" w:author="Claude" w:date="2026-09-07T12:00:00Z">
        <w:del w:id="9063" w:author="Claude" w:date="2026-09-07T12:00:00Z">
          <w:r>
            <w:rPr>
              <w:rtl w:val="0"/>
            </w:rPr>
            <w:delText xml:space="preserve">El régimen de época y de optimización es la diferencia declarada entre ambos.</w:delText>
          </w:r>
        </w:del>
        <w:ins w:id="9064" w:author="Claude" w:date="2026-09-07T12:00:00Z">
          <w:r>
            <w:rPr>
              <w:rtl w:val="0"/>
            </w:rPr>
            <w:t xml:space="preserve">Ese régimen es la segunda diferencia entre ambos.</w:t>
          </w:r>
        </w:ins>
        <w:r>
          <w:rPr>
            <w:rtl w:val="0"/>
          </w:rPr>
          <w:t xml:space="preserve"> El primer tramo recorrió 10 épocas completas con la selección automática de optimizador de la biblioteca de entrenamiento, y su detención temprana quedó inoperante porque la paciencia configurada superaba ese techo. El segundo fijó un techo de 60 épocas y una detención tras 15 sin mejora, ambos valores registrados antes de observar resultado alguno, y declaró el optimizador de forma explícita, por descenso de gradiente estocástico con tasa de aprendizaje inicial 0,01, momento 0,937 y tres épocas de calentamiento. La detención se activó en la época 16 y la mejor época fue la primera, que es el dato sobre el que se apoya la lectura de colapso durante el entrenamiento.</w:t>
        </w:r>
      </w:ins>
      <w:commentRangeEnd w:id="15"/>
      <w:r>
        <w:rPr>
          <w:rtl w:val="0"/>
        </w:rPr>
        <w:commentReference w:id="15"/>
      </w:r>
    </w:p>
    <w:p>
      <w:pPr>
        <w:widowControl w:val="1"/>
        <w:spacing w:after="0" w:before="0" w:line="480" w:lineRule="auto"/>
        <w:ind w:firstLine="720"/>
        <w:rPr>
          <w:ins w:id="9005" w:author="Claude" w:date="2026-09-07T12:00:00Z"/>
        </w:rPr>
      </w:pPr>
      <w:commentRangeStart w:id="16"/>
      <w:ins w:id="9006" w:author="Claude" w:date="2026-09-07T12:00:00Z">
        <w:r>
          <w:rPr>
            <w:rtl w:val="0"/>
          </w:rPr>
          <w:t xml:space="preserve">La declaración explícita del optimizador responde a un hallazgo de una corrida anterior del mismo tramo, descartada por esa causa. El modo automático de la biblioteca de entrenamiento deriva la tasa de aprendizaje del número de clases y no del alcance entrenable, de modo que asignaba el mismo valor a un tramo de 3.096 parámetros y a otro de 10,35 millones. Esa corrida se conservó como evidencia del hallazgo y no como candidata a incorporación.</w:t>
        </w:r>
      </w:ins>
      <w:commentRangeEnd w:id="16"/>
      <w:r>
        <w:rPr>
          <w:rtl w:val="0"/>
        </w:rPr>
        <w:commentReference w:id="16"/>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E8">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E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EC">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Sólo configuración. Sin </w:t>
            </w:r>
            <w:r w:rsidDel="00000000" w:rsidR="00000000" w:rsidRPr="00000000">
              <w:rPr>
                <w:rtl w:val="0"/>
              </w:rPr>
              <w:t xml:space="preserve">reentrenamiento</w:t>
            </w:r>
            <w:r w:rsidDel="00000000" w:rsidR="00000000" w:rsidRPr="00000000">
              <w:rPr>
                <w:rtl w:val="0"/>
              </w:rPr>
              <w:t xml:space="preserve">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pPr>
            <w:r w:rsidDel="00000000" w:rsidR="00000000" w:rsidRPr="00000000">
              <w:rPr>
                <w:rtl w:val="0"/>
              </w:rPr>
              <w:t xml:space="preserve">Nuevo evaluador para relaciones, zonas, trayectorias u otra semántica </w:t>
            </w:r>
            <w:del w:id="9066" w:author="Claude" w:date="2026-09-07T12:00:00Z">
              <w:r w:rsidDel="00000000" w:rsidR="00000000" w:rsidRPr="00000000">
                <w:rPr>
                  <w:rtl w:val="0"/>
                </w:rPr>
                <w:delText xml:space="preserve">no cubierta por </w:delText>
              </w:r>
            </w:del>
            <w:del w:id="9067" w:author="Claude" w:date="2026-09-07T12:00:00Z">
              <w:r w:rsidDel="00000000" w:rsidR="00000000" w:rsidRPr="00000000">
                <w:rPr>
                  <w:rtl w:val="0"/>
                </w:rPr>
                <w:delText xml:space="preserve">spatial_absence</w:delText>
              </w:r>
            </w:del>
            <w:ins w:id="9065" w:author="Claude" w:date="2026-09-07T12:00:00Z">
              <w:r>
                <w:rPr>
                  <w:rtl w:val="0"/>
                </w:rPr>
                <w:t xml:space="preserve">no cubierta por el evaluador de ausencia espacial</w:t>
              </w:r>
            </w:ins>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2">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3">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w:t>
      </w:r>
      <w:r w:rsidDel="00000000" w:rsidR="00000000" w:rsidRPr="00000000">
        <w:rPr>
          <w:rtl w:val="0"/>
        </w:rPr>
        <w:t xml:space="preserve">aparecieron</w:t>
      </w:r>
      <w:r w:rsidDel="00000000" w:rsidR="00000000" w:rsidRPr="00000000">
        <w:rPr>
          <w:rtl w:val="0"/>
        </w:rPr>
        <w:t xml:space="preserve">.</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w:t>
      </w:r>
      <w:del w:id="9068" w:author="Claude" w:date="2026-09-07T12:00:00Z">
        <w:r w:rsidDel="00000000" w:rsidR="00000000" w:rsidRPr="00000000">
          <w:rPr>
            <w:rtl w:val="0"/>
          </w:rPr>
          <w:delText xml:space="preserve">pero el seguidor y el orden del flujo son deterministas</w:delText>
        </w:r>
      </w:del>
      <w:ins w:id="9069" w:author="Claude" w:date="2026-09-07T12:00:00Z">
        <w:r>
          <w:rPr>
            <w:rtl w:val="0"/>
          </w:rPr>
          <w:t xml:space="preserve">pero el seguidor, que asocia cajas de persona por solapamiento entre cuadros consecutivos, y el orden del flujo son deterministas</w:t>
        </w:r>
      </w:ins>
      <w:r w:rsidDel="00000000" w:rsidR="00000000" w:rsidRPr="00000000">
        <w:rPr>
          <w:rtl w:val="0"/>
        </w:rPr>
        <w:t xml:space="preserve">, de modo que una relectura reproduce las mismas identidades. Su efecto cuantitativo se informa en la sección 17.5.</w:t>
      </w:r>
    </w:p>
    <w:p w:rsidR="00000000" w:rsidDel="00000000" w:rsidP="00000000" w:rsidRDefault="00000000" w:rsidRPr="00000000" w14:paraId="00000105">
      <w:pPr>
        <w:widowControl w:val="1"/>
        <w:spacing w:after="0" w:before="0" w:line="480" w:lineRule="auto"/>
        <w:ind w:firstLine="720"/>
        <w:rPr/>
      </w:pPr>
      <w:commentRangeStart w:id="38"/>
      <w:r w:rsidDel="00000000" w:rsidR="00000000" w:rsidRPr="00000000">
        <w:rPr>
          <w:rtl w:val="0"/>
        </w:rPr>
        <w:t xml:space="preserve">El evento de percepción admite además información</w:t>
      </w:r>
      <w:commentRangeEnd w:id="38"/>
      <w:r>
        <w:rPr>
          <w:rtl w:val="0"/>
        </w:rPr>
        <w:commentReference w:id="38"/>
      </w:r>
      <w:r w:rsidDel="00000000" w:rsidR="00000000" w:rsidRPr="00000000">
        <w:rPr>
          <w:rtl w:val="0"/>
        </w:rPr>
        <w:t xml:space="preserve"> que la implementación actual no produce, y esa capacidad se ejerció antes de declararse. La detección normalizada </w:t>
      </w:r>
      <w:del w:id="9070" w:author="Claude" w:date="2026-09-07T12:00:00Z">
        <w:r w:rsidDel="00000000" w:rsidR="00000000" w:rsidRPr="00000000">
          <w:rPr>
            <w:rtl w:val="0"/>
          </w:rPr>
          <w:delText xml:space="preserve">incluye hoy un campo</w:delText>
        </w:r>
      </w:del>
      <w:ins w:id="9071" w:author="Claude" w:date="2026-09-07T12:00:00Z">
        <w:r>
          <w:rPr>
            <w:rtl w:val="0"/>
          </w:rPr>
          <w:t xml:space="preserve">incluye un campo</w:t>
        </w:r>
      </w:ins>
      <w:r w:rsidDel="00000000" w:rsidR="00000000" w:rsidRPr="00000000">
        <w:rPr>
          <w:rtl w:val="0"/>
        </w:rPr>
        <w:t xml:space="preserve">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6">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w:t>
      </w:r>
      <w:r w:rsidDel="00000000" w:rsidR="00000000" w:rsidRPr="00000000">
        <w:rPr>
          <w:rtl w:val="0"/>
        </w:rPr>
        <w:t xml:space="preserve">versionarse y</w:t>
      </w:r>
      <w:r w:rsidDel="00000000" w:rsidR="00000000" w:rsidRPr="00000000">
        <w:rPr>
          <w:rtl w:val="0"/>
        </w:rPr>
        <w:t xml:space="preserve"> desplegarse por separado.</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08">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3" w:date="2026-09-06T17:51:0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Matias Lautaro Carrizo" w:id="2" w:date="2026-09-06T17:38:2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no se bien qué formato va acá o si está haciendo referencia a un archivo o a algo. Acomodar</w:t>
      </w:r>
    </w:p>
  </w:comment>
  <w:comment w:author="Simon Llamosas" w:id="0" w:date="2026-08-24T04:06:0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Matias Lautaro Carrizo" w:id="1" w:date="2026-09-06T18:05:2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sé si lo hizo el colega</w:t>
      </w:r>
    </w:p>
  </w:comment>
  <w:comment w:author="Simon Llamosas" w:id="4" w:date="2026-08-24T04:07:2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Matias Lautaro Carrizo" w:id="5" w:date="2026-09-06T18:04: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a que hace referencia esto o si ya lo hizo el claude</w:t>
      </w:r>
    </w:p>
  </w:comment>
  <w:comment w:id="6" w:author="Claude" w:initials="C" w:date="2026-09-07T12:00:00Z">
    <w:p w14:paraId="C0000006">
      <w:pPr>
        <w:rPr/>
      </w:pPr>
      <w:r>
        <w:rPr>
          <w:rtl w:val="0"/>
        </w:rPr>
        <w:t xml:space="preserve">Figura rehecha. La imagen anterior era la del 23-08, que deja al módulo de distribución fuera del orden de arranque; esta es la producida en informe/figuras, con el orden real control → distribución → medios. Rechazar esta sugerencia deja el documento como estaba, con la imagen vieja incrustada dentro de la oración.</w:t>
      </w:r>
      <w:r>
        <w:rPr>
          <w:rtl w:val="0"/>
        </w:rPr>
        <w:annotationRef/>
      </w:r>
    </w:p>
  </w:comment>
  <w:comment w:id="7" w:author="Claude" w:initials="C" w:date="2026-09-07T12:00:00Z">
    <w:p w14:paraId="C0000007">
      <w:pPr>
        <w:rPr/>
      </w:pPr>
      <w:r>
        <w:rPr>
          <w:rtl w:val="0"/>
        </w:rPr>
        <w:t xml:space="preserve">Responde a los dos comentarios sobre los DTO y a la observación del tutor técnico. La ficha R-06 pedía cuatro piezas: la tabla de correspondencia, el contrato central como DTO y como clase, los dos contratos del plano de control, y las interfaces. Estaban la tabla y las interfaces; faltaban la clase y el contrato de salida, y el JSON pegado no era el que la ficha especificaba. Los tres fragmentos son transcripción literal de artefactos de corrida, verificados hoy contra el repositorio. El texto estaba redactado desde el 22-08 en el material de la Etapa 3 y nunca se había pegado.</w:t>
      </w:r>
      <w:r>
        <w:rPr>
          <w:rtl w:val="0"/>
        </w:rPr>
        <w:annotationRef/>
      </w:r>
    </w:p>
  </w:comment>
  <w:comment w:id="8" w:author="Claude" w:initials="C" w:date="2026-09-07T12:00:00Z">
    <w:p w14:paraId="C0000008">
      <w:pPr>
        <w:rPr/>
      </w:pPr>
      <w:r>
        <w:rPr>
          <w:rtl w:val="0"/>
        </w:rPr>
        <w:t xml:space="preserve">La primera columna es «contrato del diseño» y estos dos nombres no existen en §17.3: el diseño llama «Manifiesto de experimento» al primero, y al último lo define como NotificationEnvelope y DeliveryRecord. Quedan alineados.</w:t>
      </w:r>
      <w:r>
        <w:rPr>
          <w:rtl w:val="0"/>
        </w:rPr>
        <w:annotationRef/>
      </w:r>
    </w:p>
  </w:comment>
  <w:comment w:id="9" w:author="Claude" w:initials="C" w:date="2026-09-07T12:00:00Z">
    <w:p w14:paraId="C0000009">
      <w:pPr>
        <w:rPr/>
      </w:pPr>
      <w:r>
        <w:rPr>
          <w:rtl w:val="0"/>
        </w:rPr>
        <w:t xml:space="preserve">El nombre del perfil operativo faltaba acá y aparecía por primera vez en la Tabla 61 de §17.5. Con esto, la cifra de resultados y la configuración que la produjo quedan atadas.</w:t>
      </w:r>
      <w:r>
        <w:rPr>
          <w:rtl w:val="0"/>
        </w:rPr>
        <w:annotationRef/>
      </w:r>
    </w:p>
  </w:comment>
  <w:comment w:id="10" w:author="Claude" w:initials="C" w:date="2026-09-07T12:00:00Z">
    <w:p w14:paraId="C000000A">
      <w:pPr>
        <w:rPr/>
      </w:pPr>
      <w:r>
        <w:rPr>
          <w:rtl w:val="0"/>
        </w:rPr>
        <w:t xml:space="preserve">El conteo es real y corresponde a la verificación del 05-08. Queda fechado para que no envejezca en silencio: las suites siguieron creciendo después.</w:t>
      </w:r>
      <w:r>
        <w:rPr>
          <w:rtl w:val="0"/>
        </w:rPr>
        <w:annotationRef/>
      </w:r>
    </w:p>
  </w:comment>
  <w:comment w:id="11" w:author="Claude" w:initials="C" w:date="2026-09-07T12:00:00Z">
    <w:p w14:paraId="C000000B">
      <w:pPr>
        <w:rPr/>
      </w:pPr>
      <w:r>
        <w:rPr>
          <w:rtl w:val="0"/>
        </w:rPr>
        <w:t xml:space="preserve">Cierra la única capacidad de la Tabla 39 que no tenía destino en esta sección. Verificado sobre el código y los artefactos: la opción existe en el esquema de configuración, viene en verdadero por defecto, y las corridas del banco la declaran en falso, con cero imágenes en sus directorios. Una redacción anterior decía que la capacidad había quedado sin implementar, y era falsa.</w:t>
      </w:r>
      <w:r>
        <w:rPr>
          <w:rtl w:val="0"/>
        </w:rPr>
        <w:annotationRef/>
      </w:r>
    </w:p>
  </w:comment>
  <w:comment w:id="12" w:author="Claude" w:initials="C" w:date="2026-09-07T12:00:00Z">
    <w:p w14:paraId="C000000C">
      <w:pPr>
        <w:rPr/>
      </w:pPr>
      <w:r>
        <w:rPr>
          <w:rtl w:val="0"/>
        </w:rPr>
        <w:t xml:space="preserve">Desviación declarada, no regla ajustada. La primera versión de este pase precisaba la regla de §17.1.6.3 para que abarcara lo que se hizo; el 07-09 se decidió lo contrario, porque la regla era deliberada y cambiarla al cerrar sería acomodar el protocolo a los resultados. Se usa el mismo patrón que el párrafo anterior emplea para la desviación del rango de tamaño: se declara contra el protocolo, con su causa y sus controles, y el protocolo queda como estaba.</w:t>
      </w:r>
      <w:r>
        <w:rPr>
          <w:rtl w:val="0"/>
        </w:rPr>
        <w:annotationRef/>
      </w:r>
    </w:p>
  </w:comment>
  <w:comment w:id="13" w:author="Claude" w:initials="C" w:date="2026-09-07T12:00:00Z">
    <w:p w14:paraId="C000000D">
      <w:pPr>
        <w:rPr/>
      </w:pPr>
      <w:r>
        <w:rPr>
          <w:rtl w:val="0"/>
        </w:rPr>
        <w:t xml:space="preserve">Causa corregida contra las actas de la jornada de ajuste fino. La versión anterior decía que el corpus compartía fuentes con el banco, que es la regla de partición y sí se cumplió; la causa real es que sin línea base sana de esa familia la diferencia no era interpretable.</w:t>
      </w:r>
      <w:r>
        <w:rPr>
          <w:rtl w:val="0"/>
        </w:rPr>
        <w:annotationRef/>
      </w:r>
    </w:p>
  </w:comment>
  <w:comment w:id="14" w:author="Claude" w:initials="C" w:date="2026-09-07T12:00:00Z">
    <w:p w14:paraId="C000000E">
      <w:pPr>
        <w:rPr/>
      </w:pPr>
      <w:r>
        <w:rPr>
          <w:rtl w:val="0"/>
        </w:rPr>
        <w:t xml:space="preserve">Responde al comentario sobre la Tabla 65 de §17.5, que pedía dejar clara la configuración del entrenamiento. Va acá porque §17.4 es donde vive el cómo está hecho, y estos tres párrafos continúan el del conjunto de ajuste y su regla de partición; §17.5 conserva resultados y veredictos y remite. Verificado contra el perfil de cada tramo y la configuración efectiva que registró la corrida: 640 px, lote 8, semilla 100 determinista, 2.946 y 483 imágenes, punto de control por mejor precisión media.</w:t>
      </w:r>
      <w:r>
        <w:rPr>
          <w:rtl w:val="0"/>
        </w:rPr>
        <w:annotationRef/>
      </w:r>
    </w:p>
  </w:comment>
  <w:comment w:id="15" w:author="Claude" w:initials="C" w:date="2026-09-07T12:00:00Z">
    <w:p w14:paraId="C000000F">
      <w:pPr>
        <w:rPr/>
      </w:pPr>
      <w:r>
        <w:rPr>
          <w:rtl w:val="0"/>
        </w:rPr>
        <w:t xml:space="preserve">Del artefacto de cada corrida: el primer tramo, 10 épocas con detención temprana inoperante (paciencia 100 sobre un techo de 10); el segundo, 60 épocas con paciencia 15, SGD explícito lr0 0,01, momento 0,937 y 3 de calentamiento, detenido en la época 16 con mejor época 1. Los dos valores del segundo tramo estaban firmados en su perfil antes de la corrida, que es lo que sostiene leer la parada como resultado y no como decisión tomada mirando la curva.</w:t>
      </w:r>
      <w:r>
        <w:rPr>
          <w:rtl w:val="0"/>
        </w:rPr>
        <w:annotationRef/>
      </w:r>
    </w:p>
  </w:comment>
  <w:comment w:id="16" w:author="Claude" w:initials="C" w:date="2026-09-07T12:00:00Z">
    <w:p w14:paraId="C0000010">
      <w:pPr>
        <w:rPr/>
      </w:pPr>
      <w:r>
        <w:rPr>
          <w:rtl w:val="0"/>
        </w:rPr>
        <w:t xml:space="preserve">Este párrafo es opcional y se puede borrar sin tocar los otros dos. Documenta por qué el segundo tramo declara el optimizador en vez de usar el modo automático: ese modo deriva la tasa de aprendizaje del número de clases, así que le daba la misma a un tramo de 3.096 parámetros y a otro de 10,35 millones. Es un hallazgo del proceso, no un resultado del banco. Si te parece detalle de más para el informe, se saca.</w:t>
      </w:r>
      <w:r>
        <w:rPr>
          <w:rtl w:val="0"/>
        </w:rPr>
        <w:annotationRef/>
      </w:r>
    </w:p>
  </w:comment>
  <w:comment w:id="17" w:author="Claude" w:initials="C" w:date="2026-09-07T12:00:00Z">
    <w:p w14:paraId="C0000011">
      <w:pPr>
        <w:rPr/>
      </w:pPr>
      <w:r>
        <w:rPr>
          <w:rtl w:val="0"/>
        </w:rPr>
        <w:t xml:space="preserve">Baja propuesta el 07-09, a pedido tuyo. Cuatro razones. (1) La oración que presenta la tabla enumera lo que ésta reúne —contratos, cierre de corridas, paridad entre caminos, determinismo e integración— y las pruebas no están en esa lista; y esa misma oración ya dice que la repetibilidad se apoya en pruebas automatizadas, así que la fila repetía el marco y lo único que agregaba era el número. (2) Las otras seis filas nombran una propiedad del sistema; ésta nombraba el instrumento con el que se establecieron esas seis. (3) El conteo no resiste el detalle: las «cinco suites» eran plano de medios 641, plano de control 312, datasets 283 y la consola contada dos veces, backend 586 y frontend 381, sin el módulo de distribución —la propia celda lo admitía— ni las suites del repositorio de experimentación (88) y de ajuste fino (46); y esas 381 son pruebas de componentes de interfaz, que no verifican ninguna de las seis propiedades de arriba. (4) Envejeció, y la fuente lo dice: hoy medios da 670, datasets 431 y el backend de la consola 668. Si preferís conservar la fila, se rechaza esta baja y queda como estaba.</w:t>
      </w:r>
      <w:r>
        <w:rPr>
          <w:rtl w:val="0"/>
        </w:rPr>
        <w:annotationRef/>
      </w:r>
    </w:p>
  </w:comment>
  <w:comment w:id="18" w:author="Claude" w:initials="C" w:date="2026-09-07T12:00:00Z">
    <w:p w14:paraId="C0000012">
      <w:pPr>
        <w:rPr/>
      </w:pPr>
      <w:r>
        <w:rPr>
          <w:rtl w:val="0"/>
        </w:rPr>
        <w:t xml:space="preserve">Reemplaza a la fila borrada con la afirmación que no envejece, sin número: lo que sostiene la tabla es que la verificación se puede repetir, no cuántas pruebas hay. Si preferís la baja a secas, se borra esta oración y la nota queda como estaba.</w:t>
      </w:r>
      <w:r>
        <w:rPr>
          <w:rtl w:val="0"/>
        </w:rPr>
        <w:annotationRef/>
      </w:r>
    </w:p>
  </w:comment>
  <w:comment w:id="19" w:author="Claude" w:initials="C" w:date="2026-09-07T12:00:00Z">
    <w:p w14:paraId="C0000013">
      <w:pPr>
        <w:rPr/>
      </w:pPr>
      <w:r>
        <w:rPr>
          <w:rtl w:val="0"/>
        </w:rPr>
        <w:t xml:space="preserve">La columna decía «Contrato del diseño», pero cuatro filas no son contratos de la Tabla 46 de §17.3: el envoltorio del bus es un patrón de acople, el cierre de corrida es un evento de ciclo de vida, el repositorio se llama «de hechos» en 17.3.8.2 y el reporte es una proyección. Con «Elemento» todas las filas caben y el nombre del repositorio vuelve al de §17.3. La alternativa es agregar a la Tabla 46 dos filas (envoltorio y ciclo de vida), que de hecho son contratos versionados; esa es una decisión de diseño y va en el informe de la revisión.</w:t>
      </w:r>
      <w:r>
        <w:rPr>
          <w:rtl w:val="0"/>
        </w:rPr>
        <w:annotationRef/>
      </w:r>
    </w:p>
  </w:comment>
  <w:comment w:id="20" w:author="Claude" w:initials="C" w:date="2026-09-07T12:00:00Z">
    <w:p w14:paraId="C0000014">
      <w:pPr>
        <w:rPr/>
      </w:pPr>
      <w:r>
        <w:rPr>
          <w:rtl w:val="0"/>
        </w:rPr>
        <w:t xml:space="preserve">Contradecía al propio fragmento de código (`track_id: str | None = None`) y al párrafo de 17.4.8, que dice «con valor por defecto». Verificado en `contracts/detection.py`. «Acá» es coloquial; §17.3 usa «aquí».</w:t>
      </w:r>
      <w:r>
        <w:rPr>
          <w:rtl w:val="0"/>
        </w:rPr>
        <w:annotationRef/>
      </w:r>
    </w:p>
  </w:comment>
  <w:comment w:id="21" w:author="Claude" w:initials="C" w:date="2026-09-07T12:00:00Z">
    <w:p w14:paraId="C0000015">
      <w:pPr>
        <w:rPr/>
      </w:pPr>
      <w:r>
        <w:rPr>
          <w:rtl w:val="0"/>
        </w:rPr>
        <w:t xml:space="preserve">El fragmento no trae los 3.633 ms: trae `first_evidence_frame_index: 109`, y `first_evidence_ms` / `alert_registered_ms` son reloj monotónico del host (`contracts/alerts.py`), distan 11 ms entre sí. El 3.633 sale de 109 cuadros a 30 fps, que es la cadencia del clip (verificada con ffprobe y con 7.633,33 / 229). Así el lector puede rehacer la cuenta desde lo que ve. De paso se va el único dos puntos que quedaba en la prosa de §17.4.</w:t>
      </w:r>
      <w:r>
        <w:rPr>
          <w:rtl w:val="0"/>
        </w:rPr>
        <w:annotationRef/>
      </w:r>
    </w:p>
  </w:comment>
  <w:comment w:id="22" w:author="Claude" w:initials="C" w:date="2026-09-07T12:00:00Z">
    <w:p w14:paraId="C0000016">
      <w:pPr>
        <w:rPr/>
      </w:pPr>
      <w:r>
        <w:rPr>
          <w:rtl w:val="0"/>
        </w:rPr>
        <w:t xml:space="preserve">La distribución no escribe una configuración efectiva: la expone por GET /api/config y resume canal y modo en su `distribution_summary.json` (`distributor.py`). Medios y control sí escriben `effective_config.yaml`.</w:t>
      </w:r>
      <w:r>
        <w:rPr>
          <w:rtl w:val="0"/>
        </w:rPr>
        <w:annotationRef/>
      </w:r>
    </w:p>
  </w:comment>
  <w:comment w:id="23" w:author="Claude" w:initials="C" w:date="2026-09-07T12:00:00Z">
    <w:p w14:paraId="C0000017">
      <w:pPr>
        <w:rPr/>
      </w:pPr>
      <w:r>
        <w:rPr>
          <w:rtl w:val="0"/>
        </w:rPr>
        <w:t xml:space="preserve">La espera existe porque el orquestador la configura: `wait_for_subscriber_ms` vale 0 por defecto en los dos publicadores y el runner de la consola lo fuerza a 10 s o más (`runner.py`). Sin esa palabra, el texto atribuía al servicio una garantía que es de la orquestación.</w:t>
      </w:r>
      <w:r>
        <w:rPr>
          <w:rtl w:val="0"/>
        </w:rPr>
        <w:annotationRef/>
      </w:r>
    </w:p>
  </w:comment>
  <w:comment w:id="24" w:author="Claude" w:initials="C" w:date="2026-09-07T12:00:00Z">
    <w:p w14:paraId="C0000018">
      <w:pPr>
        <w:rPr/>
      </w:pPr>
      <w:r>
        <w:rPr>
          <w:rtl w:val="0"/>
        </w:rPr>
        <w:t xml:space="preserve">Responde al comentario de Matías sobre qué formato lleva ese nombre: es el identificador del conjunto de patrones en el catálogo de configuración del plano de control (`configs/patterns/cr01_cr02_v2.yaml`), igual que gdino-tiny-560 lo es del catálogo de modelos. Con la glosa no hace falta tipografía especial.</w:t>
      </w:r>
      <w:r>
        <w:rPr>
          <w:rtl w:val="0"/>
        </w:rPr>
        <w:annotationRef/>
      </w:r>
    </w:p>
  </w:comment>
  <w:comment w:id="25" w:author="Claude" w:initials="C" w:date="2026-09-07T12:00:00Z">
    <w:p w14:paraId="C0000019">
      <w:pPr>
        <w:rPr/>
      </w:pPr>
      <w:r>
        <w:rPr>
          <w:rtl w:val="0"/>
        </w:rPr>
        <w:t xml:space="preserve">§15 nombra las variantes de Grounding DINO por backbone (Swin-T, Swin-B) y §17 por tiny y base: faltaba el puente. §15.2.1.2 advierte que las cifras de YOLO v8 no deben presentarse como de YOLOE-26, y acá la versión no aparecía; los tamaños s, m, l y x son los del catálogo (`configs/models/yoloe/`). La grafía MM-Grounding-DINO, con guion, es la de §15 y la del proyecto original.</w:t>
      </w:r>
      <w:r>
        <w:rPr>
          <w:rtl w:val="0"/>
        </w:rPr>
        <w:annotationRef/>
      </w:r>
    </w:p>
  </w:comment>
  <w:comment w:id="26" w:author="Claude" w:initials="C" w:date="2026-09-07T12:00:00Z">
    <w:p w14:paraId="C000001A">
      <w:pPr>
        <w:rPr/>
      </w:pPr>
      <w:r>
        <w:rPr>
          <w:rtl w:val="0"/>
        </w:rPr>
        <w:t xml:space="preserve">El compose integral define nueve servicios de medios (mock, cuatro Grounding DINO, cuatro YOLOE-26) y el catálogo tiene once perfiles: los dos que faltan son `yoloe-26s-ft-t1` y `-t2`, con sus pesos, que existen para poder repetir la evaluación única de la rama de ajuste fino. Verificado en `infra/platform/docker-compose.yml` y `configs/models/yoloe/`.</w:t>
      </w:r>
      <w:r>
        <w:rPr>
          <w:rtl w:val="0"/>
        </w:rPr>
        <w:annotationRef/>
      </w:r>
    </w:p>
  </w:comment>
  <w:comment w:id="27" w:author="Claude" w:initials="C" w:date="2026-09-07T12:00:00Z">
    <w:p w14:paraId="C000001B">
      <w:pPr>
        <w:rPr/>
      </w:pPr>
      <w:r>
        <w:rPr>
          <w:rtl w:val="0"/>
        </w:rPr>
        <w:t xml:space="preserve">Tres cosas. §17.5 habla de «perfil operativo» desde su primera tabla y §17.4 nunca usaba la expresión, así que el término se introduce acá. La precisión numérica es un elemento de configuración que §17.3 exige declarar (Tablas 42 y 46) y faltaba: es `half_precision: true` en las corridas del banco, una opción de corrida y no del catálogo (`schemas.py:375`). Y §17.5 dice que tiny-560 y base-560 comparten resolución y umbrales: ahora §17.4 lo declara (ambos a 560 px, caja 0,30, texto 0,25).</w:t>
      </w:r>
      <w:r>
        <w:rPr>
          <w:rtl w:val="0"/>
        </w:rPr>
        <w:annotationRef/>
      </w:r>
    </w:p>
  </w:comment>
  <w:comment w:id="28" w:author="Claude" w:initials="C" w:date="2026-09-07T12:00:00Z">
    <w:p w14:paraId="C000001C">
      <w:pPr>
        <w:rPr/>
      </w:pPr>
      <w:r>
        <w:rPr>
          <w:rtl w:val="0"/>
        </w:rPr>
        <w:t xml:space="preserve">El bloque del árbol de directorios era el único de los cuatro bloques de código sin oración que lo anuncie. La Tabla 58 omitía report.md, que el árbol sí lista y el soporte experimental sí escribe.</w:t>
      </w:r>
      <w:r>
        <w:rPr>
          <w:rtl w:val="0"/>
        </w:rPr>
        <w:annotationRef/>
      </w:r>
    </w:p>
  </w:comment>
  <w:comment w:id="29" w:author="Claude" w:initials="C" w:date="2026-09-07T12:00:00Z">
    <w:p w14:paraId="C000001D">
      <w:pPr>
        <w:rPr/>
      </w:pPr>
      <w:r>
        <w:rPr>
          <w:rtl w:val="0"/>
        </w:rPr>
        <w:t xml:space="preserve">Dos cosas que §17.5 usa y §17.4 no declaraba. (1) La medición del estado por persona sobre video (Tabla 62) corre sobre 17 clips: los 13 del estrato de obra real del banco temporal más 4 de un piloto anterior que no integran los 47 (`results/bench_nivel_a/index.md`, campaña NA1). (2) §17.1.5.4 hace obligatoria la doble anotación del 20 % para toda anotación propia; §17.5.7 la lista como limitación pero nadie decía que es una desviación del protocolo. Es el mismo patrón que la desviación de partición de 17.4.7.</w:t>
      </w:r>
      <w:r>
        <w:rPr>
          <w:rtl w:val="0"/>
        </w:rPr>
        <w:annotationRef/>
      </w:r>
    </w:p>
  </w:comment>
  <w:comment w:id="30" w:author="Claude" w:initials="C" w:date="2026-09-07T12:00:00Z">
    <w:p w14:paraId="C000001E">
      <w:pPr>
        <w:rPr/>
      </w:pPr>
      <w:r>
        <w:rPr>
          <w:rtl w:val="0"/>
        </w:rPr>
        <w:t xml:space="preserve">La enumeración prometía «corrección de contratos» y ninguna fila la verifica: la primera habla de configuraciones validadas, no de eventos contra su esquema. Ahora nombra lo que las seis filas son. Y «motor temporal» era el único lugar de §17.4 con ese nombre; §17.1 y §17.3 dicen «motor de patrones» quince veces. §17.5 se unifica en el mismo pase.</w:t>
      </w:r>
      <w:r>
        <w:rPr>
          <w:rtl w:val="0"/>
        </w:rPr>
        <w:annotationRef/>
      </w:r>
    </w:p>
  </w:comment>
  <w:comment w:id="31" w:author="Claude" w:initials="C" w:date="2026-09-07T12:00:00Z">
    <w:p w14:paraId="C000001F">
      <w:pPr>
        <w:rPr/>
      </w:pPr>
      <w:r>
        <w:rPr>
          <w:rtl w:val="0"/>
        </w:rPr>
        <w:t xml:space="preserve">Cotejado fila por fila contra la Tabla 39. La operación sobre fuentes en vivo (complementario previsto) no tenía destino declarado en 17.4.7, y las doce filas del núcleo tampoco recibían una oración de cierre. De las «cuatro capacidades», sólo dos son filas de la tabla (identidad, distribución); las estrategias vienen de 17.3.4.3 y la paridad de 17.3.6.3. Y §17.5.6 dice que la conjunción no se ejecutó, así que «su comparación se ejecutó» necesitaba la salvedad.</w:t>
      </w:r>
      <w:r>
        <w:rPr>
          <w:rtl w:val="0"/>
        </w:rPr>
        <w:annotationRef/>
      </w:r>
    </w:p>
  </w:comment>
  <w:comment w:id="32" w:author="Claude" w:initials="C" w:date="2026-09-07T12:00:00Z">
    <w:p w14:paraId="C0000020">
      <w:pPr>
        <w:rPr/>
      </w:pPr>
      <w:r>
        <w:rPr>
          <w:rtl w:val="0"/>
        </w:rPr>
        <w:t xml:space="preserve">Corrección de un error mío del pase 5: decía que las dos opciones venían habilitadas por defecto, y en el esquema `save_previews` es True pero `save_annotated_video` es False (`schemas.py:522,527`). Además §17.3 (17.3.4.4) exige que ningún módulo opcional opere como comportamiento implícito y DA-08 fija la minimización como comportamiento base; un default encendido contradice eso, y el texto lo presentaba como conforme. Ahora declara la desviación y cómo la neutralizaron las campañas (verificado: 0 corridas del banco con previsualización).</w:t>
      </w:r>
      <w:r>
        <w:rPr>
          <w:rtl w:val="0"/>
        </w:rPr>
        <w:annotationRef/>
      </w:r>
    </w:p>
  </w:comment>
  <w:comment w:id="33" w:author="Claude" w:initials="C" w:date="2026-09-07T12:00:00Z">
    <w:p w14:paraId="C0000021">
      <w:pPr>
        <w:rPr/>
      </w:pPr>
      <w:r>
        <w:rPr>
          <w:rtl w:val="0"/>
        </w:rPr>
        <w:t xml:space="preserve">Tres ajustes verificados. (1) La escalera no está en §17.1 (cero apariciones de «escalera» o «tramo»): se pre-registró en la jornada de ajuste fino, así que el texto no puede atribuírsela al protocolo. (2) La causa del tercer tramo decía «sin línea base sana», y la verificación experimental del 01-09 fijó que esa fórmula no se sostiene: la variante base de MM-Grounding-DINO es geométricamente sana; lo que no hay es línea base de la variante que iba a ajustarse (tiny, cajas degeneradas con origen en el checkpoint publicado, reproducidas con `transformers` puro y hash verificado) ni una que valga la pena (base sin ventaja). El cierre se encabeza por linaje y por escalera; las cajas van de refuerzo. Ahora también se nombra la familia, que el texto nunca decía. (3) «Ninguno se incorporó como modelo de servicio»: los perfiles `yoloe-26s-ft-t1/-t2` existen en el catálogo con sus pesos; lo que no hubo es adopción ni despliegue.</w:t>
      </w:r>
      <w:r>
        <w:rPr>
          <w:rtl w:val="0"/>
        </w:rPr>
        <w:annotationRef/>
      </w:r>
    </w:p>
  </w:comment>
  <w:comment w:id="34" w:author="Claude" w:initials="C" w:date="2026-09-07T12:00:00Z">
    <w:p w14:paraId="C0000022">
      <w:pPr>
        <w:rPr/>
      </w:pPr>
      <w:r>
        <w:rPr>
          <w:rtl w:val="0"/>
        </w:rPr>
        <w:t xml:space="preserve">«La desviación» nombraba el exceso sobre el rango de tamaño y el párrafo siguiente usa «se apartó del protocolo» para otra cosa, la fuente compartida: un lector podía leer que la misma desviación cumple y no cumple. Y la Tabla 65 no reporta retención por estrato, sólo sobre el banco entero, así que la salvedad se refiere al banco.</w:t>
      </w:r>
      <w:r>
        <w:rPr>
          <w:rtl w:val="0"/>
        </w:rPr>
        <w:annotationRef/>
      </w:r>
    </w:p>
  </w:comment>
  <w:comment w:id="35" w:author="Claude" w:initials="C" w:date="2026-09-07T12:00:00Z">
    <w:p w14:paraId="C0000023">
      <w:pPr>
        <w:rPr/>
      </w:pPr>
      <w:r>
        <w:rPr>
          <w:rtl w:val="0"/>
        </w:rPr>
        <w:t xml:space="preserve">§17.1 promete asignar cada fuente retenida a un rol antes de ejecutar (17.1.6, Tabla 23 con cuatro nombres) y §17.4/§17.5 nunca nombraban ninguna: hablaban de «la única fuente que el banco incorpora completa» o «el estrato de mayor cobertura de chaleco». El lector no podía cerrar el círculo. Verificado en `finetuning_v1.summary.json` (css 2.203 + ppe 743 = 2.946; val 483), `bench_v3.md` (estratos) y `t2_coco_retention_base.yaml` (COCO val2017, 5.000). El «banco generalista, n = 5.000» de la Tabla 65 colisionaba con el estrato de 5.000 del banco; ahora tiene nombre.</w:t>
      </w:r>
      <w:r>
        <w:rPr>
          <w:rtl w:val="0"/>
        </w:rPr>
        <w:annotationRef/>
      </w:r>
    </w:p>
  </w:comment>
  <w:comment w:id="36" w:author="Claude" w:initials="C" w:date="2026-09-07T12:00:00Z">
    <w:p w14:paraId="C0000024">
      <w:pPr>
        <w:rPr/>
      </w:pPr>
      <w:r>
        <w:rPr>
          <w:rtl w:val="0"/>
        </w:rPr>
        <w:t xml:space="preserve">§17.1 exige declarar el aumento de datos antes de entrenar (17.1.6.4) y registrar horas de GPU, tiempo y parámetros (17.1.7.4); ninguno aparecía. Aumento: son los defaults de la biblioteca (`args.yaml`: mosaic 1,0, hsv, translate 0,1, scale 0,5, fliplr 0,5, erasing 0,4). Tiempos: columna `time` de `results.csv` de cada corrida (7,7 y 23,8 min); GPU A30 según los registros del clúster. Si el clúster tiene que nombrarse, §17.3 ya lo llama por su nombre.</w:t>
      </w:r>
      <w:r>
        <w:rPr>
          <w:rtl w:val="0"/>
        </w:rPr>
        <w:annotationRef/>
      </w:r>
    </w:p>
  </w:comment>
  <w:comment w:id="37" w:author="Claude" w:initials="C" w:date="2026-09-07T12:00:00Z">
    <w:p w14:paraId="C0000025">
      <w:pPr>
        <w:rPr/>
      </w:pPr>
      <w:r>
        <w:rPr>
          <w:rtl w:val="0"/>
        </w:rPr>
        <w:t xml:space="preserve">Corrección de mi párrafo del pase 5b. Decía «comparación por única variable» y a renglón seguido listaba tres diferencias (alcance entrenable, épocas, optimizador); la que define la escalera, el alcance, vivía sólo en el párrafo opcional del optimizador. Ahora el alcance está acá con sus dos cifras, y el tercer párrafo se puede borrar sin perderlas. Además el criterio de checkpoint es mAP50-95 (`checkpoint_policy: best_metrics_mAP50-95_B_all_four_val_classes`), no «precisión media»; y el modelo ajustado, YOLOE-26 s, no se nombraba en ninguna parte de §17.4 ni de §17.5, cuando §15.2.4 ya dice que YOLOE ofrece linear probing y full tuning.</w:t>
      </w:r>
      <w:r>
        <w:rPr>
          <w:rtl w:val="0"/>
        </w:rPr>
        <w:annotationRef/>
      </w:r>
    </w:p>
  </w:comment>
  <w:comment w:id="38" w:author="Claude" w:initials="C" w:date="2026-09-07T12:00:00Z">
    <w:p w14:paraId="C0000026">
      <w:pPr>
        <w:rPr/>
      </w:pPr>
      <w:r>
        <w:rPr>
          <w:rtl w:val="0"/>
        </w:rPr>
        <w:t xml:space="preserve">«spatial_absence» era un identificador interno que ni §17.3 ni §17.4 definen (§17.3 lo llama «inferencia espacial de ausencia»). El seguidor no tenía método: §15.3 presenta SORT, ByteTrack y variantes, y el implementado es una asociación por solapamiento IoU entre cuadros consecutivos, sin modelo de movimiento (`sources/tracking.py`, umbral 0,20). «Hoy» fecha el texto.</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B" w15:done="0"/>
  <w15:commentEx w15:paraId="0000010C" w15:done="0"/>
  <w15:commentEx w15:paraId="0000010D" w15:done="0"/>
  <w15:commentEx w15:paraId="0000010E" w15:paraIdParent="0000010D" w15:done="0"/>
  <w15:commentEx w15:paraId="0000010F" w15:done="0"/>
  <w15:commentEx w15:paraId="00000110" w15:paraIdParent="0000010F" w15:done="0"/>
  <w15:commentEx w15:paraId="C0000006" w15:done="0"/>
  <w15:commentEx w15:paraId="C0000007" w15:done="0"/>
  <w15:commentEx w15:paraId="C0000008" w15:done="0"/>
  <w15:commentEx w15:paraId="C0000009" w15:done="0"/>
  <w15:commentEx w15:paraId="C000000A" w15:done="0"/>
  <w15:commentEx w15:paraId="C000000B" w15:done="0"/>
  <w15:commentEx w15:paraId="C000000C" w15:done="0"/>
  <w15:commentEx w15:paraId="C000000D" w15:done="0"/>
  <w15:commentEx w15:paraId="C000000E" w15:done="0"/>
  <w15:commentEx w15:paraId="C000000F" w15:done="0"/>
  <w15:commentEx w15:paraId="C0000010" w15:done="0"/>
  <w15:commentEx w15:paraId="C0000011" w15:done="0"/>
  <w15:commentEx w15:paraId="C0000012" w15:done="0"/>
  <w15:commentEx w15:paraId="C0000013" w15:done="0"/>
  <w15:commentEx w15:paraId="C0000014" w15:done="0"/>
  <w15:commentEx w15:paraId="C0000015" w15:done="0"/>
  <w15:commentEx w15:paraId="C0000016" w15:done="0"/>
  <w15:commentEx w15:paraId="C0000017" w15:done="0"/>
  <w15:commentEx w15:paraId="C0000018" w15:done="0"/>
  <w15:commentEx w15:paraId="C0000019" w15:done="0"/>
  <w15:commentEx w15:paraId="C000001A" w15:done="0"/>
  <w15:commentEx w15:paraId="C000001B" w15:done="0"/>
  <w15:commentEx w15:paraId="C000001C" w15:done="0"/>
  <w15:commentEx w15:paraId="C000001D" w15:done="0"/>
  <w15:commentEx w15:paraId="C000001E" w15:done="0"/>
  <w15:commentEx w15:paraId="C000001F" w15:done="0"/>
  <w15:commentEx w15:paraId="C0000020" w15:done="0"/>
  <w15:commentEx w15:paraId="C0000021" w15:done="0"/>
  <w15:commentEx w15:paraId="C0000022" w15:done="0"/>
  <w15:commentEx w15:paraId="C0000023" w15:done="0"/>
  <w15:commentEx w15:paraId="C0000024" w15:done="0"/>
  <w15:commentEx w15:paraId="C0000025" w15:done="0"/>
  <w15:commentEx w15:paraId="C000002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Z1XDuqFGUNRLE+8fudFZLLqXA==">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