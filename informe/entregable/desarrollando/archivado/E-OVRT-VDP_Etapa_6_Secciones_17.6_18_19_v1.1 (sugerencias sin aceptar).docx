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480" w:lineRule="auto"/>
        <w:rPr/>
      </w:pPr>
      <w:r w:rsidDel="00000000" w:rsidR="00000000" w:rsidRPr="00000000">
        <w:rPr>
          <w:rtl w:val="0"/>
        </w:rPr>
        <w:t xml:space="preserve">17.6. Documentación técnica, repositorio y evidencias de cierre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implementación y la evaluación dejaron un conjunto de componentes, configuraciones y registros que permite examinar cómo se produjo cada resultado. </w:t>
      </w:r>
      <w:r w:rsidDel="00000000" w:rsidR="00000000" w:rsidRPr="00000000">
        <w:rPr>
          <w:rtl w:val="0"/>
        </w:rPr>
        <w:t xml:space="preserve">En esta sección,</w:t>
      </w:r>
      <w:r w:rsidDel="00000000" w:rsidR="00000000" w:rsidRPr="00000000">
        <w:rPr>
          <w:i w:val="0"/>
          <w:iCs w:val="0"/>
          <w:smallCaps w:val="0"/>
          <w:strike w:val="0"/>
          <w:u w:val="none"/>
          <w:shd w:fill="auto" w:val="clear"/>
          <w:vertAlign w:val="baseline"/>
          <w:rtl w:val="0"/>
        </w:rPr>
        <w:t xml:space="preserve"> se establece qué se conservó, qué verificaciones lo respaldaron y hasta dónde alcanza la reproducción de la evidencia.</w:t>
      </w:r>
    </w:p>
    <w:p w:rsidR="00000000" w:rsidDel="00000000" w:rsidP="00000000" w:rsidRDefault="00000000" w:rsidRPr="00000000" w14:paraId="00000003">
      <w:pPr>
        <w:pStyle w:val="Heading3"/>
        <w:spacing w:after="0" w:before="0" w:line="480" w:lineRule="auto"/>
        <w:rPr/>
      </w:pPr>
      <w:r w:rsidDel="00000000" w:rsidR="00000000" w:rsidRPr="00000000">
        <w:rPr>
          <w:rtl w:val="0"/>
        </w:rPr>
        <w:t xml:space="preserve">17.6.1. Organización del software y de la documentación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proyecto se organizó en cinco repositorios de software y datos, complementados por un repositorio documental. El plano de medios reunió las fuentes visuales, los adaptadores de inferencia, la normalización de las detecciones y su instrumentación. El plano de control concentró la lectura de eventos, la asociación temporal por sujeto, la evaluación de patrones y el registro de alertas. El soporte experimental integró el orquestador, la consola de inspección, los catálogos de configuración y la consolidación de resultados. El repositorio de datos conservó los procedimientos de preparación, las anotaciones, los manifiestos y los registros de procedencia y licencias. El módulo de distribución reunió la política de notificación, la entrega por MQTT y la persistencia de sus resultados.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 organización separó la evolución del código de la conservación de los materiales experimentales. Los pesos de los modelos y las imágenes o videos originales no se incorporaron indiscriminadamente al control de versiones. En cambio, se conservaron las referencias necesarias para identificar los insumos, reconstruir su preparación y relacionarlos con los resultados derivados. La disponibilidad de una anotación o de un manifiesto no se interpretó como autorización para redistribuir el material visual al que remite.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473043588"/>
          <w:tag w:val="goog_rdk_0"/>
        </w:sdtPr>
        <w:sdtContent>
          <w:commentRangeStart w:id="0"/>
        </w:sdtContent>
      </w:sdt>
      <w:sdt>
        <w:sdtPr>
          <w:id w:val="-426491689"/>
          <w:tag w:val="goog_rdk_1"/>
        </w:sdtPr>
        <w:sdtContent>
          <w:commentRangeStart w:id="1"/>
        </w:sdtContent>
      </w:sdt>
      <w:del w:id="9001" w:author="Claude" w:date="2026-09-09T12:00:00Z">
        <w:r w:rsidDel="00000000" w:rsidR="00000000" w:rsidRPr="00000000">
          <w:rPr>
            <w:i w:val="0"/>
            <w:iCs w:val="0"/>
            <w:smallCaps w:val="0"/>
            <w:strike w:val="0"/>
            <w:u w:val="none"/>
            <w:shd w:fill="auto" w:val="clear"/>
            <w:vertAlign w:val="baseline"/>
            <w:rtl w:val="0"/>
          </w:rPr>
          <w:delText xml:space="preserve">El repositorio documental tuvo historia de versiones y acceso remoto para el equipo, además de un respaldo en otro disco. Reunió el protocolo, las decisiones de diseño, las condiciones de ejecución y las verificaciones realizadas. </w:delText>
        </w:r>
      </w:del>
      <w:commentRangeStart w:id="8"/>
      <w:r w:rsidDel="00000000" w:rsidR="00000000" w:rsidRPr="00000000">
        <w:rPr>
          <w:i w:val="0"/>
          <w:iCs w:val="0"/>
          <w:smallCaps w:val="0"/>
          <w:strike w:val="0"/>
          <w:u w:val="none"/>
          <w:shd w:fill="auto" w:val="clear"/>
          <w:vertAlign w:val="baseline"/>
          <w:rtl w:val="0"/>
        </w:rPr>
        <w:t xml:space="preserve">Las ramas experimentales</w:t>
      </w:r>
      <w:commentRangeEnd w:id="8"/>
      <w:r>
        <w:rPr>
          <w:rtl w:val="0"/>
        </w:rPr>
        <w:commentReference w:id="8"/>
      </w:r>
      <w:r w:rsidDel="00000000" w:rsidR="00000000" w:rsidRPr="00000000">
        <w:rPr>
          <w:i w:val="0"/>
          <w:iCs w:val="0"/>
          <w:smallCaps w:val="0"/>
          <w:strike w:val="0"/>
          <w:u w:val="none"/>
          <w:shd w:fill="auto" w:val="clear"/>
          <w:vertAlign w:val="baseline"/>
          <w:rtl w:val="0"/>
        </w:rPr>
        <w:t xml:space="preserve"> se distinguieron de la línea de implementación adoptada: una modificación medida no se presentó automáticamente como parte de la versión operativa. La unidad de identificación de una ejecución fue la revisión de código junto con su configuración efectiva, no el nombre mutable de una rama.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Style w:val="Heading3"/>
        <w:spacing w:after="0" w:before="0" w:line="480" w:lineRule="auto"/>
        <w:rPr/>
      </w:pPr>
      <w:r w:rsidDel="00000000" w:rsidR="00000000" w:rsidRPr="00000000">
        <w:rPr>
          <w:rtl w:val="0"/>
        </w:rPr>
        <w:t xml:space="preserve">17.6.2. Identificación de las ejecuciones y conservación de la evidencia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manifiesto de una ejecución experimental vinculó las corridas de los servicios con la fuente, el perfil del modelo, el vocabulario activo, el conjunto de patrones y las opciones de instrumentación. La conservación de la configuración efectiva permitió distinguir los parámetros solicitados de los aplicados. De este modo, dos ejecuciones con el mismo modelo nominal pudieron diferenciarse por resolución, umbrales, prompts, granularidad o política temporal, sin atribuir sus resultados a una familia de detectores en abstracto.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inventario de la sección 17.4.5 establece los artefactos producidos por cada componente. Los eventos de percepción conservaron la evidencia que recibió el plano de control</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los cambios de estado y las alertas permitieron reconstruir su interpretación temporal y el registro del distribuidor vinculó cada intento de entrega con la alerta que lo originó. Los reportes experimentales </w:t>
      </w:r>
      <w:r w:rsidDel="00000000" w:rsidR="00000000" w:rsidRPr="00000000">
        <w:rPr>
          <w:i w:val="0"/>
          <w:iCs w:val="0"/>
          <w:smallCaps w:val="0"/>
          <w:strike w:val="0"/>
          <w:u w:val="none"/>
          <w:shd w:fill="auto" w:val="clear"/>
          <w:vertAlign w:val="baseline"/>
          <w:rtl w:val="0"/>
        </w:rPr>
        <w:t xml:space="preserve">constituyeron</w:t>
      </w:r>
      <w:r w:rsidDel="00000000" w:rsidR="00000000" w:rsidRPr="00000000">
        <w:rPr>
          <w:i w:val="0"/>
          <w:iCs w:val="0"/>
          <w:smallCaps w:val="0"/>
          <w:strike w:val="0"/>
          <w:u w:val="none"/>
          <w:shd w:fill="auto" w:val="clear"/>
          <w:vertAlign w:val="baseline"/>
          <w:rtl w:val="0"/>
        </w:rPr>
        <w:t xml:space="preserve"> proyecciones de esos registros, no una fuente independiente capaz de reemplazarlos.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regla de persistencia antes de publicación </w:t>
      </w:r>
      <w:r w:rsidDel="00000000" w:rsidR="00000000" w:rsidRPr="00000000">
        <w:rPr>
          <w:i w:val="0"/>
          <w:iCs w:val="0"/>
          <w:smallCaps w:val="0"/>
          <w:strike w:val="0"/>
          <w:u w:val="none"/>
          <w:shd w:fill="auto" w:val="clear"/>
          <w:vertAlign w:val="baseline"/>
          <w:rtl w:val="0"/>
        </w:rPr>
        <w:t xml:space="preserve">desacopló</w:t>
      </w:r>
      <w:r w:rsidDel="00000000" w:rsidR="00000000" w:rsidRPr="00000000">
        <w:rPr>
          <w:i w:val="0"/>
          <w:iCs w:val="0"/>
          <w:smallCaps w:val="0"/>
          <w:strike w:val="0"/>
          <w:u w:val="none"/>
          <w:shd w:fill="auto" w:val="clear"/>
          <w:vertAlign w:val="baseline"/>
          <w:rtl w:val="0"/>
        </w:rPr>
        <w:t xml:space="preserve"> la conservación de los hechos de su transporte en vivo. </w:t>
      </w:r>
      <w:del w:id="9002" w:author="Claude" w:date="2026-09-09T12:00:00Z">
        <w:r w:rsidDel="00000000" w:rsidR="00000000" w:rsidRPr="00000000">
          <w:rPr>
            <w:i w:val="0"/>
            <w:iCs w:val="0"/>
            <w:smallCaps w:val="0"/>
            <w:strike w:val="0"/>
            <w:u w:val="none"/>
            <w:shd w:fill="auto" w:val="clear"/>
            <w:vertAlign w:val="baseline"/>
            <w:rtl w:val="0"/>
          </w:rPr>
          <w:delText xml:space="preserve">Una vez finalizada una corrida, los eventos pudieron </w:delText>
        </w:r>
      </w:del>
      <w:del w:id="9003" w:author="Claude" w:date="2026-09-09T12:00:00Z">
        <w:r w:rsidDel="00000000" w:rsidR="00000000" w:rsidRPr="00000000">
          <w:rPr>
            <w:i w:val="0"/>
            <w:iCs w:val="0"/>
            <w:smallCaps w:val="0"/>
            <w:strike w:val="0"/>
            <w:u w:val="none"/>
            <w:shd w:fill="auto" w:val="clear"/>
            <w:vertAlign w:val="baseline"/>
            <w:rtl w:val="0"/>
          </w:rPr>
          <w:delText xml:space="preserve">releerse</w:delText>
        </w:r>
      </w:del>
      <w:del w:id="9004" w:author="Claude" w:date="2026-09-09T12:00:00Z">
        <w:r w:rsidDel="00000000" w:rsidR="00000000" w:rsidRPr="00000000">
          <w:rPr>
            <w:i w:val="0"/>
            <w:iCs w:val="0"/>
            <w:smallCaps w:val="0"/>
            <w:strike w:val="0"/>
            <w:u w:val="none"/>
            <w:shd w:fill="auto" w:val="clear"/>
            <w:vertAlign w:val="baseline"/>
            <w:rtl w:val="0"/>
          </w:rPr>
          <w:delText xml:space="preserve"> para inspeccionar la secuencia o repetir la evaluación del plano de control. La reconstrucción no requirió que el canal de mensajería hubiera conservado el historial.</w:delText>
        </w:r>
      </w:del>
      <w:ins w:id="9005" w:author="Claude" w:date="2026-09-09T12:00:00Z">
        <w:r>
          <w:rPr>
            <w:rtl w:val="0"/>
          </w:rPr>
          <w:t xml:space="preserve">Una vez finalizada una corrida, los eventos pudieron releerse para inspeccionar la secuencia o repetir la evaluación del plano de control, sin que el canal de mensajería hubiera conservado el historial.</w:t>
        </w:r>
      </w:ins>
      <w:r w:rsidDel="00000000" w:rsidR="00000000" w:rsidRPr="00000000">
        <w:rPr>
          <w:i w:val="0"/>
          <w:iCs w:val="0"/>
          <w:smallCaps w:val="0"/>
          <w:strike w:val="0"/>
          <w:u w:val="none"/>
          <w:shd w:fill="auto" w:val="clear"/>
          <w:vertAlign w:val="baseline"/>
          <w:rtl w:val="0"/>
        </w:rPr>
        <w:t xml:space="preserve"> Esta propiedad no convierte al transporte en durable ni demuestra ausencia de fallas bajo cualquier carga</w:t>
      </w:r>
      <w:r w:rsidDel="00000000" w:rsidR="00000000" w:rsidRPr="00000000">
        <w:rPr>
          <w:rtl w:val="0"/>
        </w:rPr>
        <w:t xml:space="preserve">, más bien</w:t>
      </w:r>
      <w:r w:rsidDel="00000000" w:rsidR="00000000" w:rsidRPr="00000000">
        <w:rPr>
          <w:i w:val="0"/>
          <w:iCs w:val="0"/>
          <w:smallCaps w:val="0"/>
          <w:strike w:val="0"/>
          <w:u w:val="none"/>
          <w:shd w:fill="auto" w:val="clear"/>
          <w:vertAlign w:val="baseline"/>
          <w:rtl w:val="0"/>
        </w:rPr>
        <w:t xml:space="preserve"> preserva una vía de auditoría independiente del canal empleado durante la ejecución.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cadena de una alerta pudo rastrearse hasta el sujeto o la escena evaluada, la evidencia perceptiva, el patrón, la primera evidencia y la unidad visual que confirmó la condición. La distribución añadió el canal y el resultado de entrega sin modificar la semántica de la alerta interna. </w:t>
      </w:r>
      <w:del w:id="9006" w:author="Claude" w:date="2026-09-09T12:00:00Z">
        <w:r w:rsidDel="00000000" w:rsidR="00000000" w:rsidRPr="00000000">
          <w:rPr>
            <w:i w:val="0"/>
            <w:iCs w:val="0"/>
            <w:smallCaps w:val="0"/>
            <w:strike w:val="0"/>
            <w:u w:val="none"/>
            <w:shd w:fill="auto" w:val="clear"/>
            <w:vertAlign w:val="baseline"/>
            <w:rtl w:val="0"/>
          </w:rPr>
          <w:delText xml:space="preserve">El registro de un intento fallido o de un descarte definitivo permaneció separado del registro de confirmación del patrón. Por ello, contar filas del registro de distribución no equivale a contar alertas distintas ni entregas satisfactorias.</w:delText>
        </w:r>
      </w:del>
      <w:ins w:id="9007" w:author="Claude" w:date="2026-09-09T12:00:00Z">
        <w:r>
          <w:rPr>
            <w:rtl w:val="0"/>
          </w:rPr>
          <w:t xml:space="preserve">Como el registro de los intentos fallidos y de los descartes definitivos permaneció separado del de confirmación del patrón, contar filas del registro de distribución no equivale a contar alertas distintas ni entregas satisfactorias.</w:t>
        </w:r>
      </w:ins>
    </w:p>
    <w:p w:rsidR="00000000" w:rsidDel="00000000" w:rsidP="00000000" w:rsidRDefault="00000000" w:rsidRPr="00000000" w14:paraId="0000000C">
      <w:pPr>
        <w:pStyle w:val="Heading3"/>
        <w:spacing w:after="0" w:before="0" w:line="480" w:lineRule="auto"/>
        <w:rPr/>
      </w:pPr>
      <w:r w:rsidDel="00000000" w:rsidR="00000000" w:rsidRPr="00000000">
        <w:rPr>
          <w:rtl w:val="0"/>
        </w:rPr>
        <w:t xml:space="preserve">17.6.3. Verificaciones automatizadas y alcance de la comprobación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pruebas automatizadas verificaron propiedades de los módulos y de sus fronteras. En el plano de medios se comprobaron la configuración de las fuentes, el ciclo de vida de la corrida y la producción de los artefactos esperados. En el plano de control se verificaron la evaluación de patrones, la asociación determinista por sujeto y la relectura de eventos. Las pruebas de integración examinaron la correspondencia entre el camino por archivo y el camino por bus, así como la conservación de la evidencia durante el cierre de las ejecuciones.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soporte experimental se verificaron la orquestación y la consolidación de los registros. En distribución se comprobaron la idempotencia, la supresión de notificaciones conforme a la política configurada, el tratamiento de los intentos fallidos y la entrega contra un broker MQTT real. Estas comprobaciones respaldan las propiedades ensayadas y el estado implementado de la cadena completa; no reemplazan la evaluación de precisión, latencia o robustez presentada en la sección 17.5.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control del material experimental incluyó dos verificaciones complementarias. La primera contrastó las cifras declaradas con los artefactos de evaluación y sus denominadores, y detectó inconsistencias entre los resultados conservados y sus resúmenes. Su cobertura no incluyó una </w:t>
      </w:r>
      <w:r w:rsidDel="00000000" w:rsidR="00000000" w:rsidRPr="00000000">
        <w:rPr>
          <w:i w:val="0"/>
          <w:iCs w:val="0"/>
          <w:smallCaps w:val="0"/>
          <w:strike w:val="0"/>
          <w:u w:val="none"/>
          <w:shd w:fill="auto" w:val="clear"/>
          <w:vertAlign w:val="baseline"/>
          <w:rtl w:val="0"/>
        </w:rPr>
        <w:t xml:space="preserve">recomputación</w:t>
      </w:r>
      <w:r w:rsidDel="00000000" w:rsidR="00000000" w:rsidRPr="00000000">
        <w:rPr>
          <w:i w:val="0"/>
          <w:iCs w:val="0"/>
          <w:smallCaps w:val="0"/>
          <w:strike w:val="0"/>
          <w:u w:val="none"/>
          <w:shd w:fill="auto" w:val="clear"/>
          <w:vertAlign w:val="baseline"/>
          <w:rtl w:val="0"/>
        </w:rPr>
        <w:t xml:space="preserve"> automática de todas las cifras de percepción por imagen, que tuvieron una comprobación específica. La segunda verificó la organización del material de video, la separación de estratos, las exclusiones, la correspondencia de las anotaciones y la integridad de los elementos congelados.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reconstrucción del banco de imágenes fue comprobada por el equipo y reprodujo el artefacto congelado byte a byte. Asimismo, las verificaciones de relectura respaldaron el determinismo de los componentes que operan sobre eventos conservados. Son propiedades distintas de repetir una nueva captura o una inferencia en otro entorno</w:t>
      </w:r>
      <w:r w:rsidDel="00000000" w:rsidR="00000000" w:rsidRPr="00000000">
        <w:rPr>
          <w:rtl w:val="0"/>
        </w:rPr>
        <w:t xml:space="preserve">, las cuales</w:t>
      </w:r>
      <w:r w:rsidDel="00000000" w:rsidR="00000000" w:rsidRPr="00000000">
        <w:rPr>
          <w:i w:val="0"/>
          <w:iCs w:val="0"/>
          <w:smallCaps w:val="0"/>
          <w:strike w:val="0"/>
          <w:u w:val="none"/>
          <w:shd w:fill="auto" w:val="clear"/>
          <w:vertAlign w:val="baseline"/>
          <w:rtl w:val="0"/>
        </w:rPr>
        <w:t xml:space="preserve"> incorpora</w:t>
      </w:r>
      <w:r w:rsidDel="00000000" w:rsidR="00000000" w:rsidRPr="00000000">
        <w:rPr>
          <w:rtl w:val="0"/>
        </w:rPr>
        <w:t xml:space="preserve">ron</w:t>
      </w:r>
      <w:r w:rsidDel="00000000" w:rsidR="00000000" w:rsidRPr="00000000">
        <w:rPr>
          <w:i w:val="0"/>
          <w:iCs w:val="0"/>
          <w:smallCaps w:val="0"/>
          <w:strike w:val="0"/>
          <w:u w:val="none"/>
          <w:shd w:fill="auto" w:val="clear"/>
          <w:vertAlign w:val="baseline"/>
          <w:rtl w:val="0"/>
        </w:rPr>
        <w:t xml:space="preserve"> condiciones de fuente, hardware y software que deben declararse y volver a medirse.</w:t>
      </w:r>
    </w:p>
    <w:p w:rsidR="00000000" w:rsidDel="00000000" w:rsidP="00000000" w:rsidRDefault="00000000" w:rsidRPr="00000000" w14:paraId="00000011">
      <w:pPr>
        <w:pStyle w:val="Heading3"/>
        <w:spacing w:after="0" w:before="0" w:line="480" w:lineRule="auto"/>
        <w:rPr/>
      </w:pPr>
      <w:r w:rsidDel="00000000" w:rsidR="00000000" w:rsidRPr="00000000">
        <w:rPr>
          <w:rtl w:val="0"/>
        </w:rPr>
        <w:t xml:space="preserve">17.6.4. Estado de entrega y límites de reproducibilidad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planos de medios y control, el soporte experimental y la distribución de alertas quedaron implementados e integrados en el flujo evaluado. La identidad temporal por sujeto también quedó implementada y medida</w:t>
      </w:r>
      <w:r w:rsidDel="00000000" w:rsidR="00000000" w:rsidRPr="00000000">
        <w:rPr>
          <w:rtl w:val="0"/>
        </w:rPr>
        <w:t xml:space="preserve">, cuya</w:t>
      </w:r>
      <w:r w:rsidDel="00000000" w:rsidR="00000000" w:rsidRPr="00000000">
        <w:rPr>
          <w:i w:val="0"/>
          <w:iCs w:val="0"/>
          <w:smallCaps w:val="0"/>
          <w:strike w:val="0"/>
          <w:u w:val="none"/>
          <w:shd w:fill="auto" w:val="clear"/>
          <w:vertAlign w:val="baseline"/>
          <w:rtl w:val="0"/>
        </w:rPr>
        <w:t xml:space="preserve"> presencia no implica reconocimiento de identidad personal ni validación mediante métricas MOT. La rama de ajuste fino conservó sus configuraciones, registros y veredictos como evidencia de un experimento concluido, sin incorporar un checkpoint ajustado al núcleo operativo.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08" w:author="Claude" w:date="2026-09-09T12:00:00Z">
        <w:r w:rsidDel="00000000" w:rsidR="00000000" w:rsidRPr="00000000">
          <w:rPr>
            <w:i w:val="0"/>
            <w:iCs w:val="0"/>
            <w:smallCaps w:val="0"/>
            <w:strike w:val="0"/>
            <w:u w:val="none"/>
            <w:shd w:fill="auto" w:val="clear"/>
            <w:vertAlign w:val="baseline"/>
            <w:rtl w:val="0"/>
          </w:rPr>
          <w:delText xml:space="preserve">La </w:delText>
        </w:r>
      </w:del>
      <w:sdt>
        <w:sdtPr>
          <w:id w:val="1368021903"/>
          <w:tag w:val="goog_rdk_2"/>
        </w:sdtPr>
        <w:sdtContent>
          <w:commentRangeStart w:id="2"/>
        </w:sdtContent>
      </w:sdt>
      <w:sdt>
        <w:sdtPr>
          <w:id w:val="-1103650348"/>
          <w:tag w:val="goog_rdk_3"/>
        </w:sdtPr>
        <w:sdtContent>
          <w:commentRangeStart w:id="3"/>
        </w:sdtContent>
      </w:sdt>
      <w:sdt>
        <w:sdtPr>
          <w:id w:val="-1361531738"/>
          <w:tag w:val="goog_rdk_4"/>
        </w:sdtPr>
        <w:sdtContent>
          <w:commentRangeStart w:id="4"/>
        </w:sdtContent>
      </w:sdt>
      <w:del w:id="9009" w:author="Claude" w:date="2026-09-09T12:00:00Z">
        <w:r w:rsidDel="00000000" w:rsidR="00000000" w:rsidRPr="00000000">
          <w:rPr>
            <w:i w:val="0"/>
            <w:iCs w:val="0"/>
            <w:smallCaps w:val="0"/>
            <w:strike w:val="0"/>
            <w:u w:val="none"/>
            <w:shd w:fill="auto" w:val="clear"/>
            <w:vertAlign w:val="baseline"/>
            <w:rtl w:val="0"/>
          </w:rPr>
          <w:delText xml:space="preserve">contenedorización </w:delText>
        </w:r>
      </w:del>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del w:id="9010" w:author="Claude" w:date="2026-09-09T12:00:00Z">
        <w:r w:rsidDel="00000000" w:rsidR="00000000" w:rsidRPr="00000000">
          <w:rPr>
            <w:i w:val="0"/>
            <w:iCs w:val="0"/>
            <w:smallCaps w:val="0"/>
            <w:strike w:val="0"/>
            <w:u w:val="none"/>
            <w:shd w:fill="auto" w:val="clear"/>
            <w:vertAlign w:val="baseline"/>
            <w:rtl w:val="0"/>
          </w:rPr>
          <w:delText xml:space="preserve">quedó definida y validada por configuración</w:delText>
        </w:r>
      </w:del>
      <w:ins w:id="9011" w:author="Claude" w:date="2026-09-09T12:00:00Z">
        <w:r>
          <w:rPr>
            <w:rtl w:val="0"/>
          </w:rPr>
          <w:t xml:space="preserve">El empaquetado en contenedores quedó definido y validado por configuración</w:t>
        </w:r>
      </w:ins>
      <w:r w:rsidDel="00000000" w:rsidR="00000000" w:rsidRPr="00000000">
        <w:rPr>
          <w:i w:val="0"/>
          <w:iCs w:val="0"/>
          <w:smallCaps w:val="0"/>
          <w:strike w:val="0"/>
          <w:u w:val="none"/>
          <w:shd w:fill="auto" w:val="clear"/>
          <w:vertAlign w:val="baseline"/>
          <w:rtl w:val="0"/>
        </w:rPr>
        <w:t xml:space="preserve">, con las especificaciones de construcción de los servicios y su composición. </w:t>
      </w:r>
      <w:commentRangeStart w:id="9"/>
      <w:r w:rsidDel="00000000" w:rsidR="00000000" w:rsidRPr="00000000">
        <w:rPr>
          <w:i w:val="0"/>
          <w:iCs w:val="0"/>
          <w:smallCaps w:val="0"/>
          <w:strike w:val="0"/>
          <w:u w:val="none"/>
          <w:shd w:fill="auto" w:val="clear"/>
          <w:vertAlign w:val="baseline"/>
          <w:rtl w:val="0"/>
        </w:rPr>
        <w:t xml:space="preserve">El despliegue no fue verificado</w:t>
      </w:r>
      <w:commentRangeEnd w:id="9"/>
      <w:r>
        <w:rPr>
          <w:rtl w:val="0"/>
        </w:rPr>
        <w:commentReference w:id="9"/>
      </w:r>
      <w:r w:rsidDel="00000000" w:rsidR="00000000" w:rsidRPr="00000000">
        <w:rPr>
          <w:rtl w:val="0"/>
        </w:rPr>
        <w:t xml:space="preserve">, de tal forma que no se ejecutó</w:t>
      </w:r>
      <w:r w:rsidDel="00000000" w:rsidR="00000000" w:rsidRPr="00000000">
        <w:rPr>
          <w:i w:val="0"/>
          <w:iCs w:val="0"/>
          <w:smallCaps w:val="0"/>
          <w:strike w:val="0"/>
          <w:u w:val="none"/>
          <w:shd w:fill="auto" w:val="clear"/>
          <w:vertAlign w:val="baseline"/>
          <w:rtl w:val="0"/>
        </w:rPr>
        <w:t xml:space="preserve"> la construcción de las imágenes ni la prueba integral de arranque y funcionamiento. En consecuencia, ese empaquetado no se presenta como evidencia de portabilidad ejecutada. </w:t>
      </w:r>
      <w:del w:id="9012" w:author="Claude" w:date="2026-09-09T12:00:00Z">
        <w:r w:rsidDel="00000000" w:rsidR="00000000" w:rsidRPr="00000000">
          <w:rPr>
            <w:i w:val="0"/>
            <w:iCs w:val="0"/>
            <w:smallCaps w:val="0"/>
            <w:strike w:val="0"/>
            <w:u w:val="none"/>
            <w:shd w:fill="auto" w:val="clear"/>
            <w:vertAlign w:val="baseline"/>
            <w:rtl w:val="0"/>
          </w:rPr>
          <w:delText xml:space="preserve">Su documentación operativa acompaña al software, mientras que el Anexo E delimita el camino de reproducción y las comprobaciones que respaldan los resultados del informe.</w:delText>
        </w:r>
      </w:del>
      <w:ins w:id="9013" w:author="Claude" w:date="2026-09-09T12:00:00Z">
        <w:r>
          <w:rPr>
            <w:rtl w:val="0"/>
          </w:rPr>
          <w:t xml:space="preserve">Su documentación operativa acompaña al software, y el Anexo E delimita el camino de reproducción y las comprobaciones que respaldan los resultados.</w:t>
        </w:r>
      </w:ins>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cierre dejó, por tanto, una plataforma experimental documentada </w:t>
      </w:r>
      <w:del w:id="9014" w:author="Claude" w:date="2026-09-09T12:00:00Z">
        <w:r w:rsidDel="00000000" w:rsidR="00000000" w:rsidRPr="00000000">
          <w:rPr>
            <w:i w:val="0"/>
            <w:iCs w:val="0"/>
            <w:smallCaps w:val="0"/>
            <w:strike w:val="0"/>
            <w:u w:val="none"/>
            <w:shd w:fill="auto" w:val="clear"/>
            <w:vertAlign w:val="baseline"/>
            <w:rtl w:val="0"/>
          </w:rPr>
          <w:delText xml:space="preserve">y una cadena de evidencia inspeccionable. La reproducción de resultados sobre artefactos congelados, la repetición del procesamiento y la ejecución en otro entorno se mantienen como alcances diferentes. Las condiciones de acceso</w:delText>
        </w:r>
      </w:del>
      <w:ins w:id="9015" w:author="Claude" w:date="2026-09-09T12:00:00Z">
        <w:r>
          <w:rPr>
            <w:rtl w:val="0"/>
          </w:rPr>
          <w:t xml:space="preserve">y una cadena de evidencia inspeccionable, con los alcances de reproducción que delimita el Anexo E. Las condiciones de acceso</w:t>
        </w:r>
      </w:ins>
      <w:r w:rsidDel="00000000" w:rsidR="00000000" w:rsidRPr="00000000">
        <w:rPr>
          <w:i w:val="0"/>
          <w:iCs w:val="0"/>
          <w:smallCaps w:val="0"/>
          <w:strike w:val="0"/>
          <w:u w:val="none"/>
          <w:shd w:fill="auto" w:val="clear"/>
          <w:vertAlign w:val="baseline"/>
          <w:rtl w:val="0"/>
        </w:rPr>
        <w:t xml:space="preserve"> y reutilización del material, incluida la procedencia aún incompleta del lote de obra real, se declaran en el Anexo F.</w:t>
      </w:r>
    </w:p>
    <w:p w:rsidR="00000000" w:rsidDel="00000000" w:rsidP="00000000" w:rsidRDefault="00000000" w:rsidRPr="00000000" w14:paraId="00000015">
      <w:pPr>
        <w:pStyle w:val="Heading1"/>
        <w:pageBreakBefore w:val="1"/>
        <w:spacing w:after="0" w:before="0" w:line="480" w:lineRule="auto"/>
        <w:rPr/>
      </w:pPr>
      <w:r w:rsidDel="00000000" w:rsidR="00000000" w:rsidRPr="00000000">
        <w:rPr>
          <w:rtl w:val="0"/>
        </w:rPr>
        <w:t xml:space="preserve">18. Cierre del proyecto</w:t>
      </w:r>
    </w:p>
    <w:p w:rsidR="00000000" w:rsidDel="00000000" w:rsidP="00000000" w:rsidRDefault="00000000" w:rsidRPr="00000000" w14:paraId="00000016">
      <w:pPr>
        <w:pStyle w:val="Heading2"/>
        <w:spacing w:after="0" w:before="0" w:line="480" w:lineRule="auto"/>
        <w:rPr/>
      </w:pPr>
      <w:r w:rsidDel="00000000" w:rsidR="00000000" w:rsidRPr="00000000">
        <w:rPr>
          <w:rtl w:val="0"/>
        </w:rPr>
        <w:t xml:space="preserve">18.1. Respuesta a la hipótesis y alcance de la factibilidad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proyecto mostró la factibilidad técnica de integrar detección open-vocabulary, procesamiento de video, estabilización temporal y distribución de alertas en una plataforma experimental trazable. La respuesta a la hipótesis de la sección 12.3 es afirmativa en ese alcance y condicionada respecto de su utilización operativa: se construyó y evaluó una cadena funcional sin ajustar los pesos del núcleo, pero no se demostró una solución general de seguridad en obra ni el cumplimiento simultáneo de todos los objetivos de calidad y latencia.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evidencia principal es la evaluación por episodio de la sección 17.5.4. Con el perfil </w:t>
      </w:r>
      <w:r w:rsidDel="00000000" w:rsidR="00000000" w:rsidRPr="00000000">
        <w:rPr>
          <w:i w:val="0"/>
          <w:iCs w:val="0"/>
          <w:smallCaps w:val="0"/>
          <w:strike w:val="0"/>
          <w:u w:val="none"/>
          <w:shd w:fill="auto" w:val="clear"/>
          <w:vertAlign w:val="baseline"/>
          <w:rtl w:val="0"/>
        </w:rPr>
        <w:t xml:space="preserve">gdino-tiny-560</w:t>
      </w:r>
      <w:r w:rsidDel="00000000" w:rsidR="00000000" w:rsidRPr="00000000">
        <w:rPr>
          <w:i w:val="0"/>
          <w:iCs w:val="0"/>
          <w:smallCaps w:val="0"/>
          <w:strike w:val="0"/>
          <w:u w:val="none"/>
          <w:shd w:fill="auto" w:val="clear"/>
          <w:vertAlign w:val="baseline"/>
          <w:rtl w:val="0"/>
        </w:rPr>
        <w:t xml:space="preserve">, la estrategia indirecta E-IND y granularidad por sujeto, el F1 de alertas fue 0,930 sobre los 34 episodios evaluables del bloque de rodaje, frente a 0,789 con granularidad por escena y las mismas detecciones. Ambas configuraciones produjeron cero falsos positivos en los cuatro clips negativos de ese bloque. El resultado establece un aporte de la plataforma sobre una entrada perceptiva constante; no demuestra superioridad del detector frente a un modelo supervisado ni ausencia de falsas alarmas fuera del material observado.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distinción es consistente con la fundamentación de las secciones 15 y 16. Los antecedentes de detección de EPP con modelos visión-lenguaje examinan la viabilidad de reconocer y relacionar entidades visuales, pero no sustituyen una evaluación de alertas temporales bajo las condiciones del proyecto </w:t>
      </w:r>
      <w:commentRangeStart w:id="10"/>
      <w:r w:rsidDel="00000000" w:rsidR="00000000" w:rsidRPr="00000000">
        <w:rPr>
          <w:i w:val="0"/>
          <w:iCs w:val="0"/>
          <w:smallCaps w:val="0"/>
          <w:strike w:val="0"/>
          <w:u w:val="none"/>
          <w:shd w:fill="auto" w:val="clear"/>
          <w:vertAlign w:val="baseline"/>
          <w:rtl w:val="0"/>
        </w:rPr>
        <w:t xml:space="preserve">(Choi y Greer, 2024; </w:t>
      </w:r>
      <w:del w:id="9016" w:author="Claude" w:date="2026-09-09T12:00:00Z">
        <w:r w:rsidDel="00000000" w:rsidR="00000000" w:rsidRPr="00000000">
          <w:rPr>
            <w:i w:val="0"/>
            <w:iCs w:val="0"/>
            <w:smallCaps w:val="0"/>
            <w:strike w:val="0"/>
            <w:u w:val="none"/>
            <w:shd w:fill="auto" w:val="clear"/>
            <w:vertAlign w:val="baseline"/>
            <w:rtl w:val="0"/>
          </w:rPr>
          <w:delText xml:space="preserve">Chen y Zou, 2026</w:delText>
        </w:r>
      </w:del>
      <w:ins w:id="9017" w:author="Claude" w:date="2026-09-09T12:00:00Z">
        <w:r>
          <w:rPr>
            <w:rtl w:val="0"/>
          </w:rPr>
          <w:t xml:space="preserve">Chen y Zou, 2025</w:t>
        </w:r>
      </w:ins>
      <w:r w:rsidDel="00000000" w:rsidR="00000000" w:rsidRPr="00000000">
        <w:rPr>
          <w:i w:val="0"/>
          <w:iCs w:val="0"/>
          <w:smallCaps w:val="0"/>
          <w:strike w:val="0"/>
          <w:u w:val="none"/>
          <w:shd w:fill="auto" w:val="clear"/>
          <w:vertAlign w:val="baseline"/>
          <w:rtl w:val="0"/>
        </w:rPr>
        <w:t xml:space="preserve">)</w:t>
      </w:r>
      <w:commentRangeEnd w:id="10"/>
      <w:r>
        <w:rPr>
          <w:rtl w:val="0"/>
        </w:rPr>
        <w:commentReference w:id="10"/>
      </w:r>
      <w:r w:rsidDel="00000000" w:rsidR="00000000" w:rsidRPr="00000000">
        <w:rPr>
          <w:i w:val="0"/>
          <w:iCs w:val="0"/>
          <w:smallCaps w:val="0"/>
          <w:strike w:val="0"/>
          <w:u w:val="none"/>
          <w:shd w:fill="auto" w:val="clear"/>
          <w:vertAlign w:val="baseline"/>
          <w:rtl w:val="0"/>
        </w:rPr>
        <w:t xml:space="preserve">. El aporte propio fue convertir esa posibilidad en una cadena configurable y medir por separado percepción, estado por persona, alerta por episodio y temporalidad de ejecución. No se </w:t>
      </w:r>
      <w:r w:rsidDel="00000000" w:rsidR="00000000" w:rsidRPr="00000000">
        <w:rPr>
          <w:i w:val="0"/>
          <w:iCs w:val="0"/>
          <w:smallCaps w:val="0"/>
          <w:strike w:val="0"/>
          <w:u w:val="none"/>
          <w:shd w:fill="auto" w:val="clear"/>
          <w:vertAlign w:val="baseline"/>
          <w:rtl w:val="0"/>
        </w:rPr>
        <w:t xml:space="preserve">equipararon</w:t>
      </w:r>
      <w:r w:rsidDel="00000000" w:rsidR="00000000" w:rsidRPr="00000000">
        <w:rPr>
          <w:i w:val="0"/>
          <w:iCs w:val="0"/>
          <w:smallCaps w:val="0"/>
          <w:strike w:val="0"/>
          <w:u w:val="none"/>
          <w:shd w:fill="auto" w:val="clear"/>
          <w:vertAlign w:val="baseline"/>
          <w:rtl w:val="0"/>
        </w:rPr>
        <w:t xml:space="preserve"> los valores de AP publicados en otros conjuntos con el F1 de episodios obtenido aquí.</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commentRangeStart w:id="11"/>
      <w:r w:rsidDel="00000000" w:rsidR="00000000" w:rsidRPr="00000000">
        <w:rPr>
          <w:i w:val="0"/>
          <w:iCs w:val="0"/>
          <w:smallCaps w:val="0"/>
          <w:strike w:val="0"/>
          <w:u w:val="none"/>
          <w:shd w:fill="auto" w:val="clear"/>
          <w:vertAlign w:val="baseline"/>
          <w:rtl w:val="0"/>
        </w:rPr>
        <w:t xml:space="preserve">Las conclusiones siguientes distinguen resultados establecidos</w:t>
      </w:r>
      <w:commentRangeEnd w:id="11"/>
      <w:r>
        <w:rPr>
          <w:rtl w:val="0"/>
        </w:rPr>
        <w:commentReference w:id="11"/>
      </w:r>
      <w:r w:rsidDel="00000000" w:rsidR="00000000" w:rsidRPr="00000000">
        <w:rPr>
          <w:i w:val="0"/>
          <w:iCs w:val="0"/>
          <w:smallCaps w:val="0"/>
          <w:strike w:val="0"/>
          <w:u w:val="none"/>
          <w:shd w:fill="auto" w:val="clear"/>
          <w:vertAlign w:val="baseline"/>
          <w:rtl w:val="0"/>
        </w:rPr>
        <w:t xml:space="preserve"> dentro del protocolo, evidencia direccional, tendencias y cuestiones no cerradas. Una estimación puntual favorable no se trató como diferencia establecida cuando su intervalo de confianza incluyó el cero. Esta regla </w:t>
      </w:r>
      <w:r w:rsidDel="00000000" w:rsidR="00000000" w:rsidRPr="00000000">
        <w:rPr>
          <w:i w:val="0"/>
          <w:iCs w:val="0"/>
          <w:smallCaps w:val="0"/>
          <w:strike w:val="0"/>
          <w:u w:val="none"/>
          <w:shd w:fill="auto" w:val="clear"/>
          <w:vertAlign w:val="baseline"/>
          <w:rtl w:val="0"/>
        </w:rPr>
        <w:t xml:space="preserve">delimita</w:t>
      </w:r>
      <w:r w:rsidDel="00000000" w:rsidR="00000000" w:rsidRPr="00000000">
        <w:rPr>
          <w:i w:val="0"/>
          <w:iCs w:val="0"/>
          <w:smallCaps w:val="0"/>
          <w:strike w:val="0"/>
          <w:u w:val="none"/>
          <w:shd w:fill="auto" w:val="clear"/>
          <w:vertAlign w:val="baseline"/>
          <w:rtl w:val="0"/>
        </w:rPr>
        <w:t xml:space="preserve"> la fuerza del resultado, sin transformar una ausencia de significación en prueba de equivalencia.</w:t>
      </w:r>
    </w:p>
    <w:p w:rsidR="00000000" w:rsidDel="00000000" w:rsidP="00000000" w:rsidRDefault="00000000" w:rsidRPr="00000000" w14:paraId="0000001B">
      <w:pPr>
        <w:pStyle w:val="Heading2"/>
        <w:spacing w:after="0" w:before="0" w:line="480" w:lineRule="auto"/>
        <w:rPr/>
      </w:pPr>
      <w:r w:rsidDel="00000000" w:rsidR="00000000" w:rsidRPr="00000000">
        <w:rPr>
          <w:rtl w:val="0"/>
        </w:rPr>
        <w:t xml:space="preserve">18.2. Expresividad semántica, selección del perfil y extensibilidad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selección de un modelo no pudo resolverse mediante su rendimiento general publicado. </w:t>
      </w:r>
      <w:del w:id="9018" w:author="Claude" w:date="2026-09-09T12:00:00Z">
        <w:r w:rsidDel="00000000" w:rsidR="00000000" w:rsidRPr="00000000">
          <w:rPr>
            <w:i w:val="0"/>
            <w:iCs w:val="0"/>
            <w:smallCaps w:val="0"/>
            <w:strike w:val="0"/>
            <w:u w:val="none"/>
            <w:shd w:fill="auto" w:val="clear"/>
            <w:vertAlign w:val="baseline"/>
            <w:rtl w:val="0"/>
          </w:rPr>
          <w:delText xml:space="preserve">En el estrato de obra curada de 147 imágenes, </w:delText>
        </w:r>
      </w:del>
      <w:del w:id="9019" w:author="Claude" w:date="2026-09-09T12:00:00Z">
        <w:r w:rsidDel="00000000" w:rsidR="00000000" w:rsidRPr="00000000">
          <w:rPr>
            <w:i w:val="0"/>
            <w:iCs w:val="0"/>
            <w:smallCaps w:val="0"/>
            <w:strike w:val="0"/>
            <w:u w:val="none"/>
            <w:shd w:fill="auto" w:val="clear"/>
            <w:vertAlign w:val="baseline"/>
            <w:rtl w:val="0"/>
          </w:rPr>
          <w:delText xml:space="preserve">gdino-tiny-560</w:delText>
        </w:r>
      </w:del>
      <w:del w:id="9020" w:author="Claude" w:date="2026-09-09T12:00:00Z">
        <w:r w:rsidDel="00000000" w:rsidR="00000000" w:rsidRPr="00000000">
          <w:rPr>
            <w:i w:val="0"/>
            <w:iCs w:val="0"/>
            <w:smallCaps w:val="0"/>
            <w:strike w:val="0"/>
            <w:u w:val="none"/>
            <w:shd w:fill="auto" w:val="clear"/>
            <w:vertAlign w:val="baseline"/>
            <w:rtl w:val="0"/>
          </w:rPr>
          <w:delText xml:space="preserve"> obtuvo mAP50 de 0,503, </w:delText>
        </w:r>
      </w:del>
      <w:del w:id="9021" w:author="Claude" w:date="2026-09-09T12:00:00Z">
        <w:r w:rsidDel="00000000" w:rsidR="00000000" w:rsidRPr="00000000">
          <w:rPr>
            <w:i w:val="0"/>
            <w:iCs w:val="0"/>
            <w:smallCaps w:val="0"/>
            <w:strike w:val="0"/>
            <w:u w:val="none"/>
            <w:shd w:fill="auto" w:val="clear"/>
            <w:vertAlign w:val="baseline"/>
            <w:rtl w:val="0"/>
          </w:rPr>
          <w:delText xml:space="preserve">gdino-base-560</w:delText>
        </w:r>
      </w:del>
      <w:del w:id="9022" w:author="Claude" w:date="2026-09-09T12:00:00Z">
        <w:r w:rsidDel="00000000" w:rsidR="00000000" w:rsidRPr="00000000">
          <w:rPr>
            <w:i w:val="0"/>
            <w:iCs w:val="0"/>
            <w:smallCaps w:val="0"/>
            <w:strike w:val="0"/>
            <w:u w:val="none"/>
            <w:shd w:fill="auto" w:val="clear"/>
            <w:vertAlign w:val="baseline"/>
            <w:rtl w:val="0"/>
          </w:rPr>
          <w:delText xml:space="preserve"> de 0,474 y </w:delText>
        </w:r>
      </w:del>
      <w:del w:id="9023" w:author="Claude" w:date="2026-09-09T12:00:00Z">
        <w:r w:rsidDel="00000000" w:rsidR="00000000" w:rsidRPr="00000000">
          <w:rPr>
            <w:i w:val="0"/>
            <w:iCs w:val="0"/>
            <w:smallCaps w:val="0"/>
            <w:strike w:val="0"/>
            <w:u w:val="none"/>
            <w:shd w:fill="auto" w:val="clear"/>
            <w:vertAlign w:val="baseline"/>
            <w:rtl w:val="0"/>
          </w:rPr>
          <w:delText xml:space="preserve">yoloe-26x</w:delText>
        </w:r>
      </w:del>
      <w:del w:id="9024" w:author="Claude" w:date="2026-09-09T12:00:00Z">
        <w:r w:rsidDel="00000000" w:rsidR="00000000" w:rsidRPr="00000000">
          <w:rPr>
            <w:i w:val="0"/>
            <w:iCs w:val="0"/>
            <w:smallCaps w:val="0"/>
            <w:strike w:val="0"/>
            <w:u w:val="none"/>
            <w:shd w:fill="auto" w:val="clear"/>
            <w:vertAlign w:val="baseline"/>
            <w:rtl w:val="0"/>
          </w:rPr>
          <w:delText xml:space="preserve"> de 0,405. La sección 17.5.2 reportó, además, que el primer perfil conservó el liderazgo en el banco completo, integrado por ese estrato y otros dos de 1.330 y 5.000 imágenes.</w:delText>
        </w:r>
      </w:del>
      <w:ins w:id="9025" w:author="Claude" w:date="2026-09-09T12:00:00Z">
        <w:r>
          <w:rPr>
            <w:rtl w:val="0"/>
          </w:rPr>
          <w:t xml:space="preserve">En el estrato de obra curada de 147 imágenes, gdino-tiny-560 encabezó el mAP50 por delante de gdino-base-560 y de yoloe-26x, y la sección 17.5.2 reportó que conservó el liderazgo en el banco completo, integrado por ese estrato y otros dos de mayor tamaño.</w:t>
        </w:r>
      </w:ins>
      <w:r w:rsidDel="00000000" w:rsidR="00000000" w:rsidRPr="00000000">
        <w:rPr>
          <w:i w:val="0"/>
          <w:iCs w:val="0"/>
          <w:smallCaps w:val="0"/>
          <w:strike w:val="0"/>
          <w:u w:val="none"/>
          <w:shd w:fill="auto" w:val="clear"/>
          <w:vertAlign w:val="baseline"/>
          <w:rtl w:val="0"/>
        </w:rPr>
        <w:t xml:space="preserve"> El veredicto de retenerlo como perfil operativo quedó establecido para las combinaciones y los materiales evaluados, no como clasificación universal de las familias.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perfil base conservó un papel distinto</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L</w:t>
      </w:r>
      <w:r w:rsidDel="00000000" w:rsidR="00000000" w:rsidRPr="00000000">
        <w:rPr>
          <w:i w:val="0"/>
          <w:iCs w:val="0"/>
          <w:smallCaps w:val="0"/>
          <w:strike w:val="0"/>
          <w:u w:val="none"/>
          <w:shd w:fill="auto" w:val="clear"/>
          <w:vertAlign w:val="baseline"/>
          <w:rtl w:val="0"/>
        </w:rPr>
        <w:t xml:space="preserve">a sección 17.5.2 lo retuvo como contraste especializado en cabeza descubierta y chaleco, no como reemplazo general del perfil operativo. </w:t>
      </w:r>
      <w:del w:id="9026" w:author="Claude" w:date="2026-09-09T12:00:00Z">
        <w:r w:rsidDel="00000000" w:rsidR="00000000" w:rsidRPr="00000000">
          <w:rPr>
            <w:i w:val="0"/>
            <w:iCs w:val="0"/>
            <w:smallCaps w:val="0"/>
            <w:strike w:val="0"/>
            <w:u w:val="none"/>
            <w:shd w:fill="auto" w:val="clear"/>
            <w:vertAlign w:val="baseline"/>
            <w:rtl w:val="0"/>
          </w:rPr>
          <w:delText xml:space="preserve">En el mismo estrato de 147 imágenes, el AP de chaleco fue 0,582 frente a 0,520 del perfil operativo. La mayor capacidad para una clase no implicó el mejor resultado de la plataforma completa. El contraste especializado se justifica, por tanto, por el comportamiento de la combinación en condiciones concretas, y no por asumir que un modelo de mayor tamaño mejora de manera uniforme todos los eslabones.</w:delText>
        </w:r>
      </w:del>
      <w:ins w:id="9027" w:author="Claude" w:date="2026-09-09T12:00:00Z">
        <w:r>
          <w:rPr>
            <w:rtl w:val="0"/>
          </w:rPr>
          <w:t xml:space="preserve">En el mismo estrato, su AP de chaleco fue 0,582 frente a 0,520 del perfil operativo. Esa ventaja en una clase no implicó el mejor resultado de la plataforma completa, y por eso el contraste se justifica por el comportamiento de la combinación en condiciones concretas y no por el tamaño del modelo.</w:t>
        </w:r>
      </w:ins>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comparación de estrategias mostró por qué expresar una condición en lenguaje no equivale a obtener una medición confiable de su ausencia. </w:t>
      </w:r>
      <w:del w:id="9028" w:author="Claude" w:date="2026-09-09T12:00:00Z">
        <w:r w:rsidDel="00000000" w:rsidR="00000000" w:rsidRPr="00000000">
          <w:rPr>
            <w:i w:val="0"/>
            <w:iCs w:val="0"/>
            <w:smallCaps w:val="0"/>
            <w:strike w:val="0"/>
            <w:u w:val="none"/>
            <w:shd w:fill="auto" w:val="clear"/>
            <w:vertAlign w:val="baseline"/>
            <w:rtl w:val="0"/>
          </w:rPr>
          <w:delText xml:space="preserve">En el subconjunto curado de CR-01, E-IND alcanzó F1 de 0,408 y E-DIR de 0,189, con 28 casos positivos. En el nivel temporal</w:delText>
        </w:r>
      </w:del>
      <w:ins w:id="9029" w:author="Claude" w:date="2026-09-09T12:00:00Z">
        <w:r>
          <w:rPr>
            <w:rtl w:val="0"/>
          </w:rPr>
          <w:t xml:space="preserve">En el subconjunto curado de CR-01, E-IND ya superaba a E-DIR en la comparación por persona. En el nivel temporal</w:t>
        </w:r>
      </w:ins>
      <w:r w:rsidDel="00000000" w:rsidR="00000000" w:rsidRPr="00000000">
        <w:rPr>
          <w:i w:val="0"/>
          <w:iCs w:val="0"/>
          <w:smallCaps w:val="0"/>
          <w:strike w:val="0"/>
          <w:u w:val="none"/>
          <w:shd w:fill="auto" w:val="clear"/>
          <w:vertAlign w:val="baseline"/>
          <w:rtl w:val="0"/>
        </w:rPr>
        <w:t xml:space="preserve">, la formulación directa </w:t>
      </w:r>
      <w:r w:rsidDel="00000000" w:rsidR="00000000" w:rsidRPr="00000000">
        <w:rPr>
          <w:rtl w:val="0"/>
        </w:rPr>
        <w:t xml:space="preserve">obtuvo una precisión</w:t>
      </w:r>
      <w:r w:rsidDel="00000000" w:rsidR="00000000" w:rsidRPr="00000000">
        <w:rPr>
          <w:i w:val="0"/>
          <w:iCs w:val="0"/>
          <w:smallCaps w:val="0"/>
          <w:strike w:val="0"/>
          <w:u w:val="none"/>
          <w:shd w:fill="auto" w:val="clear"/>
          <w:vertAlign w:val="baseline"/>
          <w:rtl w:val="0"/>
        </w:rPr>
        <w:t xml:space="preserve"> de 0,146 sobre los 34 episodios evaluables del rodaje, por debajo del umbral de 0,5 fijado para su aceptación. Su exclusión como núcleo es un resultado establecido por un criterio previo a la evaluación, no una conclusión general sobre la imposibilidad de representar negaciones mediante lenguaje.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estrategia indirecta aportó una explicación inspeccionable de la decisión: una persona detectada, una región de asociación y la ausencia de evidencia del EPP en esa región. Sin embargo, la ausencia de una detección puede deberse a una limitación perceptiva. La trazabilidad permite revisar esa diferencia, pero no la elimina. En CR-02, la comparación por persona quedó abierta: F1 de 0,479 con E-IND y de 0,418 con E-DIR </w:t>
      </w:r>
      <w:del w:id="9030" w:author="Claude" w:date="2026-09-09T12:00:00Z">
        <w:r w:rsidDel="00000000" w:rsidR="00000000" w:rsidRPr="00000000">
          <w:rPr>
            <w:i w:val="0"/>
            <w:iCs w:val="0"/>
            <w:smallCaps w:val="0"/>
            <w:strike w:val="0"/>
            <w:u w:val="none"/>
            <w:shd w:fill="auto" w:val="clear"/>
            <w:vertAlign w:val="baseline"/>
            <w:rtl w:val="0"/>
          </w:rPr>
          <w:delText xml:space="preserve">sobre un único estrato con 82 positivos e intervalos solapados</w:delText>
        </w:r>
      </w:del>
      <w:ins w:id="9031" w:author="Claude" w:date="2026-09-09T12:00:00Z">
        <w:r>
          <w:rPr>
            <w:rtl w:val="0"/>
          </w:rPr>
          <w:t xml:space="preserve">sobre un único estrato y con intervalos solapados</w:t>
        </w:r>
      </w:ins>
      <w:r w:rsidDel="00000000" w:rsidR="00000000" w:rsidRPr="00000000">
        <w:rPr>
          <w:i w:val="0"/>
          <w:iCs w:val="0"/>
          <w:smallCaps w:val="0"/>
          <w:strike w:val="0"/>
          <w:u w:val="none"/>
          <w:shd w:fill="auto" w:val="clear"/>
          <w:vertAlign w:val="baseline"/>
          <w:rtl w:val="0"/>
        </w:rPr>
        <w:t xml:space="preserve">. El éxito temporal de esa condición no autoriza a declarar resuelta su clasificación por persona.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extensibilidad sin entrenamiento sí fue ejercida. La incorporación de </w:t>
      </w:r>
      <w:r w:rsidDel="00000000" w:rsidR="00000000" w:rsidRPr="00000000">
        <w:rPr>
          <w:i w:val="0"/>
          <w:iCs w:val="0"/>
          <w:smallCaps w:val="0"/>
          <w:strike w:val="0"/>
          <w:u w:val="none"/>
          <w:shd w:fill="auto" w:val="clear"/>
          <w:vertAlign w:val="baseline"/>
          <w:rtl w:val="0"/>
        </w:rPr>
        <w:t xml:space="preserve">machinery</w:t>
      </w:r>
      <w:r w:rsidDel="00000000" w:rsidR="00000000" w:rsidRPr="00000000">
        <w:rPr>
          <w:i w:val="0"/>
          <w:iCs w:val="0"/>
          <w:smallCaps w:val="0"/>
          <w:strike w:val="0"/>
          <w:u w:val="none"/>
          <w:shd w:fill="auto" w:val="clear"/>
          <w:vertAlign w:val="baseline"/>
          <w:rtl w:val="0"/>
        </w:rPr>
        <w:t xml:space="preserve"> </w:t>
      </w:r>
      <w:del w:id="9032" w:author="Claude" w:date="2026-09-09T12:00:00Z">
        <w:r w:rsidDel="00000000" w:rsidR="00000000" w:rsidRPr="00000000">
          <w:rPr>
            <w:i w:val="0"/>
            <w:iCs w:val="0"/>
            <w:smallCaps w:val="0"/>
            <w:strike w:val="0"/>
            <w:u w:val="none"/>
            <w:shd w:fill="auto" w:val="clear"/>
            <w:vertAlign w:val="baseline"/>
            <w:rtl w:val="0"/>
          </w:rPr>
          <w:delText xml:space="preserve">produjo AP50 de 0,662 sobre 99 cajas de referencia sin ninguna corrida de entrenamiento</w:delText>
        </w:r>
      </w:del>
      <w:ins w:id="9033" w:author="Claude" w:date="2026-09-09T12:00:00Z">
        <w:r>
          <w:rPr>
            <w:rtl w:val="0"/>
          </w:rPr>
          <w:t xml:space="preserve">produjo AP50 de 0,662 sin ninguna corrida de entrenamiento</w:t>
        </w:r>
      </w:ins>
      <w:r w:rsidDel="00000000" w:rsidR="00000000" w:rsidRPr="00000000">
        <w:rPr>
          <w:i w:val="0"/>
          <w:iCs w:val="0"/>
          <w:smallCaps w:val="0"/>
          <w:strike w:val="0"/>
          <w:u w:val="none"/>
          <w:shd w:fill="auto" w:val="clear"/>
          <w:vertAlign w:val="baseline"/>
          <w:rtl w:val="0"/>
        </w:rPr>
        <w:t xml:space="preserve">, según la sección 17.5.2. Esto establece la posibilidad de añadir una clase por configuración en el material ensayado. No establece extensibilidad semántica automática: sobre el mismo material, </w:t>
      </w:r>
      <w:r w:rsidDel="00000000" w:rsidR="00000000" w:rsidRPr="00000000">
        <w:rPr>
          <w:i w:val="0"/>
          <w:iCs w:val="0"/>
          <w:smallCaps w:val="0"/>
          <w:strike w:val="0"/>
          <w:u w:val="none"/>
          <w:shd w:fill="auto" w:val="clear"/>
          <w:vertAlign w:val="baseline"/>
          <w:rtl w:val="0"/>
        </w:rPr>
        <w:t xml:space="preserve">vehicle</w:t>
      </w:r>
      <w:r w:rsidDel="00000000" w:rsidR="00000000" w:rsidRPr="00000000">
        <w:rPr>
          <w:i w:val="0"/>
          <w:iCs w:val="0"/>
          <w:smallCaps w:val="0"/>
          <w:strike w:val="0"/>
          <w:u w:val="none"/>
          <w:shd w:fill="auto" w:val="clear"/>
          <w:vertAlign w:val="baseline"/>
          <w:rtl w:val="0"/>
        </w:rPr>
        <w:t xml:space="preserve"> no produjo detecciones cuando acompañó a </w:t>
      </w:r>
      <w:r w:rsidDel="00000000" w:rsidR="00000000" w:rsidRPr="00000000">
        <w:rPr>
          <w:i w:val="0"/>
          <w:iCs w:val="0"/>
          <w:smallCaps w:val="0"/>
          <w:strike w:val="0"/>
          <w:u w:val="none"/>
          <w:shd w:fill="auto" w:val="clear"/>
          <w:vertAlign w:val="baseline"/>
          <w:rtl w:val="0"/>
        </w:rPr>
        <w:t xml:space="preserve">machinery</w:t>
      </w:r>
      <w:r w:rsidDel="00000000" w:rsidR="00000000" w:rsidRPr="00000000">
        <w:rPr>
          <w:i w:val="0"/>
          <w:iCs w:val="0"/>
          <w:smallCaps w:val="0"/>
          <w:strike w:val="0"/>
          <w:u w:val="none"/>
          <w:shd w:fill="auto" w:val="clear"/>
          <w:vertAlign w:val="baseline"/>
          <w:rtl w:val="0"/>
        </w:rPr>
        <w:t xml:space="preserve"> </w:t>
      </w:r>
      <w:del w:id="9034" w:author="Claude" w:date="2026-09-09T12:00:00Z">
        <w:r w:rsidDel="00000000" w:rsidR="00000000" w:rsidRPr="00000000">
          <w:rPr>
            <w:i w:val="0"/>
            <w:iCs w:val="0"/>
            <w:smallCaps w:val="0"/>
            <w:strike w:val="0"/>
            <w:u w:val="none"/>
            <w:shd w:fill="auto" w:val="clear"/>
            <w:vertAlign w:val="baseline"/>
            <w:rtl w:val="0"/>
          </w:rPr>
          <w:delText xml:space="preserve">y, de manera aislada, produjo 118 cajas con AP de 0,026 al localizar la propia maquinaria</w:delText>
        </w:r>
      </w:del>
      <w:ins w:id="9035" w:author="Claude" w:date="2026-09-09T12:00:00Z">
        <w:r>
          <w:rPr>
            <w:rtl w:val="0"/>
          </w:rPr>
          <w:t xml:space="preserve">y, de manera aislada, obtuvo AP de 0,026 al localizar la propia maquinaria</w:t>
        </w:r>
      </w:ins>
      <w:r w:rsidDel="00000000" w:rsidR="00000000" w:rsidRPr="00000000">
        <w:rPr>
          <w:i w:val="0"/>
          <w:iCs w:val="0"/>
          <w:smallCaps w:val="0"/>
          <w:strike w:val="0"/>
          <w:u w:val="none"/>
          <w:shd w:fill="auto" w:val="clear"/>
          <w:vertAlign w:val="baseline"/>
          <w:rtl w:val="0"/>
        </w:rPr>
        <w:t xml:space="preserve">. El costo de entrenamiento pudo evitarse, pero el costo de validación permaneció.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Esa sensibilidad también alcanzó al vocabulario del núcleo. Con </w:t>
      </w:r>
      <w:r w:rsidDel="00000000" w:rsidR="00000000" w:rsidRPr="00000000">
        <w:rPr>
          <w:i w:val="0"/>
          <w:iCs w:val="0"/>
          <w:smallCaps w:val="0"/>
          <w:strike w:val="0"/>
          <w:u w:val="none"/>
          <w:shd w:fill="auto" w:val="clear"/>
          <w:vertAlign w:val="baseline"/>
          <w:rtl w:val="0"/>
        </w:rPr>
        <w:t xml:space="preserve">gdino-base-560</w:t>
      </w:r>
      <w:r w:rsidDel="00000000" w:rsidR="00000000" w:rsidRPr="00000000">
        <w:rPr>
          <w:i w:val="0"/>
          <w:iCs w:val="0"/>
          <w:smallCaps w:val="0"/>
          <w:strike w:val="0"/>
          <w:u w:val="none"/>
          <w:shd w:fill="auto" w:val="clear"/>
          <w:vertAlign w:val="baseline"/>
          <w:rtl w:val="0"/>
        </w:rPr>
        <w:t xml:space="preserve">, E-IND y las demás condiciones constantes, añadir la consulta de cabeza descubierta </w:t>
      </w:r>
      <w:del w:id="9036" w:author="Claude" w:date="2026-09-09T12:00:00Z">
        <w:r w:rsidDel="00000000" w:rsidR="00000000" w:rsidRPr="00000000">
          <w:rPr>
            <w:i w:val="0"/>
            <w:iCs w:val="0"/>
            <w:smallCaps w:val="0"/>
            <w:strike w:val="0"/>
            <w:u w:val="none"/>
            <w:shd w:fill="auto" w:val="clear"/>
            <w:vertAlign w:val="baseline"/>
            <w:rtl w:val="0"/>
          </w:rPr>
          <w:delText xml:space="preserve">redujo el F1 temporal de 0,704 a 0,622 sobre los 34 episodios evaluables del rodaje</w:delText>
        </w:r>
      </w:del>
      <w:ins w:id="9037" w:author="Claude" w:date="2026-09-09T12:00:00Z">
        <w:r>
          <w:rPr>
            <w:rtl w:val="0"/>
          </w:rPr>
          <w:t xml:space="preserve">redujo el F1 temporal de 0,704 a 0,622 en ese bloque</w:t>
        </w:r>
      </w:ins>
      <w:r w:rsidDel="00000000" w:rsidR="00000000" w:rsidRPr="00000000">
        <w:rPr>
          <w:i w:val="0"/>
          <w:iCs w:val="0"/>
          <w:smallCaps w:val="0"/>
          <w:strike w:val="0"/>
          <w:u w:val="none"/>
          <w:shd w:fill="auto" w:val="clear"/>
          <w:vertAlign w:val="baseline"/>
          <w:rtl w:val="0"/>
        </w:rPr>
        <w:t xml:space="preserve">. El resultado demuestra que ampliar el vocabulario puede modificar detecciones de otras clases y degradar una decisión posterior. No reemplaza el ensayo factorial de vocabulario aislado frente a completo que el protocolo contempló y no se ejecutó.</w:t>
      </w:r>
    </w:p>
    <w:p w:rsidR="00000000" w:rsidDel="00000000" w:rsidP="00000000" w:rsidRDefault="00000000" w:rsidRPr="00000000" w14:paraId="00000022">
      <w:pPr>
        <w:pStyle w:val="Heading2"/>
        <w:spacing w:after="0" w:before="0" w:line="480" w:lineRule="auto"/>
        <w:rPr/>
      </w:pPr>
      <w:r w:rsidDel="00000000" w:rsidR="00000000" w:rsidRPr="00000000">
        <w:rPr>
          <w:rtl w:val="0"/>
        </w:rPr>
        <w:t xml:space="preserve">18.3. Aporte temporal de la plataforma y cambio de régimen en obra real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separación entre detección y alerta permitió medir el aporte de la asociación temporal sin volver a entrenar ni ejecutar otro detector. </w:t>
      </w:r>
      <w:del w:id="9038" w:author="Claude" w:date="2026-09-09T12:00:00Z">
        <w:r w:rsidDel="00000000" w:rsidR="00000000" w:rsidRPr="00000000">
          <w:rPr>
            <w:i w:val="0"/>
            <w:iCs w:val="0"/>
            <w:smallCaps w:val="0"/>
            <w:strike w:val="0"/>
            <w:u w:val="none"/>
            <w:shd w:fill="auto" w:val="clear"/>
            <w:vertAlign w:val="baseline"/>
            <w:rtl w:val="0"/>
          </w:rPr>
          <w:delText xml:space="preserve">En el rodaje, cambiar de escena a sujeto elevó el F1 de 0,789 a 0,930 sobre 34 episodios evaluables con detecciones idénticas.</w:delText>
        </w:r>
      </w:del>
      <w:ins w:id="9039" w:author="Claude" w:date="2026-09-09T12:00:00Z">
        <w:r>
          <w:rPr>
            <w:rtl w:val="0"/>
          </w:rPr>
          <w:t xml:space="preserve">En el rodaje, cambiar de escena a sujeto produjo, con detecciones idénticas, </w:t>
        </w:r>
        <w:commentRangeStart w:id="12"/>
        <w:r>
          <w:rPr>
            <w:rtl w:val="0"/>
          </w:rPr>
          <w:t xml:space="preserve">el salto de F1 citado en la sección 18.1</w:t>
        </w:r>
        <w:commentRangeEnd w:id="12"/>
        <w:r>
          <w:rPr>
            <w:rtl w:val="0"/>
          </w:rPr>
          <w:commentReference w:id="12"/>
        </w:r>
        <w:r>
          <w:rPr>
            <w:rtl w:val="0"/>
          </w:rPr>
          <w:t xml:space="preserve">.</w:t>
        </w:r>
      </w:ins>
      <w:r w:rsidDel="00000000" w:rsidR="00000000" w:rsidRPr="00000000">
        <w:rPr>
          <w:i w:val="0"/>
          <w:iCs w:val="0"/>
          <w:smallCaps w:val="0"/>
          <w:strike w:val="0"/>
          <w:u w:val="none"/>
          <w:shd w:fill="auto" w:val="clear"/>
          <w:vertAlign w:val="baseline"/>
          <w:rtl w:val="0"/>
        </w:rPr>
        <w:t xml:space="preserve"> La diferencia conservó signo positivo e intervalos que </w:t>
      </w:r>
      <w:r w:rsidDel="00000000" w:rsidR="00000000" w:rsidRPr="00000000">
        <w:rPr>
          <w:i w:val="0"/>
          <w:iCs w:val="0"/>
          <w:smallCaps w:val="0"/>
          <w:strike w:val="0"/>
          <w:u w:val="none"/>
          <w:shd w:fill="auto" w:val="clear"/>
          <w:vertAlign w:val="baseline"/>
          <w:rtl w:val="0"/>
        </w:rPr>
        <w:t xml:space="preserve">excluyeron</w:t>
      </w:r>
      <w:r w:rsidDel="00000000" w:rsidR="00000000" w:rsidRPr="00000000">
        <w:rPr>
          <w:i w:val="0"/>
          <w:iCs w:val="0"/>
          <w:smallCaps w:val="0"/>
          <w:strike w:val="0"/>
          <w:u w:val="none"/>
          <w:shd w:fill="auto" w:val="clear"/>
          <w:vertAlign w:val="baseline"/>
          <w:rtl w:val="0"/>
        </w:rPr>
        <w:t xml:space="preserve"> el cero en las cuatro cadencias de remuestreo regular de la sección 17.5.5. La mejora de las alertas por identidad temporal queda establecida dentro de ese bloque y ese procedimiento; no equivale a una evaluación MOT del tracker ni a una garantía de conservación de identidades en cualquier escena.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persistencia temporal permitió confirmar una condición </w:t>
      </w:r>
      <w:r w:rsidDel="00000000" w:rsidR="00000000" w:rsidRPr="00000000">
        <w:rPr>
          <w:rtl w:val="0"/>
        </w:rPr>
        <w:t xml:space="preserve">aún</w:t>
      </w:r>
      <w:r w:rsidDel="00000000" w:rsidR="00000000" w:rsidRPr="00000000">
        <w:rPr>
          <w:i w:val="0"/>
          <w:iCs w:val="0"/>
          <w:smallCaps w:val="0"/>
          <w:strike w:val="0"/>
          <w:u w:val="none"/>
          <w:shd w:fill="auto" w:val="clear"/>
          <w:vertAlign w:val="baseline"/>
          <w:rtl w:val="0"/>
        </w:rPr>
        <w:t xml:space="preserve"> con evidencia intermitente. Para CR-02, E-IND con granularidad por escena recuperó los siete episodios evaluables del rodaje, con recall de 1,000 y SDR de 0,281. El resultado establece que, bajo las ventanas configuradas y esa cadencia, la confirmación temporal pudo sostenerse sin detección correcta continua. No significa que la histéresis recupere información ausente: el costo y el límite de esa recuperación dependen de que exista evidencia suficiente y oportuna.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fusión por disyunción refutó una expectativa del propio diseño experimental. </w:t>
      </w:r>
      <w:del w:id="9040" w:author="Claude" w:date="2026-09-09T12:00:00Z">
        <w:r w:rsidDel="00000000" w:rsidR="00000000" w:rsidRPr="00000000">
          <w:rPr>
            <w:i w:val="0"/>
            <w:iCs w:val="0"/>
            <w:smallCaps w:val="0"/>
            <w:strike w:val="0"/>
            <w:u w:val="none"/>
            <w:shd w:fill="auto" w:val="clear"/>
            <w:vertAlign w:val="baseline"/>
            <w:rtl w:val="0"/>
          </w:rPr>
          <w:delText xml:space="preserve">Sobre los 34 episodios evaluables del rodaje, el recall pasó</w:delText>
        </w:r>
      </w:del>
      <w:ins w:id="9041" w:author="Claude" w:date="2026-09-09T12:00:00Z">
        <w:r>
          <w:rPr>
            <w:rtl w:val="0"/>
          </w:rPr>
          <w:t xml:space="preserve">En ese bloque, el recall pasó</w:t>
        </w:r>
      </w:ins>
      <w:r w:rsidDel="00000000" w:rsidR="00000000" w:rsidRPr="00000000">
        <w:rPr>
          <w:i w:val="0"/>
          <w:iCs w:val="0"/>
          <w:smallCaps w:val="0"/>
          <w:strike w:val="0"/>
          <w:u w:val="none"/>
          <w:shd w:fill="auto" w:val="clear"/>
          <w:vertAlign w:val="baseline"/>
          <w:rtl w:val="0"/>
        </w:rPr>
        <w:t xml:space="preserve"> de 0,824 con E-IND a 0,353 con E-HYB por disyunción. Incorporar evidencia adicional no aseguró una mejora de la alerta, porque la confirmación pudo adelantarse respecto de la ventana de referencia y perjudicar la correspondencia temporal del episodio. </w:t>
      </w:r>
      <w:del w:id="9042" w:author="Claude" w:date="2026-09-09T12:00:00Z">
        <w:r w:rsidDel="00000000" w:rsidR="00000000" w:rsidRPr="00000000">
          <w:rPr>
            <w:i w:val="0"/>
            <w:iCs w:val="0"/>
            <w:smallCaps w:val="0"/>
            <w:strike w:val="0"/>
            <w:u w:val="none"/>
            <w:shd w:fill="auto" w:val="clear"/>
            <w:vertAlign w:val="baseline"/>
            <w:rtl w:val="0"/>
          </w:rPr>
          <w:delText xml:space="preserve">La refutación es establecida para esa regla de fusión; no se extiende a la variante por conjunción, que no se ejecutó. El hallazgo muestra que el rendimiento de una composición temporal no puede deducirse únicamente de la unión de detecciones por imagen.</w:delText>
        </w:r>
      </w:del>
      <w:ins w:id="9043" w:author="Claude" w:date="2026-09-09T12:00:00Z">
        <w:r>
          <w:rPr>
            <w:rtl w:val="0"/>
          </w:rPr>
          <w:t xml:space="preserve">La refutación es establecida para esa regla de fusión y no se extiende a la variante por conjunción, que no se ejecutó. El rendimiento de una composición temporal no puede deducirse de la unión de detecciones por imagen.</w:t>
        </w:r>
      </w:ins>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estrato de obra real impidió generalizar el resultado favorable del rodaje. Tras la revisión de su referencia, quedaron dos episodios evaluables y once clips negativos. En estos últimos se registraron 26 falsos positivos por escena y 323 por sujeto. Ese contraste caracteriza una asimetría de falsas alertas sobre material común; los dos episodios positivos no permiten ordenar las granularidades por F1. La misma capacidad de mantener estados por sujeto que fue útil en el rodaje pudo multiplicar oportunidades de confirmación errónea bajo fragmentación y dificultades perceptivas.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evaluación intermedia sobre 17 clips de obra real —los 13 del estrato temporal y cuatro de un piloto— corroboró la necesidad de conservar esa frontera. </w:t>
      </w:r>
      <w:del w:id="9044" w:author="Claude" w:date="2026-09-09T12:00:00Z">
        <w:r w:rsidDel="00000000" w:rsidR="00000000" w:rsidRPr="00000000">
          <w:rPr>
            <w:i w:val="0"/>
            <w:iCs w:val="0"/>
            <w:smallCaps w:val="0"/>
            <w:strike w:val="0"/>
            <w:u w:val="none"/>
            <w:shd w:fill="auto" w:val="clear"/>
            <w:vertAlign w:val="baseline"/>
            <w:rtl w:val="0"/>
          </w:rPr>
          <w:delText xml:space="preserve">Con E-IND a 2 Hz y sin motor temporal, CR-01 obtuvo F1 de 0,031, con 92 positivos entre 10.356 cuadros con persona juzgables; CR-02 obtuvo 0,018, con 170 positivos entre 10.361. La precisión, de 0,016 y 0,009, respectivamente, fue la principal restricción.</w:delText>
        </w:r>
      </w:del>
      <w:ins w:id="9045" w:author="Claude" w:date="2026-09-09T12:00:00Z">
        <w:r>
          <w:rPr>
            <w:rtl w:val="0"/>
          </w:rPr>
          <w:t xml:space="preserve">Con E-IND a 2 Hz y sin motor temporal, CR-01 obtuvo F1 de 0,031 y CR-02 de 0,018, sobre más de diez mil cuadros con persona juzgables en cada condición. La precisión, inferior a 0,02 en ambas, fue la principal restricción.</w:t>
        </w:r>
      </w:ins>
      <w:r w:rsidDel="00000000" w:rsidR="00000000" w:rsidRPr="00000000">
        <w:rPr>
          <w:i w:val="0"/>
          <w:iCs w:val="0"/>
          <w:smallCaps w:val="0"/>
          <w:strike w:val="0"/>
          <w:u w:val="none"/>
          <w:shd w:fill="auto" w:val="clear"/>
          <w:vertAlign w:val="baseline"/>
          <w:rtl w:val="0"/>
        </w:rPr>
        <w:t xml:space="preserve"> Esta evidencia no valida un uso operativo en obra real: delimita la distancia entre una condición visualmente formulable, una condición </w:t>
      </w:r>
      <w:r w:rsidDel="00000000" w:rsidR="00000000" w:rsidRPr="00000000">
        <w:rPr>
          <w:i w:val="0"/>
          <w:iCs w:val="0"/>
          <w:smallCaps w:val="0"/>
          <w:strike w:val="0"/>
          <w:u w:val="none"/>
          <w:shd w:fill="auto" w:val="clear"/>
          <w:vertAlign w:val="baseline"/>
          <w:rtl w:val="0"/>
        </w:rPr>
        <w:t xml:space="preserve">anotable</w:t>
      </w:r>
      <w:r w:rsidDel="00000000" w:rsidR="00000000" w:rsidRPr="00000000">
        <w:rPr>
          <w:i w:val="0"/>
          <w:iCs w:val="0"/>
          <w:smallCaps w:val="0"/>
          <w:strike w:val="0"/>
          <w:u w:val="none"/>
          <w:shd w:fill="auto" w:val="clear"/>
          <w:vertAlign w:val="baseline"/>
          <w:rtl w:val="0"/>
        </w:rPr>
        <w:t xml:space="preserve"> y una condición correctamente reconocida por el sistema.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Tampoco el control de negativos del rodaje permite sostener una cota horaria. </w:t>
      </w:r>
      <w:del w:id="9046" w:author="Claude" w:date="2026-09-09T12:00:00Z">
        <w:r w:rsidDel="00000000" w:rsidR="00000000" w:rsidRPr="00000000">
          <w:rPr>
            <w:i w:val="0"/>
            <w:iCs w:val="0"/>
            <w:smallCaps w:val="0"/>
            <w:strike w:val="0"/>
            <w:u w:val="none"/>
            <w:shd w:fill="auto" w:val="clear"/>
            <w:vertAlign w:val="baseline"/>
            <w:rtl w:val="0"/>
          </w:rPr>
          <w:delText xml:space="preserve">En el único clip negativo continuo de obra real, de 6 minutos y 9,6 segundos, se observaron tres falsos positivos por escena y 190 por sujeto; las tasas derivadas fueron 29,2 y 1.850,8 por hora, respectivamente.</w:delText>
        </w:r>
      </w:del>
      <w:ins w:id="9047" w:author="Claude" w:date="2026-09-09T12:00:00Z">
        <w:r>
          <w:rPr>
            <w:rtl w:val="0"/>
          </w:rPr>
          <w:t xml:space="preserve">En el único clip negativo continuo de obra real, de 6 minutos y 9,6 segundos, las tasas derivadas fueron 29,2 falsas alertas por hora con granularidad de escena y 1.850,8 por sujeto.</w:t>
        </w:r>
      </w:ins>
      <w:r w:rsidDel="00000000" w:rsidR="00000000" w:rsidRPr="00000000">
        <w:rPr>
          <w:i w:val="0"/>
          <w:iCs w:val="0"/>
          <w:smallCaps w:val="0"/>
          <w:strike w:val="0"/>
          <w:u w:val="none"/>
          <w:shd w:fill="auto" w:val="clear"/>
          <w:vertAlign w:val="baseline"/>
          <w:rtl w:val="0"/>
        </w:rPr>
        <w:t xml:space="preserve"> La duración observada, no una hora de exposición, es el respaldo de esas tasas. El resultado mantiene la limitación de exposición de la sección 17.5.7 y no autoriza una promesa de falsas alarmas máximas.</w:t>
      </w:r>
    </w:p>
    <w:p w:rsidR="00000000" w:rsidDel="00000000" w:rsidP="00000000" w:rsidRDefault="00000000" w:rsidRPr="00000000" w14:paraId="00000029">
      <w:pPr>
        <w:pStyle w:val="Heading2"/>
        <w:spacing w:after="0" w:before="0" w:line="480" w:lineRule="auto"/>
        <w:rPr/>
      </w:pPr>
      <w:r w:rsidDel="00000000" w:rsidR="00000000" w:rsidRPr="00000000">
        <w:rPr>
          <w:rtl w:val="0"/>
        </w:rPr>
        <w:t xml:space="preserve">18.4. Funcionamiento en vivo y restricciones de oportunidad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funcionamiento en vivo quedó demostrado, pero no se identificó con el cumplimiento del presupuesto de latencia. Con </w:t>
      </w:r>
      <w:r w:rsidDel="00000000" w:rsidR="00000000" w:rsidRPr="00000000">
        <w:rPr>
          <w:i w:val="0"/>
          <w:iCs w:val="0"/>
          <w:smallCaps w:val="0"/>
          <w:strike w:val="0"/>
          <w:u w:val="none"/>
          <w:shd w:fill="auto" w:val="clear"/>
          <w:vertAlign w:val="baseline"/>
          <w:rtl w:val="0"/>
        </w:rPr>
        <w:t xml:space="preserve">gdino-tiny-560</w:t>
      </w:r>
      <w:r w:rsidDel="00000000" w:rsidR="00000000" w:rsidRPr="00000000">
        <w:rPr>
          <w:i w:val="0"/>
          <w:iCs w:val="0"/>
          <w:smallCaps w:val="0"/>
          <w:strike w:val="0"/>
          <w:u w:val="none"/>
          <w:shd w:fill="auto" w:val="clear"/>
          <w:vertAlign w:val="baseline"/>
          <w:rtl w:val="0"/>
        </w:rPr>
        <w:t xml:space="preserve"> y OAK-D, el p95 del tramo entre el dequeue y la finalización de la inferencia </w:t>
      </w:r>
      <w:del w:id="9048" w:author="Claude" w:date="2026-09-09T12:00:00Z">
        <w:r w:rsidDel="00000000" w:rsidR="00000000" w:rsidRPr="00000000">
          <w:rPr>
            <w:i w:val="0"/>
            <w:iCs w:val="0"/>
            <w:smallCaps w:val="0"/>
            <w:strike w:val="0"/>
            <w:u w:val="none"/>
            <w:shd w:fill="auto" w:val="clear"/>
            <w:vertAlign w:val="baseline"/>
            <w:rtl w:val="0"/>
          </w:rPr>
          <w:delText xml:space="preserve">se ubicó entre 630 y 890 ms en tres corridas de 47, 93 y 55 unidades visuales</w:delText>
        </w:r>
      </w:del>
      <w:ins w:id="9049" w:author="Claude" w:date="2026-09-09T12:00:00Z">
        <w:r>
          <w:rPr>
            <w:rtl w:val="0"/>
          </w:rPr>
          <w:t xml:space="preserve">se ubicó entre 630 y 890 ms en tres corridas</w:t>
        </w:r>
      </w:ins>
      <w:r w:rsidDel="00000000" w:rsidR="00000000" w:rsidRPr="00000000">
        <w:rPr>
          <w:i w:val="0"/>
          <w:iCs w:val="0"/>
          <w:smallCaps w:val="0"/>
          <w:strike w:val="0"/>
          <w:u w:val="none"/>
          <w:shd w:fill="auto" w:val="clear"/>
          <w:vertAlign w:val="baseline"/>
          <w:rtl w:val="0"/>
        </w:rPr>
        <w:t xml:space="preserve">. Esos valores excedieron el presupuesto de referencia. No son una medición desde el sensor: la captura hasta el dequeue se instrumentó por separado para OAK-D, mientras que ese tramo no se midió para RTSP.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rodaje en vivo, CR-01 produjo siete confirmaciones legítimas entre 4,1 y 4,6 segundos para una ventana de 4 segundos; CR-02 produjo tres desde 7,1 segundos para una ventana de 7 segundos. Estas observaciones respaldan el funcionamiento temporal del patrón bajo la configuración ensayada. No convierten el tiempo de inferencia en latencia completa de alerta ni demuestran una equivalencia cuantitativa entre captura en vivo y procesamiento diferido del mismo episodio.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remuestreo regular permitió examinar el efecto de disponer de menos evidencia temporal sin cambiar las detecciones originales. En los 34 episodios evaluables del rodaje, el F1 por escena fue 0,789 a 30 FPS, 0,794 a 4,29 FPS, 0,738 a 2 FPS y 0,646 a 1,15 FPS. Las diferencias agregadas respecto de la cadencia completa no excluyeron el cero: se interpretan como una tendencia con un mecanismo plausible, no como un efecto agregado establecido. En el subconjunto de mayor dificultad, de cinco episodios, la pérdida de recuperación al reducir la cadencia aportó evidencia direccional, cuyo tamaño no permite extrapolar una curva general.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granularidad por sujeto mantuvo una ventaja dentro de cada cadencia, </w:t>
      </w:r>
      <w:del w:id="9050" w:author="Claude" w:date="2026-09-09T12:00:00Z">
        <w:r w:rsidDel="00000000" w:rsidR="00000000" w:rsidRPr="00000000">
          <w:rPr>
            <w:i w:val="0"/>
            <w:iCs w:val="0"/>
            <w:smallCaps w:val="0"/>
            <w:strike w:val="0"/>
            <w:u w:val="none"/>
            <w:shd w:fill="auto" w:val="clear"/>
            <w:vertAlign w:val="baseline"/>
            <w:rtl w:val="0"/>
          </w:rPr>
          <w:delText xml:space="preserve">pero esa comparación no autoriza a afirmar que una configuración de baja cadencia supera a otra de alta cadencia cuando el contraste cruzado no es concluyente. Tampoco corresponde comparar SDR entre cadencias diferentes como si sólo hubiera cambiado la calidad del sistema: cambia el instrumento con el que se observa la continuidad de la evidencia.</w:delText>
        </w:r>
      </w:del>
      <w:ins w:id="9051" w:author="Claude" w:date="2026-09-09T12:00:00Z">
        <w:r>
          <w:rPr>
            <w:rtl w:val="0"/>
          </w:rPr>
          <w:t xml:space="preserve">pero el contraste cruzado entre cadencias distintas no es concluyente. Tampoco corresponde comparar SDR entre cadencias, porque cambia el instrumento con el que se observa la continuidad de la evidencia.</w:t>
        </w:r>
      </w:ins>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distribución completó un tramo externo verificable. El p95 entre el bus de alertas y la confirmación MQTT fue 64,534 ms sobre 460 entregas en vivo, y 102,025 ms en el régimen sostenido, sobre 104 entregas. El resultado establece el desempeño de ese tramo bajo las condiciones ensayadas. No mide recepción consciente por un operador, respuesta humana ni reducción de accidentes. Sus percentiles no se suman a los de captura o inferencia para fabricar una latencia extremo a extremo que no se midió.</w:t>
      </w:r>
    </w:p>
    <w:p w:rsidR="00000000" w:rsidDel="00000000" w:rsidP="00000000" w:rsidRDefault="00000000" w:rsidRPr="00000000" w14:paraId="0000002F">
      <w:pPr>
        <w:pStyle w:val="Heading2"/>
        <w:spacing w:after="0" w:before="0" w:line="480" w:lineRule="auto"/>
        <w:rPr/>
      </w:pPr>
      <w:r w:rsidDel="00000000" w:rsidR="00000000" w:rsidRPr="00000000">
        <w:rPr>
          <w:rtl w:val="0"/>
        </w:rPr>
        <w:t xml:space="preserve">18.5. Interpretación de la rama de ajuste fino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literatura de adaptación advierte que modificar pesos puede deteriorar representaciones útiles fuera del dominio de ajuste y que el efecto depende de qué parámetros se actualicen (Kumar et al., 2022; Lee et al., 2023). Ese antecedente justifica evaluar ganancia y retención por separado; no anticipa el resultado de una receta concreta sobre el material del proyecto.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rama de ajuste fino no modificó la conclusión sobre el núcleo sin entrenamiento. Se ejecutó como comparación separada sobre YOLOE-26s, con una línea base explícita, criterios previos de ganancia y retención, y una secuencia de autorizaciones que mantuvo distinguibles las decisiones anteriores y posteriores a cada resultado. </w:t>
      </w:r>
      <w:sdt>
        <w:sdtPr>
          <w:id w:val="-860664117"/>
          <w:tag w:val="goog_rdk_5"/>
        </w:sdtPr>
        <w:sdtContent>
          <w:commentRangeStart w:id="5"/>
        </w:sdtContent>
      </w:sdt>
      <w:del w:id="9052" w:author="Claude" w:date="2026-09-09T12:00:00Z">
        <w:r w:rsidDel="00000000" w:rsidR="00000000" w:rsidRPr="00000000">
          <w:rPr>
            <w:i w:val="0"/>
            <w:iCs w:val="0"/>
            <w:smallCaps w:val="0"/>
            <w:strike w:val="0"/>
            <w:u w:val="none"/>
            <w:shd w:fill="auto" w:val="clear"/>
            <w:vertAlign w:val="baseline"/>
            <w:rtl w:val="0"/>
          </w:rPr>
          <w:delText xml:space="preserve">T1 y T2</w:delText>
        </w:r>
      </w:del>
      <w:commentRangeEnd w:id="5"/>
      <w:r w:rsidDel="00000000" w:rsidR="00000000" w:rsidRPr="00000000">
        <w:commentReference w:id="5"/>
      </w:r>
      <w:del w:id="9053" w:author="Claude" w:date="2026-09-09T12:00:00Z">
        <w:r w:rsidDel="00000000" w:rsidR="00000000" w:rsidRPr="00000000">
          <w:rPr>
            <w:i w:val="0"/>
            <w:iCs w:val="0"/>
            <w:smallCaps w:val="0"/>
            <w:strike w:val="0"/>
            <w:u w:val="none"/>
            <w:shd w:fill="auto" w:val="clear"/>
            <w:vertAlign w:val="baseline"/>
            <w:rtl w:val="0"/>
          </w:rPr>
          <w:delText xml:space="preserve"> produjeron veredictos negativos de adopción; </w:delText>
        </w:r>
      </w:del>
      <w:sdt>
        <w:sdtPr>
          <w:id w:val="-1699145319"/>
          <w:tag w:val="goog_rdk_6"/>
        </w:sdtPr>
        <w:sdtContent>
          <w:commentRangeStart w:id="6"/>
        </w:sdtContent>
      </w:sdt>
      <w:del w:id="9054" w:author="Claude" w:date="2026-09-09T12:00:00Z">
        <w:r w:rsidDel="00000000" w:rsidR="00000000" w:rsidRPr="00000000">
          <w:rPr>
            <w:i w:val="0"/>
            <w:iCs w:val="0"/>
            <w:smallCaps w:val="0"/>
            <w:strike w:val="0"/>
            <w:u w:val="none"/>
            <w:shd w:fill="auto" w:val="clear"/>
            <w:vertAlign w:val="baseline"/>
            <w:rtl w:val="0"/>
          </w:rPr>
          <w:delText xml:space="preserve">T3</w:delText>
        </w:r>
      </w:del>
      <w:commentRangeEnd w:id="6"/>
      <w:r w:rsidDel="00000000" w:rsidR="00000000" w:rsidRPr="00000000">
        <w:commentReference w:id="6"/>
      </w:r>
      <w:del w:id="9055" w:author="Claude" w:date="2026-09-09T12:00:00Z">
        <w:r w:rsidDel="00000000" w:rsidR="00000000" w:rsidRPr="00000000">
          <w:rPr>
            <w:i w:val="0"/>
            <w:iCs w:val="0"/>
            <w:smallCaps w:val="0"/>
            <w:strike w:val="0"/>
            <w:u w:val="none"/>
            <w:shd w:fill="auto" w:val="clear"/>
            <w:vertAlign w:val="baseline"/>
            <w:rtl w:val="0"/>
          </w:rPr>
          <w:delText xml:space="preserve"> quedó cerrado por las condiciones de activación y de linaje.</w:delText>
        </w:r>
      </w:del>
      <w:ins w:id="9056" w:author="Claude" w:date="2026-09-09T12:00:00Z">
        <w:commentRangeStart w:id="13"/>
        <w:r>
          <w:rPr>
            <w:rtl w:val="0"/>
          </w:rPr>
          <w:t xml:space="preserve">Los dos tramos entrenados produjeron veredictos negativos</w:t>
        </w:r>
        <w:commentRangeEnd w:id="13"/>
        <w:r>
          <w:rPr>
            <w:rtl w:val="0"/>
          </w:rPr>
          <w:commentReference w:id="13"/>
        </w:r>
        <w:r>
          <w:rPr>
            <w:rtl w:val="0"/>
          </w:rPr>
          <w:t xml:space="preserve"> de adopción y el tercero quedó cerrado por las condiciones de activación y de linaje.</w:t>
        </w:r>
      </w:ins>
      <w:r w:rsidDel="00000000" w:rsidR="00000000" w:rsidRPr="00000000">
        <w:rPr>
          <w:i w:val="0"/>
          <w:iCs w:val="0"/>
          <w:smallCaps w:val="0"/>
          <w:strike w:val="0"/>
          <w:u w:val="none"/>
          <w:shd w:fill="auto" w:val="clear"/>
          <w:vertAlign w:val="baseline"/>
          <w:rtl w:val="0"/>
        </w:rPr>
        <w:t xml:space="preserve"> Ningún checkpoint ajustado se adoptó.</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curva de línea base, ajuste de la proyección de clases y ajuste de mayor capacidad mostró que recuperar una clase no basta para justificar una variante. </w:t>
      </w:r>
      <w:del w:id="9057" w:author="Claude" w:date="2026-09-09T12:00:00Z">
        <w:r w:rsidDel="00000000" w:rsidR="00000000" w:rsidRPr="00000000">
          <w:rPr>
            <w:i w:val="0"/>
            <w:iCs w:val="0"/>
            <w:smallCaps w:val="0"/>
            <w:strike w:val="0"/>
            <w:u w:val="none"/>
            <w:shd w:fill="auto" w:val="clear"/>
            <w:vertAlign w:val="baseline"/>
            <w:rtl w:val="0"/>
          </w:rPr>
          <w:delText xml:space="preserve">En T1 no se alcanzó la ganancia exigida y se incumplió la retención de persona. En T2 se superó el criterio de ganancia de cabeza descubierta, pero fallaron las retenciones del dominio y de vocabulario abierto. Estos veredictos se establecieron sobre el protocolo de la rama, cuyo banco de dominio reunió los estratos de 147, 1.330 y 5.000 imágenes.</w:delText>
        </w:r>
      </w:del>
      <w:ins w:id="9058" w:author="Claude" w:date="2026-09-09T12:00:00Z">
        <w:r>
          <w:rPr>
            <w:rtl w:val="0"/>
          </w:rPr>
          <w:t xml:space="preserve">En el ajuste de la proyección de clases no se alcanzó la ganancia exigida y se incumplió la retención de persona. En el de mayor capacidad se superó el criterio de ganancia de cabeza descubierta, pero fallaron las retenciones del dominio y de vocabulario abierto. Estos veredictos se establecieron sobre el protocolo de la rama, cuyo banco de dominio fue el mismo de la sección 17.5.2.</w:t>
        </w:r>
      </w:ins>
      <w:r w:rsidDel="00000000" w:rsidR="00000000" w:rsidRPr="00000000">
        <w:rPr>
          <w:i w:val="0"/>
          <w:iCs w:val="0"/>
          <w:smallCaps w:val="0"/>
          <w:strike w:val="0"/>
          <w:u w:val="none"/>
          <w:shd w:fill="auto" w:val="clear"/>
          <w:vertAlign w:val="baseline"/>
          <w:rtl w:val="0"/>
        </w:rPr>
        <w:t xml:space="preserve"> No </w:t>
      </w:r>
      <w:r w:rsidDel="00000000" w:rsidR="00000000" w:rsidRPr="00000000">
        <w:rPr>
          <w:i w:val="0"/>
          <w:iCs w:val="0"/>
          <w:smallCaps w:val="0"/>
          <w:strike w:val="0"/>
          <w:u w:val="none"/>
          <w:shd w:fill="auto" w:val="clear"/>
          <w:vertAlign w:val="baseline"/>
          <w:rtl w:val="0"/>
        </w:rPr>
        <w:t xml:space="preserve">implican</w:t>
      </w:r>
      <w:r w:rsidDel="00000000" w:rsidR="00000000" w:rsidRPr="00000000">
        <w:rPr>
          <w:i w:val="0"/>
          <w:iCs w:val="0"/>
          <w:smallCaps w:val="0"/>
          <w:strike w:val="0"/>
          <w:u w:val="none"/>
          <w:shd w:fill="auto" w:val="clear"/>
          <w:vertAlign w:val="baseline"/>
          <w:rtl w:val="0"/>
        </w:rPr>
        <w:t xml:space="preserve"> que ambos ajustes </w:t>
      </w:r>
      <w:r w:rsidDel="00000000" w:rsidR="00000000" w:rsidRPr="00000000">
        <w:rPr>
          <w:i w:val="0"/>
          <w:iCs w:val="0"/>
          <w:smallCaps w:val="0"/>
          <w:strike w:val="0"/>
          <w:u w:val="none"/>
          <w:shd w:fill="auto" w:val="clear"/>
          <w:vertAlign w:val="baseline"/>
          <w:rtl w:val="0"/>
        </w:rPr>
        <w:t xml:space="preserve">mejoraran</w:t>
      </w:r>
      <w:r w:rsidDel="00000000" w:rsidR="00000000" w:rsidRPr="00000000">
        <w:rPr>
          <w:i w:val="0"/>
          <w:iCs w:val="0"/>
          <w:smallCaps w:val="0"/>
          <w:strike w:val="0"/>
          <w:u w:val="none"/>
          <w:shd w:fill="auto" w:val="clear"/>
          <w:vertAlign w:val="baseline"/>
          <w:rtl w:val="0"/>
        </w:rPr>
        <w:t xml:space="preserve"> o </w:t>
      </w:r>
      <w:r w:rsidDel="00000000" w:rsidR="00000000" w:rsidRPr="00000000">
        <w:rPr>
          <w:i w:val="0"/>
          <w:iCs w:val="0"/>
          <w:smallCaps w:val="0"/>
          <w:strike w:val="0"/>
          <w:u w:val="none"/>
          <w:shd w:fill="auto" w:val="clear"/>
          <w:vertAlign w:val="baseline"/>
          <w:rtl w:val="0"/>
        </w:rPr>
        <w:t xml:space="preserve">empeoraran</w:t>
      </w:r>
      <w:r w:rsidDel="00000000" w:rsidR="00000000" w:rsidRPr="00000000">
        <w:rPr>
          <w:i w:val="0"/>
          <w:iCs w:val="0"/>
          <w:smallCaps w:val="0"/>
          <w:strike w:val="0"/>
          <w:u w:val="none"/>
          <w:shd w:fill="auto" w:val="clear"/>
          <w:vertAlign w:val="baseline"/>
          <w:rtl w:val="0"/>
        </w:rPr>
        <w:t xml:space="preserve"> de igual manera todas las fuentes ni que exista una variante ajustada superior según una única métrica.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medición de retención abierta aporta un resultado especialmente claro y separado del banco de construcción. En COCO 2017 de validación, con 5.000 imágenes, la métrica de retención pasó </w:t>
      </w:r>
      <w:del w:id="9059" w:author="Claude" w:date="2026-09-09T12:00:00Z">
        <w:r w:rsidDel="00000000" w:rsidR="00000000" w:rsidRPr="00000000">
          <w:rPr>
            <w:i w:val="0"/>
            <w:iCs w:val="0"/>
            <w:smallCaps w:val="0"/>
            <w:strike w:val="0"/>
            <w:u w:val="none"/>
            <w:shd w:fill="auto" w:val="clear"/>
            <w:vertAlign w:val="baseline"/>
            <w:rtl w:val="0"/>
          </w:rPr>
          <w:delText xml:space="preserve">de 0,4347 en la línea base a 0,1247 en T2</w:delText>
        </w:r>
      </w:del>
      <w:ins w:id="9060" w:author="Claude" w:date="2026-09-09T12:00:00Z">
        <w:r>
          <w:rPr>
            <w:rtl w:val="0"/>
          </w:rPr>
          <w:t xml:space="preserve">de 0,4347 a 0,1247 en ese tramo</w:t>
        </w:r>
      </w:ins>
      <w:r w:rsidDel="00000000" w:rsidR="00000000" w:rsidRPr="00000000">
        <w:rPr>
          <w:i w:val="0"/>
          <w:iCs w:val="0"/>
          <w:smallCaps w:val="0"/>
          <w:strike w:val="0"/>
          <w:u w:val="none"/>
          <w:shd w:fill="auto" w:val="clear"/>
          <w:vertAlign w:val="baseline"/>
          <w:rtl w:val="0"/>
        </w:rPr>
        <w:t xml:space="preserve">, una reducción del 71,3 %. La recuperación de la clase objetivo no </w:t>
      </w:r>
      <w:r w:rsidDel="00000000" w:rsidR="00000000" w:rsidRPr="00000000">
        <w:rPr>
          <w:i w:val="0"/>
          <w:iCs w:val="0"/>
          <w:smallCaps w:val="0"/>
          <w:strike w:val="0"/>
          <w:u w:val="none"/>
          <w:shd w:fill="auto" w:val="clear"/>
          <w:vertAlign w:val="baseline"/>
          <w:rtl w:val="0"/>
        </w:rPr>
        <w:t xml:space="preserve">compensó</w:t>
      </w:r>
      <w:r w:rsidDel="00000000" w:rsidR="00000000" w:rsidRPr="00000000">
        <w:rPr>
          <w:i w:val="0"/>
          <w:iCs w:val="0"/>
          <w:smallCaps w:val="0"/>
          <w:strike w:val="0"/>
          <w:u w:val="none"/>
          <w:shd w:fill="auto" w:val="clear"/>
          <w:vertAlign w:val="baseline"/>
          <w:rtl w:val="0"/>
        </w:rPr>
        <w:t xml:space="preserve"> esa pérdida bajo la regla de aceptación. Además, </w:t>
      </w:r>
      <w:del w:id="9061" w:author="Claude" w:date="2026-09-09T12:00:00Z">
        <w:r w:rsidDel="00000000" w:rsidR="00000000" w:rsidRPr="00000000">
          <w:rPr>
            <w:i w:val="0"/>
            <w:iCs w:val="0"/>
            <w:smallCaps w:val="0"/>
            <w:strike w:val="0"/>
            <w:u w:val="none"/>
            <w:shd w:fill="auto" w:val="clear"/>
            <w:vertAlign w:val="baseline"/>
            <w:rtl w:val="0"/>
          </w:rPr>
          <w:delText xml:space="preserve">el checkpoint evaluado de T2 provino</w:delText>
        </w:r>
      </w:del>
      <w:ins w:id="9062" w:author="Claude" w:date="2026-09-09T12:00:00Z">
        <w:r>
          <w:rPr>
            <w:rtl w:val="0"/>
          </w:rPr>
          <w:t xml:space="preserve">el checkpoint evaluado provino</w:t>
        </w:r>
      </w:ins>
      <w:r w:rsidDel="00000000" w:rsidR="00000000" w:rsidRPr="00000000">
        <w:rPr>
          <w:i w:val="0"/>
          <w:iCs w:val="0"/>
          <w:smallCaps w:val="0"/>
          <w:strike w:val="0"/>
          <w:u w:val="none"/>
          <w:shd w:fill="auto" w:val="clear"/>
          <w:vertAlign w:val="baseline"/>
          <w:rtl w:val="0"/>
        </w:rPr>
        <w:t xml:space="preserve"> de una ejecución detenida anticipadamente en la época 16 de 60, cuyo mejor punto había quedado en la primera época. La latencia de los checkpoints ajustados no se midió, y no se infieren efectos sobre clips o captura en vivo porque sólo se evaluaron sobre imágenes.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entrenamiento utilizó 2.946 imágenes, procedentes de </w:t>
      </w:r>
      <w:r w:rsidDel="00000000" w:rsidR="00000000" w:rsidRPr="00000000">
        <w:rPr>
          <w:i w:val="0"/>
          <w:iCs w:val="0"/>
          <w:smallCaps w:val="0"/>
          <w:strike w:val="0"/>
          <w:u w:val="none"/>
          <w:shd w:fill="auto" w:val="clear"/>
          <w:vertAlign w:val="baseline"/>
          <w:rtl w:val="0"/>
        </w:rPr>
        <w:t xml:space="preserve">construction_site_safety</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ppe_siabar</w:t>
      </w:r>
      <w:r w:rsidDel="00000000" w:rsidR="00000000" w:rsidRPr="00000000">
        <w:rPr>
          <w:i w:val="0"/>
          <w:iCs w:val="0"/>
          <w:smallCaps w:val="0"/>
          <w:strike w:val="0"/>
          <w:u w:val="none"/>
          <w:shd w:fill="auto" w:val="clear"/>
          <w:vertAlign w:val="baseline"/>
          <w:rtl w:val="0"/>
        </w:rPr>
        <w:t xml:space="preserve">, con 483 de validación; CHV se excluyó para proteger la separación con el banco. El aumento de capacidad hasta 10,35 millones de parámetros entrenables no resolvió la adopción. El diagnóstico del experimento apunta, por tanto, a la relación entre datos, capacidad y retención, y </w:t>
      </w:r>
      <w:del w:id="9063" w:author="Claude" w:date="2026-09-09T12:00:00Z">
        <w:r w:rsidDel="00000000" w:rsidR="00000000" w:rsidRPr="00000000">
          <w:rPr>
            <w:i w:val="0"/>
            <w:iCs w:val="0"/>
            <w:smallCaps w:val="0"/>
            <w:strike w:val="0"/>
            <w:u w:val="none"/>
            <w:shd w:fill="auto" w:val="clear"/>
            <w:vertAlign w:val="baseline"/>
            <w:rtl w:val="0"/>
          </w:rPr>
          <w:delText xml:space="preserve">no permite reducir el resultado de T1 a falta de parámetros</w:delText>
        </w:r>
      </w:del>
      <w:ins w:id="9064" w:author="Claude" w:date="2026-09-09T12:00:00Z">
        <w:r>
          <w:rPr>
            <w:rtl w:val="0"/>
          </w:rPr>
          <w:t xml:space="preserve">no permite reducir el resultado del primer tramo a falta de parámetros</w:t>
        </w:r>
      </w:ins>
      <w:r w:rsidDel="00000000" w:rsidR="00000000" w:rsidRPr="00000000">
        <w:rPr>
          <w:i w:val="0"/>
          <w:iCs w:val="0"/>
          <w:smallCaps w:val="0"/>
          <w:strike w:val="0"/>
          <w:u w:val="none"/>
          <w:shd w:fill="auto" w:val="clear"/>
          <w:vertAlign w:val="baseline"/>
          <w:rtl w:val="0"/>
        </w:rPr>
        <w:t xml:space="preserve">. No demuestra, sin embargo, que todo método de adaptación falle con ese volumen: no se exploró una tasa de aprendizaje intermedia ni una familia completa de técnicas eficientes en parámetros.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del w:id="9065" w:author="Claude" w:date="2026-09-09T12:00:00Z">
        <w:r w:rsidDel="00000000" w:rsidR="00000000" w:rsidRPr="00000000">
          <w:rPr>
            <w:i w:val="0"/>
            <w:iCs w:val="0"/>
            <w:smallCaps w:val="0"/>
            <w:strike w:val="0"/>
            <w:u w:val="none"/>
            <w:shd w:fill="auto" w:val="clear"/>
            <w:vertAlign w:val="baseline"/>
            <w:rtl w:val="0"/>
          </w:rPr>
          <w:delText xml:space="preserve">El cierre de T3 se sostiene</w:delText>
        </w:r>
      </w:del>
      <w:ins w:id="9066" w:author="Claude" w:date="2026-09-09T12:00:00Z">
        <w:r>
          <w:rPr>
            <w:rtl w:val="0"/>
          </w:rPr>
          <w:t xml:space="preserve">El cierre del tercer tramo se sostiene</w:t>
        </w:r>
      </w:ins>
      <w:r w:rsidDel="00000000" w:rsidR="00000000" w:rsidRPr="00000000">
        <w:rPr>
          <w:i w:val="0"/>
          <w:iCs w:val="0"/>
          <w:smallCaps w:val="0"/>
          <w:strike w:val="0"/>
          <w:u w:val="none"/>
          <w:shd w:fill="auto" w:val="clear"/>
          <w:vertAlign w:val="baseline"/>
          <w:rtl w:val="0"/>
        </w:rPr>
        <w:t xml:space="preserve"> primero en la escalera de activación y en que la variante ajustable no preservaba el linaje del perfil desplegado. La anomalía geométrica reproducida en el checkpoint publicado de la variante tiny reforzó esa restricción, sin atribuirla al adaptador del proyecto ni extenderla a toda la familia. El resultado de la jornada fue una decisión de no adopción sustentada y auditable, no una promesa de mejoras posteriores.</w:t>
      </w:r>
    </w:p>
    <w:p w:rsidR="00000000" w:rsidDel="00000000" w:rsidP="00000000" w:rsidRDefault="00000000" w:rsidRPr="00000000" w14:paraId="00000036">
      <w:pPr>
        <w:pStyle w:val="Heading2"/>
        <w:spacing w:after="0" w:before="0" w:line="480" w:lineRule="auto"/>
        <w:rPr/>
      </w:pPr>
      <w:r w:rsidDel="00000000" w:rsidR="00000000" w:rsidRPr="00000000">
        <w:rPr>
          <w:rtl w:val="0"/>
        </w:rPr>
        <w:t xml:space="preserve">18.6. Balance de objetivos y líneas de continuidad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objetivo general de diseñar, implementar y evaluar una plataforma experimental se alcanzó en el alcance documentado. Los objetivos específicos de revisión, operacionalización y diseño se materializaron en un protocolo, un núcleo de condiciones y fronteras entre componentes; los de implementación y evaluación se respaldaron en las verificaciones de la sección 17.4 y en los resultados de la sección 17.5. No se equipara ese cumplimiento con haber ejecutado todas las métricas o extensiones previstas: el estado por persona de CR-02, la evaluación MOT y la validez operativa en obra real mantienen los límites ya expuestos.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preguntas rectoras de la sección 16.7.3 reciben respuestas de distinta fuerza. El presupuesto temporal y sus extremos de medición quedaron instrumentados por tramos, sin cierre de una latencia completa desde el sensor para todas las fuentes. Las condiciones mínimas evaluables se concretaron en CR-01 y CR-02, pero la clasificación por persona y la alerta por episodio no resultaron equivalentes. La estrategia de datos produjo bancos identificables y una separación explícita de ajuste y evaluación, aunque la referencia humana no tuvo doble anotación independiente. La infraestructura permitió ejecutar la cadena, sin asegurar el presupuesto temporal de su perfil operativo. Las métricas distinguieron niveles de análisis y permitieron aceptar o refutar combinaciones. La adaptación paramétrica se resolvió mediante una decisión negativa de adopción, no mediante su omisión. Así se cierra el vínculo con las conclusiones metodológicas de la sección 17.1.11.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carácter asistivo permaneció como límite de interpretación. Se registraron evidencias y alertas para revisión humana, sin reconocer identidad personal, calificar cumplimiento normativo ni accionar medidas físicas. El desempeño medido no prueba reducción de incidentes, utilidad percibida por responsables de seguridad o aceptación de los usuarios: esos resultados requerirían otra evaluación. Las salvaguardas de acceso y conservación delimitan el tratamiento adoptado, sin convertir el prototipo en un sistema certificado.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continuidades justificadas se desprenden de lo que quedó fuera del protocolo ejecutado. La primera es ampliar la evidencia de cumplimiento sostenido y de obra no guionada, con anotación independiente y </w:t>
      </w:r>
      <w:del w:id="9067" w:author="Claude" w:date="2026-09-09T12:00:00Z">
        <w:r w:rsidDel="00000000" w:rsidR="00000000" w:rsidRPr="00000000">
          <w:rPr>
            <w:i w:val="0"/>
            <w:iCs w:val="0"/>
            <w:smallCaps w:val="0"/>
            <w:strike w:val="0"/>
            <w:u w:val="none"/>
            <w:shd w:fill="auto" w:val="clear"/>
            <w:vertAlign w:val="baseline"/>
            <w:rtl w:val="0"/>
          </w:rPr>
          <w:delText xml:space="preserve">condiciones de acceso resueltas, antes de intentar fijar una cota de falsas alarmas o generalizar el efecto del tracker. La segunda es evaluar la conservación de identidades con referencia apropiada y separar sus errores de los de percepción en escenas con múltiples personas. La tercera es disponer de anotaciones y evaluadores adecuados antes de extender el núcleo a relaciones espaciales o condiciones de mayor complejidad.</w:delText>
        </w:r>
      </w:del>
      <w:ins w:id="9068" w:author="Claude" w:date="2026-09-09T12:00:00Z">
        <w:r>
          <w:rPr>
            <w:rtl w:val="0"/>
          </w:rPr>
          <w:t xml:space="preserve">condiciones de acceso resueltas, antes de fijar una cota de falsas alarmas o generalizar el efecto del tracker. La segunda es evaluar la conservación de identidades con referencia apropiada, separando sus errores de los de percepción en escenas con múltiples personas. La tercera exige anotaciones y evaluadores adecuados antes de extender el núcleo a relaciones espaciales o condiciones de mayor complejidad.</w:t>
        </w:r>
      </w:ins>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adaptación, una continuidad defendible exige un nuevo protocolo y un corpus independiente, junto con métodos eficientes en parámetros y criterios de retención; no consiste en continuar probando variantes contra el banco congelado hasta obtener una mejora. En distribución, los canales adicionales y la evaluación del consumo humano son extensiones distintas del servicio MQTT ya implementado. En reproducibilidad, la construcción y prueba integral del empaquetado definido permitirían comprobar una portabilidad que esta entrega no verificó. Estas posibilidades delimitan nuevas preguntas de trabajo y no comprometen su ejecución por el equipo.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r w:rsidDel="00000000" w:rsidR="00000000" w:rsidRPr="00000000">
        <w:rPr>
          <w:i w:val="0"/>
          <w:iCs w:val="0"/>
          <w:smallCaps w:val="0"/>
          <w:strike w:val="0"/>
          <w:u w:val="none"/>
          <w:shd w:fill="auto" w:val="clear"/>
          <w:vertAlign w:val="baseline"/>
          <w:rtl w:val="0"/>
        </w:rPr>
        <w:t xml:space="preserve">El aporte final es una plataforma con evidencia que permite distinguir qué funcionó, bajo qué configuración, dónde dejó de hacerlo y qué observación falta para sostener una afirmación más fuerte. La detección open-vocabulary resultó un habilitador de experimentación y extensibilidad sin entrenamiento del núcleo; su valor quedó condicionado por la semántica del vocabulario, la observabilidad de la escena y la continuidad temporal. Esa respuesta acotada, junto con los resultados negativos y sus registros, constituye el cierre del proyecto.</w:t>
      </w:r>
    </w:p>
    <w:p w:rsidR="00000000" w:rsidDel="00000000" w:rsidP="00000000" w:rsidRDefault="00000000" w:rsidRPr="00000000" w14:paraId="0000003D">
      <w:pPr>
        <w:pStyle w:val="Heading1"/>
        <w:spacing w:after="0" w:before="0" w:line="480" w:lineRule="auto"/>
        <w:rPr/>
      </w:pPr>
      <w:r w:rsidDel="00000000" w:rsidR="00000000" w:rsidRPr="00000000">
        <w:rPr>
          <w:rtl w:val="0"/>
        </w:rPr>
        <w:t xml:space="preserve">19. Anexos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anexos conservan el soporte técnico, metodológico y documental de las secciones precedentes. Las comparativas de literatura, las capacidades de infraestructura y las prescripciones del protocolo se distinguen de los procedimientos efectivamente ejercidos. La reproducibilidad y las condiciones de reutilización de los materiales se desarrollan en los Anexos E y F.</w:t>
      </w:r>
    </w:p>
    <w:p w:rsidR="00000000" w:rsidDel="00000000" w:rsidP="00000000" w:rsidRDefault="00000000" w:rsidRPr="00000000" w14:paraId="0000003F">
      <w:pPr>
        <w:pStyle w:val="Heading2"/>
        <w:spacing w:after="0" w:before="0" w:line="480" w:lineRule="auto"/>
        <w:rPr/>
      </w:pPr>
      <w:r w:rsidDel="00000000" w:rsidR="00000000" w:rsidRPr="00000000">
        <w:rPr>
          <w:rtl w:val="0"/>
        </w:rPr>
        <w:t xml:space="preserve">19.1. Anexo A - Comparativas técnicas y estado del arte complementario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Anexo A reúne comparativas complementarias que </w:t>
      </w:r>
      <w:del w:id="9083" w:author="Claude" w:date="2026-09-09T12:00:00Z">
        <w:r w:rsidDel="00000000" w:rsidR="00000000" w:rsidRPr="00000000">
          <w:rPr>
            <w:i w:val="0"/>
            <w:iCs w:val="0"/>
            <w:smallCaps w:val="0"/>
            <w:strike w:val="0"/>
            <w:u w:val="none"/>
            <w:shd w:fill="auto" w:val="clear"/>
            <w:vertAlign w:val="baseline"/>
            <w:rtl w:val="0"/>
          </w:rPr>
          <w:delText xml:space="preserve">respaldan el estado del artel</w:delText>
        </w:r>
      </w:del>
      <w:ins w:id="9084" w:author="Claude" w:date="2026-09-09T12:00:00Z">
        <w:r>
          <w:rPr>
            <w:rtl w:val="0"/>
          </w:rPr>
          <w:t xml:space="preserve">respaldan el estado del arte</w:t>
        </w:r>
      </w:ins>
      <w:r w:rsidDel="00000000" w:rsidR="00000000" w:rsidRPr="00000000">
        <w:rPr>
          <w:i w:val="0"/>
          <w:iCs w:val="0"/>
          <w:smallCaps w:val="0"/>
          <w:strike w:val="0"/>
          <w:u w:val="none"/>
          <w:shd w:fill="auto" w:val="clear"/>
          <w:vertAlign w:val="baseline"/>
          <w:rtl w:val="0"/>
        </w:rPr>
        <w:t xml:space="preserve">.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A.1</w:t>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Matriz ampliada de alternativas de detección open-vocabulary y modelos relacionados</w:t>
      </w:r>
    </w:p>
    <w:tbl>
      <w:tblPr>
        <w:tblStyle w:val="Table1"/>
        <w:tblW w:w="12959.999999999998"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1512"/>
        <w:gridCol w:w="3024"/>
        <w:gridCol w:w="2232"/>
        <w:gridCol w:w="2160"/>
        <w:gridCol w:w="2376"/>
        <w:tblGridChange w:id="0">
          <w:tblGrid>
            <w:gridCol w:w="1656"/>
            <w:gridCol w:w="1512"/>
            <w:gridCol w:w="3024"/>
            <w:gridCol w:w="2232"/>
            <w:gridCol w:w="2160"/>
            <w:gridCol w:w="237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Modelo</w:t>
            </w:r>
          </w:p>
        </w:tc>
        <w:tc>
          <w:tcPr>
            <w:tcBorders>
              <w:bottom w:color="000000" w:space="0" w:sz="6" w:val="single"/>
            </w:tcBorders>
            <w:vAlign w:val="top"/>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w:t>
            </w:r>
          </w:p>
        </w:tc>
        <w:tc>
          <w:tcPr>
            <w:tcBorders>
              <w:bottom w:color="000000" w:space="0" w:sz="6" w:val="single"/>
            </w:tcBorders>
            <w:vAlign w:val="top"/>
          </w:tcPr>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Mecanismo visión-lenguaje</w:t>
            </w:r>
          </w:p>
        </w:tc>
        <w:tc>
          <w:tcPr>
            <w:tcBorders>
              <w:bottom w:color="000000" w:space="0" w:sz="6" w:val="single"/>
            </w:tcBorders>
            <w:vAlign w:val="top"/>
          </w:tcPr>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AP zero-shot reportado</w:t>
            </w:r>
          </w:p>
        </w:tc>
        <w:tc>
          <w:tcPr>
            <w:tcBorders>
              <w:bottom w:color="000000" w:space="0" w:sz="6" w:val="single"/>
            </w:tcBorders>
            <w:vAlign w:val="top"/>
          </w:tcPr>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Rendimiento reportado</w:t>
            </w:r>
          </w:p>
        </w:tc>
        <w:tc>
          <w:tcPr>
            <w:tcBorders>
              <w:bottom w:color="000000" w:space="0" w:sz="6" w:val="single"/>
            </w:tcBorders>
            <w:vAlign w:val="top"/>
          </w:tcPr>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Licencia / disponibilidad</w:t>
            </w:r>
          </w:p>
        </w:tc>
      </w:tr>
      <w:tr>
        <w:trPr>
          <w:cantSplit w:val="1"/>
          <w:tblHeader w:val="0"/>
        </w:trPr>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DINO-X</w:t>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Universal Object Prompt</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59,8 (LVIS-minival)</w:t>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Pro</w:t>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profunda</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55,7 (LVIS-minival)</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Edge</w:t>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optimizada</w:t>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36,2 (LVIS-minival)</w:t>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75,2 FPS (A100, TensorRT)</w:t>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Swin-L</w:t>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52,5 (COCO); 26,1 mean AP (ODinW-35)</w:t>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Swin-T</w:t>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48,4 (COCO)</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MM-Grounding-DINO Tiny</w:t>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unificado de grounding y detección</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50,4–50,6 (COCO); 35,7–41,4 (LVIS-minival)</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GLIP</w:t>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Dynamic Head + Swin</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región-palabra con fusión profunda</w:t>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49,8 (COCO); 26,9 (LVIS)</w:t>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r>
        <w:trPr>
          <w:cantSplit w:val="1"/>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OV-DINO</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LASF + UniDI</w:t>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50,6 (COCO)</w:t>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OV-DETR</w:t>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Deformable DETR</w:t>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Matching condicional binario con prompts textuales o visuales</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17,4 novel (OV-LVIS); 29,4 AP50 novel (OV-COCO)</w:t>
            </w:r>
          </w:p>
        </w:tc>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BY-NC-SA 4.0</w:t>
            </w:r>
          </w:p>
        </w:tc>
      </w:tr>
      <w:tr>
        <w:trPr>
          <w:cantSplit w:val="1"/>
          <w:tblHeader w:val="0"/>
        </w:trPr>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APE-L (D)</w:t>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por producto punto y encoder cross-modal</w:t>
            </w:r>
          </w:p>
        </w:tc>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59,6 caja (LVIS); 58,3 caja (COCO)</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LLMDet</w:t>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 LLM</w:t>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Coentrenamiento con LLM; LLM descartado en inferencia</w:t>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51,1 (LVIS-minival)</w:t>
            </w:r>
          </w:p>
        </w:tc>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DetCLIPv3</w:t>
            </w:r>
          </w:p>
        </w:tc>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Formulación generativa con VLLM</w:t>
            </w:r>
          </w:p>
        </w:tc>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48,8 (LVIS-minival)</w:t>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r>
      <w:tr>
        <w:trPr>
          <w:cantSplit w:val="1"/>
          <w:tblHeader w:val="0"/>
        </w:trPr>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OWLv2 L/14</w:t>
            </w:r>
          </w:p>
        </w:tc>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ViT dual-encoder</w:t>
            </w:r>
          </w:p>
        </w:tc>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Autoentrenamiento escalable</w:t>
            </w:r>
          </w:p>
        </w:tc>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44,6 (LVIS rare)</w:t>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Detic</w:t>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Two-stage</w:t>
            </w:r>
          </w:p>
        </w:tc>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Embeddings CLIP como pesos del clasificador de regiones</w:t>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17,8 rare (OV-LVIS); 27,8 novel AP50 (OV-COCO)</w:t>
            </w:r>
          </w:p>
        </w:tc>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T-Rex2 Swin-L</w:t>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multimodal</w:t>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Prompts textuales y visuales con fusión tardía</w:t>
            </w:r>
          </w:p>
        </w:tc>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46,7 texto / 46,8 visual (LVIS-minival)</w:t>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 License 1.0; uso no comercial</w:t>
            </w:r>
          </w:p>
        </w:tc>
      </w:tr>
      <w:tr>
        <w:trPr>
          <w:cantSplit w:val="1"/>
          <w:tblHeader w:val="0"/>
        </w:trPr>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YOLOE-v8-L</w:t>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 SAVPE + LRPC</w:t>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35,9 (LVIS-minival)</w:t>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102,5 FPS (T4, TensorRT)</w:t>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YOLO-World-L</w:t>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RepVL-PAN contrastivo</w:t>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35,4 (LVIS-minival)</w:t>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52,0 FPS (V100, PyTorch)</w:t>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GPL-3.0</w:t>
            </w:r>
          </w:p>
        </w:tc>
      </w:tr>
      <w:tr>
        <w:trPr>
          <w:cantSplit w:val="1"/>
          <w:tblHeader w:val="0"/>
        </w:trPr>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OmDet-Turbo-Base</w:t>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para tiempo real</w:t>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EFH + caché textual</w:t>
            </w:r>
          </w:p>
        </w:tc>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34,7 (LVIS-minival)</w:t>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100,2 FPS (A100, TensorRT + caché textual)</w:t>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YOLOE-v8-S</w:t>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reparametrizable</w:t>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27,9 (LVIS-minival)</w:t>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305,8 FPS (T4, TensorRT)</w:t>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Florence-2-L</w:t>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Seq2Seq</w:t>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Generación condicionada por instrucciones</w:t>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37,5 (COCO)</w:t>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Variable</w:t>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w:t>
      </w:r>
      <w:del w:id="9079" w:author="Claude" w:date="2026-09-09T12:00:00Z">
        <w:r w:rsidDel="00000000" w:rsidR="00000000" w:rsidRPr="00000000">
          <w:rPr>
            <w:i w:val="0"/>
            <w:iCs w:val="0"/>
            <w:smallCaps w:val="0"/>
            <w:strike w:val="0"/>
            <w:u w:val="none"/>
            <w:shd w:fill="auto" w:val="clear"/>
            <w:vertAlign w:val="baseline"/>
            <w:rtl w:val="0"/>
          </w:rPr>
          <w:delText xml:space="preserve">L. H. Li et al. (2022)</w:delText>
        </w:r>
      </w:del>
      <w:ins w:id="9080" w:author="Claude" w:date="2026-09-09T12:00:00Z">
        <w:commentRangeStart w:id="16"/>
        <w:r>
          <w:rPr>
            <w:rtl w:val="0"/>
          </w:rPr>
          <w:t xml:space="preserve">L. H. Li et al. (2021)</w:t>
        </w:r>
        <w:commentRangeEnd w:id="16"/>
        <w:r>
          <w:rPr>
            <w:rtl w:val="0"/>
          </w:rPr>
          <w:commentReference w:id="16"/>
        </w:r>
      </w:ins>
      <w:r w:rsidDel="00000000" w:rsidR="00000000" w:rsidRPr="00000000">
        <w:rPr>
          <w:i w:val="0"/>
          <w:iCs w:val="0"/>
          <w:smallCaps w:val="0"/>
          <w:strike w:val="0"/>
          <w:u w:val="none"/>
          <w:shd w:fill="auto" w:val="clear"/>
          <w:vertAlign w:val="baseline"/>
          <w:rtl w:val="0"/>
        </w:rPr>
        <w:t xml:space="preserve">, Liu et al. (2024), Minderer et al. (2023), Ren, Chen, et al. (2024), Ren, Jiang, et al. (2024), </w:t>
      </w:r>
      <w:del w:id="9081" w:author="Claude" w:date="2026-09-09T12:00:00Z">
        <w:r w:rsidDel="00000000" w:rsidR="00000000" w:rsidRPr="00000000">
          <w:rPr>
            <w:i w:val="0"/>
            <w:iCs w:val="0"/>
            <w:smallCaps w:val="0"/>
            <w:strike w:val="0"/>
            <w:u w:val="none"/>
            <w:shd w:fill="auto" w:val="clear"/>
            <w:vertAlign w:val="baseline"/>
            <w:rtl w:val="0"/>
          </w:rPr>
          <w:delText xml:space="preserve">Shen et al. (2024)</w:delText>
        </w:r>
      </w:del>
      <w:ins w:id="9082" w:author="Claude" w:date="2026-09-09T12:00:00Z">
        <w:r>
          <w:rPr>
            <w:rtl w:val="0"/>
          </w:rPr>
          <w:t xml:space="preserve">Shen et al. (2023)</w:t>
        </w:r>
      </w:ins>
      <w:r w:rsidDel="00000000" w:rsidR="00000000" w:rsidRPr="00000000">
        <w:rPr>
          <w:i w:val="0"/>
          <w:iCs w:val="0"/>
          <w:smallCaps w:val="0"/>
          <w:strike w:val="0"/>
          <w:u w:val="none"/>
          <w:shd w:fill="auto" w:val="clear"/>
          <w:vertAlign w:val="baseline"/>
          <w:rtl w:val="0"/>
        </w:rPr>
        <w:t xml:space="preserve">, A. Wang et al. (2025), H. Wang et al. (2024), Xiao et al. (2024), Yao et al. (2024), Zang et al. (2022), T. Zhao et al. (2024), X. Zhao et al. (2024) y X. Zhou et al. (2022).</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A.2</w:t>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Comparación conceptual de métricas MOT y sus límites para evaluar alertas temporales</w:t>
      </w:r>
    </w:p>
    <w:tbl>
      <w:tblPr>
        <w:tblStyle w:val="Table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296"/>
        <w:gridCol w:w="3456"/>
        <w:gridCol w:w="3744"/>
        <w:gridCol w:w="4464"/>
        <w:tblGridChange w:id="0">
          <w:tblGrid>
            <w:gridCol w:w="1296"/>
            <w:gridCol w:w="3456"/>
            <w:gridCol w:w="374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Qué caracteriza</w:t>
            </w:r>
          </w:p>
        </w:tc>
        <w:tc>
          <w:tcPr>
            <w:tcBorders>
              <w:bottom w:color="000000" w:space="0" w:sz="6" w:val="single"/>
            </w:tcBorders>
            <w:vAlign w:val="top"/>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Sesgo principal</w:t>
            </w:r>
          </w:p>
        </w:tc>
        <w:tc>
          <w:tcPr>
            <w:tcBorders>
              <w:bottom w:color="000000" w:space="0" w:sz="6" w:val="single"/>
            </w:tcBorders>
            <w:vAlign w:val="top"/>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Límite respecto de las alertas</w:t>
            </w:r>
          </w:p>
        </w:tc>
      </w:tr>
      <w:tr>
        <w:trPr>
          <w:cantSplit w:val="1"/>
          <w:tblHeader w:val="0"/>
        </w:trPr>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MOTA</w:t>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acumulados de detección y cambios de identidad</w:t>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Está fuertemente condicionada por falsos positivos y falsos negativos del detector</w:t>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persistencia, oportunidad ni resolución de episodios de alerta</w:t>
            </w:r>
          </w:p>
        </w:tc>
      </w:tr>
      <w:tr>
        <w:trPr>
          <w:cantSplit w:val="1"/>
          <w:tblHeader w:val="0"/>
        </w:trPr>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IDF1</w:t>
            </w:r>
          </w:p>
        </w:tc>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Consistencia de identidad a lo largo de una secuencia</w:t>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Privilegia la correspondencia de identidad y exige anotaciones de trayectorias</w:t>
            </w:r>
          </w:p>
        </w:tc>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la condición semántica ni el comportamiento temporal de la alerta</w:t>
            </w:r>
          </w:p>
        </w:tc>
      </w:tr>
      <w:tr>
        <w:trPr>
          <w:cantSplit w:val="1"/>
          <w:tblHeader w:val="0"/>
        </w:trPr>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HOTA</w:t>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Calidad combinada de detección, asociación y localización</w:t>
            </w:r>
          </w:p>
        </w:tc>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Resume componentes del tracker y requiere referencia MOT explícita</w:t>
            </w:r>
          </w:p>
        </w:tc>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sustituye la evaluación por persona ni la evaluación por episodio temporal</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0D5">
      <w:pPr>
        <w:pStyle w:val="Heading2"/>
        <w:spacing w:after="0" w:before="0" w:line="480" w:lineRule="auto"/>
        <w:rPr/>
      </w:pPr>
      <w:r w:rsidDel="00000000" w:rsidR="00000000" w:rsidRPr="00000000">
        <w:rPr>
          <w:rtl w:val="0"/>
        </w:rPr>
        <w:t xml:space="preserve">19.2. Anexo B - Infraestructura, nodos y parámetros experimentales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Este anexo reúne la infraestructura de referencia y distingue sus capacidades de las funciones efectivamente utilizadas. Los roles CPN, EN y TN conservan el significado definido en la sección 17.1.4; no implican que cada servicio de la plataforma ocupe una máquina dedicada. Las especificaciones de fabricante describen el recurso, mientras que la sección 17.4 y los registros de corrida identifican su utilización experimental.</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B.1</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Equipo de referencia del nodo central de procesamiento</w:t>
      </w:r>
    </w:p>
    <w:tbl>
      <w:tblPr>
        <w:tblStyle w:val="Table3"/>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312"/>
        <w:gridCol w:w="4320"/>
        <w:tblGridChange w:id="0">
          <w:tblGrid>
            <w:gridCol w:w="1728"/>
            <w:gridCol w:w="3312"/>
            <w:gridCol w:w="432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registrada</w:t>
            </w:r>
          </w:p>
        </w:tc>
        <w:tc>
          <w:tcPr>
            <w:tcBorders>
              <w:bottom w:color="000000" w:space="0" w:sz="6" w:val="single"/>
            </w:tcBorders>
            <w:vAlign w:val="top"/>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declaración</w:t>
            </w:r>
          </w:p>
        </w:tc>
      </w:tr>
      <w:tr>
        <w:trPr>
          <w:cantSplit w:val="1"/>
          <w:tblHeader w:val="0"/>
        </w:trPr>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w:t>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HP Victus 15, modelo 15-FB2024LA</w:t>
            </w:r>
          </w:p>
        </w:tc>
        <w:tc>
          <w:tcP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 utilizado como recurso central de procesamiento.</w:t>
            </w:r>
          </w:p>
        </w:tc>
      </w:tr>
      <w:tr>
        <w:trPr>
          <w:cantSplit w:val="1"/>
          <w:tblHeader w:val="0"/>
        </w:trPr>
        <w:tc>
          <w:tcP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w:t>
            </w:r>
          </w:p>
        </w:tc>
        <w:tc>
          <w:tcP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AMD Ryzen 5 8645HS, 6 núcleos y 12 hilos</w:t>
            </w:r>
          </w:p>
        </w:tc>
        <w:tc>
          <w:tcP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del hardware; no constituye una medición de ocupación durante las corridas.</w:t>
            </w:r>
          </w:p>
        </w:tc>
      </w:tr>
      <w:tr>
        <w:trPr>
          <w:cantSplit w:val="1"/>
          <w:tblHeader w:val="0"/>
        </w:trPr>
        <w:tc>
          <w:tcP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w:t>
            </w:r>
          </w:p>
        </w:tc>
        <w:tc>
          <w:tcP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GeForce RTX 4060 Laptop, 8 GB de memoria</w:t>
            </w:r>
          </w:p>
        </w:tc>
        <w:tc>
          <w:tcP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inferencia del prototipo. Las latencias corresponden a las condiciones de la sección 17.5.5.</w:t>
            </w:r>
          </w:p>
        </w:tc>
      </w:tr>
      <w:tr>
        <w:trPr>
          <w:cantSplit w:val="1"/>
          <w:tblHeader w:val="0"/>
        </w:trPr>
        <w:tc>
          <w:tcP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y almacenamiento</w:t>
            </w:r>
          </w:p>
        </w:tc>
        <w:tc>
          <w:tcP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32 GB DDR5 y unidad SSD NVMe de 1 TB</w:t>
            </w:r>
          </w:p>
        </w:tc>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registrada del equipo, no memoria o espacio consumidos por una ejecución.</w:t>
            </w:r>
          </w:p>
        </w:tc>
      </w:tr>
      <w:tr>
        <w:trPr>
          <w:cantSplit w:val="1"/>
          <w:tblHeader w:val="0"/>
        </w:trPr>
        <w:tc>
          <w:tcP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ejecución</w:t>
            </w:r>
          </w:p>
        </w:tc>
        <w:tc>
          <w:tcP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Linux mediante WSL2 sobre el equipo con Windows 11</w:t>
            </w:r>
          </w:p>
        </w:tc>
        <w:tc>
          <w:tcP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entorno efectivo no fue Windows nativo.</w:t>
            </w:r>
          </w:p>
        </w:tc>
      </w:tr>
      <w:tr>
        <w:trPr>
          <w:cantSplit w:val="1"/>
          <w:tblHeader w:val="0"/>
        </w:trPr>
        <w:tc>
          <w:tcP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Decodificación</w:t>
            </w:r>
          </w:p>
        </w:tc>
        <w:tc>
          <w:tcP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 software en las corridas reportadas</w:t>
            </w:r>
          </w:p>
        </w:tc>
        <w:tc>
          <w:tcP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de NVDEC en el hardware no se presenta como aceleración ejercida.</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Identificación del equipo y de sus componentes según el inventario experimental y las fichas de HP Inc. (s. f.), Advanced Micro Devices, Inc. (s. f.) y NVIDIA (s. f.-a). La capacidad nominal del equipo se distingue de su rendimiento medido.</w:t>
      </w:r>
    </w:p>
    <w:p w:rsidR="00000000" w:rsidDel="00000000" w:rsidP="00000000" w:rsidRDefault="00000000" w:rsidRPr="00000000" w14:paraId="000000E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B.2</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Fuente de captura propia y capacidades del nodo de borde</w:t>
      </w:r>
    </w:p>
    <w:tbl>
      <w:tblPr>
        <w:tblStyle w:val="Table4"/>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024"/>
        <w:gridCol w:w="4608"/>
        <w:tblGridChange w:id="0">
          <w:tblGrid>
            <w:gridCol w:w="1728"/>
            <w:gridCol w:w="3024"/>
            <w:gridCol w:w="460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de referencia</w:t>
            </w:r>
          </w:p>
        </w:tc>
        <w:tc>
          <w:tcPr>
            <w:tcBorders>
              <w:bottom w:color="000000" w:space="0" w:sz="6" w:val="single"/>
            </w:tcBorders>
            <w:vAlign w:val="top"/>
          </w:tcPr>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Utilización y límite</w:t>
            </w:r>
          </w:p>
        </w:tc>
      </w:tr>
      <w:tr>
        <w:trPr>
          <w:cantSplit w:val="1"/>
          <w:tblHeader w:val="0"/>
        </w:trPr>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Cámara</w:t>
            </w:r>
          </w:p>
        </w:tc>
        <w:tc>
          <w:tcP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Luxonis OAK-D Pro PoE</w:t>
            </w:r>
          </w:p>
        </w:tc>
        <w:tc>
          <w:tcP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propia mediante DepthAI.</w:t>
            </w:r>
          </w:p>
        </w:tc>
      </w:tr>
      <w:tr>
        <w:trPr>
          <w:cantSplit w:val="1"/>
          <w:tblHeader w:val="0"/>
        </w:trPr>
        <w:tc>
          <w:tcP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 de visión</w:t>
            </w:r>
          </w:p>
        </w:tc>
        <w:tc>
          <w:tcP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RVC2</w:t>
            </w:r>
          </w:p>
        </w:tc>
        <w:tc>
          <w:tcP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Soporte del dispositivo; no ejecutó el detector OVD del núcleo.</w:t>
            </w:r>
          </w:p>
        </w:tc>
      </w:tr>
      <w:tr>
        <w:trPr>
          <w:cantSplit w:val="1"/>
          <w:tblHeader w:val="0"/>
        </w:trPr>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 RGB</w:t>
            </w:r>
          </w:p>
        </w:tc>
        <w:tc>
          <w:tcP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Sony IMX378, hasta 12 MP</w:t>
            </w:r>
          </w:p>
        </w:tc>
        <w:tc>
          <w:tcP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resolución de la fuente se registró por corrida; no se presupone uso de la resolución máxima.</w:t>
            </w:r>
          </w:p>
        </w:tc>
      </w:tr>
      <w:tr>
        <w:trPr>
          <w:cantSplit w:val="1"/>
          <w:tblHeader w:val="0"/>
        </w:trPr>
        <w:tc>
          <w:tcP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Sensores estéreo</w:t>
            </w:r>
          </w:p>
        </w:tc>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sensores OV9282</w:t>
            </w:r>
          </w:p>
        </w:tc>
        <w:tc>
          <w:tcP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de hardware; la evaluación del núcleo no se fundamentó en profundidad estéreo.</w:t>
            </w:r>
          </w:p>
        </w:tc>
      </w:tr>
      <w:tr>
        <w:trPr>
          <w:cantSplit w:val="1"/>
          <w:tblHeader w:val="0"/>
        </w:trPr>
        <w:tc>
          <w:tcP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Conexión</w:t>
            </w:r>
          </w:p>
        </w:tc>
        <w:tc>
          <w:tcP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Alimentación PoE y Gigabit Ethernet</w:t>
            </w:r>
          </w:p>
        </w:tc>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Integración de la fuente de captura al entorno experimental.</w:t>
            </w:r>
          </w:p>
        </w:tc>
      </w:tr>
      <w:tr>
        <w:trPr>
          <w:cantSplit w:val="1"/>
          <w:tblHeader w:val="0"/>
        </w:trPr>
        <w:tc>
          <w:tcP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Preselección de personas</w:t>
            </w:r>
          </w:p>
        </w:tc>
        <w:tc>
          <w:tcP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Filtro opcional en el dispositivo, con degradación segura</w:t>
            </w:r>
          </w:p>
        </w:tc>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Implementado y caracterizado fuera del régimen evaluativo; permaneció deshabilitado en las corridas de evaluación.</w:t>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características del dispositivo se apoyan en la documentación de Luxonis (s. f.). Su disponibilidad no implica que todas sus funciones hayan sido utilizadas. La preselección no existe para las fuentes RTSP de la plataforma.</w:t>
      </w:r>
    </w:p>
    <w:p w:rsidR="00000000" w:rsidDel="00000000" w:rsidP="00000000" w:rsidRDefault="00000000" w:rsidRPr="00000000" w14:paraId="0000010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B.3</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Entorno de software de procesamiento: utilizado y no ejercido</w:t>
      </w:r>
    </w:p>
    <w:tbl>
      <w:tblPr>
        <w:tblStyle w:val="Table5"/>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00"/>
        <w:gridCol w:w="3024"/>
        <w:gridCol w:w="4536"/>
        <w:tblGridChange w:id="0">
          <w:tblGrid>
            <w:gridCol w:w="1800"/>
            <w:gridCol w:w="3024"/>
            <w:gridCol w:w="453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Estado en el trabajo</w:t>
            </w:r>
          </w:p>
        </w:tc>
        <w:tc>
          <w:tcPr>
            <w:tcBorders>
              <w:bottom w:color="000000" w:space="0" w:sz="6" w:val="single"/>
            </w:tcBorders>
            <w:vAlign w:val="top"/>
          </w:tcPr>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Información necesaria para repetir una corrida</w:t>
            </w:r>
          </w:p>
        </w:tc>
      </w:tr>
      <w:tr>
        <w:trPr>
          <w:cantSplit w:val="1"/>
          <w:tblHeader w:val="0"/>
        </w:trPr>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Python y dependencias</w:t>
            </w:r>
          </w:p>
        </w:tc>
        <w:tc>
          <w:tcP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Entornos separados por componente</w:t>
            </w:r>
          </w:p>
        </w:tc>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Revisión del código y dependencias de la ejecución que se reproduce.</w:t>
            </w:r>
          </w:p>
        </w:tc>
      </w:tr>
      <w:tr>
        <w:trPr>
          <w:cantSplit w:val="1"/>
          <w:tblHeader w:val="0"/>
        </w:trPr>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Inferencia</w:t>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Adaptadores de Grounding DINO y YOLOE integrados</w:t>
            </w:r>
          </w:p>
        </w:tc>
        <w:tc>
          <w:tcP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checkpoint, precisión numérica, resolución y umbrales efectivos.</w:t>
            </w:r>
          </w:p>
        </w:tc>
      </w:tr>
      <w:tr>
        <w:trPr>
          <w:cantSplit w:val="1"/>
          <w:tblHeader w:val="0"/>
        </w:trPr>
        <w:tc>
          <w:tcP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Transporte interno</w:t>
            </w:r>
          </w:p>
        </w:tc>
        <w:tc>
          <w:tcP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ZeroMQ con serialización msgpack</w:t>
            </w:r>
          </w:p>
        </w:tc>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eventos, configuración del bus y orden de inicialización.</w:t>
            </w:r>
          </w:p>
        </w:tc>
      </w:tr>
      <w:tr>
        <w:trPr>
          <w:cantSplit w:val="1"/>
          <w:tblHeader w:val="0"/>
        </w:trPr>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 de servicios</w:t>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HTTP gobernado por configuración</w:t>
            </w:r>
          </w:p>
        </w:tc>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 de medios, control y distribución vinculados a la ejecución.</w:t>
            </w:r>
          </w:p>
        </w:tc>
      </w:tr>
      <w:tr>
        <w:trPr>
          <w:cantSplit w:val="1"/>
          <w:tblHeader w:val="0"/>
        </w:trPr>
        <w:tc>
          <w:tcP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TensorRT, ONNX Runtime y DeepStream</w:t>
            </w:r>
          </w:p>
        </w:tc>
        <w:tc>
          <w:tcP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Alternativas del análisis previo, no runtimes utilizados en los resultados presentados</w:t>
            </w:r>
          </w:p>
        </w:tc>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se atribuyen al prototipo optimizaciones ni latencias de estas alternativas.</w:t>
            </w:r>
          </w:p>
        </w:tc>
      </w:tr>
      <w:tr>
        <w:trPr>
          <w:cantSplit w:val="1"/>
          <w:tblHeader w:val="0"/>
        </w:trPr>
        <w:tc>
          <w:tcP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Contenedores</w:t>
            </w:r>
          </w:p>
        </w:tc>
        <w:tc>
          <w:tcP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Definidos y validados por configuración; despliegue no verificado</w:t>
            </w:r>
          </w:p>
        </w:tc>
        <w:tc>
          <w:tcP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construcción y prueba integral no forman parte de la evidencia ejecutada.</w:t>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describe la implementación de la sección 17.4, no una recomendación de versiones actuales. Los manuales de TensorRT, DeepStream y ONNX Runtime documentan alternativas consideradas, no su adopción efectiva (NVIDIA, 2026a, 2026b; ONNX Runtime, s. f.).</w:t>
      </w:r>
    </w:p>
    <w:p w:rsidR="00000000" w:rsidDel="00000000" w:rsidP="00000000" w:rsidRDefault="00000000" w:rsidRPr="00000000" w14:paraId="0000011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B.4</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Recurso institucional para la rama de ajuste fino</w:t>
      </w:r>
    </w:p>
    <w:tbl>
      <w:tblPr>
        <w:tblStyle w:val="Table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72"/>
        <w:gridCol w:w="3024"/>
        <w:gridCol w:w="4464"/>
        <w:tblGridChange w:id="0">
          <w:tblGrid>
            <w:gridCol w:w="1872"/>
            <w:gridCol w:w="302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Recurso de referencia</w:t>
            </w:r>
          </w:p>
        </w:tc>
        <w:tc>
          <w:tcPr>
            <w:tcBorders>
              <w:bottom w:color="000000" w:space="0" w:sz="6" w:val="single"/>
            </w:tcBorders>
            <w:vAlign w:val="top"/>
          </w:tcPr>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declarado</w:t>
            </w:r>
          </w:p>
        </w:tc>
      </w:tr>
      <w:tr>
        <w:trPr>
          <w:cantSplit w:val="1"/>
          <w:tblHeader w:val="0"/>
        </w:trPr>
        <w:tc>
          <w:tcP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Institución</w:t>
            </w:r>
          </w:p>
        </w:tc>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Clúster Mendieta, CCAD-UNC</w:t>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cómputo institucional de entrenamiento.</w:t>
            </w:r>
          </w:p>
        </w:tc>
      </w:tr>
      <w:tr>
        <w:trPr>
          <w:cantSplit w:val="1"/>
          <w:tblHeader w:val="0"/>
        </w:trPr>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 por nodo</w:t>
            </w:r>
          </w:p>
        </w:tc>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NVIDIA A30, con 24 GB por GPU</w:t>
            </w:r>
          </w:p>
        </w:tc>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por nodo no implica entrenamiento multi-GPU.</w:t>
            </w:r>
          </w:p>
        </w:tc>
      </w:tr>
      <w:tr>
        <w:trPr>
          <w:cantSplit w:val="1"/>
          <w:tblHeader w:val="0"/>
        </w:trPr>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Asignación mínima de referencia</w:t>
            </w:r>
          </w:p>
        </w:tc>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Medio nodo, con 10 núcleos de CPU y una GPU</w:t>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asignación de cada trabajo pertenece a su registro de ejecución.</w:t>
            </w:r>
          </w:p>
        </w:tc>
      </w:tr>
      <w:tr>
        <w:trPr>
          <w:cantSplit w:val="1"/>
          <w:tblHeader w:val="0"/>
        </w:trPr>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del nodo</w:t>
            </w:r>
          </w:p>
        </w:tc>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64 GB</w:t>
            </w:r>
          </w:p>
        </w:tc>
        <w:tc>
          <w:tcP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Especificación de infraestructura, no utilización medida.</w:t>
            </w:r>
          </w:p>
        </w:tc>
      </w:tr>
      <w:tr>
        <w:trPr>
          <w:cantSplit w:val="1"/>
          <w:tblHeader w:val="0"/>
        </w:trPr>
        <w:tc>
          <w:tcP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Función en el proyecto</w:t>
            </w:r>
          </w:p>
        </w:tc>
        <w:tc>
          <w:tcP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y evaluación técnica de las variantes de la rama comparativa</w:t>
            </w:r>
          </w:p>
        </w:tc>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TN no formó parte del camino de inferencia en vivo del prototipo.</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Infraestructura según el relevamiento utilizado por el proyecto y la documentación de CCAD y NVIDIA (Centro de Computación de Alto Desempeño, 2026; NVIDIA, 2022). Los veredictos de adopción se informan en la sección 17.5.6.</w:t>
      </w:r>
    </w:p>
    <w:p w:rsidR="00000000" w:rsidDel="00000000" w:rsidP="00000000" w:rsidRDefault="00000000" w:rsidRPr="00000000" w14:paraId="00000134">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B.5</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Identificación de las ejecuciones de ajuste fino</w:t>
      </w:r>
    </w:p>
    <w:tbl>
      <w:tblPr>
        <w:tblStyle w:val="Table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7344"/>
        <w:tblGridChange w:id="0">
          <w:tblGrid>
            <w:gridCol w:w="2016"/>
            <w:gridCol w:w="734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w:t>
            </w:r>
          </w:p>
        </w:tc>
        <w:tc>
          <w:tcPr>
            <w:tcBorders>
              <w:bottom w:color="000000" w:space="0" w:sz="6" w:val="single"/>
            </w:tcBorders>
            <w:vAlign w:val="top"/>
          </w:tcPr>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Registro conservado o condición aplicada</w:t>
            </w:r>
          </w:p>
        </w:tc>
      </w:tr>
      <w:tr>
        <w:trPr>
          <w:cantSplit w:val="1"/>
          <w:tblHeader w:val="0"/>
        </w:trPr>
        <w:tc>
          <w:tcP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Plataforma</w:t>
            </w:r>
          </w:p>
        </w:tc>
        <w:tc>
          <w:tcP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Linux del clúster y ejecución de trabajos de entrenamiento.</w:t>
            </w:r>
          </w:p>
        </w:tc>
      </w:tr>
      <w:tr>
        <w:trPr>
          <w:cantSplit w:val="1"/>
          <w:tblHeader w:val="0"/>
        </w:trPr>
        <w:tc>
          <w:tcP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de referencia</w:t>
            </w:r>
          </w:p>
        </w:tc>
        <w:tc>
          <w:tcP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YOLOE-26s; línea base separada del núcleo zero-shot de la plataforma.</w:t>
            </w:r>
          </w:p>
        </w:tc>
      </w:tr>
      <w:tr>
        <w:trPr>
          <w:cantSplit w:val="1"/>
          <w:tblHeader w:val="0"/>
        </w:trPr>
        <w:tc>
          <w:tcP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Primer tramo</w:t>
            </w:r>
          </w:p>
        </w:tc>
        <w:tc>
          <w:tcP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 la proyección de clases, con registro de los parámetros entrenables y del optimizador.</w:t>
            </w:r>
          </w:p>
        </w:tc>
      </w:tr>
      <w:tr>
        <w:trPr>
          <w:cantSplit w:val="1"/>
          <w:tblHeader w:val="0"/>
        </w:trPr>
        <w:tc>
          <w:tcP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Segundo tramo</w:t>
            </w:r>
          </w:p>
        </w:tc>
        <w:tc>
          <w:tcP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del detector con las rutas de prompt congeladas; ejecución evaluada con SGD explícito desde el peso base.</w:t>
            </w:r>
          </w:p>
        </w:tc>
      </w:tr>
      <w:tr>
        <w:trPr>
          <w:cantSplit w:val="1"/>
          <w:tblHeader w:val="0"/>
        </w:trPr>
        <w:tc>
          <w:tcP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Datos</w:t>
            </w:r>
          </w:p>
        </w:tc>
        <w:tc>
          <w:tcP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Particiones de entrenamiento y validación de </w:t>
            </w:r>
            <w:r w:rsidDel="00000000" w:rsidR="00000000" w:rsidRPr="00000000">
              <w:rPr>
                <w:i w:val="0"/>
                <w:iCs w:val="0"/>
                <w:smallCaps w:val="0"/>
                <w:strike w:val="0"/>
                <w:u w:val="none"/>
                <w:shd w:fill="auto" w:val="clear"/>
                <w:vertAlign w:val="baseline"/>
                <w:rtl w:val="0"/>
              </w:rPr>
              <w:t xml:space="preserve">construction_site_safety</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ppe_siabar</w:t>
            </w:r>
            <w:r w:rsidDel="00000000" w:rsidR="00000000" w:rsidRPr="00000000">
              <w:rPr>
                <w:i w:val="0"/>
                <w:iCs w:val="0"/>
                <w:smallCaps w:val="0"/>
                <w:strike w:val="0"/>
                <w:u w:val="none"/>
                <w:shd w:fill="auto" w:val="clear"/>
                <w:vertAlign w:val="baseline"/>
                <w:rtl w:val="0"/>
              </w:rPr>
              <w:t xml:space="preserve">, disjuntas del banco de evaluación según la regla aplicada.</w:t>
            </w:r>
          </w:p>
        </w:tc>
      </w:tr>
      <w:tr>
        <w:trPr>
          <w:cantSplit w:val="1"/>
          <w:tblHeader w:val="0"/>
        </w:trPr>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Artefactos</w:t>
            </w:r>
          </w:p>
        </w:tc>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Configuración, registros de entrenamiento, checkpoint evaluado, referencia de evaluación y veredicto.</w:t>
            </w:r>
          </w:p>
        </w:tc>
      </w:tr>
      <w:tr>
        <w:trPr>
          <w:cantSplit w:val="1"/>
          <w:tblHeader w:val="0"/>
        </w:trPr>
        <w:tc>
          <w:tcP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Alcance</w:t>
            </w:r>
          </w:p>
        </w:tc>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Evaluación sobre imágenes. No se atribuyen mediciones de clips ni de captura en vivo a los checkpoints ajustados.</w:t>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conserva las condiciones materiales de la rama documentada en la sección 17.4.7. No transforma opciones candidatas de entrenamiento distribuido en procedimientos ejecutados.</w:t>
      </w:r>
    </w:p>
    <w:p w:rsidR="00000000" w:rsidDel="00000000" w:rsidP="00000000" w:rsidRDefault="00000000" w:rsidRPr="00000000" w14:paraId="0000014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B.6</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Parámetros de referencia y configuraciones identificadoras del núcleo</w:t>
      </w:r>
    </w:p>
    <w:tbl>
      <w:tblPr>
        <w:tblStyle w:val="Table8"/>
        <w:tblW w:w="93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88"/>
        <w:gridCol w:w="3816"/>
        <w:gridCol w:w="3456"/>
        <w:tblGridChange w:id="0">
          <w:tblGrid>
            <w:gridCol w:w="2088"/>
            <w:gridCol w:w="3816"/>
            <w:gridCol w:w="345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Parámetro</w:t>
            </w:r>
          </w:p>
        </w:tc>
        <w:tc>
          <w:tcPr>
            <w:tcBorders>
              <w:bottom w:color="000000" w:space="0" w:sz="6" w:val="single"/>
            </w:tcBorders>
            <w:vAlign w:val="top"/>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Valor o regla</w:t>
            </w:r>
          </w:p>
        </w:tc>
        <w:tc>
          <w:tcPr>
            <w:tcBorders>
              <w:bottom w:color="000000" w:space="0" w:sz="6" w:val="single"/>
            </w:tcBorders>
            <w:vAlign w:val="top"/>
          </w:tcPr>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Interpretación</w:t>
            </w:r>
          </w:p>
        </w:tc>
      </w:tr>
      <w:tr>
        <w:trPr>
          <w:cantSplit w:val="1"/>
          <w:tblHeader w:val="0"/>
        </w:trPr>
        <w:tc>
          <w:tcP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y cadencia de la fuente</w:t>
            </w:r>
          </w:p>
        </w:tc>
        <w:tc>
          <w:tcP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Declaradas por fuente y corrida</w:t>
            </w:r>
          </w:p>
        </w:tc>
        <w:tc>
          <w:tcP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equivalen a la resolución de entrada del detector ni a los FPS efectivos.</w:t>
            </w:r>
          </w:p>
        </w:tc>
      </w:tr>
      <w:tr>
        <w:trPr>
          <w:cantSplit w:val="1"/>
          <w:tblHeader w:val="0"/>
        </w:trPr>
        <w:tc>
          <w:tcP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w:t>
            </w:r>
            <w:r w:rsidDel="00000000" w:rsidR="00000000" w:rsidRPr="00000000">
              <w:rPr>
                <w:i w:val="0"/>
                <w:iCs w:val="0"/>
                <w:smallCaps w:val="0"/>
                <w:strike w:val="0"/>
                <w:u w:val="none"/>
                <w:shd w:fill="auto" w:val="clear"/>
                <w:vertAlign w:val="baseline"/>
                <w:rtl w:val="0"/>
              </w:rPr>
              <w:t xml:space="preserve">gdino-tiny-560</w:t>
            </w:r>
            <w:r w:rsidDel="00000000" w:rsidR="00000000" w:rsidRPr="00000000">
              <w:rPr>
                <w:rtl w:val="0"/>
              </w:rPr>
            </w:r>
          </w:p>
        </w:tc>
        <w:tc>
          <w:tcP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w:t>
            </w:r>
            <w:r w:rsidDel="00000000" w:rsidR="00000000" w:rsidRPr="00000000">
              <w:rPr>
                <w:i w:val="0"/>
                <w:iCs w:val="0"/>
                <w:smallCaps w:val="0"/>
                <w:strike w:val="0"/>
                <w:u w:val="none"/>
                <w:shd w:fill="auto" w:val="clear"/>
                <w:vertAlign w:val="baseline"/>
                <w:rtl w:val="0"/>
              </w:rPr>
              <w:t xml:space="preserve">box_threshold</w:t>
            </w:r>
            <w:r w:rsidDel="00000000" w:rsidR="00000000" w:rsidRPr="00000000">
              <w:rPr>
                <w:i w:val="0"/>
                <w:iCs w:val="0"/>
                <w:smallCaps w:val="0"/>
                <w:strike w:val="0"/>
                <w:u w:val="none"/>
                <w:shd w:fill="auto" w:val="clear"/>
                <w:vertAlign w:val="baseline"/>
                <w:rtl w:val="0"/>
              </w:rPr>
              <w:t xml:space="preserve"> 0,30; </w:t>
            </w:r>
            <w:r w:rsidDel="00000000" w:rsidR="00000000" w:rsidRPr="00000000">
              <w:rPr>
                <w:i w:val="0"/>
                <w:iCs w:val="0"/>
                <w:smallCaps w:val="0"/>
                <w:strike w:val="0"/>
                <w:u w:val="none"/>
                <w:shd w:fill="auto" w:val="clear"/>
                <w:vertAlign w:val="baseline"/>
                <w:rtl w:val="0"/>
              </w:rPr>
              <w:t xml:space="preserve">text_threshold</w:t>
            </w:r>
            <w:r w:rsidDel="00000000" w:rsidR="00000000" w:rsidRPr="00000000">
              <w:rPr>
                <w:i w:val="0"/>
                <w:iCs w:val="0"/>
                <w:smallCaps w:val="0"/>
                <w:strike w:val="0"/>
                <w:u w:val="none"/>
                <w:shd w:fill="auto" w:val="clear"/>
                <w:vertAlign w:val="baseline"/>
                <w:rtl w:val="0"/>
              </w:rPr>
              <w:t xml:space="preserve"> 0,25; NMS IoU 0,50; fp16</w:t>
            </w:r>
          </w:p>
        </w:tc>
        <w:tc>
          <w:tcP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Combinación operativa que debe identificarse completa.</w:t>
            </w:r>
          </w:p>
        </w:tc>
      </w:tr>
      <w:tr>
        <w:trPr>
          <w:cantSplit w:val="1"/>
          <w:tblHeader w:val="0"/>
        </w:trPr>
        <w:tc>
          <w:tcP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w:t>
            </w:r>
            <w:r w:rsidDel="00000000" w:rsidR="00000000" w:rsidRPr="00000000">
              <w:rPr>
                <w:i w:val="0"/>
                <w:iCs w:val="0"/>
                <w:smallCaps w:val="0"/>
                <w:strike w:val="0"/>
                <w:u w:val="none"/>
                <w:shd w:fill="auto" w:val="clear"/>
                <w:vertAlign w:val="baseline"/>
                <w:rtl w:val="0"/>
              </w:rPr>
              <w:t xml:space="preserve">gdino-base-560</w:t>
            </w:r>
            <w:r w:rsidDel="00000000" w:rsidR="00000000" w:rsidRPr="00000000">
              <w:rPr>
                <w:rtl w:val="0"/>
              </w:rPr>
            </w:r>
          </w:p>
        </w:tc>
        <w:tc>
          <w:tcP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con los mismos umbrales del perfil anterior</w:t>
            </w:r>
          </w:p>
        </w:tc>
        <w:tc>
          <w:tcP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Contraste especializado; el cambio de perfil no implica equivalencia de latencia.</w:t>
            </w:r>
          </w:p>
        </w:tc>
      </w:tr>
      <w:tr>
        <w:trPr>
          <w:cantSplit w:val="1"/>
          <w:tblHeader w:val="0"/>
        </w:trPr>
        <w:tc>
          <w:tcP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w:t>
            </w:r>
            <w:r w:rsidDel="00000000" w:rsidR="00000000" w:rsidRPr="00000000">
              <w:rPr>
                <w:i w:val="0"/>
                <w:iCs w:val="0"/>
                <w:smallCaps w:val="0"/>
                <w:strike w:val="0"/>
                <w:u w:val="none"/>
                <w:shd w:fill="auto" w:val="clear"/>
                <w:vertAlign w:val="baseline"/>
                <w:rtl w:val="0"/>
              </w:rPr>
              <w:t xml:space="preserve">gdino-tiny</w:t>
            </w:r>
            <w:r w:rsidDel="00000000" w:rsidR="00000000" w:rsidRPr="00000000">
              <w:rPr>
                <w:i w:val="0"/>
                <w:iCs w:val="0"/>
                <w:smallCaps w:val="0"/>
                <w:strike w:val="0"/>
                <w:u w:val="none"/>
                <w:shd w:fill="auto" w:val="clear"/>
                <w:vertAlign w:val="baseline"/>
                <w:rtl w:val="0"/>
              </w:rPr>
              <w:t xml:space="preserve"> de 800 px</w:t>
            </w:r>
          </w:p>
        </w:tc>
        <w:tc>
          <w:tcP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box_threshold</w:t>
            </w:r>
            <w:r w:rsidDel="00000000" w:rsidR="00000000" w:rsidRPr="00000000">
              <w:rPr>
                <w:i w:val="0"/>
                <w:iCs w:val="0"/>
                <w:smallCaps w:val="0"/>
                <w:strike w:val="0"/>
                <w:u w:val="none"/>
                <w:shd w:fill="auto" w:val="clear"/>
                <w:vertAlign w:val="baseline"/>
                <w:rtl w:val="0"/>
              </w:rPr>
              <w:t xml:space="preserve"> 0,35</w:t>
            </w:r>
          </w:p>
        </w:tc>
        <w:tc>
          <w:tcP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permite atribuir exclusivamente a la resolución una diferencia de calidad frente a 560 px.</w:t>
            </w:r>
          </w:p>
        </w:tc>
      </w:tr>
      <w:tr>
        <w:trPr>
          <w:cantSplit w:val="1"/>
          <w:tblHeader w:val="0"/>
        </w:trPr>
        <w:tc>
          <w:tcP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Confirmación de CR-01 / CR-02</w:t>
            </w:r>
          </w:p>
        </w:tc>
        <w:tc>
          <w:tcP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4.000 / 7.000 ms</w:t>
            </w:r>
          </w:p>
        </w:tc>
        <w:tc>
          <w:tcP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Ventanas metodológicas de evidencia; no son límites derivados de normativa.</w:t>
            </w:r>
          </w:p>
        </w:tc>
      </w:tr>
      <w:tr>
        <w:trPr>
          <w:cantSplit w:val="1"/>
          <w:tblHeader w:val="0"/>
        </w:trPr>
        <w:tc>
          <w:tcP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CR-01 / CR-02</w:t>
            </w:r>
          </w:p>
        </w:tc>
        <w:tc>
          <w:tcP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2.000 / 3.000 ms</w:t>
            </w:r>
          </w:p>
        </w:tc>
        <w:tc>
          <w:tcP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Histéresis del motor de patrones.</w:t>
            </w:r>
          </w:p>
        </w:tc>
      </w:tr>
      <w:tr>
        <w:trPr>
          <w:cantSplit w:val="1"/>
          <w:tblHeader w:val="0"/>
        </w:trPr>
        <w:tc>
          <w:tcP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Granularidad</w:t>
            </w:r>
          </w:p>
        </w:tc>
        <w:tc>
          <w:tcP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scene</w:t>
            </w:r>
            <w:r w:rsidDel="00000000" w:rsidR="00000000" w:rsidRPr="00000000">
              <w:rPr>
                <w:i w:val="0"/>
                <w:iCs w:val="0"/>
                <w:smallCaps w:val="0"/>
                <w:strike w:val="0"/>
                <w:u w:val="none"/>
                <w:shd w:fill="auto" w:val="clear"/>
                <w:vertAlign w:val="baseline"/>
                <w:rtl w:val="0"/>
              </w:rPr>
              <w:t xml:space="preserve"> o </w:t>
            </w:r>
            <w:r w:rsidDel="00000000" w:rsidR="00000000" w:rsidRPr="00000000">
              <w:rPr>
                <w:i w:val="0"/>
                <w:iCs w:val="0"/>
                <w:smallCaps w:val="0"/>
                <w:strike w:val="0"/>
                <w:u w:val="none"/>
                <w:shd w:fill="auto" w:val="clear"/>
                <w:vertAlign w:val="baseline"/>
                <w:rtl w:val="0"/>
              </w:rPr>
              <w:t xml:space="preserve">subject</w:t>
            </w:r>
            <w:r w:rsidDel="00000000" w:rsidR="00000000" w:rsidRPr="00000000">
              <w:rPr>
                <w:i w:val="0"/>
                <w:iCs w:val="0"/>
                <w:smallCaps w:val="0"/>
                <w:strike w:val="0"/>
                <w:u w:val="none"/>
                <w:shd w:fill="auto" w:val="clear"/>
                <w:vertAlign w:val="baseline"/>
                <w:rtl w:val="0"/>
              </w:rPr>
              <w:t xml:space="preserve">, declarada en el conjunto de patrones</w:t>
            </w:r>
          </w:p>
        </w:tc>
        <w:tc>
          <w:tcP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Cada resultado se vincula con la granularidad que lo produjo.</w:t>
            </w:r>
          </w:p>
        </w:tc>
      </w:tr>
      <w:tr>
        <w:trPr>
          <w:cantSplit w:val="1"/>
          <w:tblHeader w:val="0"/>
        </w:trPr>
        <w:tc>
          <w:tcP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de re-confirmación del motor</w:t>
            </w:r>
          </w:p>
        </w:tc>
        <w:tc>
          <w:tcP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cooldown en la configuración del núcleo</w:t>
            </w:r>
          </w:p>
        </w:tc>
        <w:tc>
          <w:tcP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política de notificación se aplica en distribución.</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Configuraciones efectivas según la sección 17.4.4. El presupuesto metodológico de latencia se conserva en la sección 17.1.7; los valores de esta tabla no lo reemplazan por un resultado medido. Para YOLOE se aplican los umbrales propios de su adaptador y no los campos inertes de otra familia.</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B.7</w:t>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Topología y fronteras operativas de la ejecución en vivo</w:t>
      </w:r>
    </w:p>
    <w:tbl>
      <w:tblPr>
        <w:tblStyle w:val="Table9"/>
        <w:tblW w:w="12885.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3210"/>
        <w:gridCol w:w="9675"/>
        <w:tblGridChange w:id="0">
          <w:tblGrid>
            <w:gridCol w:w="3210"/>
            <w:gridCol w:w="9675"/>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Materialización y alcance</w:t>
            </w:r>
          </w:p>
        </w:tc>
      </w:tr>
      <w:tr>
        <w:trPr>
          <w:cantSplit w:val="1"/>
          <w:tblHeader w:val="0"/>
        </w:trPr>
        <w:tc>
          <w:tcP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Fuentes</w:t>
            </w:r>
          </w:p>
        </w:tc>
        <w:tc>
          <w:tcPr>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OAK-D por SDK y fuentes de video RTSP.</w:t>
            </w:r>
          </w:p>
        </w:tc>
      </w:tr>
      <w:tr>
        <w:trPr>
          <w:cantSplit w:val="1"/>
          <w:tblHeader w:val="0"/>
        </w:trPr>
        <w:tc>
          <w:tcPr>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w:t>
            </w:r>
          </w:p>
        </w:tc>
        <w:tc>
          <w:tcPr>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Servicios HTTP de medios, control y distribución; el orquestador y la consola son sus clientes.</w:t>
            </w:r>
          </w:p>
        </w:tc>
      </w:tr>
      <w:tr>
        <w:trPr>
          <w:cantSplit w:val="1"/>
          <w:tblHeader w:val="0"/>
        </w:trPr>
        <w:tc>
          <w:tcP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 en ejecución</w:t>
            </w:r>
          </w:p>
        </w:tc>
        <w:tc>
          <w:tcP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de detecciones entre medios y control, y canal de alertas entre control y distribución.</w:t>
            </w:r>
          </w:p>
        </w:tc>
      </w:tr>
      <w:tr>
        <w:trPr>
          <w:cantSplit w:val="1"/>
          <w:tblHeader w:val="0"/>
        </w:trPr>
        <w:tc>
          <w:tcP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Orden de arranque con distribución</w:t>
            </w:r>
          </w:p>
        </w:tc>
        <w:tc>
          <w:tcP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distribución y medios. El distribuidor requiere la identificación de la corrida de control.</w:t>
            </w:r>
          </w:p>
        </w:tc>
      </w:tr>
      <w:tr>
        <w:trPr>
          <w:cantSplit w:val="1"/>
          <w:tblHeader w:val="0"/>
        </w:trPr>
        <w:tc>
          <w:tcP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Sincronización de publicación</w:t>
            </w:r>
          </w:p>
        </w:tc>
        <w:tc>
          <w:tcP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publicador de alertas espera la suscripción del distribuidor; la protección inicial no se atribuye sólo al orden de arranque.</w:t>
            </w:r>
          </w:p>
        </w:tc>
      </w:tr>
      <w:tr>
        <w:trPr>
          <w:cantSplit w:val="1"/>
          <w:tblHeader w:val="0"/>
        </w:trPr>
        <w:tc>
          <w:tcP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Conservación</w:t>
            </w:r>
          </w:p>
        </w:tc>
        <w:tc>
          <w:tcP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Persistencia de eventos antes de publicación y registros de entrega independientes.</w:t>
            </w:r>
          </w:p>
        </w:tc>
      </w:tr>
      <w:tr>
        <w:trPr>
          <w:cantSplit w:val="1"/>
          <w:tblHeader w:val="0"/>
        </w:trPr>
        <w:tc>
          <w:tcP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w:t>
            </w:r>
          </w:p>
        </w:tc>
        <w:tc>
          <w:tcP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Relojes y extremos declarados por tramo. La medición de captura hasta el dequeue sólo se sostuvo para OAK-D.</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Síntesis de las fronteras operativas de la sección 17.4. Los esquemas versionados conservan su función al distribuir los servicios; una topología admitida por el diseño no constituye, por sí sola, una prueba de desempeño.</w:t>
      </w:r>
    </w:p>
    <w:p w:rsidR="00000000" w:rsidDel="00000000" w:rsidP="00000000" w:rsidRDefault="00000000" w:rsidRPr="00000000" w14:paraId="00000178">
      <w:pPr>
        <w:pStyle w:val="Heading2"/>
        <w:spacing w:after="0" w:before="0" w:line="480" w:lineRule="auto"/>
        <w:rPr/>
      </w:pPr>
      <w:r w:rsidDel="00000000" w:rsidR="00000000" w:rsidRPr="00000000">
        <w:rPr>
          <w:rtl w:val="0"/>
        </w:rPr>
        <w:t xml:space="preserve">19.3. Anexo C - Prompts, datos, datasets, benchmarks y logística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 conserva el catálogo metodológico de prompts y la logística de datos de la sección 17.1. Las Tablas C.1, C.2 y C.3 describen opciones y condiciones del protocolo, no una declaración de que todas fueron ejecutadas. Su estado de ejercicio se informa en la sección 17.5.7.</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C.1</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Catálogo de prompts candidatos por condición de riesgo</w:t>
      </w:r>
    </w:p>
    <w:tbl>
      <w:tblPr>
        <w:tblStyle w:val="Table10"/>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008"/>
        <w:gridCol w:w="2088"/>
        <w:gridCol w:w="4680"/>
        <w:gridCol w:w="5184"/>
        <w:tblGridChange w:id="0">
          <w:tblGrid>
            <w:gridCol w:w="1008"/>
            <w:gridCol w:w="2088"/>
            <w:gridCol w:w="4680"/>
            <w:gridCol w:w="518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Código</w:t>
            </w:r>
          </w:p>
        </w:tc>
        <w:tc>
          <w:tcPr>
            <w:tcBorders>
              <w:bottom w:color="000000" w:space="0" w:sz="6" w:val="single"/>
            </w:tcBorders>
            <w:vAlign w:val="top"/>
          </w:tcPr>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Eje de variación</w:t>
            </w:r>
          </w:p>
        </w:tc>
        <w:tc>
          <w:tcPr>
            <w:tcBorders>
              <w:bottom w:color="000000" w:space="0" w:sz="6" w:val="single"/>
            </w:tcBorders>
            <w:vAlign w:val="top"/>
          </w:tcPr>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Prompt candidato (inglés)</w:t>
            </w:r>
          </w:p>
        </w:tc>
        <w:tc>
          <w:tcPr>
            <w:tcBorders>
              <w:bottom w:color="000000" w:space="0" w:sz="6" w:val="single"/>
            </w:tcBorders>
            <w:vAlign w:val="top"/>
          </w:tcPr>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Estrategia</w:t>
            </w:r>
          </w:p>
        </w:tc>
      </w:tr>
      <w:tr>
        <w:trPr>
          <w:cantSplit w:val="1"/>
          <w:tblHeader w:val="0"/>
        </w:trPr>
        <w:tc>
          <w:tcPr>
            <w:vAlign w:val="top"/>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hard hat</w:t>
            </w:r>
          </w:p>
        </w:tc>
        <w:tc>
          <w:tcP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 explícita</w:t>
            </w:r>
          </w:p>
        </w:tc>
      </w:tr>
      <w:tr>
        <w:trPr>
          <w:cantSplit w:val="1"/>
          <w:tblHeader w:val="0"/>
        </w:trPr>
        <w:tc>
          <w:tcP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 worker without safety helmet</w:t>
            </w:r>
          </w:p>
        </w:tc>
        <w:tc>
          <w:tcP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específicos del dominio</w:t>
            </w:r>
          </w:p>
        </w:tc>
      </w:tr>
      <w:tr>
        <w:trPr>
          <w:cantSplit w:val="1"/>
          <w:tblHeader w:val="0"/>
        </w:trPr>
        <w:tc>
          <w:tcP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 bare head on construction site</w:t>
            </w:r>
          </w:p>
        </w:tc>
        <w:tc>
          <w:tcP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directa</w:t>
            </w:r>
          </w:p>
        </w:tc>
      </w:tr>
      <w:tr>
        <w:trPr>
          <w:cantSplit w:val="1"/>
          <w:tblHeader w:val="0"/>
        </w:trPr>
        <w:tc>
          <w:tcP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hard hat</w:t>
            </w:r>
          </w:p>
        </w:tc>
        <w:tc>
          <w:tcP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 para detección de presencia</w:t>
            </w:r>
          </w:p>
        </w:tc>
      </w:tr>
      <w:tr>
        <w:trPr>
          <w:cantSplit w:val="1"/>
          <w:tblHeader w:val="0"/>
        </w:trPr>
        <w:tc>
          <w:tcP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 hat ; person</w:t>
            </w:r>
          </w:p>
        </w:tc>
        <w:tc>
          <w:tcP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 relación evaluada externamente</w:t>
            </w:r>
          </w:p>
        </w:tc>
      </w:tr>
      <w:tr>
        <w:trPr>
          <w:cantSplit w:val="1"/>
          <w:tblHeader w:val="0"/>
        </w:trPr>
        <w:tc>
          <w:tcP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reflective vest</w:t>
            </w:r>
          </w:p>
        </w:tc>
        <w:tc>
          <w:tcP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w:t>
            </w:r>
          </w:p>
        </w:tc>
      </w:tr>
      <w:tr>
        <w:trPr>
          <w:cantSplit w:val="1"/>
          <w:tblHeader w:val="0"/>
        </w:trPr>
        <w:tc>
          <w:tcP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without high-visibility vest</w:t>
            </w:r>
          </w:p>
        </w:tc>
        <w:tc>
          <w:tcP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de seguridad</w:t>
            </w:r>
          </w:p>
        </w:tc>
      </w:tr>
      <w:tr>
        <w:trPr>
          <w:cantSplit w:val="1"/>
          <w:tblHeader w:val="0"/>
        </w:trPr>
        <w:tc>
          <w:tcP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w:t>
            </w:r>
          </w:p>
        </w:tc>
        <w:tc>
          <w:tcP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bright colored safety clothing</w:t>
            </w:r>
          </w:p>
        </w:tc>
        <w:tc>
          <w:tcP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 del atributo ausente</w:t>
            </w:r>
          </w:p>
        </w:tc>
      </w:tr>
      <w:tr>
        <w:trPr>
          <w:cantSplit w:val="1"/>
          <w:tblHeader w:val="0"/>
        </w:trPr>
        <w:tc>
          <w:tcP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reflective safety vest</w:t>
            </w:r>
          </w:p>
        </w:tc>
        <w:tc>
          <w:tcP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w:t>
            </w:r>
          </w:p>
        </w:tc>
      </w:tr>
      <w:tr>
        <w:trPr>
          <w:cantSplit w:val="1"/>
          <w:tblHeader w:val="0"/>
        </w:trPr>
        <w:tc>
          <w:tcP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reflective vest ; person</w:t>
            </w:r>
          </w:p>
        </w:tc>
        <w:tc>
          <w:tcP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w:t>
            </w:r>
          </w:p>
        </w:tc>
      </w:tr>
      <w:tr>
        <w:trPr>
          <w:cantSplit w:val="1"/>
          <w:tblHeader w:val="0"/>
        </w:trPr>
        <w:tc>
          <w:tcP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without harness</w:t>
            </w:r>
          </w:p>
        </w:tc>
        <w:tc>
          <w:tcP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Contexto espacial + negación</w:t>
            </w:r>
          </w:p>
        </w:tc>
      </w:tr>
      <w:tr>
        <w:trPr>
          <w:cantSplit w:val="1"/>
          <w:tblHeader w:val="0"/>
        </w:trPr>
        <w:tc>
          <w:tcP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at height without fall protection equipment</w:t>
            </w:r>
          </w:p>
        </w:tc>
        <w:tc>
          <w:tcP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ampliado</w:t>
            </w:r>
          </w:p>
        </w:tc>
      </w:tr>
      <w:tr>
        <w:trPr>
          <w:cantSplit w:val="1"/>
          <w:tblHeader w:val="0"/>
        </w:trPr>
        <w:tc>
          <w:tcPr>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 safety harness ; fall arrest harness</w:t>
            </w:r>
          </w:p>
        </w:tc>
        <w:tc>
          <w:tcP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persona en altura y elementos de protección</w:t>
            </w:r>
          </w:p>
        </w:tc>
      </w:tr>
      <w:tr>
        <w:trPr>
          <w:cantSplit w:val="1"/>
          <w:tblHeader w:val="0"/>
        </w:trPr>
        <w:tc>
          <w:tcPr>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worker on elevated platform</w:t>
            </w:r>
          </w:p>
        </w:tc>
        <w:tc>
          <w:tcP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explícita del EPP</w:t>
            </w:r>
          </w:p>
        </w:tc>
      </w:tr>
      <w:tr>
        <w:trPr>
          <w:cantSplit w:val="1"/>
          <w:tblHeader w:val="0"/>
        </w:trPr>
        <w:tc>
          <w:tcP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edge with person nearby</w:t>
            </w:r>
          </w:p>
        </w:tc>
        <w:tc>
          <w:tcP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compuesta: borde + persona</w:t>
            </w:r>
          </w:p>
        </w:tc>
      </w:tr>
      <w:tr>
        <w:trPr>
          <w:cantSplit w:val="1"/>
          <w:tblHeader w:val="0"/>
        </w:trPr>
        <w:tc>
          <w:tcP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elevated platform without guardrail near workers</w:t>
            </w:r>
          </w:p>
        </w:tc>
        <w:tc>
          <w:tcP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de protección colectiva</w:t>
            </w:r>
          </w:p>
        </w:tc>
      </w:tr>
      <w:tr>
        <w:trPr>
          <w:cantSplit w:val="1"/>
          <w:tblHeader w:val="0"/>
        </w:trPr>
        <w:tc>
          <w:tcPr>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platform edge ; guardrail ; safety railing ; person at height</w:t>
            </w:r>
          </w:p>
        </w:tc>
        <w:tc>
          <w:tcPr>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de borde, protección colectiva y persona</w:t>
            </w:r>
          </w:p>
        </w:tc>
      </w:tr>
      <w:tr>
        <w:trPr>
          <w:cantSplit w:val="1"/>
          <w:tblHeader w:val="0"/>
        </w:trPr>
        <w:tc>
          <w:tcPr>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(a)</w:t>
            </w:r>
          </w:p>
        </w:tc>
        <w:tc>
          <w:tcPr>
            <w:vAlign w:val="top"/>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maquinaria</w:t>
            </w:r>
          </w:p>
        </w:tc>
        <w:tc>
          <w:tcPr>
            <w:vAlign w:val="top"/>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excavator ; backhoe loader ; dump truck ; crane ; heavy machinery</w:t>
            </w:r>
          </w:p>
        </w:tc>
        <w:tc>
          <w:tcP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de maquinaria a detectar individualmente</w:t>
            </w:r>
          </w:p>
        </w:tc>
      </w:tr>
      <w:tr>
        <w:trPr>
          <w:cantSplit w:val="1"/>
          <w:tblHeader w:val="0"/>
        </w:trPr>
        <w:tc>
          <w:tcPr>
            <w:vAlign w:val="top"/>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(b)</w:t>
            </w:r>
          </w:p>
        </w:tc>
        <w:tc>
          <w:tcP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w:t>
            </w:r>
          </w:p>
        </w:tc>
        <w:tc>
          <w:tcPr>
            <w:vAlign w:val="top"/>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construction worker ; pedestrian</w:t>
            </w:r>
          </w:p>
        </w:tc>
        <w:tc>
          <w:tcPr>
            <w:vAlign w:val="top"/>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 a detectar individualmente</w:t>
            </w:r>
          </w:p>
        </w:tc>
      </w:tr>
      <w:tr>
        <w:trPr>
          <w:cantSplit w:val="1"/>
          <w:tblHeader w:val="0"/>
        </w:trPr>
        <w:tc>
          <w:tcPr>
            <w:vAlign w:val="top"/>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(a)</w:t>
            </w:r>
          </w:p>
        </w:tc>
        <w:tc>
          <w:tcP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persona</w:t>
            </w:r>
          </w:p>
        </w:tc>
        <w:tc>
          <w:tcP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worker ; pedestrian</w:t>
            </w:r>
          </w:p>
        </w:tc>
        <w:tc>
          <w:tcPr>
            <w:vAlign w:val="top"/>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cuya posición se evalúa contra el polígono</w:t>
            </w:r>
          </w:p>
        </w:tc>
      </w:tr>
      <w:tr>
        <w:trPr>
          <w:cantSplit w:val="1"/>
          <w:tblHeader w:val="0"/>
        </w:trPr>
        <w:tc>
          <w:tcPr>
            <w:vAlign w:val="top"/>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(b)</w:t>
            </w:r>
          </w:p>
        </w:tc>
        <w:tc>
          <w:tcPr>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auxiliares</w:t>
            </w:r>
          </w:p>
        </w:tc>
        <w:tc>
          <w:tcPr>
            <w:vAlign w:val="top"/>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restricted area sign ; caution tape ; warning tape ; barrier ; safety cone</w:t>
            </w:r>
          </w:p>
        </w:tc>
        <w:tc>
          <w:tcP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delimitadores de referencia visual</w:t>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C.2</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Variables de sensibilidad candidatas para el Environment-Based Evaluation</w:t>
      </w:r>
    </w:p>
    <w:tbl>
      <w:tblPr>
        <w:tblStyle w:val="Table11"/>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304"/>
        <w:gridCol w:w="5328"/>
        <w:gridCol w:w="5328"/>
        <w:tblGridChange w:id="0">
          <w:tblGrid>
            <w:gridCol w:w="2304"/>
            <w:gridCol w:w="5328"/>
            <w:gridCol w:w="532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Variable</w:t>
            </w:r>
          </w:p>
        </w:tc>
        <w:tc>
          <w:tcPr>
            <w:tcBorders>
              <w:bottom w:color="000000" w:space="0" w:sz="6" w:val="single"/>
            </w:tcBorders>
            <w:vAlign w:val="top"/>
          </w:tcPr>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Niveles o condiciones retenidas</w:t>
            </w:r>
          </w:p>
        </w:tc>
        <w:tc>
          <w:tcPr>
            <w:tcBorders>
              <w:bottom w:color="000000" w:space="0" w:sz="6" w:val="single"/>
            </w:tcBorders>
            <w:vAlign w:val="top"/>
          </w:tcPr>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dentro del protocolo</w:t>
            </w:r>
          </w:p>
        </w:tc>
      </w:tr>
      <w:tr>
        <w:trPr>
          <w:cantSplit w:val="1"/>
          <w:tblHeader w:val="0"/>
        </w:trPr>
        <w:tc>
          <w:tcPr>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Iluminación</w:t>
            </w:r>
          </w:p>
        </w:tc>
        <w:tc>
          <w:tcP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Controlada; mixta; natural cuando el entorno lo permita.</w:t>
            </w:r>
          </w:p>
        </w:tc>
        <w:tc>
          <w:tcPr>
            <w:vAlign w:val="top"/>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Define condición base y barridos univariados de sensibilidad.</w:t>
            </w:r>
          </w:p>
        </w:tc>
      </w:tr>
      <w:tr>
        <w:trPr>
          <w:cantSplit w:val="1"/>
          <w:tblHeader w:val="0"/>
        </w:trPr>
        <w:tc>
          <w:tcPr>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fuente</w:t>
            </w:r>
          </w:p>
        </w:tc>
        <w:tc>
          <w:tcPr>
            <w:vAlign w:val="top"/>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1280 × 720 como base; 1920 × 1080 como variante de sensibilidad si la configuración lo permite.</w:t>
            </w:r>
          </w:p>
        </w:tc>
        <w:tc>
          <w:tcPr>
            <w:vAlign w:val="top"/>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Estima el costo-beneficio entre visibilidad, carga computacional y estabilidad del pipeline.</w:t>
            </w:r>
          </w:p>
        </w:tc>
      </w:tr>
      <w:tr>
        <w:trPr>
          <w:cantSplit w:val="1"/>
          <w:tblHeader w:val="0"/>
        </w:trPr>
        <w:tc>
          <w:tcPr>
            <w:vAlign w:val="top"/>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Distancia cámara-sujeto</w:t>
            </w:r>
          </w:p>
        </w:tc>
        <w:tc>
          <w:tcPr>
            <w:vAlign w:val="top"/>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Rangos a cerrar en instancia de análisis y diseño arquitectónico según campo visual y tamaño aparente; guía inicial: 5-10 m y 10-20 m.</w:t>
            </w:r>
          </w:p>
        </w:tc>
        <w:tc>
          <w:tcPr>
            <w:vAlign w:val="top"/>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observar el efecto de escala de objeto sin fijar una geometría de cámara antes del diseño del EBE.</w:t>
            </w:r>
          </w:p>
        </w:tc>
      </w:tr>
      <w:tr>
        <w:trPr>
          <w:cantSplit w:val="1"/>
          <w:tblHeader w:val="0"/>
        </w:trPr>
        <w:tc>
          <w:tcPr>
            <w:vAlign w:val="top"/>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Oclusión</w:t>
            </w:r>
          </w:p>
        </w:tc>
        <w:tc>
          <w:tcPr>
            <w:vAlign w:val="top"/>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Baja y media; la oclusión severa no se adopta como obligación de aceptación.</w:t>
            </w:r>
          </w:p>
        </w:tc>
        <w:tc>
          <w:tcP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Tensiona la robustez sin convertir la campaña en irreproducible.</w:t>
            </w:r>
          </w:p>
        </w:tc>
      </w:tr>
      <w:tr>
        <w:trPr>
          <w:cantSplit w:val="1"/>
          <w:tblHeader w:val="0"/>
        </w:trPr>
        <w:tc>
          <w:tcPr>
            <w:vAlign w:val="top"/>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Tracker</w:t>
            </w:r>
          </w:p>
        </w:tc>
        <w:tc>
          <w:tcP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Deshabilitado y habilitado cuando aplique.</w:t>
            </w:r>
          </w:p>
        </w:tc>
        <w:tc>
          <w:tcPr>
            <w:vAlign w:val="top"/>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el aporte del tracking a estabilidad, persistencia y reducción de falsas alarmas.</w:t>
            </w:r>
          </w:p>
        </w:tc>
      </w:tr>
      <w:tr>
        <w:trPr>
          <w:cantSplit w:val="1"/>
          <w:tblHeader w:val="0"/>
        </w:trPr>
        <w:tc>
          <w:tcPr>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Matriz de prompts</w:t>
            </w:r>
          </w:p>
        </w:tc>
        <w:tc>
          <w:tcP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 acotado de variantes por condición.</w:t>
            </w:r>
          </w:p>
        </w:tc>
        <w:tc>
          <w:tcP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seleccionar y congelar el prompt primario antes de las corridas comparativas finales.</w:t>
            </w:r>
          </w:p>
        </w:tc>
      </w:tr>
      <w:tr>
        <w:trPr>
          <w:cantSplit w:val="1"/>
          <w:tblHeader w:val="0"/>
        </w:trPr>
        <w:tc>
          <w:tcP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Composición del vocabulario activo</w:t>
            </w:r>
          </w:p>
        </w:tc>
        <w:tc>
          <w:tcPr>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Configuraciones pequeñas y medianas, explícitamente documentadas.</w:t>
            </w:r>
          </w:p>
        </w:tc>
        <w:tc>
          <w:tcP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si la cantidad y tipo de consultas activas impacta precisión, latencia o ambas.</w:t>
            </w:r>
          </w:p>
        </w:tc>
      </w:tr>
    </w:tbl>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C.3</w:t>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Logística de conversión y acceso de los datasets retenidos</w:t>
      </w:r>
    </w:p>
    <w:tbl>
      <w:tblPr>
        <w:tblStyle w:val="Table1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2016"/>
        <w:gridCol w:w="2448"/>
        <w:gridCol w:w="2016"/>
        <w:gridCol w:w="4248"/>
        <w:tblGridChange w:id="0">
          <w:tblGrid>
            <w:gridCol w:w="2232"/>
            <w:gridCol w:w="2016"/>
            <w:gridCol w:w="2448"/>
            <w:gridCol w:w="201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Dataset</w:t>
            </w:r>
          </w:p>
        </w:tc>
        <w:tc>
          <w:tcPr>
            <w:tcBorders>
              <w:bottom w:color="000000" w:space="0" w:sz="6" w:val="single"/>
            </w:tcBorders>
            <w:vAlign w:val="top"/>
          </w:tcPr>
          <w:p w:rsidR="00000000" w:rsidDel="00000000" w:rsidP="00000000" w:rsidRDefault="00000000" w:rsidRPr="00000000" w14:paraId="000001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nativo</w:t>
            </w:r>
          </w:p>
        </w:tc>
        <w:tc>
          <w:tcPr>
            <w:tcBorders>
              <w:bottom w:color="000000" w:space="0" w:sz="6" w:val="single"/>
            </w:tcBorders>
            <w:vAlign w:val="top"/>
          </w:tcPr>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trabajo</w:t>
            </w:r>
          </w:p>
        </w:tc>
        <w:tc>
          <w:tcPr>
            <w:tcBorders>
              <w:bottom w:color="000000" w:space="0" w:sz="6" w:val="single"/>
            </w:tcBorders>
            <w:vAlign w:val="top"/>
          </w:tcPr>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Vía de acceso</w:t>
            </w:r>
          </w:p>
        </w:tc>
        <w:tc>
          <w:tcPr>
            <w:tcBorders>
              <w:bottom w:color="000000" w:space="0" w:sz="6" w:val="single"/>
            </w:tcBorders>
            <w:vAlign w:val="top"/>
          </w:tcPr>
          <w:p w:rsidR="00000000" w:rsidDel="00000000" w:rsidP="00000000" w:rsidRDefault="00000000" w:rsidRPr="00000000" w14:paraId="000001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Observación</w:t>
            </w:r>
          </w:p>
        </w:tc>
      </w:tr>
      <w:tr>
        <w:trPr>
          <w:cantSplit w:val="1"/>
          <w:tblHeader w:val="0"/>
        </w:trPr>
        <w:tc>
          <w:tcP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Pascal VOC</w:t>
            </w:r>
          </w:p>
        </w:tc>
        <w:tc>
          <w:tcP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Mendeley Data</w:t>
            </w:r>
          </w:p>
        </w:tc>
        <w:tc>
          <w:tcP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1221190574"/>
                <w:tag w:val="goog_rdk_7"/>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Conversión directa VOC→YOLO; para el pipeline de Grounding DINO, VOC→COCO→ODVG.</w:t>
                </w:r>
              </w:sdtContent>
            </w:sdt>
          </w:p>
        </w:tc>
      </w:tr>
      <w:tr>
        <w:trPr>
          <w:cantSplit w:val="1"/>
          <w:tblHeader w:val="0"/>
        </w:trPr>
        <w:tc>
          <w:tcPr>
            <w:vAlign w:val="top"/>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Formato nativo a inspeccionar</w:t>
            </w:r>
          </w:p>
        </w:tc>
        <w:tc>
          <w:tcP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Repositorio del autor</w:t>
            </w:r>
          </w:p>
        </w:tc>
        <w:tc>
          <w:tcPr>
            <w:vAlign w:val="top"/>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Revisar estructura del paquete y términos de uso al descargar; cita obligatoria.</w:t>
            </w:r>
          </w:p>
        </w:tc>
      </w:tr>
      <w:tr>
        <w:trPr>
          <w:cantSplit w:val="1"/>
          <w:tblHeader w:val="0"/>
        </w:trPr>
        <w:tc>
          <w:tcPr>
            <w:vAlign w:val="top"/>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345401087"/>
                <w:tag w:val="goog_rdk_8"/>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r>
        <w:trPr>
          <w:cantSplit w:val="1"/>
          <w:tblHeader w:val="0"/>
        </w:trPr>
        <w:tc>
          <w:tcPr>
            <w:vAlign w:val="top"/>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2132550158"/>
                <w:tag w:val="goog_rdk_9"/>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bl>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20C">
      <w:pPr>
        <w:pStyle w:val="Heading2"/>
        <w:pageBreakBefore w:val="1"/>
        <w:spacing w:after="0" w:before="0" w:line="480" w:lineRule="auto"/>
        <w:rPr/>
      </w:pPr>
      <w:r w:rsidDel="00000000" w:rsidR="00000000" w:rsidRPr="00000000">
        <w:rPr>
          <w:rtl w:val="0"/>
        </w:rPr>
        <w:t xml:space="preserve">19.4. Anexo D - Métricas, instrumentación y bitácora experimental</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Tablas D.1, D.2 y D.3 conservan los compromisos y los insumos del protocolo de medición. La existencia de una métrica en este anexo no implica que se haya calculado; la sección 17.5 distingue los resultados producidos de las métricas no ejecutadas o no consolidadas.</w:t>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D.1</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Métricas de rendimiento del pipeline y uso de recursos</w:t>
      </w:r>
    </w:p>
    <w:tbl>
      <w:tblPr>
        <w:tblStyle w:val="Table13"/>
        <w:tblW w:w="129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4320"/>
        <w:gridCol w:w="2448"/>
        <w:gridCol w:w="1584"/>
        <w:gridCol w:w="2592"/>
        <w:tblGridChange w:id="0">
          <w:tblGrid>
            <w:gridCol w:w="2016"/>
            <w:gridCol w:w="4320"/>
            <w:gridCol w:w="2448"/>
            <w:gridCol w:w="1584"/>
            <w:gridCol w:w="259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Definición operativa</w:t>
            </w:r>
          </w:p>
        </w:tc>
        <w:tc>
          <w:tcPr>
            <w:tcBorders>
              <w:bottom w:color="000000" w:space="0" w:sz="6" w:val="single"/>
            </w:tcBorders>
            <w:vAlign w:val="top"/>
          </w:tcPr>
          <w:p w:rsidR="00000000" w:rsidDel="00000000" w:rsidP="00000000" w:rsidRDefault="00000000" w:rsidRPr="00000000" w14:paraId="000002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reporte</w:t>
            </w:r>
          </w:p>
        </w:tc>
        <w:tc>
          <w:tcPr>
            <w:tcBorders>
              <w:bottom w:color="000000" w:space="0" w:sz="6" w:val="single"/>
            </w:tcBorders>
            <w:vAlign w:val="top"/>
          </w:tcPr>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Compromiso</w:t>
            </w:r>
          </w:p>
        </w:tc>
        <w:tc>
          <w:tcPr>
            <w:tcBorders>
              <w:bottom w:color="000000" w:space="0" w:sz="6" w:val="single"/>
            </w:tcBorders>
            <w:vAlign w:val="top"/>
          </w:tcPr>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Criterio de estabilidad</w:t>
            </w:r>
          </w:p>
        </w:tc>
      </w:tr>
      <w:tr>
        <w:trPr>
          <w:cantSplit w:val="1"/>
          <w:tblHeader w:val="0"/>
        </w:trPr>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FPS efectivos</w:t>
            </w:r>
          </w:p>
        </w:tc>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Cuadros completamente procesados por segundo al final del pipeline.</w:t>
            </w:r>
          </w:p>
        </w:tc>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Media, P50, P95, P99 y variación</w:t>
            </w:r>
          </w:p>
        </w:tc>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Período de calentamiento previo y corrida sostenida</w:t>
            </w:r>
          </w:p>
        </w:tc>
      </w:tr>
      <w:tr>
        <w:trPr>
          <w:cantSplit w:val="1"/>
          <w:tblHeader w:val="0"/>
        </w:trPr>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Latencia G2A</w:t>
            </w:r>
          </w:p>
        </w:tc>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Intervalo entre el dequeue de la unidad visual y la disponibilidad del resultado de inferencia. La captura y el transporte hasta el dequeue se informan aparte como capture_to_host.</w:t>
            </w:r>
          </w:p>
        </w:tc>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(P50, P95, P99)</w:t>
            </w:r>
          </w:p>
        </w:tc>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Hitos y dominio de reloj declarados</w:t>
            </w:r>
          </w:p>
        </w:tc>
      </w:tr>
      <w:tr>
        <w:trPr>
          <w:cantSplit w:val="1"/>
          <w:tblHeader w:val="0"/>
        </w:trPr>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Jitter</w:t>
            </w:r>
          </w:p>
        </w:tc>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Variabilidad de la latencia entre cuadros consecutivos.</w:t>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(desv. est. / coef. variación)</w:t>
            </w:r>
          </w:p>
        </w:tc>
        <w:tc>
          <w:tcP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Reportar junto con G2A</w:t>
            </w:r>
          </w:p>
        </w:tc>
      </w:tr>
      <w:tr>
        <w:trPr>
          <w:cantSplit w:val="1"/>
          <w:tblHeader w:val="0"/>
        </w:trPr>
        <w:tc>
          <w:tcP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VRAM</w:t>
            </w:r>
          </w:p>
        </w:tc>
        <w:tc>
          <w:tcP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 video ocupada por modelo, tensores y buffers.</w:t>
            </w:r>
          </w:p>
        </w:tc>
        <w:tc>
          <w:tcP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 y %</w:t>
            </w:r>
          </w:p>
        </w:tc>
        <w:tc>
          <w:tcPr>
            <w:vAlign w:val="top"/>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crecimiento monótono</w:t>
            </w:r>
          </w:p>
        </w:tc>
      </w:tr>
      <w:tr>
        <w:trPr>
          <w:cantSplit w:val="1"/>
          <w:tblHeader w:val="0"/>
        </w:trPr>
        <w:tc>
          <w:tcPr>
            <w:vAlign w:val="top"/>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Utilización GPU</w:t>
            </w:r>
          </w:p>
        </w:tc>
        <w:tc>
          <w:tcPr>
            <w:vAlign w:val="top"/>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Porcentaje de ocupación de la GPU durante la corrida.</w:t>
            </w:r>
          </w:p>
        </w:tc>
        <w:tc>
          <w:tcPr>
            <w:vAlign w:val="top"/>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t>
            </w:r>
          </w:p>
        </w:tc>
        <w:tc>
          <w:tcP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media y picos</w:t>
            </w:r>
          </w:p>
        </w:tc>
      </w:tr>
      <w:tr>
        <w:trPr>
          <w:cantSplit w:val="1"/>
          <w:tblHeader w:val="0"/>
        </w:trPr>
        <w:tc>
          <w:tcP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RAM/CPU</w:t>
            </w:r>
          </w:p>
        </w:tc>
        <w:tc>
          <w:tcPr>
            <w:vAlign w:val="top"/>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Consumo de memoria del sistema y presión sobre CPU del proceso completo.</w:t>
            </w:r>
          </w:p>
        </w:tc>
        <w:tc>
          <w:tcPr>
            <w:vAlign w:val="top"/>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MB/GB y %CPU</w:t>
            </w:r>
          </w:p>
        </w:tc>
        <w:tc>
          <w:tcP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serie temporal</w:t>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D.2</w:t>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Insumos mínimos requeridos antes de iniciar una campaña de medición</w:t>
      </w:r>
    </w:p>
    <w:tbl>
      <w:tblPr>
        <w:tblStyle w:val="Table14"/>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944"/>
        <w:gridCol w:w="2880"/>
        <w:gridCol w:w="2448"/>
        <w:gridCol w:w="2736"/>
        <w:gridCol w:w="2952"/>
        <w:tblGridChange w:id="0">
          <w:tblGrid>
            <w:gridCol w:w="1944"/>
            <w:gridCol w:w="2880"/>
            <w:gridCol w:w="2448"/>
            <w:gridCol w:w="2736"/>
            <w:gridCol w:w="295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 de métricas</w:t>
            </w:r>
          </w:p>
        </w:tc>
        <w:tc>
          <w:tcPr>
            <w:tcBorders>
              <w:bottom w:color="000000" w:space="0" w:sz="6" w:val="single"/>
            </w:tcBorders>
            <w:vAlign w:val="top"/>
          </w:tcPr>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Ground truth o insumo</w:t>
            </w:r>
          </w:p>
        </w:tc>
        <w:tc>
          <w:tcPr>
            <w:tcBorders>
              <w:bottom w:color="000000" w:space="0" w:sz="6" w:val="single"/>
            </w:tcBorders>
            <w:vAlign w:val="top"/>
          </w:tcPr>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Instrumentación mínima</w:t>
            </w:r>
          </w:p>
        </w:tc>
        <w:tc>
          <w:tcPr>
            <w:tcBorders>
              <w:bottom w:color="000000" w:space="0" w:sz="6" w:val="single"/>
            </w:tcBorders>
            <w:vAlign w:val="top"/>
          </w:tcPr>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Herramientas o artefactos</w:t>
            </w:r>
          </w:p>
        </w:tc>
        <w:tc>
          <w:tcPr>
            <w:tcBorders>
              <w:bottom w:color="000000" w:space="0" w:sz="6" w:val="single"/>
            </w:tcBorders>
            <w:vAlign w:val="top"/>
          </w:tcPr>
          <w:p w:rsidR="00000000" w:rsidDel="00000000" w:rsidP="00000000" w:rsidRDefault="00000000" w:rsidRPr="00000000" w14:paraId="000002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Salida mínima</w:t>
            </w:r>
          </w:p>
        </w:tc>
      </w:tr>
      <w:tr>
        <w:trPr>
          <w:cantSplit w:val="1"/>
          <w:tblHeader w:val="0"/>
        </w:trPr>
        <w:tc>
          <w:tcPr>
            <w:vAlign w:val="top"/>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(AP, P/R)</w:t>
            </w:r>
          </w:p>
        </w:tc>
        <w:tc>
          <w:tcPr>
            <w:vAlign w:val="top"/>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Bounding boxes y etiquetas por imagen o cuadro.</w:t>
            </w:r>
          </w:p>
        </w:tc>
        <w:tc>
          <w:tcP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de predicciones por corrida.</w:t>
            </w:r>
          </w:p>
        </w:tc>
        <w:tc>
          <w:tcPr>
            <w:vAlign w:val="top"/>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pycocotools o conversión COCO equivalente.</w:t>
            </w:r>
          </w:p>
        </w:tc>
        <w:tc>
          <w:tcPr>
            <w:vAlign w:val="top"/>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 y P/R por variante, con punto operativo o criterio de reporte explícitamente declarado.</w:t>
            </w:r>
          </w:p>
        </w:tc>
      </w:tr>
      <w:tr>
        <w:trPr>
          <w:cantSplit w:val="1"/>
          <w:tblHeader w:val="0"/>
        </w:trPr>
        <w:tc>
          <w:tcP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Tracking (HOTA, DetA / AssA, IDF1, MOTA, IDSW / Frag)</w:t>
            </w:r>
          </w:p>
        </w:tc>
        <w:tc>
          <w:tcP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Boxes y track_id persistente por cuadro.</w:t>
            </w:r>
          </w:p>
        </w:tc>
        <w:tc>
          <w:tcP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MOT-compatible sobre subset anotado.</w:t>
            </w:r>
          </w:p>
        </w:tc>
        <w:tc>
          <w:tcPr>
            <w:vAlign w:val="top"/>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TrackEval u otra implementación equivalente.</w:t>
            </w:r>
          </w:p>
        </w:tc>
        <w:tc>
          <w:tcP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MOT sobre subset, con declaración explícita de qué métricas fueron ejecutadas y cuáles no.</w:t>
            </w:r>
          </w:p>
        </w:tc>
      </w:tr>
      <w:tr>
        <w:trPr>
          <w:cantSplit w:val="1"/>
          <w:tblHeader w:val="0"/>
        </w:trPr>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(FPS, latencia G2A, jitter)</w:t>
            </w:r>
          </w:p>
        </w:tc>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por etapa del pipeline.</w:t>
            </w:r>
          </w:p>
        </w:tc>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internos y scripts de agregación.</w:t>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P50/P95/P99, promedio y variación.</w:t>
            </w:r>
          </w:p>
        </w:tc>
      </w:tr>
      <w:tr>
        <w:trPr>
          <w:cantSplit w:val="1"/>
          <w:tblHeader w:val="0"/>
        </w:trPr>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Alerta y patrón (t_alert-system; t_alert-notification si aplica; TTFD; SDR)</w:t>
            </w:r>
          </w:p>
        </w:tc>
        <w:tc>
          <w:tcP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Inicio anotado de la condición de riesgo, duración o intervalo temporal del evento, severidad asignada y criterio de activación del patrón.</w:t>
            </w:r>
          </w:p>
        </w:tc>
        <w:tc>
          <w:tcPr>
            <w:vAlign w:val="top"/>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con timestamps de primera evidencia positiva, inicio de patrón candidato si corresponde, patrón confirmado, alerta registrada y disponibilidad, consulta o notificación si aplica.</w:t>
            </w:r>
          </w:p>
        </w:tc>
        <w:tc>
          <w:tcPr>
            <w:vAlign w:val="top"/>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Motor de patrones instrumentado, registro interno de alertas, event log del pipeline, bitácora de corrida y scripts de agregación temporal.</w:t>
            </w:r>
          </w:p>
        </w:tc>
        <w:tc>
          <w:tcP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TTFD, SDR y t_alert-system por episodio. t_alert-notification sólo si existe trayecto instrumentado. Toda métrica sin insumos se declara no aplicable.</w:t>
            </w:r>
          </w:p>
        </w:tc>
      </w:tr>
      <w:tr>
        <w:trPr>
          <w:cantSplit w:val="1"/>
          <w:tblHeader w:val="0"/>
        </w:trPr>
        <w:tc>
          <w:tcP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Recursos (VRAM, GPU, RAM, CPU)</w:t>
            </w:r>
          </w:p>
        </w:tc>
        <w:tc>
          <w:tcPr>
            <w:vAlign w:val="top"/>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Muestreo periódico durante la corrida.</w:t>
            </w:r>
          </w:p>
        </w:tc>
        <w:tc>
          <w:tcPr>
            <w:vAlign w:val="top"/>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nvidia-smi, psutil u otras herramientas del sistema.</w:t>
            </w:r>
          </w:p>
        </w:tc>
        <w:tc>
          <w:tcPr>
            <w:vAlign w:val="top"/>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Series temporales y resumen.</w:t>
            </w:r>
          </w:p>
        </w:tc>
      </w:tr>
      <w:tr>
        <w:trPr>
          <w:cantSplit w:val="1"/>
          <w:tblHeader w:val="0"/>
        </w:trPr>
        <w:tc>
          <w:tcPr>
            <w:vAlign w:val="top"/>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Fine-tuning</w:t>
            </w:r>
          </w:p>
        </w:tc>
        <w:tc>
          <w:tcPr>
            <w:vAlign w:val="top"/>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Split train/eval disjunto y baseline zero-shot explícita.</w:t>
            </w:r>
          </w:p>
        </w:tc>
        <w:tc>
          <w:tcP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entrenamiento y evaluación.</w:t>
            </w:r>
          </w:p>
        </w:tc>
        <w:tc>
          <w:tcPr>
            <w:vAlign w:val="top"/>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de entrenamiento y scripts comparativos.</w:t>
            </w:r>
          </w:p>
        </w:tc>
        <w:tc>
          <w:tcP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Deltas y costo de entrenamiento, cuando aplique.</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25A">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D.3</w:t>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Campos mínimos recomendados para la bitácora experimental</w:t>
      </w:r>
    </w:p>
    <w:tbl>
      <w:tblPr>
        <w:tblStyle w:val="Table15"/>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6048"/>
        <w:gridCol w:w="4680"/>
        <w:tblGridChange w:id="0">
          <w:tblGrid>
            <w:gridCol w:w="2232"/>
            <w:gridCol w:w="6048"/>
            <w:gridCol w:w="468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Campo</w:t>
            </w:r>
          </w:p>
        </w:tc>
        <w:tc>
          <w:tcPr>
            <w:tcBorders>
              <w:bottom w:color="000000" w:space="0" w:sz="6" w:val="single"/>
            </w:tcBorders>
            <w:vAlign w:val="top"/>
          </w:tcPr>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Contenido mínimo recomendado</w:t>
            </w:r>
          </w:p>
        </w:tc>
        <w:tc>
          <w:tcPr>
            <w:tcBorders>
              <w:bottom w:color="000000" w:space="0" w:sz="6" w:val="single"/>
            </w:tcBorders>
            <w:vAlign w:val="top"/>
          </w:tcPr>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en la interpretación</w:t>
            </w:r>
          </w:p>
        </w:tc>
      </w:tr>
      <w:tr>
        <w:trPr>
          <w:cantSplit w:val="1"/>
          <w:tblHeader w:val="0"/>
        </w:trPr>
        <w:tc>
          <w:tcP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w:t>
            </w:r>
          </w:p>
        </w:tc>
        <w:tc>
          <w:tcP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Fecha, nombre de la corrida, responsable y objetivo.</w:t>
            </w:r>
          </w:p>
        </w:tc>
        <w:tc>
          <w:tcP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rastrear la prueba.</w:t>
            </w:r>
          </w:p>
        </w:tc>
      </w:tr>
      <w:tr>
        <w:trPr>
          <w:cantSplit w:val="1"/>
          <w:tblHeader w:val="0"/>
        </w:trPr>
        <w:tc>
          <w:tcP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w:t>
            </w:r>
          </w:p>
        </w:tc>
        <w:tc>
          <w:tcP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Nombre, versión, checkpoint y variante zero-shot o fine-tuned.</w:t>
            </w:r>
          </w:p>
        </w:tc>
        <w:tc>
          <w:tcP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Vincula resultados con artefactos concretos.</w:t>
            </w:r>
          </w:p>
        </w:tc>
      </w:tr>
      <w:tr>
        <w:trPr>
          <w:cantSplit w:val="1"/>
          <w:tblHeader w:val="0"/>
        </w:trPr>
        <w:tc>
          <w:tcPr>
            <w:vAlign w:val="top"/>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Entrada</w:t>
            </w:r>
          </w:p>
        </w:tc>
        <w:tc>
          <w:tcPr>
            <w:vAlign w:val="top"/>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Dataset o clip, resolución, FPS de origen y protocolo de video.</w:t>
            </w:r>
          </w:p>
        </w:tc>
        <w:tc>
          <w:tcPr>
            <w:vAlign w:val="top"/>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Contextualiza comparaciones.</w:t>
            </w:r>
          </w:p>
        </w:tc>
      </w:tr>
      <w:tr>
        <w:trPr>
          <w:cantSplit w:val="1"/>
          <w:tblHeader w:val="0"/>
        </w:trPr>
        <w:tc>
          <w:tcP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w:t>
            </w:r>
          </w:p>
        </w:tc>
        <w:tc>
          <w:tcPr>
            <w:vAlign w:val="top"/>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Umbral, vocabulario activo, NMS, tracker on/off, ventana de persistencia, criterio de activación/desactivación del patrón e histéresis si aplica.</w:t>
            </w:r>
          </w:p>
        </w:tc>
        <w:tc>
          <w:tcPr>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Hace reproducible la corrida y permite interpretar la confirmación o descarte de patrones.</w:t>
            </w:r>
          </w:p>
        </w:tc>
      </w:tr>
      <w:tr>
        <w:trPr>
          <w:cantSplit w:val="1"/>
          <w:tblHeader w:val="0"/>
        </w:trPr>
        <w:tc>
          <w:tcPr>
            <w:vAlign w:val="top"/>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Hardware</w:t>
            </w:r>
          </w:p>
        </w:tc>
        <w:tc>
          <w:tcPr>
            <w:vAlign w:val="top"/>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CPU, GPU, VRAM, RAM y equipo o nodo utilizado.</w:t>
            </w:r>
          </w:p>
        </w:tc>
        <w:tc>
          <w:tcPr>
            <w:vAlign w:val="top"/>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interpretar latencia y uso de recursos.</w:t>
            </w:r>
          </w:p>
        </w:tc>
      </w:tr>
      <w:tr>
        <w:trPr>
          <w:cantSplit w:val="1"/>
          <w:tblHeader w:val="0"/>
        </w:trPr>
        <w:tc>
          <w:tcPr>
            <w:vAlign w:val="top"/>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software</w:t>
            </w:r>
          </w:p>
        </w:tc>
        <w:tc>
          <w:tcP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Sistema operativo, versiones de runtime, framework, librerías críticas y herramientas de instrumentación.</w:t>
            </w:r>
          </w:p>
        </w:tc>
        <w:tc>
          <w:tcPr>
            <w:vAlign w:val="top"/>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reproducir la corrida y contextualizar diferencias de rendimiento o compatibilidad.</w:t>
            </w:r>
          </w:p>
        </w:tc>
      </w:tr>
      <w:tr>
        <w:trPr>
          <w:cantSplit w:val="1"/>
          <w:tblHeader w:val="0"/>
        </w:trPr>
        <w:tc>
          <w:tcP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 y logs</w:t>
            </w:r>
          </w:p>
        </w:tc>
        <w:tc>
          <w:tcPr>
            <w:vAlign w:val="top"/>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temporal declarada, período de calentamiento, duración efectiva de la corrida, ubicación de logs crudos y artefactos de evaluación.</w:t>
            </w:r>
          </w:p>
        </w:tc>
        <w:tc>
          <w:tcPr>
            <w:vAlign w:val="top"/>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validar trazabilidad temporal y auditar métricas derivadas del pipeline y de alerta.</w:t>
            </w:r>
          </w:p>
        </w:tc>
      </w:tr>
      <w:tr>
        <w:trPr>
          <w:cantSplit w:val="1"/>
          <w:tblHeader w:val="0"/>
        </w:trPr>
        <w:tc>
          <w:tcPr>
            <w:vAlign w:val="top"/>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 patrón y alerta</w:t>
            </w:r>
          </w:p>
        </w:tc>
        <w:tc>
          <w:tcP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de primera evidencia positiva, inicio de patrón candidato si corresponde, patrón confirmado, alerta registrada y notificación o consulta si aplica; identificador del patrón y regla aplicada.</w:t>
            </w:r>
          </w:p>
        </w:tc>
        <w:tc>
          <w:tcPr>
            <w:vAlign w:val="top"/>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reconstruir por qué y cuándo una detección se transformó en patrón confirmado y alerta registrada.</w:t>
            </w:r>
          </w:p>
        </w:tc>
      </w:tr>
      <w:tr>
        <w:trPr>
          <w:cantSplit w:val="1"/>
          <w:tblHeader w:val="0"/>
        </w:trPr>
        <w:tc>
          <w:tcPr>
            <w:vAlign w:val="top"/>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w:t>
            </w:r>
          </w:p>
        </w:tc>
        <w:tc>
          <w:tcPr>
            <w:vAlign w:val="top"/>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calculadas, unidades y métricas no ejecutadas.</w:t>
            </w:r>
          </w:p>
        </w:tc>
        <w:tc>
          <w:tcPr>
            <w:vAlign w:val="top"/>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Consolida la salida cuantitativa.</w:t>
            </w:r>
          </w:p>
        </w:tc>
      </w:tr>
      <w:tr>
        <w:trPr>
          <w:cantSplit w:val="1"/>
          <w:tblHeader w:val="0"/>
        </w:trPr>
        <w:tc>
          <w:tcPr>
            <w:vAlign w:val="top"/>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Observaciones</w:t>
            </w:r>
          </w:p>
        </w:tc>
        <w:tc>
          <w:tcPr>
            <w:vAlign w:val="top"/>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cuellos de botella y cambios no planificados.</w:t>
            </w:r>
          </w:p>
        </w:tc>
        <w:tc>
          <w:tcPr>
            <w:vAlign w:val="top"/>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Evita lecturas descontextualizadas.</w:t>
            </w:r>
          </w:p>
        </w:tc>
      </w:tr>
    </w:tbl>
    <w:p w:rsidR="00000000" w:rsidDel="00000000" w:rsidP="00000000" w:rsidRDefault="00000000" w:rsidRPr="00000000" w14:paraId="0000027D">
      <w:pPr>
        <w:spacing w:after="0" w:before="0" w:line="480"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7E">
      <w:pPr>
        <w:pStyle w:val="Heading2"/>
        <w:spacing w:after="0" w:before="0" w:line="480" w:lineRule="auto"/>
        <w:rPr/>
      </w:pPr>
      <w:r w:rsidDel="00000000" w:rsidR="00000000" w:rsidRPr="00000000">
        <w:rPr>
          <w:rtl w:val="0"/>
        </w:rPr>
        <w:t xml:space="preserve">19.5. Anexo E - Reproducibilidad y comprobación de la evidencia</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reproducción se organiza por material y por nivel de evaluación. Deben conservarse juntas la entrada identificada, su referencia humana, la configuración efectiva y las salidas primarias. No resulta suficiente repetir el nombre de un modelo ni disponer de una tabla agregada. La Tabla E.1 distingue los objetos que se mantienen estables y la comprobación que respalda cada reconstrucción.</w:t>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E.1</w:t>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Artefactos de referencia y comprobaciones de reproducción</w:t>
      </w:r>
    </w:p>
    <w:tbl>
      <w:tblPr>
        <w:tblStyle w:val="Table1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3888"/>
        <w:gridCol w:w="3816"/>
        <w:tblGridChange w:id="0">
          <w:tblGrid>
            <w:gridCol w:w="1656"/>
            <w:gridCol w:w="3888"/>
            <w:gridCol w:w="381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Elementos que se conservan</w:t>
            </w:r>
          </w:p>
        </w:tc>
        <w:tc>
          <w:tcPr>
            <w:tcBorders>
              <w:bottom w:color="000000" w:space="0" w:sz="6" w:val="single"/>
            </w:tcBorders>
            <w:vAlign w:val="top"/>
          </w:tcPr>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Comprobación pertinente</w:t>
            </w:r>
          </w:p>
        </w:tc>
      </w:tr>
      <w:tr>
        <w:trPr>
          <w:cantSplit w:val="1"/>
          <w:tblHeader w:val="0"/>
        </w:trPr>
        <w:tc>
          <w:tcPr>
            <w:vAlign w:val="top"/>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de imágenes</w:t>
            </w:r>
          </w:p>
        </w:tc>
        <w:tc>
          <w:tcPr>
            <w:vAlign w:val="top"/>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bench_v3.json</w:t>
            </w:r>
            <w:r w:rsidDel="00000000" w:rsidR="00000000" w:rsidRPr="00000000">
              <w:rPr>
                <w:i w:val="0"/>
                <w:iCs w:val="0"/>
                <w:smallCaps w:val="0"/>
                <w:strike w:val="0"/>
                <w:u w:val="none"/>
                <w:shd w:fill="auto" w:val="clear"/>
                <w:vertAlign w:val="baseline"/>
                <w:rtl w:val="0"/>
              </w:rPr>
              <w:t xml:space="preserve">, manifiesto de composición, anotaciones y referencia de cada fuente</w:t>
            </w:r>
          </w:p>
        </w:tc>
        <w:tc>
          <w:tcPr>
            <w:vAlign w:val="top"/>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del archivo y de sus estratos; reproducción de la construcción del banco.</w:t>
            </w:r>
          </w:p>
        </w:tc>
      </w:tr>
      <w:tr>
        <w:trPr>
          <w:cantSplit w:val="1"/>
          <w:tblHeader w:val="0"/>
        </w:trPr>
        <w:tc>
          <w:tcP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w:t>
            </w:r>
          </w:p>
        </w:tc>
        <w:tc>
          <w:tcP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Conjuntos de prompts identificados y congelados</w:t>
            </w:r>
          </w:p>
        </w:tc>
        <w:tc>
          <w:tcP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del contenido con el utilizado por la corrida; no basta el nombre del conjunto.</w:t>
            </w:r>
          </w:p>
        </w:tc>
      </w:tr>
      <w:tr>
        <w:trPr>
          <w:cantSplit w:val="1"/>
          <w:tblHeader w:val="0"/>
        </w:trPr>
        <w:tc>
          <w:tcPr>
            <w:vAlign w:val="top"/>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temporal</w:t>
            </w:r>
          </w:p>
        </w:tc>
        <w:tc>
          <w:tcPr>
            <w:vAlign w:val="top"/>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clips elegibles y referencia </w:t>
            </w:r>
            <w:r w:rsidDel="00000000" w:rsidR="00000000" w:rsidRPr="00000000">
              <w:rPr>
                <w:i w:val="0"/>
                <w:iCs w:val="0"/>
                <w:smallCaps w:val="0"/>
                <w:strike w:val="0"/>
                <w:u w:val="none"/>
                <w:shd w:fill="auto" w:val="clear"/>
                <w:vertAlign w:val="baseline"/>
                <w:rtl w:val="0"/>
              </w:rPr>
              <w:t xml:space="preserve">clip_gt.v2</w:t>
            </w:r>
            <w:r w:rsidDel="00000000" w:rsidR="00000000" w:rsidRPr="00000000">
              <w:rPr>
                <w:rtl w:val="0"/>
              </w:rPr>
            </w:r>
          </w:p>
        </w:tc>
        <w:tc>
          <w:tcPr>
            <w:vAlign w:val="top"/>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pertenencia al estrato, episodios y exclusiones; correspondencia de las correcciones de anotación.</w:t>
            </w:r>
          </w:p>
        </w:tc>
      </w:tr>
      <w:tr>
        <w:trPr>
          <w:cantSplit w:val="1"/>
          <w:tblHeader w:val="0"/>
        </w:trPr>
        <w:tc>
          <w:tcPr>
            <w:vAlign w:val="top"/>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medios</w:t>
            </w:r>
          </w:p>
        </w:tc>
        <w:tc>
          <w:tcPr>
            <w:vAlign w:val="top"/>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Detecciones, configuración efectiva, manifiesto y procedencia</w:t>
            </w:r>
          </w:p>
        </w:tc>
        <w:tc>
          <w:tcPr>
            <w:vAlign w:val="top"/>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y parámetros aplicados, fuente e identificación de cada unidad visual.</w:t>
            </w:r>
          </w:p>
        </w:tc>
      </w:tr>
      <w:tr>
        <w:trPr>
          <w:cantSplit w:val="1"/>
          <w:tblHeader w:val="0"/>
        </w:trPr>
        <w:tc>
          <w:tcP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control</w:t>
            </w:r>
          </w:p>
        </w:tc>
        <w:tc>
          <w:tcP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del patrón, alertas, configuración y métricas</w:t>
            </w:r>
          </w:p>
        </w:tc>
        <w:tc>
          <w:tcPr>
            <w:vAlign w:val="top"/>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Relectura de la evidencia bajo el mismo evaluador y reglas temporales.</w:t>
            </w:r>
          </w:p>
        </w:tc>
      </w:tr>
      <w:tr>
        <w:trPr>
          <w:cantSplit w:val="1"/>
          <w:tblHeader w:val="0"/>
        </w:trPr>
        <w:tc>
          <w:tcPr>
            <w:vAlign w:val="top"/>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Distribución</w:t>
            </w:r>
          </w:p>
        </w:tc>
        <w:tc>
          <w:tcPr>
            <w:vAlign w:val="top"/>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notificaciones, descartes definitivos y resumen</w:t>
            </w:r>
          </w:p>
        </w:tc>
        <w:tc>
          <w:tcPr>
            <w:vAlign w:val="top"/>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Correspondencia alerta–intento–resultado, sin contar como alertas distintas los registros de una misma entrega.</w:t>
            </w:r>
          </w:p>
        </w:tc>
      </w:tr>
      <w:tr>
        <w:trPr>
          <w:cantSplit w:val="1"/>
          <w:tblHeader w:val="0"/>
        </w:trPr>
        <w:tc>
          <w:tcPr>
            <w:vAlign w:val="top"/>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 derivados</w:t>
            </w:r>
          </w:p>
        </w:tc>
        <w:tc>
          <w:tcPr>
            <w:vAlign w:val="top"/>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Evaluaciones por clip y resúmenes por condición, escenario y estrato</w:t>
            </w:r>
          </w:p>
        </w:tc>
        <w:tc>
          <w:tcPr>
            <w:vAlign w:val="top"/>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 numeradores, denominadores y reglas de agregación.</w:t>
            </w:r>
          </w:p>
        </w:tc>
      </w:tr>
    </w:tbl>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El inventario por componente se desarrolla en la sección 17.4.5. Las huellas de integridad identifican contenidos; no acreditan derechos de uso ni validez de una anotación.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Tabla E.2 consigna la identificación de los contenidos congelados. La huella completa del manifiesto temporal corresponde al banco de 47 clips; no sustituye a la referencia histórica utilizada por los experimentos sobre el bloque de rodaje. Las identificaciones abreviadas se contrastan con el valor completo conservado en el manifiesto respectivo.</w:t>
      </w:r>
    </w:p>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E.2</w:t>
      </w:r>
    </w:p>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Huellas de referencia de los materiales congelados</w:t>
      </w:r>
    </w:p>
    <w:tbl>
      <w:tblPr>
        <w:tblStyle w:val="Table1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4392"/>
        <w:gridCol w:w="3312"/>
        <w:tblGridChange w:id="0">
          <w:tblGrid>
            <w:gridCol w:w="1656"/>
            <w:gridCol w:w="4392"/>
            <w:gridCol w:w="331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Identificación conservada</w:t>
            </w:r>
          </w:p>
        </w:tc>
        <w:tc>
          <w:tcPr>
            <w:tcBorders>
              <w:bottom w:color="000000" w:space="0" w:sz="6" w:val="single"/>
            </w:tcBorders>
            <w:vAlign w:val="top"/>
          </w:tcPr>
          <w:p w:rsidR="00000000" w:rsidDel="00000000" w:rsidP="00000000" w:rsidRDefault="00000000" w:rsidRPr="00000000" w14:paraId="000002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comprobación</w:t>
            </w:r>
          </w:p>
        </w:tc>
      </w:tr>
      <w:tr>
        <w:trPr>
          <w:cantSplit w:val="1"/>
          <w:tblHeader w:val="0"/>
        </w:trPr>
        <w:tc>
          <w:tcPr>
            <w:vAlign w:val="top"/>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del banco temporal de 47 clips</w:t>
            </w:r>
          </w:p>
        </w:tc>
        <w:tc>
          <w:tcP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3f14f50a53c0d6c57b429378544dcfb6ed87fc942640db302c53ba1470001a75</w:t>
            </w:r>
            <w:r w:rsidDel="00000000" w:rsidR="00000000" w:rsidRPr="00000000">
              <w:rPr>
                <w:rtl w:val="0"/>
              </w:rPr>
            </w:r>
          </w:p>
        </w:tc>
        <w:tc>
          <w:tcP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Huella SHA-256 completa del manifiesto.</w:t>
            </w:r>
          </w:p>
        </w:tc>
      </w:tr>
      <w:tr>
        <w:trPr>
          <w:cantSplit w:val="1"/>
          <w:tblHeader w:val="0"/>
        </w:trPr>
        <w:tc>
          <w:tcP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de imágenes </w:t>
            </w:r>
            <w:r w:rsidDel="00000000" w:rsidR="00000000" w:rsidRPr="00000000">
              <w:rPr>
                <w:i w:val="0"/>
                <w:iCs w:val="0"/>
                <w:smallCaps w:val="0"/>
                <w:strike w:val="0"/>
                <w:u w:val="none"/>
                <w:shd w:fill="auto" w:val="clear"/>
                <w:vertAlign w:val="baseline"/>
                <w:rtl w:val="0"/>
              </w:rPr>
              <w:t xml:space="preserve">bench_v3.json</w:t>
            </w:r>
            <w:r w:rsidDel="00000000" w:rsidR="00000000" w:rsidRPr="00000000">
              <w:rPr>
                <w:rtl w:val="0"/>
              </w:rPr>
            </w:r>
          </w:p>
        </w:tc>
        <w:tc>
          <w:tcPr>
            <w:vAlign w:val="top"/>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4557024ecc4ee497…a4462</w:t>
            </w:r>
            <w:r w:rsidDel="00000000" w:rsidR="00000000" w:rsidRPr="00000000">
              <w:rPr>
                <w:rtl w:val="0"/>
              </w:rPr>
            </w:r>
          </w:p>
        </w:tc>
        <w:tc>
          <w:tcPr>
            <w:vAlign w:val="top"/>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Abreviatura de identificación; el valor completo se contrasta con el manifiesto del banco.</w:t>
            </w:r>
          </w:p>
        </w:tc>
      </w:tr>
      <w:tr>
        <w:trPr>
          <w:cantSplit w:val="1"/>
          <w:tblHeader w:val="0"/>
        </w:trPr>
        <w:tc>
          <w:tcPr>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Estratos de obra de prueba y validación</w:t>
            </w:r>
          </w:p>
        </w:tc>
        <w:tc>
          <w:tcPr>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e82eed03469665a3…af61a</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b2326724b71e7776…4c58c</w:t>
            </w:r>
            <w:r w:rsidDel="00000000" w:rsidR="00000000" w:rsidRPr="00000000">
              <w:rPr>
                <w:rtl w:val="0"/>
              </w:rPr>
            </w:r>
          </w:p>
        </w:tc>
        <w:tc>
          <w:tcPr>
            <w:vAlign w:val="top"/>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abreviada de cada partición; no se intercambian.</w:t>
            </w:r>
          </w:p>
        </w:tc>
      </w:tr>
      <w:tr>
        <w:trPr>
          <w:cantSplit w:val="1"/>
          <w:tblHeader w:val="0"/>
        </w:trPr>
        <w:tc>
          <w:tcPr>
            <w:vAlign w:val="top"/>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Estratos CHV y SHEL5K</w:t>
            </w:r>
          </w:p>
        </w:tc>
        <w:tc>
          <w:tcPr>
            <w:vAlign w:val="top"/>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6d15ff9b46407511…39a7</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bf35f63bcf726c1c…d1e0f</w:t>
            </w:r>
            <w:r w:rsidDel="00000000" w:rsidR="00000000" w:rsidRPr="00000000">
              <w:rPr>
                <w:rtl w:val="0"/>
              </w:rPr>
            </w:r>
          </w:p>
        </w:tc>
        <w:tc>
          <w:tcPr>
            <w:vAlign w:val="top"/>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abreviada por fuente.</w:t>
            </w:r>
          </w:p>
        </w:tc>
      </w:tr>
      <w:tr>
        <w:trPr>
          <w:cantSplit w:val="1"/>
          <w:tblHeader w:val="0"/>
        </w:trPr>
        <w:tc>
          <w:tcPr>
            <w:vAlign w:val="top"/>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histórico del bloque de rodaje</w:t>
            </w:r>
          </w:p>
        </w:tc>
        <w:tc>
          <w:tcPr>
            <w:vAlign w:val="top"/>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cef5082e1eb1981c…260e8</w:t>
            </w:r>
            <w:r w:rsidDel="00000000" w:rsidR="00000000" w:rsidRPr="00000000">
              <w:rPr>
                <w:rtl w:val="0"/>
              </w:rPr>
            </w:r>
          </w:p>
        </w:tc>
        <w:tc>
          <w:tcPr>
            <w:vAlign w:val="top"/>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Referencia de las comparaciones sobre ese bloque, no del banco completo.</w:t>
            </w:r>
          </w:p>
        </w:tc>
      </w:tr>
      <w:tr>
        <w:trPr>
          <w:cantSplit w:val="1"/>
          <w:tblHeader w:val="0"/>
        </w:trPr>
        <w:tc>
          <w:tcPr>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Conjuntos </w:t>
            </w:r>
            <w:r w:rsidDel="00000000" w:rsidR="00000000" w:rsidRPr="00000000">
              <w:rPr>
                <w:i w:val="0"/>
                <w:iCs w:val="0"/>
                <w:smallCaps w:val="0"/>
                <w:strike w:val="0"/>
                <w:u w:val="none"/>
                <w:shd w:fill="auto" w:val="clear"/>
                <w:vertAlign w:val="baseline"/>
                <w:rtl w:val="0"/>
              </w:rPr>
              <w:t xml:space="preserve">cr01_cr02_v2_short</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0"/>
                <w:iCs w:val="0"/>
                <w:smallCaps w:val="0"/>
                <w:strike w:val="0"/>
                <w:u w:val="none"/>
                <w:shd w:fill="auto" w:val="clear"/>
                <w:vertAlign w:val="baseline"/>
                <w:rtl w:val="0"/>
              </w:rPr>
              <w:t xml:space="preserve">eind_v1</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edir_v1</w:t>
            </w:r>
            <w:r w:rsidDel="00000000" w:rsidR="00000000" w:rsidRPr="00000000">
              <w:rPr>
                <w:rtl w:val="0"/>
              </w:rPr>
            </w:r>
          </w:p>
        </w:tc>
        <w:tc>
          <w:tcPr>
            <w:vAlign w:val="top"/>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df81fd48b6daf892…b309a</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0"/>
                <w:iCs w:val="0"/>
                <w:smallCaps w:val="0"/>
                <w:strike w:val="0"/>
                <w:u w:val="none"/>
                <w:shd w:fill="auto" w:val="clear"/>
                <w:vertAlign w:val="baseline"/>
                <w:rtl w:val="0"/>
              </w:rPr>
              <w:t xml:space="preserve">7a0126f45eb1362a…ed770</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a1278d0c34cd13be…43703</w:t>
            </w:r>
            <w:r w:rsidDel="00000000" w:rsidR="00000000" w:rsidRPr="00000000">
              <w:rPr>
                <w:rtl w:val="0"/>
              </w:rPr>
            </w:r>
          </w:p>
        </w:tc>
        <w:tc>
          <w:tcPr>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Identificaciones abreviadas del contenido textual congelado.</w:t>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El signo de elipsis identifica una abreviatura, no un valor utilizable para una verificación criptográfica completa. Las comprobaciones se realizan con las huellas completas que acompañan a los artefactos, sin completarlas por inferencia. Fuente: elaboración propia a partir de los materiales congelados.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242372890"/>
          <w:tag w:val="goog_rdk_10"/>
        </w:sdtPr>
        <w:sdtContent>
          <w:commentRangeStart w:id="7"/>
        </w:sdtContent>
      </w:sdt>
      <w:del w:id="9069" w:author="Claude" w:date="2026-09-09T12:00:00Z">
        <w:r w:rsidDel="00000000" w:rsidR="00000000" w:rsidRPr="00000000">
          <w:rPr>
            <w:i w:val="0"/>
            <w:iCs w:val="0"/>
            <w:smallCaps w:val="0"/>
            <w:strike w:val="0"/>
            <w:u w:val="none"/>
            <w:shd w:fill="auto" w:val="clear"/>
            <w:vertAlign w:val="baseline"/>
            <w:rtl w:val="0"/>
          </w:rPr>
          <w:delText xml:space="preserve">La comprobación de imágenes comienza por reconstruir el banco</w:delText>
        </w:r>
      </w:del>
      <w:ins w:id="9070" w:author="Claude" w:date="2026-09-09T12:00:00Z">
        <w:commentRangeStart w:id="14"/>
        <w:r>
          <w:rPr>
            <w:rtl w:val="0"/>
          </w:rPr>
          <w:t xml:space="preserve">Los materiales identificados en la Tabla E.2</w:t>
        </w:r>
        <w:commentRangeEnd w:id="14"/>
        <w:r>
          <w:rPr>
            <w:rtl w:val="0"/>
          </w:rPr>
          <w:commentReference w:id="14"/>
        </w:r>
        <w:r>
          <w:rPr>
            <w:rtl w:val="0"/>
          </w:rPr>
          <w:t xml:space="preserve"> se reproducen por caminos distintos, que las secuencias siguientes describen. La comprobación del banco de imágenes comienza por reconstruirlo</w:t>
        </w:r>
      </w:ins>
      <w:r w:rsidDel="00000000" w:rsidR="00000000" w:rsidRPr="00000000">
        <w:rPr>
          <w:i w:val="0"/>
          <w:iCs w:val="0"/>
          <w:smallCaps w:val="0"/>
          <w:strike w:val="0"/>
          <w:u w:val="none"/>
          <w:shd w:fill="auto" w:val="clear"/>
          <w:vertAlign w:val="baseline"/>
          <w:rtl w:val="0"/>
        </w:rPr>
        <w:t xml:space="preserve"> desde las fuentes y particiones identificadas, sin reemplazarlas por una descarga actual de contenido distinto. A continuación se verifica su integridad y se evalúan las predicciones conservadas contra la referencia correspondiente. La separación de los estratos de obra curada, CHV y SHEL5K se mantiene durante el reporte, porque la composición desbalanceada del banco condiciona el agregado. La semilla de la partición de calibración se conserva cuando se reproduce la evaluación del estado por persona.</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Para el banco temporal, la referencia se obtiene de las anotaciones humanas mediante una secuencia de conversión, validación y promoción al conjunto evaluable. El nivel de exportación de la herramienta de anotación debe corresponder al que espera el procedimiento de conversión: una exportación por tarea no se trata como una exportación por proyecto. Se comprueban los atributos, las correcciones adjudicadas, los intervalos de episodio y la pertenencia de cada clip al material reportable antes de calcular métricas.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secuencia operativa distingue construcción, procesamiento y evaluación. La construcción del banco de imágenes se realiza con </w:t>
      </w:r>
      <w:r w:rsidDel="00000000" w:rsidR="00000000" w:rsidRPr="00000000">
        <w:rPr>
          <w:i w:val="0"/>
          <w:iCs w:val="0"/>
          <w:smallCaps w:val="0"/>
          <w:strike w:val="0"/>
          <w:u w:val="none"/>
          <w:shd w:fill="auto" w:val="clear"/>
          <w:vertAlign w:val="baseline"/>
          <w:rtl w:val="0"/>
        </w:rPr>
        <w:t xml:space="preserve">build_bench_v3.py</w:t>
      </w:r>
      <w:r w:rsidDel="00000000" w:rsidR="00000000" w:rsidRPr="00000000">
        <w:rPr>
          <w:i w:val="0"/>
          <w:iCs w:val="0"/>
          <w:smallCaps w:val="0"/>
          <w:strike w:val="0"/>
          <w:u w:val="none"/>
          <w:shd w:fill="auto" w:val="clear"/>
          <w:vertAlign w:val="baseline"/>
          <w:rtl w:val="0"/>
        </w:rPr>
        <w:t xml:space="preserve">; las predicciones conservadas se contrastan mediante </w:t>
      </w:r>
      <w:r w:rsidDel="00000000" w:rsidR="00000000" w:rsidRPr="00000000">
        <w:rPr>
          <w:i w:val="0"/>
          <w:iCs w:val="0"/>
          <w:smallCaps w:val="0"/>
          <w:strike w:val="0"/>
          <w:u w:val="none"/>
          <w:shd w:fill="auto" w:val="clear"/>
          <w:vertAlign w:val="baseline"/>
          <w:rtl w:val="0"/>
        </w:rPr>
        <w:t xml:space="preserve">python -m eovrt_media.tools.evaluate</w:t>
      </w:r>
      <w:r w:rsidDel="00000000" w:rsidR="00000000" w:rsidRPr="00000000">
        <w:rPr>
          <w:i w:val="0"/>
          <w:iCs w:val="0"/>
          <w:smallCaps w:val="0"/>
          <w:strike w:val="0"/>
          <w:u w:val="none"/>
          <w:shd w:fill="auto" w:val="clear"/>
          <w:vertAlign w:val="baseline"/>
          <w:rtl w:val="0"/>
        </w:rPr>
        <w:t xml:space="preserve">, indicando la corrida con </w:t>
      </w:r>
      <w:r w:rsidDel="00000000" w:rsidR="00000000" w:rsidRPr="00000000">
        <w:rPr>
          <w:i w:val="0"/>
          <w:iCs w:val="0"/>
          <w:smallCaps w:val="0"/>
          <w:strike w:val="0"/>
          <w:u w:val="none"/>
          <w:shd w:fill="auto" w:val="clear"/>
          <w:vertAlign w:val="baseline"/>
          <w:rtl w:val="0"/>
        </w:rPr>
        <w:t xml:space="preserve">--run</w:t>
      </w:r>
      <w:r w:rsidDel="00000000" w:rsidR="00000000" w:rsidRPr="00000000">
        <w:rPr>
          <w:i w:val="0"/>
          <w:iCs w:val="0"/>
          <w:smallCaps w:val="0"/>
          <w:strike w:val="0"/>
          <w:u w:val="none"/>
          <w:shd w:fill="auto" w:val="clear"/>
          <w:vertAlign w:val="baseline"/>
          <w:rtl w:val="0"/>
        </w:rPr>
        <w:t xml:space="preserve"> y la referencia con </w:t>
      </w:r>
      <w:r w:rsidDel="00000000" w:rsidR="00000000" w:rsidRPr="00000000">
        <w:rPr>
          <w:i w:val="0"/>
          <w:iCs w:val="0"/>
          <w:smallCaps w:val="0"/>
          <w:strike w:val="0"/>
          <w:u w:val="none"/>
          <w:shd w:fill="auto" w:val="clear"/>
          <w:vertAlign w:val="baseline"/>
          <w:rtl w:val="0"/>
        </w:rPr>
        <w:t xml:space="preserve">--bench-coco</w:t>
      </w:r>
      <w:r w:rsidDel="00000000" w:rsidR="00000000" w:rsidRPr="00000000">
        <w:rPr>
          <w:i w:val="0"/>
          <w:iCs w:val="0"/>
          <w:smallCaps w:val="0"/>
          <w:strike w:val="0"/>
          <w:u w:val="none"/>
          <w:shd w:fill="auto" w:val="clear"/>
          <w:vertAlign w:val="baseline"/>
          <w:rtl w:val="0"/>
        </w:rPr>
        <w:t xml:space="preserve">. La relectura de detecciones se ejecuta con </w:t>
      </w:r>
      <w:r w:rsidDel="00000000" w:rsidR="00000000" w:rsidRPr="00000000">
        <w:rPr>
          <w:i w:val="0"/>
          <w:iCs w:val="0"/>
          <w:smallCaps w:val="0"/>
          <w:strike w:val="0"/>
          <w:u w:val="none"/>
          <w:shd w:fill="auto" w:val="clear"/>
          <w:vertAlign w:val="baseline"/>
          <w:rtl w:val="0"/>
        </w:rPr>
        <w:t xml:space="preserve">eovrt-control replay --config</w:t>
      </w:r>
      <w:r w:rsidDel="00000000" w:rsidR="00000000" w:rsidRPr="00000000">
        <w:rPr>
          <w:i w:val="0"/>
          <w:iCs w:val="0"/>
          <w:smallCaps w:val="0"/>
          <w:strike w:val="0"/>
          <w:u w:val="none"/>
          <w:shd w:fill="auto" w:val="clear"/>
          <w:vertAlign w:val="baseline"/>
          <w:rtl w:val="0"/>
        </w:rPr>
        <w:t xml:space="preserve">, el consumo en vivo con </w:t>
      </w:r>
      <w:r w:rsidDel="00000000" w:rsidR="00000000" w:rsidRPr="00000000">
        <w:rPr>
          <w:i w:val="0"/>
          <w:iCs w:val="0"/>
          <w:smallCaps w:val="0"/>
          <w:strike w:val="0"/>
          <w:u w:val="none"/>
          <w:shd w:fill="auto" w:val="clear"/>
          <w:vertAlign w:val="baseline"/>
          <w:rtl w:val="0"/>
        </w:rPr>
        <w:t xml:space="preserve">eovrt-control live --config</w:t>
      </w:r>
      <w:r w:rsidDel="00000000" w:rsidR="00000000" w:rsidRPr="00000000">
        <w:rPr>
          <w:i w:val="0"/>
          <w:iCs w:val="0"/>
          <w:smallCaps w:val="0"/>
          <w:strike w:val="0"/>
          <w:u w:val="none"/>
          <w:shd w:fill="auto" w:val="clear"/>
          <w:vertAlign w:val="baseline"/>
          <w:rtl w:val="0"/>
        </w:rPr>
        <w:t xml:space="preserve">, y la evaluación contra la referencia temporal con </w:t>
      </w:r>
      <w:r w:rsidDel="00000000" w:rsidR="00000000" w:rsidRPr="00000000">
        <w:rPr>
          <w:i w:val="0"/>
          <w:iCs w:val="0"/>
          <w:smallCaps w:val="0"/>
          <w:strike w:val="0"/>
          <w:u w:val="none"/>
          <w:shd w:fill="auto" w:val="clear"/>
          <w:vertAlign w:val="baseline"/>
          <w:rtl w:val="0"/>
        </w:rPr>
        <w:t xml:space="preserve">eovrt-control evaluate-alerts</w:t>
      </w:r>
      <w:r w:rsidDel="00000000" w:rsidR="00000000" w:rsidRPr="00000000">
        <w:rPr>
          <w:i w:val="0"/>
          <w:iCs w:val="0"/>
          <w:smallCaps w:val="0"/>
          <w:strike w:val="0"/>
          <w:u w:val="none"/>
          <w:shd w:fill="auto" w:val="clear"/>
          <w:vertAlign w:val="baseline"/>
          <w:rtl w:val="0"/>
        </w:rPr>
        <w:t xml:space="preserve">. Los argumentos concretos deben identificar los artefactos de la ejecución que se reproduce; no se reemplazan por una configuración actual que haya cambiado. Esta secuencia identifica las operaciones de reproducción, no constituye un procedimiento de instalación o despliegue.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relectura del plano de control opera sobre los eventos de percepción conservados. Repetirla con la misma configuración permite examinar el determinismo del motor; cambiar granularidad, evaluador, vocabulario de origen o ventanas define otra combinación y exige identificarla como tal. Los clips positivos se evalúan por episodios con referencia aplicable; los negativos se conservan para el conteo de falsos positivos. Las re-confirmaciones con la condición todavía activa se contabilizan aparte y no se reclasifican como errores para modificar el F1.</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agregación conserva la unidad estadística y las exclusiones del procedimiento original. </w:t>
      </w:r>
      <w:del w:id="9071" w:author="Claude" w:date="2026-09-09T12:00:00Z">
        <w:r w:rsidDel="00000000" w:rsidR="00000000" w:rsidRPr="00000000">
          <w:rPr>
            <w:i w:val="0"/>
            <w:iCs w:val="0"/>
            <w:smallCaps w:val="0"/>
            <w:strike w:val="0"/>
            <w:u w:val="none"/>
            <w:shd w:fill="auto" w:val="clear"/>
            <w:vertAlign w:val="baseline"/>
            <w:rtl w:val="0"/>
          </w:rPr>
          <w:delText xml:space="preserve">Un promedio de latencias por clip no se presenta como percentil ni como promedio ponderado de todas las alertas. Los intervalos obtenidos mediante remuestreo deben mantener la unidad y el pareamiento del contraste original. Esta precaución resulta especialmente importante al comparar granularidades con detecciones idénticas o cadencias obtenidas por remuestreo del mismo material.</w:delText>
        </w:r>
      </w:del>
      <w:ins w:id="9072" w:author="Claude" w:date="2026-09-09T12:00:00Z">
        <w:r>
          <w:rPr>
            <w:rtl w:val="0"/>
          </w:rPr>
          <w:t xml:space="preserve">Un promedio de latencias por clip no se presenta como percentil, y los intervalos obtenidos mediante remuestreo mantienen la unidad y el pareamiento del contraste original. La precaución importa sobre todo al comparar granularidades con detecciones idénticas o cadencias obtenidas por remuestreo del mismo material.</w:t>
        </w:r>
      </w:ins>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repetición en vivo exige, además, fijar el entorno, verificar que los servicios estén preparados y establecer las suscripciones antes de publicar los datos pertinentes. Con distribución, el orden de lanzamiento fue control, distribución y medios. </w:t>
      </w:r>
      <w:del w:id="9073" w:author="Claude" w:date="2026-09-09T12:00:00Z">
        <w:r w:rsidDel="00000000" w:rsidR="00000000" w:rsidRPr="00000000">
          <w:rPr>
            <w:i w:val="0"/>
            <w:iCs w:val="0"/>
            <w:smallCaps w:val="0"/>
            <w:strike w:val="0"/>
            <w:u w:val="none"/>
            <w:shd w:fill="auto" w:val="clear"/>
            <w:vertAlign w:val="baseline"/>
            <w:rtl w:val="0"/>
          </w:rPr>
          <w:delText xml:space="preserve">La espera de la suscripción por parte del publicador protege el comienzo del canal de alertas; no se sustituye esa condición por una pausa supuesta. El periodo de preparación del modelo permanece fuera de la ventana de medición, y cada tramo temporal conserva sus hitos y su dominio de reloj.</w:delText>
        </w:r>
      </w:del>
      <w:ins w:id="9074" w:author="Claude" w:date="2026-09-09T12:00:00Z">
        <w:r>
          <w:rPr>
            <w:rtl w:val="0"/>
          </w:rPr>
          <w:t xml:space="preserve">La espera de la suscripción por parte del publicador protege el comienzo del canal de alertas y no se sustituye por una pausa supuesta. El periodo de preparación del modelo permanece fuera de la ventana de medición.</w:t>
        </w:r>
      </w:ins>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definición de G2A aplicada en este trabajo se restringe al intervalo desde el dequeue hasta el resultado de inferencia. </w:t>
      </w:r>
      <w:del w:id="9075" w:author="Claude" w:date="2026-09-09T12:00:00Z">
        <w:r w:rsidDel="00000000" w:rsidR="00000000" w:rsidRPr="00000000">
          <w:rPr>
            <w:i w:val="0"/>
            <w:iCs w:val="0"/>
            <w:smallCaps w:val="0"/>
            <w:strike w:val="0"/>
            <w:u w:val="none"/>
            <w:shd w:fill="auto" w:val="clear"/>
            <w:vertAlign w:val="baseline"/>
            <w:rtl w:val="0"/>
          </w:rPr>
          <w:delText xml:space="preserve">Por ello, al relacionarla con la literatura de latencia de video, debe mantenerse explícita la diferencia entre el extremo físico de captura y el extremo instrumentado por software (Bachhuber et al., 2018). No se completa una medición ausente de RTSP con la cifra de captura de OAK-D, ni se suman percentiles de distribuciones no emparejadas.</w:delText>
        </w:r>
      </w:del>
      <w:ins w:id="9076" w:author="Claude" w:date="2026-09-09T12:00:00Z">
        <w:r>
          <w:rPr>
            <w:rtl w:val="0"/>
          </w:rPr>
          <w:t xml:space="preserve">Al relacionarla con la literatura de latencia de video debe mantenerse explícita la diferencia con el extremo físico de captura (Bachhuber et al., 2018). Cada tramo conserva sus hitos y su dominio de reloj, de modo que una medición ausente de RTSP no se completa con la cifra de captura de OAK-D.</w:t>
        </w:r>
      </w:ins>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pruebas automatizadas y los verificadores descritos en la sección 17.6.3 permiten comprobar las propiedades para las que fueron construidos. </w:t>
      </w:r>
      <w:del w:id="9077" w:author="Claude" w:date="2026-09-09T12:00:00Z">
        <w:r w:rsidDel="00000000" w:rsidR="00000000" w:rsidRPr="00000000">
          <w:rPr>
            <w:i w:val="0"/>
            <w:iCs w:val="0"/>
            <w:smallCaps w:val="0"/>
            <w:strike w:val="0"/>
            <w:u w:val="none"/>
            <w:shd w:fill="auto" w:val="clear"/>
            <w:vertAlign w:val="baseline"/>
            <w:rtl w:val="0"/>
          </w:rPr>
          <w:delText xml:space="preserve">La reproducción byte a byte del banco no equivale a una repetición independiente de toda la inferencia sobre otro equipo. Asimismo, el código y la configuración de contenedores no acreditan un despliegue ejecutado: la construcción de las imágenes y la prueba integral no se realizaron. El material conservado respalda la inspección y reconstrucción de las ejecuciones documentadas, sin presentar una validación externa de portabilidad que no existe.</w:delText>
        </w:r>
      </w:del>
      <w:ins w:id="9078" w:author="Claude" w:date="2026-09-09T12:00:00Z">
        <w:r>
          <w:rPr>
            <w:rtl w:val="0"/>
          </w:rPr>
          <w:t xml:space="preserve">La reproducción byte a byte del banco no equivale a una repetición independiente de toda la inferencia sobre otro equipo, y el empaquetado definido no acredita un despliegue ejecutado, </w:t>
        </w:r>
        <w:commentRangeStart w:id="15"/>
        <w:r>
          <w:rPr>
            <w:rtl w:val="0"/>
          </w:rPr>
          <w:t xml:space="preserve">según lo delimitado en la sección 17.6.4</w:t>
        </w:r>
        <w:commentRangeEnd w:id="15"/>
        <w:r>
          <w:rPr>
            <w:rtl w:val="0"/>
          </w:rPr>
          <w:commentReference w:id="15"/>
        </w:r>
        <w:r>
          <w:rPr>
            <w:rtl w:val="0"/>
          </w:rPr>
          <w:t xml:space="preserve">. El material conservado respalda la inspección y reconstrucción de las ejecuciones documentadas, sin presentar una validación externa de portabilidad que no existe.</w:t>
        </w:r>
      </w:ins>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BC">
      <w:pPr>
        <w:pStyle w:val="Heading2"/>
        <w:pageBreakBefore w:val="1"/>
        <w:spacing w:after="0" w:before="0" w:line="480" w:lineRule="auto"/>
        <w:rPr/>
      </w:pPr>
      <w:r w:rsidDel="00000000" w:rsidR="00000000" w:rsidRPr="00000000">
        <w:rPr>
          <w:rtl w:val="0"/>
        </w:rPr>
        <w:t xml:space="preserve">19.6. Anexo F - Procedencia, licencias y tratamiento del material</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acceso a código, pesos, anotaciones y material audiovisual se trata por separado. La licencia de un repositorio no se atribuye automáticamente a todos los pesos o datos que utiliza; del mismo modo, que un video sea públicamente visible no acredita autorización para </w:t>
      </w:r>
      <w:r w:rsidDel="00000000" w:rsidR="00000000" w:rsidRPr="00000000">
        <w:rPr>
          <w:i w:val="0"/>
          <w:iCs w:val="0"/>
          <w:smallCaps w:val="0"/>
          <w:strike w:val="0"/>
          <w:u w:val="none"/>
          <w:shd w:fill="auto" w:val="clear"/>
          <w:vertAlign w:val="baseline"/>
          <w:rtl w:val="0"/>
        </w:rPr>
        <w:t xml:space="preserve">redistribuirlo</w:t>
      </w:r>
      <w:r w:rsidDel="00000000" w:rsidR="00000000" w:rsidRPr="00000000">
        <w:rPr>
          <w:i w:val="0"/>
          <w:iCs w:val="0"/>
          <w:smallCaps w:val="0"/>
          <w:strike w:val="0"/>
          <w:u w:val="none"/>
          <w:shd w:fill="auto" w:val="clear"/>
          <w:vertAlign w:val="baseline"/>
          <w:rtl w:val="0"/>
        </w:rPr>
        <w:t xml:space="preserve">. La Tabla F.1 identifica las fuentes que sostuvieron las ejecuciones y el tratamiento documentado para cada una. Las cantidades efectivamente incorporadas se reportan en las secciones 17.4 y 17.5, y no se sustituyen por los volúmenes actuales de los portales de descarga.</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F.1</w:t>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Procedencia de los datos y condiciones de conservación</w:t>
      </w:r>
    </w:p>
    <w:tbl>
      <w:tblPr>
        <w:tblStyle w:val="Table18"/>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3096"/>
        <w:gridCol w:w="4248"/>
        <w:tblGridChange w:id="0">
          <w:tblGrid>
            <w:gridCol w:w="2016"/>
            <w:gridCol w:w="309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Fuente</w:t>
            </w:r>
          </w:p>
        </w:tc>
        <w:tc>
          <w:tcPr>
            <w:tcBorders>
              <w:bottom w:color="000000" w:space="0" w:sz="6" w:val="single"/>
            </w:tcBorders>
            <w:vAlign w:val="top"/>
          </w:tcPr>
          <w:p w:rsidR="00000000" w:rsidDel="00000000" w:rsidP="00000000" w:rsidRDefault="00000000" w:rsidRPr="00000000" w14:paraId="000002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Función en el proyecto</w:t>
            </w:r>
          </w:p>
        </w:tc>
        <w:tc>
          <w:tcPr>
            <w:tcBorders>
              <w:bottom w:color="000000" w:space="0" w:sz="6" w:val="single"/>
            </w:tcBorders>
            <w:vAlign w:val="top"/>
          </w:tcPr>
          <w:p w:rsidR="00000000" w:rsidDel="00000000" w:rsidP="00000000" w:rsidRDefault="00000000" w:rsidRPr="00000000" w14:paraId="000002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Condición registrada y tratamiento</w:t>
            </w:r>
          </w:p>
        </w:tc>
      </w:tr>
      <w:tr>
        <w:trPr>
          <w:cantSplit w:val="1"/>
          <w:tblHeader w:val="0"/>
        </w:trPr>
        <w:tc>
          <w:tcPr>
            <w:vAlign w:val="top"/>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r w:rsidDel="00000000" w:rsidR="00000000" w:rsidRPr="00000000">
              <w:rPr>
                <w:rtl w:val="0"/>
              </w:rPr>
            </w:r>
          </w:p>
        </w:tc>
        <w:tc>
          <w:tcPr>
            <w:vAlign w:val="top"/>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Obra curada del banco de imágenes y una parte del conjunto de ajuste</w:t>
            </w:r>
          </w:p>
        </w:tc>
        <w:tc>
          <w:tcPr>
            <w:vAlign w:val="top"/>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Roboflow con CC BY 4.0; atribución al conjunto utilizado.</w:t>
            </w:r>
          </w:p>
        </w:tc>
      </w:tr>
      <w:tr>
        <w:trPr>
          <w:cantSplit w:val="1"/>
          <w:tblHeader w:val="0"/>
        </w:trPr>
        <w:tc>
          <w:tcPr>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evaluación de persona, casco y chaleco</w:t>
            </w:r>
          </w:p>
        </w:tc>
        <w:tc>
          <w:tcPr>
            <w:vAlign w:val="top"/>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licencia formal identificada; declaración informal de uso libre de los autores, con cita. Imágenes no redistribuidas.</w:t>
            </w:r>
          </w:p>
        </w:tc>
      </w:tr>
      <w:tr>
        <w:trPr>
          <w:cantSplit w:val="1"/>
          <w:tblHeader w:val="0"/>
        </w:trPr>
        <w:tc>
          <w:tcPr>
            <w:vAlign w:val="top"/>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imágenes con cabeza descubierta</w:t>
            </w:r>
          </w:p>
        </w:tc>
        <w:tc>
          <w:tcPr>
            <w:vAlign w:val="top"/>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en la versión identificada de Mendeley Data; atribución al artículo y al conjunto de datos.</w:t>
            </w:r>
          </w:p>
        </w:tc>
      </w:tr>
      <w:tr>
        <w:trPr>
          <w:cantSplit w:val="1"/>
          <w:tblHeader w:val="0"/>
        </w:trPr>
        <w:tc>
          <w:tcP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r w:rsidDel="00000000" w:rsidR="00000000" w:rsidRPr="00000000">
              <w:rPr>
                <w:rtl w:val="0"/>
              </w:rPr>
            </w:r>
          </w:p>
        </w:tc>
        <w:tc>
          <w:tcP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Segunda fuente del conjunto de ajuste</w:t>
            </w:r>
          </w:p>
        </w:tc>
        <w:tc>
          <w:tcP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SiaBar en Roboflow, con CC BY 4.0; atribución y separación respecto de la evaluación.</w:t>
            </w:r>
          </w:p>
        </w:tc>
      </w:tr>
      <w:tr>
        <w:trPr>
          <w:cantSplit w:val="1"/>
          <w:tblHeader w:val="0"/>
        </w:trPr>
        <w:tc>
          <w:tcPr>
            <w:vAlign w:val="top"/>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Copia de MOCS en Roboflow</w:t>
            </w:r>
          </w:p>
        </w:tc>
        <w:tc>
          <w:tcPr>
            <w:vAlign w:val="top"/>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Material del piloto de extensibilidad y referencia de entidades</w:t>
            </w:r>
          </w:p>
        </w:tc>
        <w:tc>
          <w:tcPr>
            <w:vAlign w:val="top"/>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declarada por quien publicó la copia; no se atribuye esa declaración al conjunto original no verificado. Sin redistribución.</w:t>
            </w:r>
          </w:p>
        </w:tc>
      </w:tr>
      <w:tr>
        <w:trPr>
          <w:cantSplit w:val="1"/>
          <w:tblHeader w:val="0"/>
        </w:trPr>
        <w:tc>
          <w:tcPr>
            <w:vAlign w:val="top"/>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Rodaje propio</w:t>
            </w:r>
          </w:p>
        </w:tc>
        <w:tc>
          <w:tcPr>
            <w:vAlign w:val="top"/>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Bloque guionado del banco temporal</w:t>
            </w:r>
          </w:p>
        </w:tc>
        <w:tc>
          <w:tcPr>
            <w:vAlign w:val="top"/>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Participación de integrantes del proyecto, sin terceros en cuadro; situaciones actuadas y tratamiento de material propio.</w:t>
            </w:r>
          </w:p>
        </w:tc>
      </w:tr>
      <w:tr>
        <w:trPr>
          <w:cantSplit w:val="1"/>
          <w:tblHeader w:val="0"/>
        </w:trPr>
        <w:tc>
          <w:tcP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w:t>
            </w:r>
            <w:r w:rsidDel="00000000" w:rsidR="00000000" w:rsidRPr="00000000">
              <w:rPr>
                <w:i w:val="0"/>
                <w:iCs w:val="0"/>
                <w:smallCaps w:val="0"/>
                <w:strike w:val="0"/>
                <w:u w:val="none"/>
                <w:shd w:fill="auto" w:val="clear"/>
                <w:vertAlign w:val="baseline"/>
                <w:rtl w:val="0"/>
              </w:rPr>
              <w:t xml:space="preserve">@HospitalConstruction</w:t>
            </w:r>
            <w:r w:rsidDel="00000000" w:rsidR="00000000" w:rsidRPr="00000000">
              <w:rPr>
                <w:rtl w:val="0"/>
              </w:rPr>
            </w:r>
          </w:p>
        </w:tc>
        <w:tc>
          <w:tcP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Escenas del estrato de obra real</w:t>
            </w:r>
          </w:p>
        </w:tc>
        <w:tc>
          <w:tcP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Licencia estándar de YouTube, no Creative Commons. Uso académico y evaluativo declarado por el proyecto, con cita y sin redistribución; procedencia por video aún incompleta.</w:t>
            </w:r>
          </w:p>
        </w:tc>
      </w:tr>
    </w:tbl>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fuentes de imágenes se identifican mediante Roboflow Universe Projects (2026), Wang et al. (2021), Otgonbold et al. (2022), Gochoo (2022), SiaBar (2024) y MOCS (2024). La publicación del conjunto MOCS se atribuye a Xuehui et al. (2021). La cita del canal HospitalConstruction (s. f.) no reemplaza las fichas de los videos concretos.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 requiere una salvedad expresa. Se utilizó como conjunto académico de terceros para evaluación bajo la declaración de uso libre de sus autores y con la cita correspondiente, no como un recurso con licencia abierta formal plenamente caracterizada (Wang et al., 2021). Las imágenes originales no se redistribuyeron. Esta condición limita la manera de compartir el banco y no queda resuelta por la disponibilidad de anotaciones derivadas.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Para SHEL5K se conserva la identificación de la versión del conjunto, además de la referencia al artículo que describe su ampliación y evaluación (Gochoo, 2022; Otgonbold et al., 2022). Para la copia de MOCS se distinguen el artículo original y la copia efectivamente utilizada: la declaración del publicador de Roboflow no constituye una verificación de los derechos del original (MOCS, 2024; Xuehui et al., 2021). Las consultas bibliográficas a los portales no modifican las particiones ni los archivos congelados del experimento.</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responsables del rodaje y del material experimental fueron los autores del proyecto, Matías Lautaro Carrizo, Gabriel Agustín Guillaumet y Simon Llamosas, quienes representaron las situaciones del guion, sin terceros en cuadro. No se trató como evidencia de conducta laboral real de personas ajenas al estudio. El tratamiento documentado se sustentó en esa participación informada y en el control del material por el equipo; no se afirma la existencia de formularios firmados individuales que no se incorporaron como evidencia de esta entrega. Los datos personales y las constancias administrativas no integran el conjunto de artefactos destinado a difusión.</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material de obra real provino del canal </w:t>
      </w:r>
      <w:r w:rsidDel="00000000" w:rsidR="00000000" w:rsidRPr="00000000">
        <w:rPr>
          <w:i w:val="0"/>
          <w:iCs w:val="0"/>
          <w:smallCaps w:val="0"/>
          <w:strike w:val="0"/>
          <w:u w:val="none"/>
          <w:shd w:fill="auto" w:val="clear"/>
          <w:vertAlign w:val="baseline"/>
          <w:rtl w:val="0"/>
        </w:rPr>
        <w:t xml:space="preserve">@HospitalConstruction</w:t>
      </w:r>
      <w:r w:rsidDel="00000000" w:rsidR="00000000" w:rsidRPr="00000000">
        <w:rPr>
          <w:i w:val="0"/>
          <w:iCs w:val="0"/>
          <w:smallCaps w:val="0"/>
          <w:strike w:val="0"/>
          <w:u w:val="none"/>
          <w:shd w:fill="auto" w:val="clear"/>
          <w:vertAlign w:val="baseline"/>
          <w:rtl w:val="0"/>
        </w:rPr>
        <w:t xml:space="preserve">. El proyecto declaró un uso académico y evaluativo, con cita y sin redistribución; esa declaración no equivale a una licencia de libre reutilización ni a una conclusión jurídica sobre permisos. Los videos incorporaron procesamiento de terceros, como corrección de color, estabilización y recortes, por lo que no se equipararon con captura nativa de la cámara propia. Se verificó el uso de fragmentos a velocidad real para la evaluación temporal. El tratamiento previsto para publicar un fotograma de ese lote exige difuminar los rostros identificables.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[[PENDIENTE: completar la dirección de origen y la fecha de acceso de cada video utilizado del lote de obra real · depende de las fichas de procedencia aportadas por el equipo.]]</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los modelos se registraron Apache-2.0 para Grounding DINO y MM-Grounding-DINO, y AGPL-3.0 para YOLOE. La ficha pública de Grounding-DINO tiny y las licencias de las implementaciones permiten distinguir la disponibilidad del código de la de los artefactos concretos (IDEA-Research, s. f.; OpenMMLab, s. f.; Ultralytics, s. f.). La entrega documental no redistribuye pesos. Las condiciones registradas para las variantes utilizadas no se extienden a los modelos de API cerrada de la Tabla A.1.</w:t>
      </w:r>
    </w:p>
    <w:p w:rsidR="00000000" w:rsidDel="00000000" w:rsidP="00000000" w:rsidRDefault="00000000" w:rsidRPr="00000000" w14:paraId="000002DF">
      <w:pPr>
        <w:pStyle w:val="Heading1"/>
        <w:pageBreakBefore w:val="1"/>
        <w:spacing w:after="0" w:before="0" w:line="480" w:lineRule="auto"/>
        <w:rPr/>
      </w:pPr>
      <w:r w:rsidDel="00000000" w:rsidR="00000000" w:rsidRPr="00000000">
        <w:rPr>
          <w:rtl w:val="0"/>
        </w:rPr>
        <w:t xml:space="preserve">Referencias</w:t>
      </w:r>
    </w:p>
    <w:p w:rsidR="00000000" w:rsidDel="00000000" w:rsidP="00000000" w:rsidRDefault="00000000" w:rsidRPr="00000000" w14:paraId="000002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Abdalwhab, A. B. M., Imran, A., Heydarian, S., Iordanova, I., y St-Onge, D. (2025). Are open-vocabulary models ready for detection of MEP elements on construction sites? En </w:t>
      </w:r>
      <w:r w:rsidDel="00000000" w:rsidR="00000000" w:rsidRPr="00000000">
        <w:rPr>
          <w:i w:val="1"/>
          <w:iCs w:val="1"/>
          <w:smallCaps w:val="0"/>
          <w:strike w:val="0"/>
          <w:u w:val="none"/>
          <w:shd w:fill="auto" w:val="clear"/>
          <w:vertAlign w:val="baseline"/>
          <w:rtl w:val="0"/>
        </w:rPr>
        <w:t xml:space="preserve">Proceedings of the 42nd International Symposium on Automation and Robotics in Construction</w:t>
      </w:r>
      <w:r w:rsidDel="00000000" w:rsidR="00000000" w:rsidRPr="00000000">
        <w:rPr>
          <w:i w:val="0"/>
          <w:iCs w:val="0"/>
          <w:smallCaps w:val="0"/>
          <w:strike w:val="0"/>
          <w:u w:val="none"/>
          <w:shd w:fill="auto" w:val="clear"/>
          <w:vertAlign w:val="baseline"/>
          <w:rtl w:val="0"/>
        </w:rPr>
        <w:t xml:space="preserve"> (pp. 1421–1424). International Association for Automation and Robotics in Construction. </w:t>
      </w:r>
      <w:hyperlink r:id="rId13">
        <w:r w:rsidDel="00000000" w:rsidR="00000000" w:rsidRPr="00000000">
          <w:rPr>
            <w:i w:val="0"/>
            <w:iCs w:val="0"/>
            <w:smallCaps w:val="0"/>
            <w:strike w:val="0"/>
            <w:u w:val="none"/>
            <w:shd w:fill="auto" w:val="clear"/>
            <w:vertAlign w:val="baseline"/>
            <w:rtl w:val="0"/>
          </w:rPr>
          <w:t xml:space="preserve">https://doi.org/10.22260/ISARC2025/0184</w:t>
        </w:r>
      </w:hyperlink>
      <w:r w:rsidDel="00000000" w:rsidR="00000000" w:rsidRPr="00000000">
        <w:rPr>
          <w:rtl w:val="0"/>
        </w:rPr>
      </w:r>
    </w:p>
    <w:p w:rsidR="00000000" w:rsidDel="00000000" w:rsidP="00000000" w:rsidRDefault="00000000" w:rsidRPr="00000000" w14:paraId="000002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Advanced Micro Devices, Inc. (s. f.). </w:t>
      </w:r>
      <w:r w:rsidDel="00000000" w:rsidR="00000000" w:rsidRPr="00000000">
        <w:rPr>
          <w:i w:val="1"/>
          <w:iCs w:val="1"/>
          <w:smallCaps w:val="0"/>
          <w:strike w:val="0"/>
          <w:u w:val="none"/>
          <w:shd w:fill="auto" w:val="clear"/>
          <w:vertAlign w:val="baseline"/>
          <w:rtl w:val="0"/>
        </w:rPr>
        <w:t xml:space="preserve">AMD Ryzen 5 8645HS</w:t>
      </w:r>
      <w:r w:rsidDel="00000000" w:rsidR="00000000" w:rsidRPr="00000000">
        <w:rPr>
          <w:i w:val="0"/>
          <w:iCs w:val="0"/>
          <w:smallCaps w:val="0"/>
          <w:strike w:val="0"/>
          <w:u w:val="none"/>
          <w:shd w:fill="auto" w:val="clear"/>
          <w:vertAlign w:val="baseline"/>
          <w:rtl w:val="0"/>
        </w:rPr>
        <w:t xml:space="preserve">. </w:t>
      </w:r>
      <w:hyperlink r:id="rId14">
        <w:r w:rsidDel="00000000" w:rsidR="00000000" w:rsidRPr="00000000">
          <w:rPr>
            <w:i w:val="0"/>
            <w:iCs w:val="0"/>
            <w:smallCaps w:val="0"/>
            <w:strike w:val="0"/>
            <w:u w:val="none"/>
            <w:shd w:fill="auto" w:val="clear"/>
            <w:vertAlign w:val="baseline"/>
            <w:rtl w:val="0"/>
          </w:rPr>
          <w:t xml:space="preserve">https://www.amd.com/en/products/processors/laptop/ryzen/8000-series/amd-ryzen-5-8645hs.html</w:t>
        </w:r>
      </w:hyperlink>
      <w:r w:rsidDel="00000000" w:rsidR="00000000" w:rsidRPr="00000000">
        <w:rPr>
          <w:rtl w:val="0"/>
        </w:rPr>
      </w:r>
    </w:p>
    <w:p w:rsidR="00000000" w:rsidDel="00000000" w:rsidP="00000000" w:rsidRDefault="00000000" w:rsidRPr="00000000" w14:paraId="000002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Adžemović, M. (2025). </w:t>
      </w:r>
      <w:r w:rsidDel="00000000" w:rsidR="00000000" w:rsidRPr="00000000">
        <w:rPr>
          <w:i w:val="1"/>
          <w:iCs w:val="1"/>
          <w:smallCaps w:val="0"/>
          <w:strike w:val="0"/>
          <w:u w:val="none"/>
          <w:shd w:fill="auto" w:val="clear"/>
          <w:vertAlign w:val="baseline"/>
          <w:rtl w:val="0"/>
        </w:rPr>
        <w:t xml:space="preserve">Deep Learning-Based Multi-Object Tracking: A Comprehensive Survey from Foundations to State-of-the-Art</w:t>
      </w:r>
      <w:r w:rsidDel="00000000" w:rsidR="00000000" w:rsidRPr="00000000">
        <w:rPr>
          <w:i w:val="0"/>
          <w:iCs w:val="0"/>
          <w:smallCaps w:val="0"/>
          <w:strike w:val="0"/>
          <w:u w:val="none"/>
          <w:shd w:fill="auto" w:val="clear"/>
          <w:vertAlign w:val="baseline"/>
          <w:rtl w:val="0"/>
        </w:rPr>
        <w:t xml:space="preserve"> (arXiv:2506.13457). arXiv. </w:t>
      </w:r>
      <w:hyperlink r:id="rId15">
        <w:r w:rsidDel="00000000" w:rsidR="00000000" w:rsidRPr="00000000">
          <w:rPr>
            <w:i w:val="0"/>
            <w:iCs w:val="0"/>
            <w:smallCaps w:val="0"/>
            <w:strike w:val="0"/>
            <w:u w:val="none"/>
            <w:shd w:fill="auto" w:val="clear"/>
            <w:vertAlign w:val="baseline"/>
            <w:rtl w:val="0"/>
          </w:rPr>
          <w:t xml:space="preserve">https://doi.org/10.48550/arXiv.2506.13457</w:t>
        </w:r>
      </w:hyperlink>
      <w:r w:rsidDel="00000000" w:rsidR="00000000" w:rsidRPr="00000000">
        <w:rPr>
          <w:rtl w:val="0"/>
        </w:rPr>
      </w:r>
    </w:p>
    <w:p w:rsidR="00000000" w:rsidDel="00000000" w:rsidP="00000000" w:rsidRDefault="00000000" w:rsidRPr="00000000" w14:paraId="000002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Agencia de Acceso a la Información Pública. (s. f.). </w:t>
      </w:r>
      <w:r w:rsidDel="00000000" w:rsidR="00000000" w:rsidRPr="00000000">
        <w:rPr>
          <w:i w:val="1"/>
          <w:iCs w:val="1"/>
          <w:smallCaps w:val="0"/>
          <w:strike w:val="0"/>
          <w:u w:val="none"/>
          <w:shd w:fill="auto" w:val="clear"/>
          <w:vertAlign w:val="baseline"/>
          <w:rtl w:val="0"/>
        </w:rPr>
        <w:t xml:space="preserve">Conocé tus derechos respecto a tus datos personales</w:t>
      </w:r>
      <w:r w:rsidDel="00000000" w:rsidR="00000000" w:rsidRPr="00000000">
        <w:rPr>
          <w:i w:val="0"/>
          <w:iCs w:val="0"/>
          <w:smallCaps w:val="0"/>
          <w:strike w:val="0"/>
          <w:u w:val="none"/>
          <w:shd w:fill="auto" w:val="clear"/>
          <w:vertAlign w:val="baseline"/>
          <w:rtl w:val="0"/>
        </w:rPr>
        <w:t xml:space="preserve">. Argentina.gob.ar. Recuperado el 12 de enero de 2026, de </w:t>
      </w:r>
      <w:hyperlink r:id="rId16">
        <w:r w:rsidDel="00000000" w:rsidR="00000000" w:rsidRPr="00000000">
          <w:rPr>
            <w:i w:val="0"/>
            <w:iCs w:val="0"/>
            <w:smallCaps w:val="0"/>
            <w:strike w:val="0"/>
            <w:u w:val="none"/>
            <w:shd w:fill="auto" w:val="clear"/>
            <w:vertAlign w:val="baseline"/>
            <w:rtl w:val="0"/>
          </w:rPr>
          <w:t xml:space="preserve">https://www.argentina.gob.ar/aaip/datospersonales/derechos</w:t>
        </w:r>
      </w:hyperlink>
      <w:r w:rsidDel="00000000" w:rsidR="00000000" w:rsidRPr="00000000">
        <w:rPr>
          <w:rtl w:val="0"/>
        </w:rPr>
      </w:r>
    </w:p>
    <w:p w:rsidR="00000000" w:rsidDel="00000000" w:rsidP="00000000" w:rsidRDefault="00000000" w:rsidRPr="00000000" w14:paraId="000002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Aharon, N., Orfaig, R., y Bobrovsky, B.-Z. (2022). </w:t>
      </w:r>
      <w:r w:rsidDel="00000000" w:rsidR="00000000" w:rsidRPr="00000000">
        <w:rPr>
          <w:i w:val="1"/>
          <w:iCs w:val="1"/>
          <w:smallCaps w:val="0"/>
          <w:strike w:val="0"/>
          <w:u w:val="none"/>
          <w:shd w:fill="auto" w:val="clear"/>
          <w:vertAlign w:val="baseline"/>
          <w:rtl w:val="0"/>
        </w:rPr>
        <w:t xml:space="preserve">BoT-SORT: Robust Associations Multi-Pedestrian Tracking</w:t>
      </w:r>
      <w:r w:rsidDel="00000000" w:rsidR="00000000" w:rsidRPr="00000000">
        <w:rPr>
          <w:i w:val="0"/>
          <w:iCs w:val="0"/>
          <w:smallCaps w:val="0"/>
          <w:strike w:val="0"/>
          <w:u w:val="none"/>
          <w:shd w:fill="auto" w:val="clear"/>
          <w:vertAlign w:val="baseline"/>
          <w:rtl w:val="0"/>
        </w:rPr>
        <w:t xml:space="preserve"> (arXiv:2206.14651). arXiv. </w:t>
      </w:r>
      <w:hyperlink r:id="rId17">
        <w:r w:rsidDel="00000000" w:rsidR="00000000" w:rsidRPr="00000000">
          <w:rPr>
            <w:i w:val="0"/>
            <w:iCs w:val="0"/>
            <w:smallCaps w:val="0"/>
            <w:strike w:val="0"/>
            <w:u w:val="none"/>
            <w:shd w:fill="auto" w:val="clear"/>
            <w:vertAlign w:val="baseline"/>
            <w:rtl w:val="0"/>
          </w:rPr>
          <w:t xml:space="preserve">https://doi.org/10.48550/arXiv.2206.14651</w:t>
        </w:r>
      </w:hyperlink>
      <w:r w:rsidDel="00000000" w:rsidR="00000000" w:rsidRPr="00000000">
        <w:rPr>
          <w:rtl w:val="0"/>
        </w:rPr>
      </w:r>
    </w:p>
    <w:p w:rsidR="00000000" w:rsidDel="00000000" w:rsidP="00000000" w:rsidRDefault="00000000" w:rsidRPr="00000000" w14:paraId="000002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Ahmad, H. M., y Rahimi, A. (2025). SH17: A dataset for human safety and personal protective equipment detection </w:t>
      </w:r>
      <w:r w:rsidDel="00000000" w:rsidR="00000000" w:rsidRPr="00000000">
        <w:rPr>
          <w:i w:val="0"/>
          <w:iCs w:val="0"/>
          <w:smallCaps w:val="0"/>
          <w:strike w:val="0"/>
          <w:u w:val="none"/>
          <w:shd w:fill="auto" w:val="clear"/>
          <w:vertAlign w:val="baseline"/>
          <w:rtl w:val="0"/>
        </w:rPr>
        <w:t xml:space="preserve">in manufacturing</w:t>
      </w:r>
      <w:r w:rsidDel="00000000" w:rsidR="00000000" w:rsidRPr="00000000">
        <w:rPr>
          <w:i w:val="0"/>
          <w:iCs w:val="0"/>
          <w:smallCaps w:val="0"/>
          <w:strike w:val="0"/>
          <w:u w:val="none"/>
          <w:shd w:fill="auto" w:val="clear"/>
          <w:vertAlign w:val="baseline"/>
          <w:rtl w:val="0"/>
        </w:rPr>
        <w:t xml:space="preserve"> industry. </w:t>
      </w:r>
      <w:r w:rsidDel="00000000" w:rsidR="00000000" w:rsidRPr="00000000">
        <w:rPr>
          <w:i w:val="1"/>
          <w:iCs w:val="1"/>
          <w:smallCaps w:val="0"/>
          <w:strike w:val="0"/>
          <w:u w:val="none"/>
          <w:shd w:fill="auto" w:val="clear"/>
          <w:vertAlign w:val="baseline"/>
          <w:rtl w:val="0"/>
        </w:rPr>
        <w:t xml:space="preserve">Journal of Safety Science and Resilience, 6</w:t>
      </w:r>
      <w:r w:rsidDel="00000000" w:rsidR="00000000" w:rsidRPr="00000000">
        <w:rPr>
          <w:i w:val="0"/>
          <w:iCs w:val="0"/>
          <w:smallCaps w:val="0"/>
          <w:strike w:val="0"/>
          <w:u w:val="none"/>
          <w:shd w:fill="auto" w:val="clear"/>
          <w:vertAlign w:val="baseline"/>
          <w:rtl w:val="0"/>
        </w:rPr>
        <w:t xml:space="preserve">(2), 175–185. </w:t>
      </w:r>
      <w:hyperlink r:id="rId18">
        <w:r w:rsidDel="00000000" w:rsidR="00000000" w:rsidRPr="00000000">
          <w:rPr>
            <w:i w:val="0"/>
            <w:iCs w:val="0"/>
            <w:smallCaps w:val="0"/>
            <w:strike w:val="0"/>
            <w:u w:val="none"/>
            <w:shd w:fill="auto" w:val="clear"/>
            <w:vertAlign w:val="baseline"/>
            <w:rtl w:val="0"/>
          </w:rPr>
          <w:t xml:space="preserve">https://doi.org/10.1016/j.jnlssr.2024.09.002</w:t>
        </w:r>
      </w:hyperlink>
      <w:r w:rsidDel="00000000" w:rsidR="00000000" w:rsidRPr="00000000">
        <w:rPr>
          <w:rtl w:val="0"/>
        </w:rPr>
      </w:r>
    </w:p>
    <w:p w:rsidR="00000000" w:rsidDel="00000000" w:rsidP="00000000" w:rsidRDefault="00000000" w:rsidRPr="00000000" w14:paraId="000002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Ahmad, I., Wei, X., Sun, Y., y Zhang, Y.-Q.. (2005). Video transcoding: An overview of various techniques and research issues. </w:t>
      </w:r>
      <w:r w:rsidDel="00000000" w:rsidR="00000000" w:rsidRPr="00000000">
        <w:rPr>
          <w:i w:val="1"/>
          <w:iCs w:val="1"/>
          <w:smallCaps w:val="0"/>
          <w:strike w:val="0"/>
          <w:u w:val="none"/>
          <w:shd w:fill="auto" w:val="clear"/>
          <w:vertAlign w:val="baseline"/>
          <w:rtl w:val="0"/>
        </w:rPr>
        <w:t xml:space="preserve">IEEE Transactions on Multimedia, 7</w:t>
      </w:r>
      <w:r w:rsidDel="00000000" w:rsidR="00000000" w:rsidRPr="00000000">
        <w:rPr>
          <w:i w:val="0"/>
          <w:iCs w:val="0"/>
          <w:smallCaps w:val="0"/>
          <w:strike w:val="0"/>
          <w:u w:val="none"/>
          <w:shd w:fill="auto" w:val="clear"/>
          <w:vertAlign w:val="baseline"/>
          <w:rtl w:val="0"/>
        </w:rPr>
        <w:t xml:space="preserve">(5), 793–804. </w:t>
      </w:r>
      <w:hyperlink r:id="rId19">
        <w:r w:rsidDel="00000000" w:rsidR="00000000" w:rsidRPr="00000000">
          <w:rPr>
            <w:i w:val="0"/>
            <w:iCs w:val="0"/>
            <w:smallCaps w:val="0"/>
            <w:strike w:val="0"/>
            <w:u w:val="none"/>
            <w:shd w:fill="auto" w:val="clear"/>
            <w:vertAlign w:val="baseline"/>
            <w:rtl w:val="0"/>
          </w:rPr>
          <w:t xml:space="preserve">https://doi.org/10.1109/TMM.2005.854472</w:t>
        </w:r>
      </w:hyperlink>
      <w:r w:rsidDel="00000000" w:rsidR="00000000" w:rsidRPr="00000000">
        <w:rPr>
          <w:rtl w:val="0"/>
        </w:rPr>
      </w:r>
    </w:p>
    <w:p w:rsidR="00000000" w:rsidDel="00000000" w:rsidP="00000000" w:rsidRDefault="00000000" w:rsidRPr="00000000" w14:paraId="000002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AILab-CVC. (2024, enero 30). </w:t>
      </w:r>
      <w:r w:rsidDel="00000000" w:rsidR="00000000" w:rsidRPr="00000000">
        <w:rPr>
          <w:i w:val="1"/>
          <w:iCs w:val="1"/>
          <w:smallCaps w:val="0"/>
          <w:strike w:val="0"/>
          <w:u w:val="none"/>
          <w:shd w:fill="auto" w:val="clear"/>
          <w:vertAlign w:val="baseline"/>
          <w:rtl w:val="0"/>
        </w:rPr>
        <w:t xml:space="preserve">YOLO-World</w:t>
      </w:r>
      <w:r w:rsidDel="00000000" w:rsidR="00000000" w:rsidRPr="00000000">
        <w:rPr>
          <w:i w:val="0"/>
          <w:iCs w:val="0"/>
          <w:smallCaps w:val="0"/>
          <w:strike w:val="0"/>
          <w:u w:val="none"/>
          <w:shd w:fill="auto" w:val="clear"/>
          <w:vertAlign w:val="baseline"/>
          <w:rtl w:val="0"/>
        </w:rPr>
        <w:t xml:space="preserve">. GitHub. Recuperado el 21 de enero de 2026, de </w:t>
      </w:r>
      <w:hyperlink r:id="rId20">
        <w:r w:rsidDel="00000000" w:rsidR="00000000" w:rsidRPr="00000000">
          <w:rPr>
            <w:i w:val="0"/>
            <w:iCs w:val="0"/>
            <w:smallCaps w:val="0"/>
            <w:strike w:val="0"/>
            <w:u w:val="none"/>
            <w:shd w:fill="auto" w:val="clear"/>
            <w:vertAlign w:val="baseline"/>
            <w:rtl w:val="0"/>
          </w:rPr>
          <w:t xml:space="preserve">https://github.com/AILab-CVC/YOLO-World</w:t>
        </w:r>
      </w:hyperlink>
      <w:r w:rsidDel="00000000" w:rsidR="00000000" w:rsidRPr="00000000">
        <w:rPr>
          <w:rtl w:val="0"/>
        </w:rPr>
      </w:r>
    </w:p>
    <w:p w:rsidR="00000000" w:rsidDel="00000000" w:rsidP="00000000" w:rsidRDefault="00000000" w:rsidRPr="00000000" w14:paraId="000002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Amirante, A., Castaldi, T., Miniero, L., y Romano, S. P. (2014). Janus: A general purpose WebRTC gateway. </w:t>
      </w:r>
      <w:r w:rsidDel="00000000" w:rsidR="00000000" w:rsidRPr="00000000">
        <w:rPr>
          <w:i w:val="1"/>
          <w:iCs w:val="1"/>
          <w:smallCaps w:val="0"/>
          <w:strike w:val="0"/>
          <w:u w:val="none"/>
          <w:shd w:fill="auto" w:val="clear"/>
          <w:vertAlign w:val="baseline"/>
          <w:rtl w:val="0"/>
        </w:rPr>
        <w:t xml:space="preserve">Proceedings of the Conference on Principles, Systems and Applications of IP Telecommunications</w:t>
      </w:r>
      <w:r w:rsidDel="00000000" w:rsidR="00000000" w:rsidRPr="00000000">
        <w:rPr>
          <w:i w:val="0"/>
          <w:iCs w:val="0"/>
          <w:smallCaps w:val="0"/>
          <w:strike w:val="0"/>
          <w:u w:val="none"/>
          <w:shd w:fill="auto" w:val="clear"/>
          <w:vertAlign w:val="baseline"/>
          <w:rtl w:val="0"/>
        </w:rPr>
        <w:t xml:space="preserve">, 1–8. </w:t>
      </w:r>
      <w:hyperlink r:id="rId21">
        <w:r w:rsidDel="00000000" w:rsidR="00000000" w:rsidRPr="00000000">
          <w:rPr>
            <w:i w:val="0"/>
            <w:iCs w:val="0"/>
            <w:smallCaps w:val="0"/>
            <w:strike w:val="0"/>
            <w:u w:val="none"/>
            <w:shd w:fill="auto" w:val="clear"/>
            <w:vertAlign w:val="baseline"/>
            <w:rtl w:val="0"/>
          </w:rPr>
          <w:t xml:space="preserve">https://doi.org/10.1145/2670386.2670389</w:t>
        </w:r>
      </w:hyperlink>
      <w:r w:rsidDel="00000000" w:rsidR="00000000" w:rsidRPr="00000000">
        <w:rPr>
          <w:rtl w:val="0"/>
        </w:rPr>
      </w:r>
    </w:p>
    <w:p w:rsidR="00000000" w:rsidDel="00000000" w:rsidP="00000000" w:rsidRDefault="00000000" w:rsidRPr="00000000" w14:paraId="000002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Amirante, A., Castaldi, T., Miniero, L., y Romano, S. P. (2015). Performance analysis of the Janus WebRTC gateway. </w:t>
      </w:r>
      <w:r w:rsidDel="00000000" w:rsidR="00000000" w:rsidRPr="00000000">
        <w:rPr>
          <w:i w:val="1"/>
          <w:iCs w:val="1"/>
          <w:smallCaps w:val="0"/>
          <w:strike w:val="0"/>
          <w:u w:val="none"/>
          <w:shd w:fill="auto" w:val="clear"/>
          <w:vertAlign w:val="baseline"/>
          <w:rtl w:val="0"/>
        </w:rPr>
        <w:t xml:space="preserve">Proceedings of the 1st Workshop on All-Web Real-Time Systems</w:t>
      </w:r>
      <w:r w:rsidDel="00000000" w:rsidR="00000000" w:rsidRPr="00000000">
        <w:rPr>
          <w:i w:val="0"/>
          <w:iCs w:val="0"/>
          <w:smallCaps w:val="0"/>
          <w:strike w:val="0"/>
          <w:u w:val="none"/>
          <w:shd w:fill="auto" w:val="clear"/>
          <w:vertAlign w:val="baseline"/>
          <w:rtl w:val="0"/>
        </w:rPr>
        <w:t xml:space="preserve">, 1–7. </w:t>
      </w:r>
      <w:hyperlink r:id="rId22">
        <w:r w:rsidDel="00000000" w:rsidR="00000000" w:rsidRPr="00000000">
          <w:rPr>
            <w:i w:val="0"/>
            <w:iCs w:val="0"/>
            <w:smallCaps w:val="0"/>
            <w:strike w:val="0"/>
            <w:u w:val="none"/>
            <w:shd w:fill="auto" w:val="clear"/>
            <w:vertAlign w:val="baseline"/>
            <w:rtl w:val="0"/>
          </w:rPr>
          <w:t xml:space="preserve">https://doi.org/10.1145/2749215.2749223</w:t>
        </w:r>
      </w:hyperlink>
      <w:r w:rsidDel="00000000" w:rsidR="00000000" w:rsidRPr="00000000">
        <w:rPr>
          <w:rtl w:val="0"/>
        </w:rPr>
      </w:r>
    </w:p>
    <w:p w:rsidR="00000000" w:rsidDel="00000000" w:rsidP="00000000" w:rsidRDefault="00000000" w:rsidRPr="00000000" w14:paraId="000002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Ananthanarayanan, G., Bahl, P., Bodik, P., Chintalapudi, K., Philipose, M., Ravindranath, L., y Sinha, S. (2017). Real-Time Video Analytics: The Killer App for Edge Computing. </w:t>
      </w:r>
      <w:r w:rsidDel="00000000" w:rsidR="00000000" w:rsidRPr="00000000">
        <w:rPr>
          <w:i w:val="1"/>
          <w:iCs w:val="1"/>
          <w:smallCaps w:val="0"/>
          <w:strike w:val="0"/>
          <w:u w:val="none"/>
          <w:shd w:fill="auto" w:val="clear"/>
          <w:vertAlign w:val="baseline"/>
          <w:rtl w:val="0"/>
        </w:rPr>
        <w:t xml:space="preserve">Computer, 50</w:t>
      </w:r>
      <w:r w:rsidDel="00000000" w:rsidR="00000000" w:rsidRPr="00000000">
        <w:rPr>
          <w:i w:val="0"/>
          <w:iCs w:val="0"/>
          <w:smallCaps w:val="0"/>
          <w:strike w:val="0"/>
          <w:u w:val="none"/>
          <w:shd w:fill="auto" w:val="clear"/>
          <w:vertAlign w:val="baseline"/>
          <w:rtl w:val="0"/>
        </w:rPr>
        <w:t xml:space="preserve">(10), 58–67. </w:t>
      </w:r>
      <w:hyperlink r:id="rId23">
        <w:r w:rsidDel="00000000" w:rsidR="00000000" w:rsidRPr="00000000">
          <w:rPr>
            <w:i w:val="0"/>
            <w:iCs w:val="0"/>
            <w:smallCaps w:val="0"/>
            <w:strike w:val="0"/>
            <w:u w:val="none"/>
            <w:shd w:fill="auto" w:val="clear"/>
            <w:vertAlign w:val="baseline"/>
            <w:rtl w:val="0"/>
          </w:rPr>
          <w:t xml:space="preserve">https://doi.org/10.1109/MC.2017.3641638</w:t>
        </w:r>
      </w:hyperlink>
      <w:r w:rsidDel="00000000" w:rsidR="00000000" w:rsidRPr="00000000">
        <w:rPr>
          <w:rtl w:val="0"/>
        </w:rPr>
      </w:r>
    </w:p>
    <w:p w:rsidR="00000000" w:rsidDel="00000000" w:rsidP="00000000" w:rsidRDefault="00000000" w:rsidRPr="00000000" w14:paraId="000002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Argentina. (2000). </w:t>
      </w:r>
      <w:r w:rsidDel="00000000" w:rsidR="00000000" w:rsidRPr="00000000">
        <w:rPr>
          <w:i w:val="1"/>
          <w:iCs w:val="1"/>
          <w:smallCaps w:val="0"/>
          <w:strike w:val="0"/>
          <w:u w:val="none"/>
          <w:shd w:fill="auto" w:val="clear"/>
          <w:vertAlign w:val="baseline"/>
          <w:rtl w:val="0"/>
        </w:rPr>
        <w:t xml:space="preserve">Ley N.º 25.326: Ley de Protección de los Datos Personales</w:t>
      </w:r>
      <w:r w:rsidDel="00000000" w:rsidR="00000000" w:rsidRPr="00000000">
        <w:rPr>
          <w:i w:val="0"/>
          <w:iCs w:val="0"/>
          <w:smallCaps w:val="0"/>
          <w:strike w:val="0"/>
          <w:u w:val="none"/>
          <w:shd w:fill="auto" w:val="clear"/>
          <w:vertAlign w:val="baseline"/>
          <w:rtl w:val="0"/>
        </w:rPr>
        <w:t xml:space="preserve">. Infoleg. </w:t>
      </w:r>
      <w:hyperlink r:id="rId24">
        <w:r w:rsidDel="00000000" w:rsidR="00000000" w:rsidRPr="00000000">
          <w:rPr>
            <w:i w:val="0"/>
            <w:iCs w:val="0"/>
            <w:smallCaps w:val="0"/>
            <w:strike w:val="0"/>
            <w:u w:val="none"/>
            <w:shd w:fill="auto" w:val="clear"/>
            <w:vertAlign w:val="baseline"/>
            <w:rtl w:val="0"/>
          </w:rPr>
          <w:t xml:space="preserve">https://servicios.infoleg.gob.ar/infolegInternet/anexos/60000-64999/64790/texact.htm</w:t>
        </w:r>
      </w:hyperlink>
      <w:r w:rsidDel="00000000" w:rsidR="00000000" w:rsidRPr="00000000">
        <w:rPr>
          <w:rtl w:val="0"/>
        </w:rPr>
      </w:r>
    </w:p>
    <w:p w:rsidR="00000000" w:rsidDel="00000000" w:rsidP="00000000" w:rsidRDefault="00000000" w:rsidRPr="00000000" w14:paraId="000002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Argentina. (2006, septiembre 19). </w:t>
      </w:r>
      <w:r w:rsidDel="00000000" w:rsidR="00000000" w:rsidRPr="00000000">
        <w:rPr>
          <w:i w:val="1"/>
          <w:iCs w:val="1"/>
          <w:smallCaps w:val="0"/>
          <w:strike w:val="0"/>
          <w:u w:val="none"/>
          <w:shd w:fill="auto" w:val="clear"/>
          <w:vertAlign w:val="baseline"/>
          <w:rtl w:val="0"/>
        </w:rPr>
        <w:t xml:space="preserve">Disposición 11/2006: Medidas de seguridad para el tratamiento y conservación de los datos personales</w:t>
      </w:r>
      <w:r w:rsidDel="00000000" w:rsidR="00000000" w:rsidRPr="00000000">
        <w:rPr>
          <w:i w:val="0"/>
          <w:iCs w:val="0"/>
          <w:smallCaps w:val="0"/>
          <w:strike w:val="0"/>
          <w:u w:val="none"/>
          <w:shd w:fill="auto" w:val="clear"/>
          <w:vertAlign w:val="baseline"/>
          <w:rtl w:val="0"/>
        </w:rPr>
        <w:t xml:space="preserve">. Argentina.gob.ar. </w:t>
      </w:r>
      <w:hyperlink r:id="rId25">
        <w:r w:rsidDel="00000000" w:rsidR="00000000" w:rsidRPr="00000000">
          <w:rPr>
            <w:i w:val="0"/>
            <w:iCs w:val="0"/>
            <w:smallCaps w:val="0"/>
            <w:strike w:val="0"/>
            <w:u w:val="none"/>
            <w:shd w:fill="auto" w:val="clear"/>
            <w:vertAlign w:val="baseline"/>
            <w:rtl w:val="0"/>
          </w:rPr>
          <w:t xml:space="preserve">https://www.argentina.gob.ar/normativa/nacional/disposici%C3%B3n-11-2006-120120</w:t>
        </w:r>
      </w:hyperlink>
      <w:r w:rsidDel="00000000" w:rsidR="00000000" w:rsidRPr="00000000">
        <w:rPr>
          <w:rtl w:val="0"/>
        </w:rPr>
      </w:r>
    </w:p>
    <w:p w:rsidR="00000000" w:rsidDel="00000000" w:rsidP="00000000" w:rsidRDefault="00000000" w:rsidRPr="00000000" w14:paraId="000002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Argentina. (2015, febrero 24). </w:t>
      </w:r>
      <w:r w:rsidDel="00000000" w:rsidR="00000000" w:rsidRPr="00000000">
        <w:rPr>
          <w:i w:val="1"/>
          <w:iCs w:val="1"/>
          <w:smallCaps w:val="0"/>
          <w:strike w:val="0"/>
          <w:u w:val="none"/>
          <w:shd w:fill="auto" w:val="clear"/>
          <w:vertAlign w:val="baseline"/>
          <w:rtl w:val="0"/>
        </w:rPr>
        <w:t xml:space="preserve">Disposición 10/2015: Condiciones de licitud para las actividades de recolección y posterior tratamiento de imágenes digitales de personas con fines de seguridad</w:t>
      </w:r>
      <w:r w:rsidDel="00000000" w:rsidR="00000000" w:rsidRPr="00000000">
        <w:rPr>
          <w:i w:val="0"/>
          <w:iCs w:val="0"/>
          <w:smallCaps w:val="0"/>
          <w:strike w:val="0"/>
          <w:u w:val="none"/>
          <w:shd w:fill="auto" w:val="clear"/>
          <w:vertAlign w:val="baseline"/>
          <w:rtl w:val="0"/>
        </w:rPr>
        <w:t xml:space="preserve">. Argentina.gob.ar. </w:t>
      </w:r>
      <w:hyperlink r:id="rId26">
        <w:r w:rsidDel="00000000" w:rsidR="00000000" w:rsidRPr="00000000">
          <w:rPr>
            <w:i w:val="0"/>
            <w:iCs w:val="0"/>
            <w:smallCaps w:val="0"/>
            <w:strike w:val="0"/>
            <w:u w:val="none"/>
            <w:shd w:fill="auto" w:val="clear"/>
            <w:vertAlign w:val="baseline"/>
            <w:rtl w:val="0"/>
          </w:rPr>
          <w:t xml:space="preserve">https://www.argentina.gob.ar/normativa/nacional/disposici%C3%B3n-10-2015-243335</w:t>
        </w:r>
      </w:hyperlink>
      <w:r w:rsidDel="00000000" w:rsidR="00000000" w:rsidRPr="00000000">
        <w:rPr>
          <w:rtl w:val="0"/>
        </w:rPr>
      </w:r>
    </w:p>
    <w:p w:rsidR="00000000" w:rsidDel="00000000" w:rsidP="00000000" w:rsidRDefault="00000000" w:rsidRPr="00000000" w14:paraId="000002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Axis Communications AB. (2015). </w:t>
      </w:r>
      <w:r w:rsidDel="00000000" w:rsidR="00000000" w:rsidRPr="00000000">
        <w:rPr>
          <w:i w:val="1"/>
          <w:iCs w:val="1"/>
          <w:smallCaps w:val="0"/>
          <w:strike w:val="0"/>
          <w:u w:val="none"/>
          <w:shd w:fill="auto" w:val="clear"/>
          <w:vertAlign w:val="baseline"/>
          <w:rtl w:val="0"/>
        </w:rPr>
        <w:t xml:space="preserve">Latency in live network video surveillance (63380/EN/R1/1504) [White paper]</w:t>
      </w:r>
      <w:r w:rsidDel="00000000" w:rsidR="00000000" w:rsidRPr="00000000">
        <w:rPr>
          <w:i w:val="0"/>
          <w:iCs w:val="0"/>
          <w:smallCaps w:val="0"/>
          <w:strike w:val="0"/>
          <w:u w:val="none"/>
          <w:shd w:fill="auto" w:val="clear"/>
          <w:vertAlign w:val="baseline"/>
          <w:rtl w:val="0"/>
        </w:rPr>
        <w:t xml:space="preserve">. </w:t>
      </w:r>
      <w:hyperlink r:id="rId27">
        <w:r w:rsidDel="00000000" w:rsidR="00000000" w:rsidRPr="00000000">
          <w:rPr>
            <w:i w:val="0"/>
            <w:iCs w:val="0"/>
            <w:smallCaps w:val="0"/>
            <w:strike w:val="0"/>
            <w:u w:val="none"/>
            <w:shd w:fill="auto" w:val="clear"/>
            <w:vertAlign w:val="baseline"/>
            <w:rtl w:val="0"/>
          </w:rPr>
          <w:t xml:space="preserve">https://www.axis.com/dam/public/9d/e4/5d/latency-in-live-network-video-surveillance-en-US-190945.pdf</w:t>
        </w:r>
      </w:hyperlink>
      <w:r w:rsidDel="00000000" w:rsidR="00000000" w:rsidRPr="00000000">
        <w:rPr>
          <w:rtl w:val="0"/>
        </w:rPr>
      </w:r>
    </w:p>
    <w:p w:rsidR="00000000" w:rsidDel="00000000" w:rsidP="00000000" w:rsidRDefault="00000000" w:rsidRPr="00000000" w14:paraId="000002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Bachhuber, C., Steinbach, E., Freundl, M., y Reisslein, M. (2018). On the Minimization of Glass-to-Glass and Glass-to-Algorithm Delay in Video Communication. </w:t>
      </w:r>
      <w:r w:rsidDel="00000000" w:rsidR="00000000" w:rsidRPr="00000000">
        <w:rPr>
          <w:i w:val="1"/>
          <w:iCs w:val="1"/>
          <w:smallCaps w:val="0"/>
          <w:strike w:val="0"/>
          <w:u w:val="none"/>
          <w:shd w:fill="auto" w:val="clear"/>
          <w:vertAlign w:val="baseline"/>
          <w:rtl w:val="0"/>
        </w:rPr>
        <w:t xml:space="preserve">IEEE Transactions on Multimedia, 20</w:t>
      </w:r>
      <w:r w:rsidDel="00000000" w:rsidR="00000000" w:rsidRPr="00000000">
        <w:rPr>
          <w:i w:val="0"/>
          <w:iCs w:val="0"/>
          <w:smallCaps w:val="0"/>
          <w:strike w:val="0"/>
          <w:u w:val="none"/>
          <w:shd w:fill="auto" w:val="clear"/>
          <w:vertAlign w:val="baseline"/>
          <w:rtl w:val="0"/>
        </w:rPr>
        <w:t xml:space="preserve">(1), 238–252. </w:t>
      </w:r>
      <w:hyperlink r:id="rId28">
        <w:r w:rsidDel="00000000" w:rsidR="00000000" w:rsidRPr="00000000">
          <w:rPr>
            <w:i w:val="0"/>
            <w:iCs w:val="0"/>
            <w:smallCaps w:val="0"/>
            <w:strike w:val="0"/>
            <w:u w:val="none"/>
            <w:shd w:fill="auto" w:val="clear"/>
            <w:vertAlign w:val="baseline"/>
            <w:rtl w:val="0"/>
          </w:rPr>
          <w:t xml:space="preserve">https://doi.org/10.1109/TMM.2017.2726189</w:t>
        </w:r>
      </w:hyperlink>
      <w:r w:rsidDel="00000000" w:rsidR="00000000" w:rsidRPr="00000000">
        <w:rPr>
          <w:rtl w:val="0"/>
        </w:rPr>
      </w:r>
    </w:p>
    <w:p w:rsidR="00000000" w:rsidDel="00000000" w:rsidP="00000000" w:rsidRDefault="00000000" w:rsidRPr="00000000" w14:paraId="000002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Bass, L., Clements, P., y Kazman, R. (2022). </w:t>
      </w:r>
      <w:r w:rsidDel="00000000" w:rsidR="00000000" w:rsidRPr="00000000">
        <w:rPr>
          <w:i w:val="1"/>
          <w:iCs w:val="1"/>
          <w:smallCaps w:val="0"/>
          <w:strike w:val="0"/>
          <w:u w:val="none"/>
          <w:shd w:fill="auto" w:val="clear"/>
          <w:vertAlign w:val="baseline"/>
          <w:rtl w:val="0"/>
        </w:rPr>
        <w:t xml:space="preserve">Software architecture in practice (4.ª ed.)</w:t>
      </w:r>
      <w:r w:rsidDel="00000000" w:rsidR="00000000" w:rsidRPr="00000000">
        <w:rPr>
          <w:i w:val="0"/>
          <w:iCs w:val="0"/>
          <w:smallCaps w:val="0"/>
          <w:strike w:val="0"/>
          <w:u w:val="none"/>
          <w:shd w:fill="auto" w:val="clear"/>
          <w:vertAlign w:val="baseline"/>
          <w:rtl w:val="0"/>
        </w:rPr>
        <w:t xml:space="preserve">. Addison-Wesley.</w:t>
      </w:r>
    </w:p>
    <w:p w:rsidR="00000000" w:rsidDel="00000000" w:rsidP="00000000" w:rsidRDefault="00000000" w:rsidRPr="00000000" w14:paraId="000002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Bernardin, K., y Stiefelhagen, R. (2008). Evaluating multiple object tracking performance: The CLEAR MOT metrics. </w:t>
      </w:r>
      <w:r w:rsidDel="00000000" w:rsidR="00000000" w:rsidRPr="00000000">
        <w:rPr>
          <w:i w:val="1"/>
          <w:iCs w:val="1"/>
          <w:smallCaps w:val="0"/>
          <w:strike w:val="0"/>
          <w:u w:val="none"/>
          <w:shd w:fill="auto" w:val="clear"/>
          <w:vertAlign w:val="baseline"/>
          <w:rtl w:val="0"/>
        </w:rPr>
        <w:t xml:space="preserve">EURASIP Journal on Image and Video Processing, 2008</w:t>
      </w:r>
      <w:r w:rsidDel="00000000" w:rsidR="00000000" w:rsidRPr="00000000">
        <w:rPr>
          <w:i w:val="0"/>
          <w:iCs w:val="0"/>
          <w:smallCaps w:val="0"/>
          <w:strike w:val="0"/>
          <w:u w:val="none"/>
          <w:shd w:fill="auto" w:val="clear"/>
          <w:vertAlign w:val="baseline"/>
          <w:rtl w:val="0"/>
        </w:rPr>
        <w:t xml:space="preserve">(1), 1-10. </w:t>
      </w:r>
      <w:hyperlink r:id="rId29">
        <w:r w:rsidDel="00000000" w:rsidR="00000000" w:rsidRPr="00000000">
          <w:rPr>
            <w:i w:val="0"/>
            <w:iCs w:val="0"/>
            <w:smallCaps w:val="0"/>
            <w:strike w:val="0"/>
            <w:u w:val="none"/>
            <w:shd w:fill="auto" w:val="clear"/>
            <w:vertAlign w:val="baseline"/>
            <w:rtl w:val="0"/>
          </w:rPr>
          <w:t xml:space="preserve">https://doi.org/10.1155/2008/246309</w:t>
        </w:r>
      </w:hyperlink>
      <w:r w:rsidDel="00000000" w:rsidR="00000000" w:rsidRPr="00000000">
        <w:rPr>
          <w:rtl w:val="0"/>
        </w:rPr>
      </w:r>
    </w:p>
    <w:p w:rsidR="00000000" w:rsidDel="00000000" w:rsidP="00000000" w:rsidRDefault="00000000" w:rsidRPr="00000000" w14:paraId="000002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Bewley, A., Ge, Z., Ott, L., Ramos, F., y Upcroft, B. (2016). Simple online and realtime tracking. En </w:t>
      </w:r>
      <w:r w:rsidDel="00000000" w:rsidR="00000000" w:rsidRPr="00000000">
        <w:rPr>
          <w:i w:val="1"/>
          <w:iCs w:val="1"/>
          <w:smallCaps w:val="0"/>
          <w:strike w:val="0"/>
          <w:u w:val="none"/>
          <w:shd w:fill="auto" w:val="clear"/>
          <w:vertAlign w:val="baseline"/>
          <w:rtl w:val="0"/>
        </w:rPr>
        <w:t xml:space="preserve">2016 IEEE International Conference on Image Processing (ICIP)</w:t>
      </w:r>
      <w:r w:rsidDel="00000000" w:rsidR="00000000" w:rsidRPr="00000000">
        <w:rPr>
          <w:i w:val="0"/>
          <w:iCs w:val="0"/>
          <w:smallCaps w:val="0"/>
          <w:strike w:val="0"/>
          <w:u w:val="none"/>
          <w:shd w:fill="auto" w:val="clear"/>
          <w:vertAlign w:val="baseline"/>
          <w:rtl w:val="0"/>
        </w:rPr>
        <w:t xml:space="preserve"> (pp. 3464-3468). IEEE. </w:t>
      </w:r>
      <w:hyperlink r:id="rId30">
        <w:r w:rsidDel="00000000" w:rsidR="00000000" w:rsidRPr="00000000">
          <w:rPr>
            <w:i w:val="0"/>
            <w:iCs w:val="0"/>
            <w:smallCaps w:val="0"/>
            <w:strike w:val="0"/>
            <w:u w:val="none"/>
            <w:shd w:fill="auto" w:val="clear"/>
            <w:vertAlign w:val="baseline"/>
            <w:rtl w:val="0"/>
          </w:rPr>
          <w:t xml:space="preserve">https://doi.org/10.1109/ICIP.2016.7533003</w:t>
        </w:r>
      </w:hyperlink>
      <w:r w:rsidDel="00000000" w:rsidR="00000000" w:rsidRPr="00000000">
        <w:rPr>
          <w:rtl w:val="0"/>
        </w:rPr>
      </w:r>
    </w:p>
    <w:p w:rsidR="00000000" w:rsidDel="00000000" w:rsidP="00000000" w:rsidRDefault="00000000" w:rsidRPr="00000000" w14:paraId="000002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Bianchi, L., Carrara, F., Messina, N., Gennaro, C., y Falchi, F. (2024). The devil is in the fine-grained details: Evaluating open-vocabulary object detectors for fine-grained understanding.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22520-22529). </w:t>
      </w:r>
      <w:hyperlink r:id="rId31">
        <w:r w:rsidDel="00000000" w:rsidR="00000000" w:rsidRPr="00000000">
          <w:rPr>
            <w:i w:val="0"/>
            <w:iCs w:val="0"/>
            <w:smallCaps w:val="0"/>
            <w:strike w:val="0"/>
            <w:u w:val="none"/>
            <w:shd w:fill="auto" w:val="clear"/>
            <w:vertAlign w:val="baseline"/>
            <w:rtl w:val="0"/>
          </w:rPr>
          <w:t xml:space="preserve">https://doi.org/10.1109/CVPR52733.2024.02125</w:t>
        </w:r>
      </w:hyperlink>
      <w:r w:rsidDel="00000000" w:rsidR="00000000" w:rsidRPr="00000000">
        <w:rPr>
          <w:rtl w:val="0"/>
        </w:rPr>
      </w:r>
    </w:p>
    <w:p w:rsidR="00000000" w:rsidDel="00000000" w:rsidP="00000000" w:rsidRDefault="00000000" w:rsidRPr="00000000" w14:paraId="000002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Cao, J., Pang, J., Weng, X., Khirodkar, R., y Kitani, K. (2023). Observation-Centric SORT: Rethinking SORT for Robust Multi-Object Tracking. </w:t>
      </w:r>
      <w:r w:rsidDel="00000000" w:rsidR="00000000" w:rsidRPr="00000000">
        <w:rPr>
          <w:i w:val="1"/>
          <w:iCs w:val="1"/>
          <w:smallCaps w:val="0"/>
          <w:strike w:val="0"/>
          <w:u w:val="none"/>
          <w:shd w:fill="auto" w:val="clear"/>
          <w:vertAlign w:val="baseline"/>
          <w:rtl w:val="0"/>
        </w:rPr>
        <w:t xml:space="preserve">2023 IEEE/CVF Conference on Computer Vision and Pattern Recognition (CVPR)</w:t>
      </w:r>
      <w:r w:rsidDel="00000000" w:rsidR="00000000" w:rsidRPr="00000000">
        <w:rPr>
          <w:i w:val="0"/>
          <w:iCs w:val="0"/>
          <w:smallCaps w:val="0"/>
          <w:strike w:val="0"/>
          <w:u w:val="none"/>
          <w:shd w:fill="auto" w:val="clear"/>
          <w:vertAlign w:val="baseline"/>
          <w:rtl w:val="0"/>
        </w:rPr>
        <w:t xml:space="preserve">, 9686–9696. </w:t>
      </w:r>
      <w:hyperlink r:id="rId32">
        <w:r w:rsidDel="00000000" w:rsidR="00000000" w:rsidRPr="00000000">
          <w:rPr>
            <w:i w:val="0"/>
            <w:iCs w:val="0"/>
            <w:smallCaps w:val="0"/>
            <w:strike w:val="0"/>
            <w:u w:val="none"/>
            <w:shd w:fill="auto" w:val="clear"/>
            <w:vertAlign w:val="baseline"/>
            <w:rtl w:val="0"/>
          </w:rPr>
          <w:t xml:space="preserve">https://doi.org/10.1109/CVPR52729.2023.00934</w:t>
        </w:r>
      </w:hyperlink>
      <w:r w:rsidDel="00000000" w:rsidR="00000000" w:rsidRPr="00000000">
        <w:rPr>
          <w:rtl w:val="0"/>
        </w:rPr>
      </w:r>
    </w:p>
    <w:p w:rsidR="00000000" w:rsidDel="00000000" w:rsidP="00000000" w:rsidRDefault="00000000" w:rsidRPr="00000000" w14:paraId="000002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Card, S. K., Moran, T. P., y Newell, A. (2008). </w:t>
      </w:r>
      <w:r w:rsidDel="00000000" w:rsidR="00000000" w:rsidRPr="00000000">
        <w:rPr>
          <w:i w:val="1"/>
          <w:iCs w:val="1"/>
          <w:smallCaps w:val="0"/>
          <w:strike w:val="0"/>
          <w:u w:val="none"/>
          <w:shd w:fill="auto" w:val="clear"/>
          <w:vertAlign w:val="baseline"/>
          <w:rtl w:val="0"/>
        </w:rPr>
        <w:t xml:space="preserve">The psychology of human-computer interaction (Reimpresión)</w:t>
      </w:r>
      <w:r w:rsidDel="00000000" w:rsidR="00000000" w:rsidRPr="00000000">
        <w:rPr>
          <w:i w:val="0"/>
          <w:iCs w:val="0"/>
          <w:smallCaps w:val="0"/>
          <w:strike w:val="0"/>
          <w:u w:val="none"/>
          <w:shd w:fill="auto" w:val="clear"/>
          <w:vertAlign w:val="baseline"/>
          <w:rtl w:val="0"/>
        </w:rPr>
        <w:t xml:space="preserve">. Erlbaum.</w:t>
      </w:r>
    </w:p>
    <w:p w:rsidR="00000000" w:rsidDel="00000000" w:rsidP="00000000" w:rsidRDefault="00000000" w:rsidRPr="00000000" w14:paraId="000002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Carion, N., Massa, F., Synnaeve, G., Usunier, N., Kirillov, A., y Zagoruyko, S. (2020). End-to-end object detection with transformers. En </w:t>
      </w:r>
      <w:r w:rsidDel="00000000" w:rsidR="00000000" w:rsidRPr="00000000">
        <w:rPr>
          <w:i w:val="1"/>
          <w:iCs w:val="1"/>
          <w:smallCaps w:val="0"/>
          <w:strike w:val="0"/>
          <w:u w:val="none"/>
          <w:shd w:fill="auto" w:val="clear"/>
          <w:vertAlign w:val="baseline"/>
          <w:rtl w:val="0"/>
        </w:rPr>
        <w:t xml:space="preserve">Computer Vision – ECCV 2020</w:t>
      </w:r>
      <w:r w:rsidDel="00000000" w:rsidR="00000000" w:rsidRPr="00000000">
        <w:rPr>
          <w:i w:val="0"/>
          <w:iCs w:val="0"/>
          <w:smallCaps w:val="0"/>
          <w:strike w:val="0"/>
          <w:u w:val="none"/>
          <w:shd w:fill="auto" w:val="clear"/>
          <w:vertAlign w:val="baseline"/>
          <w:rtl w:val="0"/>
        </w:rPr>
        <w:t xml:space="preserve">. Springer. </w:t>
      </w:r>
      <w:hyperlink r:id="rId33">
        <w:r w:rsidDel="00000000" w:rsidR="00000000" w:rsidRPr="00000000">
          <w:rPr>
            <w:i w:val="0"/>
            <w:iCs w:val="0"/>
            <w:smallCaps w:val="0"/>
            <w:strike w:val="0"/>
            <w:u w:val="none"/>
            <w:shd w:fill="auto" w:val="clear"/>
            <w:vertAlign w:val="baseline"/>
            <w:rtl w:val="0"/>
          </w:rPr>
          <w:t xml:space="preserve">https://www.ecva.net/papers/eccv_2020/papers_ECCV/html/832_ECCV_2020_paper.php</w:t>
        </w:r>
      </w:hyperlink>
      <w:r w:rsidDel="00000000" w:rsidR="00000000" w:rsidRPr="00000000">
        <w:rPr>
          <w:rtl w:val="0"/>
        </w:rPr>
      </w:r>
    </w:p>
    <w:p w:rsidR="00000000" w:rsidDel="00000000" w:rsidP="00000000" w:rsidRDefault="00000000" w:rsidRPr="00000000" w14:paraId="000002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Centro de Computación de Alto Desempeño. (2026, 10 de abril). </w:t>
      </w:r>
      <w:r w:rsidDel="00000000" w:rsidR="00000000" w:rsidRPr="00000000">
        <w:rPr>
          <w:i w:val="1"/>
          <w:iCs w:val="1"/>
          <w:smallCaps w:val="0"/>
          <w:strike w:val="0"/>
          <w:u w:val="none"/>
          <w:shd w:fill="auto" w:val="clear"/>
          <w:vertAlign w:val="baseline"/>
          <w:rtl w:val="0"/>
        </w:rPr>
        <w:t xml:space="preserve">Clusters disponibles</w:t>
      </w:r>
      <w:r w:rsidDel="00000000" w:rsidR="00000000" w:rsidRPr="00000000">
        <w:rPr>
          <w:i w:val="0"/>
          <w:iCs w:val="0"/>
          <w:smallCaps w:val="0"/>
          <w:strike w:val="0"/>
          <w:u w:val="none"/>
          <w:shd w:fill="auto" w:val="clear"/>
          <w:vertAlign w:val="baseline"/>
          <w:rtl w:val="0"/>
        </w:rPr>
        <w:t xml:space="preserve">. UNC Supercómputo. </w:t>
      </w:r>
      <w:hyperlink r:id="rId34">
        <w:r w:rsidDel="00000000" w:rsidR="00000000" w:rsidRPr="00000000">
          <w:rPr>
            <w:i w:val="0"/>
            <w:iCs w:val="0"/>
            <w:smallCaps w:val="0"/>
            <w:strike w:val="0"/>
            <w:u w:val="none"/>
            <w:shd w:fill="auto" w:val="clear"/>
            <w:vertAlign w:val="baseline"/>
            <w:rtl w:val="0"/>
          </w:rPr>
          <w:t xml:space="preserve">https://wiki.ccad.unc.edu.ar/infra/clusters.html</w:t>
        </w:r>
      </w:hyperlink>
      <w:r w:rsidDel="00000000" w:rsidR="00000000" w:rsidRPr="00000000">
        <w:rPr>
          <w:rtl w:val="0"/>
        </w:rPr>
      </w:r>
    </w:p>
    <w:p w:rsidR="00000000" w:rsidDel="00000000" w:rsidP="00000000" w:rsidRDefault="00000000" w:rsidRPr="00000000" w14:paraId="000002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Changpinyo, S., Sharma, P., Ding, N., y Soricut, R. (2021). Conceptual 12M: Pushing web-scale image-text pre-training to recognize long-tail visual concepts.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3557–3567). </w:t>
      </w:r>
      <w:hyperlink r:id="rId35">
        <w:r w:rsidDel="00000000" w:rsidR="00000000" w:rsidRPr="00000000">
          <w:rPr>
            <w:i w:val="0"/>
            <w:iCs w:val="0"/>
            <w:smallCaps w:val="0"/>
            <w:strike w:val="0"/>
            <w:u w:val="none"/>
            <w:shd w:fill="auto" w:val="clear"/>
            <w:vertAlign w:val="baseline"/>
            <w:rtl w:val="0"/>
          </w:rPr>
          <w:t xml:space="preserve">https://doi.org/10.1109/CVPR46437.2021.00356</w:t>
        </w:r>
      </w:hyperlink>
      <w:r w:rsidDel="00000000" w:rsidR="00000000" w:rsidRPr="00000000">
        <w:rPr>
          <w:rtl w:val="0"/>
        </w:rPr>
      </w:r>
    </w:p>
    <w:p w:rsidR="00000000" w:rsidDel="00000000" w:rsidP="00000000" w:rsidRDefault="00000000" w:rsidRPr="00000000" w14:paraId="000002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Chen, J., y Ran, X. (2019). Deep Learning With Edge Computing: A Review. </w:t>
      </w:r>
      <w:r w:rsidDel="00000000" w:rsidR="00000000" w:rsidRPr="00000000">
        <w:rPr>
          <w:i w:val="1"/>
          <w:iCs w:val="1"/>
          <w:smallCaps w:val="0"/>
          <w:strike w:val="0"/>
          <w:u w:val="none"/>
          <w:shd w:fill="auto" w:val="clear"/>
          <w:vertAlign w:val="baseline"/>
          <w:rtl w:val="0"/>
        </w:rPr>
        <w:t xml:space="preserve">Proceedings of the IEEE, 107</w:t>
      </w:r>
      <w:r w:rsidDel="00000000" w:rsidR="00000000" w:rsidRPr="00000000">
        <w:rPr>
          <w:i w:val="0"/>
          <w:iCs w:val="0"/>
          <w:smallCaps w:val="0"/>
          <w:strike w:val="0"/>
          <w:u w:val="none"/>
          <w:shd w:fill="auto" w:val="clear"/>
          <w:vertAlign w:val="baseline"/>
          <w:rtl w:val="0"/>
        </w:rPr>
        <w:t xml:space="preserve">(8), 1655–1674. </w:t>
      </w:r>
      <w:hyperlink r:id="rId36">
        <w:r w:rsidDel="00000000" w:rsidR="00000000" w:rsidRPr="00000000">
          <w:rPr>
            <w:i w:val="0"/>
            <w:iCs w:val="0"/>
            <w:smallCaps w:val="0"/>
            <w:strike w:val="0"/>
            <w:u w:val="none"/>
            <w:shd w:fill="auto" w:val="clear"/>
            <w:vertAlign w:val="baseline"/>
            <w:rtl w:val="0"/>
          </w:rPr>
          <w:t xml:space="preserve">https://doi.org/10.1109/JPROC.2019.2921977</w:t>
        </w:r>
      </w:hyperlink>
      <w:r w:rsidDel="00000000" w:rsidR="00000000" w:rsidRPr="00000000">
        <w:rPr>
          <w:rtl w:val="0"/>
        </w:rPr>
      </w:r>
    </w:p>
    <w:p w:rsidR="00000000" w:rsidDel="00000000" w:rsidP="00000000" w:rsidRDefault="00000000" w:rsidRPr="00000000" w14:paraId="000002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Chen, X., y Zou, Z. (2025). </w:t>
      </w:r>
      <w:r w:rsidDel="00000000" w:rsidR="00000000" w:rsidRPr="00000000">
        <w:rPr>
          <w:i w:val="1"/>
          <w:iCs w:val="1"/>
          <w:smallCaps w:val="0"/>
          <w:strike w:val="0"/>
          <w:u w:val="none"/>
          <w:shd w:fill="auto" w:val="clear"/>
          <w:vertAlign w:val="baseline"/>
          <w:rtl w:val="0"/>
        </w:rPr>
        <w:t xml:space="preserve">Are large pre-trained vision language models effective construction safety inspectors?</w:t>
      </w:r>
      <w:r w:rsidDel="00000000" w:rsidR="00000000" w:rsidRPr="00000000">
        <w:rPr>
          <w:i w:val="0"/>
          <w:iCs w:val="0"/>
          <w:smallCaps w:val="0"/>
          <w:strike w:val="0"/>
          <w:u w:val="none"/>
          <w:shd w:fill="auto" w:val="clear"/>
          <w:vertAlign w:val="baseline"/>
          <w:rtl w:val="0"/>
        </w:rPr>
        <w:t xml:space="preserve"> (arXiv:2508.11011). arXiv. </w:t>
      </w:r>
      <w:hyperlink r:id="rId37">
        <w:r w:rsidDel="00000000" w:rsidR="00000000" w:rsidRPr="00000000">
          <w:rPr>
            <w:i w:val="0"/>
            <w:iCs w:val="0"/>
            <w:smallCaps w:val="0"/>
            <w:strike w:val="0"/>
            <w:u w:val="none"/>
            <w:shd w:fill="auto" w:val="clear"/>
            <w:vertAlign w:val="baseline"/>
            <w:rtl w:val="0"/>
          </w:rPr>
          <w:t xml:space="preserve">https://doi.org/10.48550/arXiv.2508.11011</w:t>
        </w:r>
      </w:hyperlink>
      <w:r w:rsidDel="00000000" w:rsidR="00000000" w:rsidRPr="00000000">
        <w:rPr>
          <w:rtl w:val="0"/>
        </w:rPr>
      </w:r>
    </w:p>
    <w:p w:rsidR="00000000" w:rsidDel="00000000" w:rsidP="00000000" w:rsidRDefault="00000000" w:rsidRPr="00000000" w14:paraId="000002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del w:id="9106" w:author="Claude" w:date="2026-09-09T12:00:00Z"/>
          <w:i w:val="0"/>
          <w:iCs w:val="0"/>
          <w:smallCaps w:val="0"/>
          <w:strike w:val="0"/>
          <w:u w:val="none"/>
          <w:shd w:fill="auto" w:val="clear"/>
          <w:vertAlign w:val="baseline"/>
        </w:rPr>
      </w:pPr>
      <w:del w:id="9100" w:author="Claude" w:date="2026-09-09T12:00:00Z">
        <w:r w:rsidDel="00000000" w:rsidR="00000000" w:rsidRPr="00000000">
          <w:rPr>
            <w:i w:val="0"/>
            <w:iCs w:val="0"/>
            <w:smallCaps w:val="0"/>
            <w:strike w:val="0"/>
            <w:u w:val="none"/>
            <w:shd w:fill="auto" w:val="clear"/>
            <w:vertAlign w:val="baseline"/>
            <w:rtl w:val="0"/>
          </w:rPr>
          <w:delText xml:space="preserve">Chen, X., y Zou, Z. (2026). Are large pre-trained vision language models effective construction safety </w:delText>
        </w:r>
      </w:del>
      <w:del w:id="9101" w:author="Claude" w:date="2026-09-09T12:00:00Z">
        <w:r w:rsidDel="00000000" w:rsidR="00000000" w:rsidRPr="00000000">
          <w:rPr>
            <w:i w:val="0"/>
            <w:iCs w:val="0"/>
            <w:smallCaps w:val="0"/>
            <w:strike w:val="0"/>
            <w:u w:val="none"/>
            <w:shd w:fill="auto" w:val="clear"/>
            <w:vertAlign w:val="baseline"/>
            <w:rtl w:val="0"/>
          </w:rPr>
          <w:delText xml:space="preserve">inspectors.</w:delText>
        </w:r>
      </w:del>
      <w:del w:id="9102" w:author="Claude" w:date="2026-09-09T12:00:00Z">
        <w:r w:rsidDel="00000000" w:rsidR="00000000" w:rsidRPr="00000000">
          <w:rPr>
            <w:i w:val="0"/>
            <w:iCs w:val="0"/>
            <w:smallCaps w:val="0"/>
            <w:strike w:val="0"/>
            <w:u w:val="none"/>
            <w:shd w:fill="auto" w:val="clear"/>
            <w:vertAlign w:val="baseline"/>
            <w:rtl w:val="0"/>
          </w:rPr>
          <w:delText xml:space="preserve"> </w:delText>
        </w:r>
      </w:del>
      <w:del w:id="9103" w:author="Claude" w:date="2026-09-09T12:00:00Z">
        <w:r w:rsidDel="00000000" w:rsidR="00000000" w:rsidRPr="00000000">
          <w:rPr>
            <w:i w:val="1"/>
            <w:iCs w:val="1"/>
            <w:smallCaps w:val="0"/>
            <w:strike w:val="0"/>
            <w:u w:val="none"/>
            <w:shd w:fill="auto" w:val="clear"/>
            <w:vertAlign w:val="baseline"/>
            <w:rtl w:val="0"/>
          </w:rPr>
          <w:delText xml:space="preserve">Data-Centric Engineering, 7</w:delText>
        </w:r>
      </w:del>
      <w:del w:id="9104" w:author="Claude" w:date="2026-09-09T12:00:00Z">
        <w:r w:rsidDel="00000000" w:rsidR="00000000" w:rsidRPr="00000000">
          <w:rPr>
            <w:i w:val="0"/>
            <w:iCs w:val="0"/>
            <w:smallCaps w:val="0"/>
            <w:strike w:val="0"/>
            <w:u w:val="none"/>
            <w:shd w:fill="auto" w:val="clear"/>
            <w:vertAlign w:val="baseline"/>
            <w:rtl w:val="0"/>
          </w:rPr>
          <w:delText xml:space="preserve">, e11. </w:delText>
        </w:r>
      </w:del>
      <w:hyperlink r:id="rId38">
        <w:del w:id="9105" w:author="Claude" w:date="2026-09-09T12:00:00Z">
          <w:r w:rsidDel="00000000" w:rsidR="00000000" w:rsidRPr="00000000">
            <w:rPr>
              <w:i w:val="0"/>
              <w:iCs w:val="0"/>
              <w:smallCaps w:val="0"/>
              <w:strike w:val="0"/>
              <w:u w:val="none"/>
              <w:shd w:fill="auto" w:val="clear"/>
              <w:vertAlign w:val="baseline"/>
              <w:rtl w:val="0"/>
            </w:rPr>
            <w:delText xml:space="preserve">https://doi.org/10.1017/dce.2026.10044</w:delText>
          </w:r>
        </w:del>
      </w:hyperlink>
      <w:r w:rsidDel="00000000" w:rsidR="00000000" w:rsidRPr="00000000">
        <w:rPr>
          <w:rtl w:val="0"/>
        </w:rPr>
      </w:r>
    </w:p>
    <w:p w:rsidR="00000000" w:rsidDel="00000000" w:rsidP="00000000" w:rsidRDefault="00000000" w:rsidRPr="00000000" w14:paraId="000002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Cheng, T., Song, L., Ge, Y., Liu, W., Wang, X., y Shan, Y. (2024). YOLO-World: Real-time open-vocabulary object detection.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16901–16911). </w:t>
      </w:r>
      <w:hyperlink r:id="rId39">
        <w:r w:rsidDel="00000000" w:rsidR="00000000" w:rsidRPr="00000000">
          <w:rPr>
            <w:i w:val="0"/>
            <w:iCs w:val="0"/>
            <w:smallCaps w:val="0"/>
            <w:strike w:val="0"/>
            <w:u w:val="none"/>
            <w:shd w:fill="auto" w:val="clear"/>
            <w:vertAlign w:val="baseline"/>
            <w:rtl w:val="0"/>
          </w:rPr>
          <w:t xml:space="preserve">https://doi.org/10.1109/CVPR52733.2024.01599</w:t>
        </w:r>
      </w:hyperlink>
      <w:r w:rsidDel="00000000" w:rsidR="00000000" w:rsidRPr="00000000">
        <w:rPr>
          <w:rtl w:val="0"/>
        </w:rPr>
      </w:r>
    </w:p>
    <w:p w:rsidR="00000000" w:rsidDel="00000000" w:rsidP="00000000" w:rsidRDefault="00000000" w:rsidRPr="00000000" w14:paraId="000002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Choi, L., y Greer, R. (2024). </w:t>
      </w:r>
      <w:r w:rsidDel="00000000" w:rsidR="00000000" w:rsidRPr="00000000">
        <w:rPr>
          <w:i w:val="1"/>
          <w:iCs w:val="1"/>
          <w:smallCaps w:val="0"/>
          <w:strike w:val="0"/>
          <w:u w:val="none"/>
          <w:shd w:fill="auto" w:val="clear"/>
          <w:vertAlign w:val="baseline"/>
          <w:rtl w:val="0"/>
        </w:rPr>
        <w:t xml:space="preserve">Evaluating cascaded methods of vision-language models for zero-shot detection and association of hardhats for increased construction safety</w:t>
      </w:r>
      <w:r w:rsidDel="00000000" w:rsidR="00000000" w:rsidRPr="00000000">
        <w:rPr>
          <w:i w:val="0"/>
          <w:iCs w:val="0"/>
          <w:smallCaps w:val="0"/>
          <w:strike w:val="0"/>
          <w:u w:val="none"/>
          <w:shd w:fill="auto" w:val="clear"/>
          <w:vertAlign w:val="baseline"/>
          <w:rtl w:val="0"/>
        </w:rPr>
        <w:t xml:space="preserve"> (arXiv:2410.12225). arXiv. </w:t>
      </w:r>
      <w:hyperlink r:id="rId40">
        <w:r w:rsidDel="00000000" w:rsidR="00000000" w:rsidRPr="00000000">
          <w:rPr>
            <w:i w:val="0"/>
            <w:iCs w:val="0"/>
            <w:smallCaps w:val="0"/>
            <w:strike w:val="0"/>
            <w:u w:val="none"/>
            <w:shd w:fill="auto" w:val="clear"/>
            <w:vertAlign w:val="baseline"/>
            <w:rtl w:val="0"/>
          </w:rPr>
          <w:t xml:space="preserve">https://doi.org/10.48550/arXiv.2410.12225</w:t>
        </w:r>
      </w:hyperlink>
      <w:r w:rsidDel="00000000" w:rsidR="00000000" w:rsidRPr="00000000">
        <w:rPr>
          <w:rtl w:val="0"/>
        </w:rPr>
      </w:r>
    </w:p>
    <w:p w:rsidR="00000000" w:rsidDel="00000000" w:rsidP="00000000" w:rsidRDefault="00000000" w:rsidRPr="00000000" w14:paraId="000002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Cohen, J. (1960). A coefficient of agreement for nominal scales. </w:t>
      </w:r>
      <w:r w:rsidDel="00000000" w:rsidR="00000000" w:rsidRPr="00000000">
        <w:rPr>
          <w:i w:val="1"/>
          <w:iCs w:val="1"/>
          <w:smallCaps w:val="0"/>
          <w:strike w:val="0"/>
          <w:u w:val="none"/>
          <w:shd w:fill="auto" w:val="clear"/>
          <w:vertAlign w:val="baseline"/>
          <w:rtl w:val="0"/>
        </w:rPr>
        <w:t xml:space="preserve">Educational and Psychological Measurement, 20</w:t>
      </w:r>
      <w:r w:rsidDel="00000000" w:rsidR="00000000" w:rsidRPr="00000000">
        <w:rPr>
          <w:i w:val="0"/>
          <w:iCs w:val="0"/>
          <w:smallCaps w:val="0"/>
          <w:strike w:val="0"/>
          <w:u w:val="none"/>
          <w:shd w:fill="auto" w:val="clear"/>
          <w:vertAlign w:val="baseline"/>
          <w:rtl w:val="0"/>
        </w:rPr>
        <w:t xml:space="preserve">(1), 37–46. </w:t>
      </w:r>
      <w:hyperlink r:id="rId41">
        <w:r w:rsidDel="00000000" w:rsidR="00000000" w:rsidRPr="00000000">
          <w:rPr>
            <w:i w:val="0"/>
            <w:iCs w:val="0"/>
            <w:smallCaps w:val="0"/>
            <w:strike w:val="0"/>
            <w:u w:val="none"/>
            <w:shd w:fill="auto" w:val="clear"/>
            <w:vertAlign w:val="baseline"/>
            <w:rtl w:val="0"/>
          </w:rPr>
          <w:t xml:space="preserve">https://doi.org/10.1177/001316446002000104</w:t>
        </w:r>
      </w:hyperlink>
      <w:r w:rsidDel="00000000" w:rsidR="00000000" w:rsidRPr="00000000">
        <w:rPr>
          <w:rtl w:val="0"/>
        </w:rPr>
      </w:r>
    </w:p>
    <w:p w:rsidR="00000000" w:rsidDel="00000000" w:rsidP="00000000" w:rsidRDefault="00000000" w:rsidRPr="00000000" w14:paraId="000002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Cugola, G., y Margara, A. (2012). Processing flows of information: From data stream to complex event processing. </w:t>
      </w:r>
      <w:r w:rsidDel="00000000" w:rsidR="00000000" w:rsidRPr="00000000">
        <w:rPr>
          <w:i w:val="1"/>
          <w:iCs w:val="1"/>
          <w:smallCaps w:val="0"/>
          <w:strike w:val="0"/>
          <w:u w:val="none"/>
          <w:shd w:fill="auto" w:val="clear"/>
          <w:vertAlign w:val="baseline"/>
          <w:rtl w:val="0"/>
        </w:rPr>
        <w:t xml:space="preserve">ACM Computing Surveys, 44</w:t>
      </w:r>
      <w:r w:rsidDel="00000000" w:rsidR="00000000" w:rsidRPr="00000000">
        <w:rPr>
          <w:i w:val="0"/>
          <w:iCs w:val="0"/>
          <w:smallCaps w:val="0"/>
          <w:strike w:val="0"/>
          <w:u w:val="none"/>
          <w:shd w:fill="auto" w:val="clear"/>
          <w:vertAlign w:val="baseline"/>
          <w:rtl w:val="0"/>
        </w:rPr>
        <w:t xml:space="preserve">(3), 1–62. </w:t>
      </w:r>
      <w:hyperlink r:id="rId42">
        <w:r w:rsidDel="00000000" w:rsidR="00000000" w:rsidRPr="00000000">
          <w:rPr>
            <w:i w:val="0"/>
            <w:iCs w:val="0"/>
            <w:smallCaps w:val="0"/>
            <w:strike w:val="0"/>
            <w:u w:val="none"/>
            <w:shd w:fill="auto" w:val="clear"/>
            <w:vertAlign w:val="baseline"/>
            <w:rtl w:val="0"/>
          </w:rPr>
          <w:t xml:space="preserve">https://doi.org/10.1145/2187671.2187677</w:t>
        </w:r>
      </w:hyperlink>
      <w:r w:rsidDel="00000000" w:rsidR="00000000" w:rsidRPr="00000000">
        <w:rPr>
          <w:rtl w:val="0"/>
        </w:rPr>
      </w:r>
    </w:p>
    <w:p w:rsidR="00000000" w:rsidDel="00000000" w:rsidP="00000000" w:rsidRDefault="00000000" w:rsidRPr="00000000" w14:paraId="000003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DASH Industry Forum. (2020, marzo 27). </w:t>
      </w:r>
      <w:r w:rsidDel="00000000" w:rsidR="00000000" w:rsidRPr="00000000">
        <w:rPr>
          <w:i w:val="1"/>
          <w:iCs w:val="1"/>
          <w:smallCaps w:val="0"/>
          <w:strike w:val="0"/>
          <w:u w:val="none"/>
          <w:shd w:fill="auto" w:val="clear"/>
          <w:vertAlign w:val="baseline"/>
          <w:rtl w:val="0"/>
        </w:rPr>
        <w:t xml:space="preserve">Low-latency Modes for DASH</w:t>
      </w:r>
      <w:r w:rsidDel="00000000" w:rsidR="00000000" w:rsidRPr="00000000">
        <w:rPr>
          <w:i w:val="0"/>
          <w:iCs w:val="0"/>
          <w:smallCaps w:val="0"/>
          <w:strike w:val="0"/>
          <w:u w:val="none"/>
          <w:shd w:fill="auto" w:val="clear"/>
          <w:vertAlign w:val="baseline"/>
          <w:rtl w:val="0"/>
        </w:rPr>
        <w:t xml:space="preserve">. CR-Low-Latency-Live-r8. </w:t>
      </w:r>
      <w:hyperlink r:id="rId43">
        <w:r w:rsidDel="00000000" w:rsidR="00000000" w:rsidRPr="00000000">
          <w:rPr>
            <w:i w:val="0"/>
            <w:iCs w:val="0"/>
            <w:smallCaps w:val="0"/>
            <w:strike w:val="0"/>
            <w:u w:val="none"/>
            <w:shd w:fill="auto" w:val="clear"/>
            <w:vertAlign w:val="baseline"/>
            <w:rtl w:val="0"/>
          </w:rPr>
          <w:t xml:space="preserve">https://dashif.org/docs/CR-Low-Latency-Live-r8.pdf</w:t>
        </w:r>
      </w:hyperlink>
      <w:r w:rsidDel="00000000" w:rsidR="00000000" w:rsidRPr="00000000">
        <w:rPr>
          <w:rtl w:val="0"/>
        </w:rPr>
      </w:r>
    </w:p>
    <w:p w:rsidR="00000000" w:rsidDel="00000000" w:rsidP="00000000" w:rsidRDefault="00000000" w:rsidRPr="00000000" w14:paraId="000003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Deber, J., Jota, R., Forlines, C., y Wigdor, D. (2015). How Much Faster is Fast Enough?: User Perception of Latency y Latency Improvements in Direct and Indirect Touch. </w:t>
      </w:r>
      <w:r w:rsidDel="00000000" w:rsidR="00000000" w:rsidRPr="00000000">
        <w:rPr>
          <w:i w:val="1"/>
          <w:iCs w:val="1"/>
          <w:smallCaps w:val="0"/>
          <w:strike w:val="0"/>
          <w:u w:val="none"/>
          <w:shd w:fill="auto" w:val="clear"/>
          <w:vertAlign w:val="baseline"/>
          <w:rtl w:val="0"/>
        </w:rPr>
        <w:t xml:space="preserve">Proceedings of the 33rd Annual ACM Conference on Human Factors in Computing Systems</w:t>
      </w:r>
      <w:r w:rsidDel="00000000" w:rsidR="00000000" w:rsidRPr="00000000">
        <w:rPr>
          <w:i w:val="0"/>
          <w:iCs w:val="0"/>
          <w:smallCaps w:val="0"/>
          <w:strike w:val="0"/>
          <w:u w:val="none"/>
          <w:shd w:fill="auto" w:val="clear"/>
          <w:vertAlign w:val="baseline"/>
          <w:rtl w:val="0"/>
        </w:rPr>
        <w:t xml:space="preserve">, 1827–1836. </w:t>
      </w:r>
      <w:hyperlink r:id="rId44">
        <w:r w:rsidDel="00000000" w:rsidR="00000000" w:rsidRPr="00000000">
          <w:rPr>
            <w:i w:val="0"/>
            <w:iCs w:val="0"/>
            <w:smallCaps w:val="0"/>
            <w:strike w:val="0"/>
            <w:u w:val="none"/>
            <w:shd w:fill="auto" w:val="clear"/>
            <w:vertAlign w:val="baseline"/>
            <w:rtl w:val="0"/>
          </w:rPr>
          <w:t xml:space="preserve">https://doi.org/10.1145/2702123.2702300</w:t>
        </w:r>
      </w:hyperlink>
      <w:r w:rsidDel="00000000" w:rsidR="00000000" w:rsidRPr="00000000">
        <w:rPr>
          <w:rtl w:val="0"/>
        </w:rPr>
      </w:r>
    </w:p>
    <w:p w:rsidR="00000000" w:rsidDel="00000000" w:rsidP="00000000" w:rsidRDefault="00000000" w:rsidRPr="00000000" w14:paraId="000003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Decreto 911/1996. (1996, agosto 5). </w:t>
      </w:r>
      <w:r w:rsidDel="00000000" w:rsidR="00000000" w:rsidRPr="00000000">
        <w:rPr>
          <w:i w:val="1"/>
          <w:iCs w:val="1"/>
          <w:smallCaps w:val="0"/>
          <w:strike w:val="0"/>
          <w:u w:val="none"/>
          <w:shd w:fill="auto" w:val="clear"/>
          <w:vertAlign w:val="baseline"/>
          <w:rtl w:val="0"/>
        </w:rPr>
        <w:t xml:space="preserve">Reglamento de higiene y seguridad para la industria de la construcción</w:t>
      </w:r>
      <w:r w:rsidDel="00000000" w:rsidR="00000000" w:rsidRPr="00000000">
        <w:rPr>
          <w:i w:val="0"/>
          <w:iCs w:val="0"/>
          <w:smallCaps w:val="0"/>
          <w:strike w:val="0"/>
          <w:u w:val="none"/>
          <w:shd w:fill="auto" w:val="clear"/>
          <w:vertAlign w:val="baseline"/>
          <w:rtl w:val="0"/>
        </w:rPr>
        <w:t xml:space="preserve">. Infoleg. </w:t>
      </w:r>
      <w:hyperlink r:id="rId45">
        <w:r w:rsidDel="00000000" w:rsidR="00000000" w:rsidRPr="00000000">
          <w:rPr>
            <w:i w:val="0"/>
            <w:iCs w:val="0"/>
            <w:smallCaps w:val="0"/>
            <w:strike w:val="0"/>
            <w:u w:val="none"/>
            <w:shd w:fill="auto" w:val="clear"/>
            <w:vertAlign w:val="baseline"/>
            <w:rtl w:val="0"/>
          </w:rPr>
          <w:t xml:space="preserve">https://servicios.infoleg.gob.ar/infolegInternet/anexos/35000-39999/38568/texact.htm</w:t>
        </w:r>
      </w:hyperlink>
      <w:r w:rsidDel="00000000" w:rsidR="00000000" w:rsidRPr="00000000">
        <w:rPr>
          <w:rtl w:val="0"/>
        </w:rPr>
      </w:r>
    </w:p>
    <w:p w:rsidR="00000000" w:rsidDel="00000000" w:rsidP="00000000" w:rsidRDefault="00000000" w:rsidRPr="00000000" w14:paraId="000003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Dendorfer, P., Rezatofighi, H., Milan, A., Shi, J., Cremers, D., Reid, I., Roth, S., Schindler, K., y Leal-Taixé, L. (2020). </w:t>
      </w:r>
      <w:r w:rsidDel="00000000" w:rsidR="00000000" w:rsidRPr="00000000">
        <w:rPr>
          <w:i w:val="1"/>
          <w:iCs w:val="1"/>
          <w:smallCaps w:val="0"/>
          <w:strike w:val="0"/>
          <w:u w:val="none"/>
          <w:shd w:fill="auto" w:val="clear"/>
          <w:vertAlign w:val="baseline"/>
          <w:rtl w:val="0"/>
        </w:rPr>
        <w:t xml:space="preserve">MOT20: A benchmark for multi object tracking in crowded scenes</w:t>
      </w:r>
      <w:r w:rsidDel="00000000" w:rsidR="00000000" w:rsidRPr="00000000">
        <w:rPr>
          <w:i w:val="0"/>
          <w:iCs w:val="0"/>
          <w:smallCaps w:val="0"/>
          <w:strike w:val="0"/>
          <w:u w:val="none"/>
          <w:shd w:fill="auto" w:val="clear"/>
          <w:vertAlign w:val="baseline"/>
          <w:rtl w:val="0"/>
        </w:rPr>
        <w:t xml:space="preserve"> (arXiv:2003.09003). arXiv. </w:t>
      </w:r>
      <w:hyperlink r:id="rId46">
        <w:r w:rsidDel="00000000" w:rsidR="00000000" w:rsidRPr="00000000">
          <w:rPr>
            <w:i w:val="0"/>
            <w:iCs w:val="0"/>
            <w:smallCaps w:val="0"/>
            <w:strike w:val="0"/>
            <w:u w:val="none"/>
            <w:shd w:fill="auto" w:val="clear"/>
            <w:vertAlign w:val="baseline"/>
            <w:rtl w:val="0"/>
          </w:rPr>
          <w:t xml:space="preserve">https://doi.org/10.48550/arXiv.2003.09003</w:t>
        </w:r>
      </w:hyperlink>
      <w:r w:rsidDel="00000000" w:rsidR="00000000" w:rsidRPr="00000000">
        <w:rPr>
          <w:rtl w:val="0"/>
        </w:rPr>
      </w:r>
    </w:p>
    <w:p w:rsidR="00000000" w:rsidDel="00000000" w:rsidP="00000000" w:rsidRDefault="00000000" w:rsidRPr="00000000" w14:paraId="000003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Du, C., Lin, C., Jin, R., Chai, B., Yao, Y., y Su, S. (2024). Exploring the State-of-the-Art in Multi-Object Tracking: A Comprehensive Survey, Evaluation, Challenges, and Future Directions. </w:t>
      </w:r>
      <w:r w:rsidDel="00000000" w:rsidR="00000000" w:rsidRPr="00000000">
        <w:rPr>
          <w:i w:val="1"/>
          <w:iCs w:val="1"/>
          <w:smallCaps w:val="0"/>
          <w:strike w:val="0"/>
          <w:u w:val="none"/>
          <w:shd w:fill="auto" w:val="clear"/>
          <w:vertAlign w:val="baseline"/>
          <w:rtl w:val="0"/>
        </w:rPr>
        <w:t xml:space="preserve">Multimedia Tools and Applications, 83</w:t>
      </w:r>
      <w:r w:rsidDel="00000000" w:rsidR="00000000" w:rsidRPr="00000000">
        <w:rPr>
          <w:i w:val="0"/>
          <w:iCs w:val="0"/>
          <w:smallCaps w:val="0"/>
          <w:strike w:val="0"/>
          <w:u w:val="none"/>
          <w:shd w:fill="auto" w:val="clear"/>
          <w:vertAlign w:val="baseline"/>
          <w:rtl w:val="0"/>
        </w:rPr>
        <w:t xml:space="preserve">(29), 73151–73189. </w:t>
      </w:r>
      <w:hyperlink r:id="rId47">
        <w:r w:rsidDel="00000000" w:rsidR="00000000" w:rsidRPr="00000000">
          <w:rPr>
            <w:i w:val="0"/>
            <w:iCs w:val="0"/>
            <w:smallCaps w:val="0"/>
            <w:strike w:val="0"/>
            <w:u w:val="none"/>
            <w:shd w:fill="auto" w:val="clear"/>
            <w:vertAlign w:val="baseline"/>
            <w:rtl w:val="0"/>
          </w:rPr>
          <w:t xml:space="preserve">https://doi.org/10.1007/s11042-023-17983-2</w:t>
        </w:r>
      </w:hyperlink>
      <w:r w:rsidDel="00000000" w:rsidR="00000000" w:rsidRPr="00000000">
        <w:rPr>
          <w:rtl w:val="0"/>
        </w:rPr>
      </w:r>
    </w:p>
    <w:p w:rsidR="00000000" w:rsidDel="00000000" w:rsidP="00000000" w:rsidRDefault="00000000" w:rsidRPr="00000000" w14:paraId="000003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Du, Y., Wei, F., Zhang, Z., Shi, M., Gao, Y., y Li, G. (2022). Learning to prompt for open-vocabulary object detection with vision-language model.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14084-14093). </w:t>
      </w:r>
      <w:hyperlink r:id="rId48">
        <w:r w:rsidDel="00000000" w:rsidR="00000000" w:rsidRPr="00000000">
          <w:rPr>
            <w:i w:val="0"/>
            <w:iCs w:val="0"/>
            <w:smallCaps w:val="0"/>
            <w:strike w:val="0"/>
            <w:u w:val="none"/>
            <w:shd w:fill="auto" w:val="clear"/>
            <w:vertAlign w:val="baseline"/>
            <w:rtl w:val="0"/>
          </w:rPr>
          <w:t xml:space="preserve">https://doi.org/10.1109/CVPR52688.2022.01369</w:t>
        </w:r>
      </w:hyperlink>
      <w:r w:rsidDel="00000000" w:rsidR="00000000" w:rsidRPr="00000000">
        <w:rPr>
          <w:rtl w:val="0"/>
        </w:rPr>
      </w:r>
    </w:p>
    <w:p w:rsidR="00000000" w:rsidDel="00000000" w:rsidP="00000000" w:rsidRDefault="00000000" w:rsidRPr="00000000" w14:paraId="000003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European Data Protection Board. (2020, enero 30). </w:t>
      </w:r>
      <w:r w:rsidDel="00000000" w:rsidR="00000000" w:rsidRPr="00000000">
        <w:rPr>
          <w:i w:val="1"/>
          <w:iCs w:val="1"/>
          <w:smallCaps w:val="0"/>
          <w:strike w:val="0"/>
          <w:u w:val="none"/>
          <w:shd w:fill="auto" w:val="clear"/>
          <w:vertAlign w:val="baseline"/>
          <w:rtl w:val="0"/>
        </w:rPr>
        <w:t xml:space="preserve">Guidelines 3/2019 on processing of personal data through video devices (Version 2.0)</w:t>
      </w:r>
      <w:r w:rsidDel="00000000" w:rsidR="00000000" w:rsidRPr="00000000">
        <w:rPr>
          <w:i w:val="0"/>
          <w:iCs w:val="0"/>
          <w:smallCaps w:val="0"/>
          <w:strike w:val="0"/>
          <w:u w:val="none"/>
          <w:shd w:fill="auto" w:val="clear"/>
          <w:vertAlign w:val="baseline"/>
          <w:rtl w:val="0"/>
        </w:rPr>
        <w:t xml:space="preserve">. EDPB. </w:t>
      </w:r>
      <w:hyperlink r:id="rId49">
        <w:r w:rsidDel="00000000" w:rsidR="00000000" w:rsidRPr="00000000">
          <w:rPr>
            <w:i w:val="0"/>
            <w:iCs w:val="0"/>
            <w:smallCaps w:val="0"/>
            <w:strike w:val="0"/>
            <w:u w:val="none"/>
            <w:shd w:fill="auto" w:val="clear"/>
            <w:vertAlign w:val="baseline"/>
            <w:rtl w:val="0"/>
          </w:rPr>
          <w:t xml:space="preserve">https://www.edpb.europa.eu/our-work-tools/our-documents/guidelines/guidelines-32019-processing-personal-data-through-video_en</w:t>
        </w:r>
      </w:hyperlink>
      <w:r w:rsidDel="00000000" w:rsidR="00000000" w:rsidRPr="00000000">
        <w:rPr>
          <w:rtl w:val="0"/>
        </w:rPr>
      </w:r>
    </w:p>
    <w:p w:rsidR="00000000" w:rsidDel="00000000" w:rsidP="00000000" w:rsidRDefault="00000000" w:rsidRPr="00000000" w14:paraId="000003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Everingham, M., Van Gool, L., Williams, C. K. I., Winn, J., y Zisserman, A. (2010). The Pascal Visual Object Classes (VOC) Challenge. </w:t>
      </w:r>
      <w:r w:rsidDel="00000000" w:rsidR="00000000" w:rsidRPr="00000000">
        <w:rPr>
          <w:i w:val="1"/>
          <w:iCs w:val="1"/>
          <w:smallCaps w:val="0"/>
          <w:strike w:val="0"/>
          <w:u w:val="none"/>
          <w:shd w:fill="auto" w:val="clear"/>
          <w:vertAlign w:val="baseline"/>
          <w:rtl w:val="0"/>
        </w:rPr>
        <w:t xml:space="preserve">International Journal of Computer Vision, 88</w:t>
      </w:r>
      <w:r w:rsidDel="00000000" w:rsidR="00000000" w:rsidRPr="00000000">
        <w:rPr>
          <w:i w:val="0"/>
          <w:iCs w:val="0"/>
          <w:smallCaps w:val="0"/>
          <w:strike w:val="0"/>
          <w:u w:val="none"/>
          <w:shd w:fill="auto" w:val="clear"/>
          <w:vertAlign w:val="baseline"/>
          <w:rtl w:val="0"/>
        </w:rPr>
        <w:t xml:space="preserve">(2), 303–338. </w:t>
      </w:r>
      <w:hyperlink r:id="rId50">
        <w:r w:rsidDel="00000000" w:rsidR="00000000" w:rsidRPr="00000000">
          <w:rPr>
            <w:i w:val="0"/>
            <w:iCs w:val="0"/>
            <w:smallCaps w:val="0"/>
            <w:strike w:val="0"/>
            <w:u w:val="none"/>
            <w:shd w:fill="auto" w:val="clear"/>
            <w:vertAlign w:val="baseline"/>
            <w:rtl w:val="0"/>
          </w:rPr>
          <w:t xml:space="preserve">https://doi.org/10.1007/s11263-009-0275-4</w:t>
        </w:r>
      </w:hyperlink>
      <w:r w:rsidDel="00000000" w:rsidR="00000000" w:rsidRPr="00000000">
        <w:rPr>
          <w:rtl w:val="0"/>
        </w:rPr>
      </w:r>
    </w:p>
    <w:p w:rsidR="00000000" w:rsidDel="00000000" w:rsidP="00000000" w:rsidRDefault="00000000" w:rsidRPr="00000000" w14:paraId="000003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 S., Yang, Q., Mo, Q., Yan, J., Wei, X., Meng, J., Xie, X., y Zheng, W.-S. (2025). LLMDet: Learning strong open-vocabulary object detectors under the supervision of large language models.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14987–14997). </w:t>
      </w:r>
      <w:hyperlink r:id="rId51">
        <w:r w:rsidDel="00000000" w:rsidR="00000000" w:rsidRPr="00000000">
          <w:rPr>
            <w:i w:val="0"/>
            <w:iCs w:val="0"/>
            <w:smallCaps w:val="0"/>
            <w:strike w:val="0"/>
            <w:u w:val="none"/>
            <w:shd w:fill="auto" w:val="clear"/>
            <w:vertAlign w:val="baseline"/>
            <w:rtl w:val="0"/>
          </w:rPr>
          <w:t xml:space="preserve">https://openaccess.thecvf.com/content/CVPR2025/html/Fu_LLMDet_Learning_Strong_Open-Vocabulary_Object_Detectors_under_the_Supervision_of_CVPR_2025_paper.html</w:t>
        </w:r>
      </w:hyperlink>
      <w:r w:rsidDel="00000000" w:rsidR="00000000" w:rsidRPr="00000000">
        <w:rPr>
          <w:rtl w:val="0"/>
        </w:rPr>
      </w:r>
    </w:p>
    <w:p w:rsidR="00000000" w:rsidDel="00000000" w:rsidP="00000000" w:rsidRDefault="00000000" w:rsidRPr="00000000" w14:paraId="000003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Gettys, J., y Nichols, K. (2012). Bufferbloat: Dark buffers in the internet. </w:t>
      </w:r>
      <w:r w:rsidDel="00000000" w:rsidR="00000000" w:rsidRPr="00000000">
        <w:rPr>
          <w:i w:val="1"/>
          <w:iCs w:val="1"/>
          <w:smallCaps w:val="0"/>
          <w:strike w:val="0"/>
          <w:u w:val="none"/>
          <w:shd w:fill="auto" w:val="clear"/>
          <w:vertAlign w:val="baseline"/>
          <w:rtl w:val="0"/>
        </w:rPr>
        <w:t xml:space="preserve">Communications of the ACM, 55</w:t>
      </w:r>
      <w:r w:rsidDel="00000000" w:rsidR="00000000" w:rsidRPr="00000000">
        <w:rPr>
          <w:i w:val="0"/>
          <w:iCs w:val="0"/>
          <w:smallCaps w:val="0"/>
          <w:strike w:val="0"/>
          <w:u w:val="none"/>
          <w:shd w:fill="auto" w:val="clear"/>
          <w:vertAlign w:val="baseline"/>
          <w:rtl w:val="0"/>
        </w:rPr>
        <w:t xml:space="preserve">(1), 57–65. </w:t>
      </w:r>
      <w:hyperlink r:id="rId52">
        <w:r w:rsidDel="00000000" w:rsidR="00000000" w:rsidRPr="00000000">
          <w:rPr>
            <w:i w:val="0"/>
            <w:iCs w:val="0"/>
            <w:smallCaps w:val="0"/>
            <w:strike w:val="0"/>
            <w:u w:val="none"/>
            <w:shd w:fill="auto" w:val="clear"/>
            <w:vertAlign w:val="baseline"/>
            <w:rtl w:val="0"/>
          </w:rPr>
          <w:t xml:space="preserve">https://doi.org/10.1145/2063176.2063196</w:t>
        </w:r>
      </w:hyperlink>
      <w:r w:rsidDel="00000000" w:rsidR="00000000" w:rsidRPr="00000000">
        <w:rPr>
          <w:rtl w:val="0"/>
        </w:rPr>
      </w:r>
    </w:p>
    <w:p w:rsidR="00000000" w:rsidDel="00000000" w:rsidP="00000000" w:rsidRDefault="00000000" w:rsidRPr="00000000" w14:paraId="000003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Gochoo, M. (2022). </w:t>
      </w:r>
      <w:r w:rsidDel="00000000" w:rsidR="00000000" w:rsidRPr="00000000">
        <w:rPr>
          <w:i w:val="1"/>
          <w:iCs w:val="1"/>
          <w:smallCaps w:val="0"/>
          <w:strike w:val="0"/>
          <w:u w:val="none"/>
          <w:shd w:fill="auto" w:val="clear"/>
          <w:vertAlign w:val="baseline"/>
          <w:rtl w:val="0"/>
        </w:rPr>
        <w:t xml:space="preserve">Safety helmet detection with extended labels 5K images (SHEL5K)</w:t>
      </w:r>
      <w:r w:rsidDel="00000000" w:rsidR="00000000" w:rsidRPr="00000000">
        <w:rPr>
          <w:i w:val="0"/>
          <w:iCs w:val="0"/>
          <w:smallCaps w:val="0"/>
          <w:strike w:val="0"/>
          <w:u w:val="none"/>
          <w:shd w:fill="auto" w:val="clear"/>
          <w:vertAlign w:val="baseline"/>
          <w:rtl w:val="0"/>
        </w:rPr>
        <w:t xml:space="preserve"> (Versión 4) [Conjunto de datos]. Mendeley Data. </w:t>
      </w:r>
      <w:hyperlink r:id="rId53">
        <w:r w:rsidDel="00000000" w:rsidR="00000000" w:rsidRPr="00000000">
          <w:rPr>
            <w:i w:val="0"/>
            <w:iCs w:val="0"/>
            <w:smallCaps w:val="0"/>
            <w:strike w:val="0"/>
            <w:u w:val="none"/>
            <w:shd w:fill="auto" w:val="clear"/>
            <w:vertAlign w:val="baseline"/>
            <w:rtl w:val="0"/>
          </w:rPr>
          <w:t xml:space="preserve">https://doi.org/10.17632/9rcv8mm682.4</w:t>
        </w:r>
      </w:hyperlink>
      <w:r w:rsidDel="00000000" w:rsidR="00000000" w:rsidRPr="00000000">
        <w:rPr>
          <w:rtl w:val="0"/>
        </w:rPr>
      </w:r>
    </w:p>
    <w:p w:rsidR="00000000" w:rsidDel="00000000" w:rsidP="00000000" w:rsidRDefault="00000000" w:rsidRPr="00000000" w14:paraId="000003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Google. (2022, mayo). </w:t>
      </w:r>
      <w:r w:rsidDel="00000000" w:rsidR="00000000" w:rsidRPr="00000000">
        <w:rPr>
          <w:i w:val="1"/>
          <w:iCs w:val="1"/>
          <w:smallCaps w:val="0"/>
          <w:strike w:val="0"/>
          <w:u w:val="none"/>
          <w:shd w:fill="auto" w:val="clear"/>
          <w:vertAlign w:val="baseline"/>
          <w:rtl w:val="0"/>
        </w:rPr>
        <w:t xml:space="preserve">owlvit-large-patch14</w:t>
      </w:r>
      <w:r w:rsidDel="00000000" w:rsidR="00000000" w:rsidRPr="00000000">
        <w:rPr>
          <w:i w:val="0"/>
          <w:iCs w:val="0"/>
          <w:smallCaps w:val="0"/>
          <w:strike w:val="0"/>
          <w:u w:val="none"/>
          <w:shd w:fill="auto" w:val="clear"/>
          <w:vertAlign w:val="baseline"/>
          <w:rtl w:val="0"/>
        </w:rPr>
        <w:t xml:space="preserve">. Hugging Face. </w:t>
      </w:r>
      <w:hyperlink r:id="rId54">
        <w:r w:rsidDel="00000000" w:rsidR="00000000" w:rsidRPr="00000000">
          <w:rPr>
            <w:i w:val="0"/>
            <w:iCs w:val="0"/>
            <w:smallCaps w:val="0"/>
            <w:strike w:val="0"/>
            <w:u w:val="none"/>
            <w:shd w:fill="auto" w:val="clear"/>
            <w:vertAlign w:val="baseline"/>
            <w:rtl w:val="0"/>
          </w:rPr>
          <w:t xml:space="preserve">https://huggingface.co/google/owlvit-large-patch14</w:t>
        </w:r>
      </w:hyperlink>
      <w:r w:rsidDel="00000000" w:rsidR="00000000" w:rsidRPr="00000000">
        <w:rPr>
          <w:rtl w:val="0"/>
        </w:rPr>
      </w:r>
    </w:p>
    <w:p w:rsidR="00000000" w:rsidDel="00000000" w:rsidP="00000000" w:rsidRDefault="00000000" w:rsidRPr="00000000" w14:paraId="000003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Google. (2023, junio). </w:t>
      </w:r>
      <w:r w:rsidDel="00000000" w:rsidR="00000000" w:rsidRPr="00000000">
        <w:rPr>
          <w:i w:val="1"/>
          <w:iCs w:val="1"/>
          <w:smallCaps w:val="0"/>
          <w:strike w:val="0"/>
          <w:u w:val="none"/>
          <w:shd w:fill="auto" w:val="clear"/>
          <w:vertAlign w:val="baseline"/>
          <w:rtl w:val="0"/>
        </w:rPr>
        <w:t xml:space="preserve">owlv2-base-patch16-ensemble</w:t>
      </w:r>
      <w:r w:rsidDel="00000000" w:rsidR="00000000" w:rsidRPr="00000000">
        <w:rPr>
          <w:i w:val="0"/>
          <w:iCs w:val="0"/>
          <w:smallCaps w:val="0"/>
          <w:strike w:val="0"/>
          <w:u w:val="none"/>
          <w:shd w:fill="auto" w:val="clear"/>
          <w:vertAlign w:val="baseline"/>
          <w:rtl w:val="0"/>
        </w:rPr>
        <w:t xml:space="preserve">. Hugging Face. </w:t>
      </w:r>
      <w:hyperlink r:id="rId55">
        <w:r w:rsidDel="00000000" w:rsidR="00000000" w:rsidRPr="00000000">
          <w:rPr>
            <w:i w:val="0"/>
            <w:iCs w:val="0"/>
            <w:smallCaps w:val="0"/>
            <w:strike w:val="0"/>
            <w:u w:val="none"/>
            <w:shd w:fill="auto" w:val="clear"/>
            <w:vertAlign w:val="baseline"/>
            <w:rtl w:val="0"/>
          </w:rPr>
          <w:t xml:space="preserve">https://huggingface.co/google/owlv2-base-patch16-ensemble</w:t>
        </w:r>
      </w:hyperlink>
      <w:r w:rsidDel="00000000" w:rsidR="00000000" w:rsidRPr="00000000">
        <w:rPr>
          <w:rtl w:val="0"/>
        </w:rPr>
      </w:r>
    </w:p>
    <w:p w:rsidR="00000000" w:rsidDel="00000000" w:rsidP="00000000" w:rsidRDefault="00000000" w:rsidRPr="00000000" w14:paraId="000003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Gu, X., Lin, T.-Y., Kuo, W., </w:t>
      </w:r>
      <w:del w:id="9090" w:author="Claude" w:date="2026-09-09T12:00:00Z">
        <w:r w:rsidDel="00000000" w:rsidR="00000000" w:rsidRPr="00000000">
          <w:rPr>
            <w:i w:val="0"/>
            <w:iCs w:val="0"/>
            <w:smallCaps w:val="0"/>
            <w:strike w:val="0"/>
            <w:u w:val="none"/>
            <w:shd w:fill="auto" w:val="clear"/>
            <w:vertAlign w:val="baseline"/>
            <w:rtl w:val="0"/>
          </w:rPr>
          <w:delText xml:space="preserve">y Cui, Y. (2022). Open-vocabulary object detection via vision and language knowledge distillation. </w:delText>
        </w:r>
      </w:del>
      <w:del w:id="9091" w:author="Claude" w:date="2026-09-09T12:00:00Z">
        <w:r w:rsidDel="00000000" w:rsidR="00000000" w:rsidRPr="00000000">
          <w:rPr>
            <w:i w:val="1"/>
            <w:iCs w:val="1"/>
            <w:smallCaps w:val="0"/>
            <w:strike w:val="0"/>
            <w:u w:val="none"/>
            <w:shd w:fill="auto" w:val="clear"/>
            <w:vertAlign w:val="baseline"/>
            <w:rtl w:val="0"/>
          </w:rPr>
          <w:delText xml:space="preserve">International Conference on Learning Representations</w:delText>
        </w:r>
      </w:del>
      <w:del w:id="9092" w:author="Claude" w:date="2026-09-09T12:00:00Z">
        <w:r w:rsidDel="00000000" w:rsidR="00000000" w:rsidRPr="00000000">
          <w:rPr>
            <w:i w:val="0"/>
            <w:iCs w:val="0"/>
            <w:smallCaps w:val="0"/>
            <w:strike w:val="0"/>
            <w:u w:val="none"/>
            <w:shd w:fill="auto" w:val="clear"/>
            <w:vertAlign w:val="baseline"/>
            <w:rtl w:val="0"/>
          </w:rPr>
          <w:delText xml:space="preserve">. </w:delText>
        </w:r>
      </w:del>
      <w:hyperlink r:id="rId56">
        <w:del w:id="9093" w:author="Claude" w:date="2026-09-09T12:00:00Z">
          <w:r w:rsidDel="00000000" w:rsidR="00000000" w:rsidRPr="00000000">
            <w:rPr>
              <w:i w:val="0"/>
              <w:iCs w:val="0"/>
              <w:smallCaps w:val="0"/>
              <w:strike w:val="0"/>
              <w:u w:val="none"/>
              <w:shd w:fill="auto" w:val="clear"/>
              <w:vertAlign w:val="baseline"/>
              <w:rtl w:val="0"/>
            </w:rPr>
            <w:delText xml:space="preserve">https://iclr.cc/virtual/2022/poster/6372</w:delText>
          </w:r>
        </w:del>
        <w:ins w:id="9094" w:author="Claude" w:date="2026-09-09T12:00:00Z">
          <w:r>
            <w:rPr>
              <w:rtl w:val="0"/>
            </w:rPr>
            <w:t xml:space="preserve">y Cui, Y. (2021). Open-vocabulary object detection via vision and language knowledge distillation (arXiv:2104.13921). arXiv. https://doi.org/10.48550/arXiv.2104.13921</w:t>
          </w:r>
        </w:ins>
      </w:hyperlink>
      <w:r w:rsidDel="00000000" w:rsidR="00000000" w:rsidRPr="00000000">
        <w:rPr>
          <w:rtl w:val="0"/>
        </w:rPr>
      </w:r>
    </w:p>
    <w:p w:rsidR="00000000" w:rsidDel="00000000" w:rsidP="00000000" w:rsidRDefault="00000000" w:rsidRPr="00000000" w14:paraId="000003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Gupta, A., Dollár, P., y Girshick, R. (2019). LVIS: A dataset for large vocabulary instance segmentation.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5356–5364). </w:t>
      </w:r>
      <w:hyperlink r:id="rId57">
        <w:r w:rsidDel="00000000" w:rsidR="00000000" w:rsidRPr="00000000">
          <w:rPr>
            <w:i w:val="0"/>
            <w:iCs w:val="0"/>
            <w:smallCaps w:val="0"/>
            <w:strike w:val="0"/>
            <w:u w:val="none"/>
            <w:shd w:fill="auto" w:val="clear"/>
            <w:vertAlign w:val="baseline"/>
            <w:rtl w:val="0"/>
          </w:rPr>
          <w:t xml:space="preserve">https://openaccess.thecvf.com/content/CVPR_2019/html/Gupta_LVIS_A_Dataset_for_Large_Vocabulary_Instance_Segmentation_CVPR_2019_paper.html</w:t>
        </w:r>
      </w:hyperlink>
      <w:r w:rsidDel="00000000" w:rsidR="00000000" w:rsidRPr="00000000">
        <w:rPr>
          <w:rtl w:val="0"/>
        </w:rPr>
      </w:r>
    </w:p>
    <w:p w:rsidR="00000000" w:rsidDel="00000000" w:rsidP="00000000" w:rsidRDefault="00000000" w:rsidRPr="00000000" w14:paraId="000003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HospitalConstruction. (s. f.). </w:t>
      </w:r>
      <w:r w:rsidDel="00000000" w:rsidR="00000000" w:rsidRPr="00000000">
        <w:rPr>
          <w:i w:val="1"/>
          <w:iCs w:val="1"/>
          <w:smallCaps w:val="0"/>
          <w:strike w:val="0"/>
          <w:u w:val="none"/>
          <w:shd w:fill="auto" w:val="clear"/>
          <w:vertAlign w:val="baseline"/>
          <w:rtl w:val="0"/>
        </w:rPr>
        <w:t xml:space="preserve">HospitalConstruction</w:t>
      </w:r>
      <w:r w:rsidDel="00000000" w:rsidR="00000000" w:rsidRPr="00000000">
        <w:rPr>
          <w:i w:val="0"/>
          <w:iCs w:val="0"/>
          <w:smallCaps w:val="0"/>
          <w:strike w:val="0"/>
          <w:u w:val="none"/>
          <w:shd w:fill="auto" w:val="clear"/>
          <w:vertAlign w:val="baseline"/>
          <w:rtl w:val="0"/>
        </w:rPr>
        <w:t xml:space="preserve"> [Canal de YouTube]. YouTube. Recuperado el 8 de septiembre de 2026, de </w:t>
      </w:r>
      <w:hyperlink r:id="rId58">
        <w:r w:rsidDel="00000000" w:rsidR="00000000" w:rsidRPr="00000000">
          <w:rPr>
            <w:i w:val="0"/>
            <w:iCs w:val="0"/>
            <w:smallCaps w:val="0"/>
            <w:strike w:val="0"/>
            <w:u w:val="none"/>
            <w:shd w:fill="auto" w:val="clear"/>
            <w:vertAlign w:val="baseline"/>
            <w:rtl w:val="0"/>
          </w:rPr>
          <w:t xml:space="preserve">https://www.youtube.com/@HospitalConstruction</w:t>
        </w:r>
      </w:hyperlink>
      <w:r w:rsidDel="00000000" w:rsidR="00000000" w:rsidRPr="00000000">
        <w:rPr>
          <w:rtl w:val="0"/>
        </w:rPr>
      </w:r>
    </w:p>
    <w:p w:rsidR="00000000" w:rsidDel="00000000" w:rsidP="00000000" w:rsidRDefault="00000000" w:rsidRPr="00000000" w14:paraId="000003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HP Inc. (s. f.). </w:t>
      </w:r>
      <w:r w:rsidDel="00000000" w:rsidR="00000000" w:rsidRPr="00000000">
        <w:rPr>
          <w:i w:val="1"/>
          <w:iCs w:val="1"/>
          <w:smallCaps w:val="0"/>
          <w:strike w:val="0"/>
          <w:u w:val="none"/>
          <w:shd w:fill="auto" w:val="clear"/>
          <w:vertAlign w:val="baseline"/>
          <w:rtl w:val="0"/>
        </w:rPr>
        <w:t xml:space="preserve">Victus Gaming Laptop 15-fb2024la (A14LSLA): Todas las especificaciones técnicas</w:t>
      </w:r>
      <w:r w:rsidDel="00000000" w:rsidR="00000000" w:rsidRPr="00000000">
        <w:rPr>
          <w:i w:val="0"/>
          <w:iCs w:val="0"/>
          <w:smallCaps w:val="0"/>
          <w:strike w:val="0"/>
          <w:u w:val="none"/>
          <w:shd w:fill="auto" w:val="clear"/>
          <w:vertAlign w:val="baseline"/>
          <w:rtl w:val="0"/>
        </w:rPr>
        <w:t xml:space="preserve">. </w:t>
      </w:r>
      <w:hyperlink r:id="rId59">
        <w:r w:rsidDel="00000000" w:rsidR="00000000" w:rsidRPr="00000000">
          <w:rPr>
            <w:i w:val="0"/>
            <w:iCs w:val="0"/>
            <w:smallCaps w:val="0"/>
            <w:strike w:val="0"/>
            <w:u w:val="none"/>
            <w:shd w:fill="auto" w:val="clear"/>
            <w:vertAlign w:val="baseline"/>
            <w:rtl w:val="0"/>
          </w:rPr>
          <w:t xml:space="preserve">https://www.hp.com/py-es/products/laptops/product-details/product-specifications/2102249493</w:t>
        </w:r>
      </w:hyperlink>
      <w:r w:rsidDel="00000000" w:rsidR="00000000" w:rsidRPr="00000000">
        <w:rPr>
          <w:rtl w:val="0"/>
        </w:rPr>
      </w:r>
    </w:p>
    <w:p w:rsidR="00000000" w:rsidDel="00000000" w:rsidP="00000000" w:rsidRDefault="00000000" w:rsidRPr="00000000" w14:paraId="000003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IDEA-Research. (2024a, noviembre 20). </w:t>
      </w:r>
      <w:r w:rsidDel="00000000" w:rsidR="00000000" w:rsidRPr="00000000">
        <w:rPr>
          <w:i w:val="1"/>
          <w:iCs w:val="1"/>
          <w:smallCaps w:val="0"/>
          <w:strike w:val="0"/>
          <w:u w:val="none"/>
          <w:shd w:fill="auto" w:val="clear"/>
          <w:vertAlign w:val="baseline"/>
          <w:rtl w:val="0"/>
        </w:rPr>
        <w:t xml:space="preserve">DINO-X-API: A unified vision model for open-world object detection and understanding [Repositorio de código]</w:t>
      </w:r>
      <w:r w:rsidDel="00000000" w:rsidR="00000000" w:rsidRPr="00000000">
        <w:rPr>
          <w:i w:val="0"/>
          <w:iCs w:val="0"/>
          <w:smallCaps w:val="0"/>
          <w:strike w:val="0"/>
          <w:u w:val="none"/>
          <w:shd w:fill="auto" w:val="clear"/>
          <w:vertAlign w:val="baseline"/>
          <w:rtl w:val="0"/>
        </w:rPr>
        <w:t xml:space="preserve">. GitHub. </w:t>
      </w:r>
      <w:hyperlink r:id="rId60">
        <w:r w:rsidDel="00000000" w:rsidR="00000000" w:rsidRPr="00000000">
          <w:rPr>
            <w:i w:val="0"/>
            <w:iCs w:val="0"/>
            <w:smallCaps w:val="0"/>
            <w:strike w:val="0"/>
            <w:u w:val="none"/>
            <w:shd w:fill="auto" w:val="clear"/>
            <w:vertAlign w:val="baseline"/>
            <w:rtl w:val="0"/>
          </w:rPr>
          <w:t xml:space="preserve">https://github.com/IDEA-Research/DINO-X-API</w:t>
        </w:r>
      </w:hyperlink>
      <w:r w:rsidDel="00000000" w:rsidR="00000000" w:rsidRPr="00000000">
        <w:rPr>
          <w:rtl w:val="0"/>
        </w:rPr>
      </w:r>
    </w:p>
    <w:p w:rsidR="00000000" w:rsidDel="00000000" w:rsidP="00000000" w:rsidRDefault="00000000" w:rsidRPr="00000000" w14:paraId="000003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IDEA-Research. (2024b, agosto 1). </w:t>
      </w:r>
      <w:r w:rsidDel="00000000" w:rsidR="00000000" w:rsidRPr="00000000">
        <w:rPr>
          <w:i w:val="1"/>
          <w:iCs w:val="1"/>
          <w:smallCaps w:val="0"/>
          <w:strike w:val="0"/>
          <w:u w:val="none"/>
          <w:shd w:fill="auto" w:val="clear"/>
          <w:vertAlign w:val="baseline"/>
          <w:rtl w:val="0"/>
        </w:rPr>
        <w:t xml:space="preserve">IDEA-Research/Grounded-SAM-2: Grounded SAM 2: Ground and Track Anything in Videos</w:t>
      </w:r>
      <w:r w:rsidDel="00000000" w:rsidR="00000000" w:rsidRPr="00000000">
        <w:rPr>
          <w:i w:val="0"/>
          <w:iCs w:val="0"/>
          <w:smallCaps w:val="0"/>
          <w:strike w:val="0"/>
          <w:u w:val="none"/>
          <w:shd w:fill="auto" w:val="clear"/>
          <w:vertAlign w:val="baseline"/>
          <w:rtl w:val="0"/>
        </w:rPr>
        <w:t xml:space="preserve">. GitHub. Recuperado el 21 de enero de 2026, de </w:t>
      </w:r>
      <w:hyperlink r:id="rId61">
        <w:r w:rsidDel="00000000" w:rsidR="00000000" w:rsidRPr="00000000">
          <w:rPr>
            <w:i w:val="0"/>
            <w:iCs w:val="0"/>
            <w:smallCaps w:val="0"/>
            <w:strike w:val="0"/>
            <w:u w:val="none"/>
            <w:shd w:fill="auto" w:val="clear"/>
            <w:vertAlign w:val="baseline"/>
            <w:rtl w:val="0"/>
          </w:rPr>
          <w:t xml:space="preserve">https://github.com/IDEA-Research/Grounded-SAM-2</w:t>
        </w:r>
      </w:hyperlink>
      <w:r w:rsidDel="00000000" w:rsidR="00000000" w:rsidRPr="00000000">
        <w:rPr>
          <w:rtl w:val="0"/>
        </w:rPr>
      </w:r>
    </w:p>
    <w:p w:rsidR="00000000" w:rsidDel="00000000" w:rsidP="00000000" w:rsidRDefault="00000000" w:rsidRPr="00000000" w14:paraId="000003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IDEA-Research. (2024c, mayo 18). </w:t>
      </w:r>
      <w:r w:rsidDel="00000000" w:rsidR="00000000" w:rsidRPr="00000000">
        <w:rPr>
          <w:i w:val="1"/>
          <w:iCs w:val="1"/>
          <w:smallCaps w:val="0"/>
          <w:strike w:val="0"/>
          <w:u w:val="none"/>
          <w:shd w:fill="auto" w:val="clear"/>
          <w:vertAlign w:val="baseline"/>
          <w:rtl w:val="0"/>
        </w:rPr>
        <w:t xml:space="preserve">GroundingDINO: Official implementation of “Grounding DINO: Marrying DINO with grounded pre-training for open-set object detection” [Repositorio de código]</w:t>
      </w:r>
      <w:r w:rsidDel="00000000" w:rsidR="00000000" w:rsidRPr="00000000">
        <w:rPr>
          <w:i w:val="0"/>
          <w:iCs w:val="0"/>
          <w:smallCaps w:val="0"/>
          <w:strike w:val="0"/>
          <w:u w:val="none"/>
          <w:shd w:fill="auto" w:val="clear"/>
          <w:vertAlign w:val="baseline"/>
          <w:rtl w:val="0"/>
        </w:rPr>
        <w:t xml:space="preserve">. GitHub. </w:t>
      </w:r>
      <w:hyperlink r:id="rId62">
        <w:r w:rsidDel="00000000" w:rsidR="00000000" w:rsidRPr="00000000">
          <w:rPr>
            <w:i w:val="0"/>
            <w:iCs w:val="0"/>
            <w:smallCaps w:val="0"/>
            <w:strike w:val="0"/>
            <w:u w:val="none"/>
            <w:shd w:fill="auto" w:val="clear"/>
            <w:vertAlign w:val="baseline"/>
            <w:rtl w:val="0"/>
          </w:rPr>
          <w:t xml:space="preserve">https://github.com/IDEA-Research/GroundingDINO</w:t>
        </w:r>
      </w:hyperlink>
      <w:r w:rsidDel="00000000" w:rsidR="00000000" w:rsidRPr="00000000">
        <w:rPr>
          <w:rtl w:val="0"/>
        </w:rPr>
      </w:r>
    </w:p>
    <w:p w:rsidR="00000000" w:rsidDel="00000000" w:rsidP="00000000" w:rsidRDefault="00000000" w:rsidRPr="00000000" w14:paraId="000003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IDEA-Research. (s. f.). </w:t>
      </w:r>
      <w:r w:rsidDel="00000000" w:rsidR="00000000" w:rsidRPr="00000000">
        <w:rPr>
          <w:i w:val="1"/>
          <w:iCs w:val="1"/>
          <w:smallCaps w:val="0"/>
          <w:strike w:val="0"/>
          <w:u w:val="none"/>
          <w:shd w:fill="auto" w:val="clear"/>
          <w:vertAlign w:val="baseline"/>
          <w:rtl w:val="0"/>
        </w:rPr>
        <w:t xml:space="preserve">Grounding-DINO tiny</w:t>
      </w:r>
      <w:r w:rsidDel="00000000" w:rsidR="00000000" w:rsidRPr="00000000">
        <w:rPr>
          <w:i w:val="0"/>
          <w:iCs w:val="0"/>
          <w:smallCaps w:val="0"/>
          <w:strike w:val="0"/>
          <w:u w:val="none"/>
          <w:shd w:fill="auto" w:val="clear"/>
          <w:vertAlign w:val="baseline"/>
          <w:rtl w:val="0"/>
        </w:rPr>
        <w:t xml:space="preserve"> [Ficha de modelo]. Hugging Face. Recuperado el 8 de septiembre de 2026, de </w:t>
      </w:r>
      <w:hyperlink r:id="rId63">
        <w:r w:rsidDel="00000000" w:rsidR="00000000" w:rsidRPr="00000000">
          <w:rPr>
            <w:i w:val="0"/>
            <w:iCs w:val="0"/>
            <w:smallCaps w:val="0"/>
            <w:strike w:val="0"/>
            <w:u w:val="none"/>
            <w:shd w:fill="auto" w:val="clear"/>
            <w:vertAlign w:val="baseline"/>
            <w:rtl w:val="0"/>
          </w:rPr>
          <w:t xml:space="preserve">https://huggingface.co/IDEA-Research/grounding-dino-tiny/blob/main/README.md</w:t>
        </w:r>
      </w:hyperlink>
      <w:r w:rsidDel="00000000" w:rsidR="00000000" w:rsidRPr="00000000">
        <w:rPr>
          <w:rtl w:val="0"/>
        </w:rPr>
      </w:r>
    </w:p>
    <w:p w:rsidR="00000000" w:rsidDel="00000000" w:rsidP="00000000" w:rsidRDefault="00000000" w:rsidRPr="00000000" w14:paraId="000003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Iorga, M., Feldman, L., Barton, R., Martin, M. J., Goren, N., y Mahmoudi, C. (2018). </w:t>
      </w:r>
      <w:r w:rsidDel="00000000" w:rsidR="00000000" w:rsidRPr="00000000">
        <w:rPr>
          <w:i w:val="1"/>
          <w:iCs w:val="1"/>
          <w:smallCaps w:val="0"/>
          <w:strike w:val="0"/>
          <w:u w:val="none"/>
          <w:shd w:fill="auto" w:val="clear"/>
          <w:vertAlign w:val="baseline"/>
          <w:rtl w:val="0"/>
        </w:rPr>
        <w:t xml:space="preserve">Fog computing conceptual model (NIST SP 500-325; p</w:t>
      </w:r>
      <w:r w:rsidDel="00000000" w:rsidR="00000000" w:rsidRPr="00000000">
        <w:rPr>
          <w:i w:val="0"/>
          <w:iCs w:val="0"/>
          <w:smallCaps w:val="0"/>
          <w:strike w:val="0"/>
          <w:u w:val="none"/>
          <w:shd w:fill="auto" w:val="clear"/>
          <w:vertAlign w:val="baseline"/>
          <w:rtl w:val="0"/>
        </w:rPr>
        <w:t xml:space="preserve">. NIST SP 500-325). National Institute of Standards and Technology. </w:t>
      </w:r>
      <w:hyperlink r:id="rId64">
        <w:r w:rsidDel="00000000" w:rsidR="00000000" w:rsidRPr="00000000">
          <w:rPr>
            <w:i w:val="0"/>
            <w:iCs w:val="0"/>
            <w:smallCaps w:val="0"/>
            <w:strike w:val="0"/>
            <w:u w:val="none"/>
            <w:shd w:fill="auto" w:val="clear"/>
            <w:vertAlign w:val="baseline"/>
            <w:rtl w:val="0"/>
          </w:rPr>
          <w:t xml:space="preserve">https://doi.org/10.6028/NIST.SP.500-325</w:t>
        </w:r>
      </w:hyperlink>
      <w:r w:rsidDel="00000000" w:rsidR="00000000" w:rsidRPr="00000000">
        <w:rPr>
          <w:rtl w:val="0"/>
        </w:rPr>
      </w:r>
    </w:p>
    <w:p w:rsidR="00000000" w:rsidDel="00000000" w:rsidP="00000000" w:rsidRDefault="00000000" w:rsidRPr="00000000" w14:paraId="000003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ISO. (2018). </w:t>
      </w:r>
      <w:r w:rsidDel="00000000" w:rsidR="00000000" w:rsidRPr="00000000">
        <w:rPr>
          <w:i w:val="1"/>
          <w:iCs w:val="1"/>
          <w:smallCaps w:val="0"/>
          <w:strike w:val="0"/>
          <w:u w:val="none"/>
          <w:shd w:fill="auto" w:val="clear"/>
          <w:vertAlign w:val="baseline"/>
          <w:rtl w:val="0"/>
        </w:rPr>
        <w:t xml:space="preserve">ISO 45001:2018 Occupational health and safety management systems—Requirements with guidance for use</w:t>
      </w:r>
      <w:r w:rsidDel="00000000" w:rsidR="00000000" w:rsidRPr="00000000">
        <w:rPr>
          <w:i w:val="0"/>
          <w:iCs w:val="0"/>
          <w:smallCaps w:val="0"/>
          <w:strike w:val="0"/>
          <w:u w:val="none"/>
          <w:shd w:fill="auto" w:val="clear"/>
          <w:vertAlign w:val="baseline"/>
          <w:rtl w:val="0"/>
        </w:rPr>
        <w:t xml:space="preserve">. ISO. </w:t>
      </w:r>
      <w:hyperlink r:id="rId65">
        <w:r w:rsidDel="00000000" w:rsidR="00000000" w:rsidRPr="00000000">
          <w:rPr>
            <w:i w:val="0"/>
            <w:iCs w:val="0"/>
            <w:smallCaps w:val="0"/>
            <w:strike w:val="0"/>
            <w:u w:val="none"/>
            <w:shd w:fill="auto" w:val="clear"/>
            <w:vertAlign w:val="baseline"/>
            <w:rtl w:val="0"/>
          </w:rPr>
          <w:t xml:space="preserve">https://www.iso.org/standard/63787.html</w:t>
        </w:r>
      </w:hyperlink>
      <w:r w:rsidDel="00000000" w:rsidR="00000000" w:rsidRPr="00000000">
        <w:rPr>
          <w:rtl w:val="0"/>
        </w:rPr>
      </w:r>
    </w:p>
    <w:p w:rsidR="00000000" w:rsidDel="00000000" w:rsidP="00000000" w:rsidRDefault="00000000" w:rsidRPr="00000000" w14:paraId="000003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ISO. (2023). </w:t>
      </w:r>
      <w:r w:rsidDel="00000000" w:rsidR="00000000" w:rsidRPr="00000000">
        <w:rPr>
          <w:i w:val="1"/>
          <w:iCs w:val="1"/>
          <w:smallCaps w:val="0"/>
          <w:strike w:val="0"/>
          <w:u w:val="none"/>
          <w:shd w:fill="auto" w:val="clear"/>
          <w:vertAlign w:val="baseline"/>
          <w:rtl w:val="0"/>
        </w:rPr>
        <w:t xml:space="preserve">ISO/IEC 42001:2023—Artificial intelligence management system</w:t>
      </w:r>
      <w:r w:rsidDel="00000000" w:rsidR="00000000" w:rsidRPr="00000000">
        <w:rPr>
          <w:i w:val="0"/>
          <w:iCs w:val="0"/>
          <w:smallCaps w:val="0"/>
          <w:strike w:val="0"/>
          <w:u w:val="none"/>
          <w:shd w:fill="auto" w:val="clear"/>
          <w:vertAlign w:val="baseline"/>
          <w:rtl w:val="0"/>
        </w:rPr>
        <w:t xml:space="preserve">. ISO. </w:t>
      </w:r>
      <w:hyperlink r:id="rId66">
        <w:r w:rsidDel="00000000" w:rsidR="00000000" w:rsidRPr="00000000">
          <w:rPr>
            <w:i w:val="0"/>
            <w:iCs w:val="0"/>
            <w:smallCaps w:val="0"/>
            <w:strike w:val="0"/>
            <w:u w:val="none"/>
            <w:shd w:fill="auto" w:val="clear"/>
            <w:vertAlign w:val="baseline"/>
            <w:rtl w:val="0"/>
          </w:rPr>
          <w:t xml:space="preserve">https://www.iso.org/standard/42001</w:t>
        </w:r>
      </w:hyperlink>
      <w:r w:rsidDel="00000000" w:rsidR="00000000" w:rsidRPr="00000000">
        <w:rPr>
          <w:rtl w:val="0"/>
        </w:rPr>
      </w:r>
    </w:p>
    <w:p w:rsidR="00000000" w:rsidDel="00000000" w:rsidP="00000000" w:rsidRDefault="00000000" w:rsidRPr="00000000" w14:paraId="000003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ISO/IEC. (2022). </w:t>
      </w:r>
      <w:r w:rsidDel="00000000" w:rsidR="00000000" w:rsidRPr="00000000">
        <w:rPr>
          <w:i w:val="1"/>
          <w:iCs w:val="1"/>
          <w:smallCaps w:val="0"/>
          <w:strike w:val="0"/>
          <w:u w:val="none"/>
          <w:shd w:fill="auto" w:val="clear"/>
          <w:vertAlign w:val="baseline"/>
          <w:rtl w:val="0"/>
        </w:rPr>
        <w:t xml:space="preserve">Information technology—Dynamic adaptive streaming over HTTP (DASH)—Part 1: Media presentation description and segment formats</w:t>
      </w:r>
      <w:r w:rsidDel="00000000" w:rsidR="00000000" w:rsidRPr="00000000">
        <w:rPr>
          <w:i w:val="0"/>
          <w:iCs w:val="0"/>
          <w:smallCaps w:val="0"/>
          <w:strike w:val="0"/>
          <w:u w:val="none"/>
          <w:shd w:fill="auto" w:val="clear"/>
          <w:vertAlign w:val="baseline"/>
          <w:rtl w:val="0"/>
        </w:rPr>
        <w:t xml:space="preserve">. ISO/IEC 23009-1:2022. </w:t>
      </w:r>
      <w:hyperlink r:id="rId67">
        <w:r w:rsidDel="00000000" w:rsidR="00000000" w:rsidRPr="00000000">
          <w:rPr>
            <w:i w:val="0"/>
            <w:iCs w:val="0"/>
            <w:smallCaps w:val="0"/>
            <w:strike w:val="0"/>
            <w:u w:val="none"/>
            <w:shd w:fill="auto" w:val="clear"/>
            <w:vertAlign w:val="baseline"/>
            <w:rtl w:val="0"/>
          </w:rPr>
          <w:t xml:space="preserve">https://www.iso.org/standard/83314.html</w:t>
        </w:r>
      </w:hyperlink>
      <w:r w:rsidDel="00000000" w:rsidR="00000000" w:rsidRPr="00000000">
        <w:rPr>
          <w:rtl w:val="0"/>
        </w:rPr>
      </w:r>
    </w:p>
    <w:p w:rsidR="00000000" w:rsidDel="00000000" w:rsidP="00000000" w:rsidRDefault="00000000" w:rsidRPr="00000000" w14:paraId="000003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Jiang, K., Huang, J., Xie, W., Lei, J., Li, Y., Shao, L., y Lu, S. (2024). </w:t>
      </w:r>
      <w:r w:rsidDel="00000000" w:rsidR="00000000" w:rsidRPr="00000000">
        <w:rPr>
          <w:i w:val="1"/>
          <w:iCs w:val="1"/>
          <w:smallCaps w:val="0"/>
          <w:strike w:val="0"/>
          <w:u w:val="none"/>
          <w:shd w:fill="auto" w:val="clear"/>
          <w:vertAlign w:val="baseline"/>
          <w:rtl w:val="0"/>
        </w:rPr>
        <w:t xml:space="preserve">Domain adaptation for large-vocabulary object detectors</w:t>
      </w:r>
      <w:r w:rsidDel="00000000" w:rsidR="00000000" w:rsidRPr="00000000">
        <w:rPr>
          <w:i w:val="0"/>
          <w:iCs w:val="0"/>
          <w:smallCaps w:val="0"/>
          <w:strike w:val="0"/>
          <w:u w:val="none"/>
          <w:shd w:fill="auto" w:val="clear"/>
          <w:vertAlign w:val="baseline"/>
          <w:rtl w:val="0"/>
        </w:rPr>
        <w:t xml:space="preserve">. In Advances in Neural Information Processing Systems, 37 (pp. 75422–75453). </w:t>
      </w:r>
      <w:hyperlink r:id="rId68">
        <w:r w:rsidDel="00000000" w:rsidR="00000000" w:rsidRPr="00000000">
          <w:rPr>
            <w:i w:val="0"/>
            <w:iCs w:val="0"/>
            <w:smallCaps w:val="0"/>
            <w:strike w:val="0"/>
            <w:u w:val="none"/>
            <w:shd w:fill="auto" w:val="clear"/>
            <w:vertAlign w:val="baseline"/>
            <w:rtl w:val="0"/>
          </w:rPr>
          <w:t xml:space="preserve">https://doi.org/10.52202/079017-2401</w:t>
        </w:r>
      </w:hyperlink>
      <w:r w:rsidDel="00000000" w:rsidR="00000000" w:rsidRPr="00000000">
        <w:rPr>
          <w:rtl w:val="0"/>
        </w:rPr>
      </w:r>
    </w:p>
    <w:p w:rsidR="00000000" w:rsidDel="00000000" w:rsidP="00000000" w:rsidRDefault="00000000" w:rsidRPr="00000000" w14:paraId="000003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Jiang, Q., Li, F., Zeng, Z., Ren, T., Liu, S., y Zhang, L. (2024). </w:t>
      </w:r>
      <w:r w:rsidDel="00000000" w:rsidR="00000000" w:rsidRPr="00000000">
        <w:rPr>
          <w:i w:val="1"/>
          <w:iCs w:val="1"/>
          <w:smallCaps w:val="0"/>
          <w:strike w:val="0"/>
          <w:u w:val="none"/>
          <w:shd w:fill="auto" w:val="clear"/>
          <w:vertAlign w:val="baseline"/>
          <w:rtl w:val="0"/>
        </w:rPr>
        <w:t xml:space="preserve">T-Rex2: Towards Generic Object Detection via Text-Visual Prompt Synergy</w:t>
      </w:r>
      <w:r w:rsidDel="00000000" w:rsidR="00000000" w:rsidRPr="00000000">
        <w:rPr>
          <w:i w:val="0"/>
          <w:iCs w:val="0"/>
          <w:smallCaps w:val="0"/>
          <w:strike w:val="0"/>
          <w:u w:val="none"/>
          <w:shd w:fill="auto" w:val="clear"/>
          <w:vertAlign w:val="baseline"/>
          <w:rtl w:val="0"/>
        </w:rPr>
        <w:t xml:space="preserve"> (arXiv:2403.14610). arXiv. </w:t>
      </w:r>
      <w:hyperlink r:id="rId69">
        <w:r w:rsidDel="00000000" w:rsidR="00000000" w:rsidRPr="00000000">
          <w:rPr>
            <w:i w:val="0"/>
            <w:iCs w:val="0"/>
            <w:smallCaps w:val="0"/>
            <w:strike w:val="0"/>
            <w:u w:val="none"/>
            <w:shd w:fill="auto" w:val="clear"/>
            <w:vertAlign w:val="baseline"/>
            <w:rtl w:val="0"/>
          </w:rPr>
          <w:t xml:space="preserve">https://doi.org/10.48550/arXiv.2403.14610</w:t>
        </w:r>
      </w:hyperlink>
      <w:r w:rsidDel="00000000" w:rsidR="00000000" w:rsidRPr="00000000">
        <w:rPr>
          <w:rtl w:val="0"/>
        </w:rPr>
      </w:r>
    </w:p>
    <w:p w:rsidR="00000000" w:rsidDel="00000000" w:rsidP="00000000" w:rsidRDefault="00000000" w:rsidRPr="00000000" w14:paraId="000003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Keranen, A., Holmberg, C., y Rosenberg, J. (2018). </w:t>
      </w:r>
      <w:r w:rsidDel="00000000" w:rsidR="00000000" w:rsidRPr="00000000">
        <w:rPr>
          <w:i w:val="1"/>
          <w:iCs w:val="1"/>
          <w:smallCaps w:val="0"/>
          <w:strike w:val="0"/>
          <w:u w:val="none"/>
          <w:shd w:fill="auto" w:val="clear"/>
          <w:vertAlign w:val="baseline"/>
          <w:rtl w:val="0"/>
        </w:rPr>
        <w:t xml:space="preserve">Interactive Connectivity Establishment (ICE): A Protocol for Network Address Translator (NAT) Traversal (RFC 8445)</w:t>
      </w:r>
      <w:r w:rsidDel="00000000" w:rsidR="00000000" w:rsidRPr="00000000">
        <w:rPr>
          <w:i w:val="0"/>
          <w:iCs w:val="0"/>
          <w:smallCaps w:val="0"/>
          <w:strike w:val="0"/>
          <w:u w:val="none"/>
          <w:shd w:fill="auto" w:val="clear"/>
          <w:vertAlign w:val="baseline"/>
          <w:rtl w:val="0"/>
        </w:rPr>
        <w:t xml:space="preserve">. RFC Editor. </w:t>
      </w:r>
      <w:hyperlink r:id="rId70">
        <w:r w:rsidDel="00000000" w:rsidR="00000000" w:rsidRPr="00000000">
          <w:rPr>
            <w:i w:val="0"/>
            <w:iCs w:val="0"/>
            <w:smallCaps w:val="0"/>
            <w:strike w:val="0"/>
            <w:u w:val="none"/>
            <w:shd w:fill="auto" w:val="clear"/>
            <w:vertAlign w:val="baseline"/>
            <w:rtl w:val="0"/>
          </w:rPr>
          <w:t xml:space="preserve">https://doi.org/10.17487/RFC8445</w:t>
        </w:r>
      </w:hyperlink>
      <w:r w:rsidDel="00000000" w:rsidR="00000000" w:rsidRPr="00000000">
        <w:rPr>
          <w:rtl w:val="0"/>
        </w:rPr>
      </w:r>
    </w:p>
    <w:p w:rsidR="00000000" w:rsidDel="00000000" w:rsidP="00000000" w:rsidRDefault="00000000" w:rsidRPr="00000000" w14:paraId="000003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Khattak, M. U., Rasheed, H., Maaz, M., Khan, S., y Khan, F. S. (2023). MaPLe: Multi-modal prompt learning.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19113–19122). </w:t>
      </w:r>
      <w:hyperlink r:id="rId71">
        <w:r w:rsidDel="00000000" w:rsidR="00000000" w:rsidRPr="00000000">
          <w:rPr>
            <w:i w:val="0"/>
            <w:iCs w:val="0"/>
            <w:smallCaps w:val="0"/>
            <w:strike w:val="0"/>
            <w:u w:val="none"/>
            <w:shd w:fill="auto" w:val="clear"/>
            <w:vertAlign w:val="baseline"/>
            <w:rtl w:val="0"/>
          </w:rPr>
          <w:t xml:space="preserve">https://openaccess.thecvf.com/content/CVPR2023/html/Khattak_MaPLe_Multi-Modal_Prompt_Learning_CVPR_2023_paper.html</w:t>
        </w:r>
      </w:hyperlink>
      <w:r w:rsidDel="00000000" w:rsidR="00000000" w:rsidRPr="00000000">
        <w:rPr>
          <w:rtl w:val="0"/>
        </w:rPr>
      </w:r>
    </w:p>
    <w:p w:rsidR="00000000" w:rsidDel="00000000" w:rsidP="00000000" w:rsidRDefault="00000000" w:rsidRPr="00000000" w14:paraId="000003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Kirkpatrick, J., Pascanu, R., Rabinowitz, N., Veness, J., Desjardins, G., Rusu, A. A., Milan, K., Quan, J., Ramalho, T., Grabska-Barwinska, A., Hassabis, D., Clopath, C., Kumaran, D., y Hadsell, R. (2017). Overcoming catastrophic forgetting in neural networks. </w:t>
      </w:r>
      <w:r w:rsidDel="00000000" w:rsidR="00000000" w:rsidRPr="00000000">
        <w:rPr>
          <w:i w:val="1"/>
          <w:iCs w:val="1"/>
          <w:smallCaps w:val="0"/>
          <w:strike w:val="0"/>
          <w:u w:val="none"/>
          <w:shd w:fill="auto" w:val="clear"/>
          <w:vertAlign w:val="baseline"/>
          <w:rtl w:val="0"/>
        </w:rPr>
        <w:t xml:space="preserve">Proceedings of the National Academy of Sciences, 114</w:t>
      </w:r>
      <w:r w:rsidDel="00000000" w:rsidR="00000000" w:rsidRPr="00000000">
        <w:rPr>
          <w:i w:val="0"/>
          <w:iCs w:val="0"/>
          <w:smallCaps w:val="0"/>
          <w:strike w:val="0"/>
          <w:u w:val="none"/>
          <w:shd w:fill="auto" w:val="clear"/>
          <w:vertAlign w:val="baseline"/>
          <w:rtl w:val="0"/>
        </w:rPr>
        <w:t xml:space="preserve">(13), 3521-3526. </w:t>
      </w:r>
      <w:hyperlink r:id="rId72">
        <w:r w:rsidDel="00000000" w:rsidR="00000000" w:rsidRPr="00000000">
          <w:rPr>
            <w:i w:val="0"/>
            <w:iCs w:val="0"/>
            <w:smallCaps w:val="0"/>
            <w:strike w:val="0"/>
            <w:u w:val="none"/>
            <w:shd w:fill="auto" w:val="clear"/>
            <w:vertAlign w:val="baseline"/>
            <w:rtl w:val="0"/>
          </w:rPr>
          <w:t xml:space="preserve">https://doi.org/10.1073/pnas.1611835114</w:t>
        </w:r>
      </w:hyperlink>
      <w:r w:rsidDel="00000000" w:rsidR="00000000" w:rsidRPr="00000000">
        <w:rPr>
          <w:rtl w:val="0"/>
        </w:rPr>
      </w:r>
    </w:p>
    <w:p w:rsidR="00000000" w:rsidDel="00000000" w:rsidP="00000000" w:rsidRDefault="00000000" w:rsidRPr="00000000" w14:paraId="000003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Kreutz, D., Ramos, F. M. V., Esteves Verissimo, P., Esteve Rothenberg, C., Azodolmolky, S., y Uhlig, S. (2015). Software-Defined Networking: A Comprehensive Survey. </w:t>
      </w:r>
      <w:r w:rsidDel="00000000" w:rsidR="00000000" w:rsidRPr="00000000">
        <w:rPr>
          <w:i w:val="1"/>
          <w:iCs w:val="1"/>
          <w:smallCaps w:val="0"/>
          <w:strike w:val="0"/>
          <w:u w:val="none"/>
          <w:shd w:fill="auto" w:val="clear"/>
          <w:vertAlign w:val="baseline"/>
          <w:rtl w:val="0"/>
        </w:rPr>
        <w:t xml:space="preserve">Proceedings of the IEEE, 103</w:t>
      </w:r>
      <w:r w:rsidDel="00000000" w:rsidR="00000000" w:rsidRPr="00000000">
        <w:rPr>
          <w:i w:val="0"/>
          <w:iCs w:val="0"/>
          <w:smallCaps w:val="0"/>
          <w:strike w:val="0"/>
          <w:u w:val="none"/>
          <w:shd w:fill="auto" w:val="clear"/>
          <w:vertAlign w:val="baseline"/>
          <w:rtl w:val="0"/>
        </w:rPr>
        <w:t xml:space="preserve">(1), 14–76. </w:t>
      </w:r>
      <w:hyperlink r:id="rId73">
        <w:r w:rsidDel="00000000" w:rsidR="00000000" w:rsidRPr="00000000">
          <w:rPr>
            <w:i w:val="0"/>
            <w:iCs w:val="0"/>
            <w:smallCaps w:val="0"/>
            <w:strike w:val="0"/>
            <w:u w:val="none"/>
            <w:shd w:fill="auto" w:val="clear"/>
            <w:vertAlign w:val="baseline"/>
            <w:rtl w:val="0"/>
          </w:rPr>
          <w:t xml:space="preserve">https://doi.org/10.1109/JPROC.2014.2371999</w:t>
        </w:r>
      </w:hyperlink>
      <w:r w:rsidDel="00000000" w:rsidR="00000000" w:rsidRPr="00000000">
        <w:rPr>
          <w:rtl w:val="0"/>
        </w:rPr>
      </w:r>
    </w:p>
    <w:p w:rsidR="00000000" w:rsidDel="00000000" w:rsidP="00000000" w:rsidRDefault="00000000" w:rsidRPr="00000000" w14:paraId="000003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Kumar, A., Raghunathan, A., Jones, R. M., Ma, T., y Liang, P. (2022). Fine-tuning can distort pretrained features and underperform out-of-distribution. </w:t>
      </w:r>
      <w:r w:rsidDel="00000000" w:rsidR="00000000" w:rsidRPr="00000000">
        <w:rPr>
          <w:i w:val="1"/>
          <w:iCs w:val="1"/>
          <w:smallCaps w:val="0"/>
          <w:strike w:val="0"/>
          <w:u w:val="none"/>
          <w:shd w:fill="auto" w:val="clear"/>
          <w:vertAlign w:val="baseline"/>
          <w:rtl w:val="0"/>
        </w:rPr>
        <w:t xml:space="preserve">International Conference on Learning Representations</w:t>
      </w:r>
      <w:r w:rsidDel="00000000" w:rsidR="00000000" w:rsidRPr="00000000">
        <w:rPr>
          <w:i w:val="0"/>
          <w:iCs w:val="0"/>
          <w:smallCaps w:val="0"/>
          <w:strike w:val="0"/>
          <w:u w:val="none"/>
          <w:shd w:fill="auto" w:val="clear"/>
          <w:vertAlign w:val="baseline"/>
          <w:rtl w:val="0"/>
        </w:rPr>
        <w:t xml:space="preserve">. </w:t>
      </w:r>
      <w:hyperlink r:id="rId74">
        <w:r w:rsidDel="00000000" w:rsidR="00000000" w:rsidRPr="00000000">
          <w:rPr>
            <w:i w:val="0"/>
            <w:iCs w:val="0"/>
            <w:smallCaps w:val="0"/>
            <w:strike w:val="0"/>
            <w:u w:val="none"/>
            <w:shd w:fill="auto" w:val="clear"/>
            <w:vertAlign w:val="baseline"/>
            <w:rtl w:val="0"/>
          </w:rPr>
          <w:t xml:space="preserve">https://iclr.cc/virtual/2022/oral/5946</w:t>
        </w:r>
      </w:hyperlink>
      <w:r w:rsidDel="00000000" w:rsidR="00000000" w:rsidRPr="00000000">
        <w:rPr>
          <w:rtl w:val="0"/>
        </w:rPr>
      </w:r>
    </w:p>
    <w:p w:rsidR="00000000" w:rsidDel="00000000" w:rsidP="00000000" w:rsidRDefault="00000000" w:rsidRPr="00000000" w14:paraId="000003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Kurose, J. F., y Ross, K. W. (2021). </w:t>
      </w:r>
      <w:r w:rsidDel="00000000" w:rsidR="00000000" w:rsidRPr="00000000">
        <w:rPr>
          <w:i w:val="1"/>
          <w:iCs w:val="1"/>
          <w:smallCaps w:val="0"/>
          <w:strike w:val="0"/>
          <w:u w:val="none"/>
          <w:shd w:fill="auto" w:val="clear"/>
          <w:vertAlign w:val="baseline"/>
          <w:rtl w:val="0"/>
        </w:rPr>
        <w:t xml:space="preserve">Computer networking: A top-down approach (Eighth edition)</w:t>
      </w:r>
      <w:r w:rsidDel="00000000" w:rsidR="00000000" w:rsidRPr="00000000">
        <w:rPr>
          <w:i w:val="0"/>
          <w:iCs w:val="0"/>
          <w:smallCaps w:val="0"/>
          <w:strike w:val="0"/>
          <w:u w:val="none"/>
          <w:shd w:fill="auto" w:val="clear"/>
          <w:vertAlign w:val="baseline"/>
          <w:rtl w:val="0"/>
        </w:rPr>
        <w:t xml:space="preserve">. Pearson.</w:t>
      </w:r>
    </w:p>
    <w:p w:rsidR="00000000" w:rsidDel="00000000" w:rsidP="00000000" w:rsidRDefault="00000000" w:rsidRPr="00000000" w14:paraId="000003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Lee, Y., Chen, A. S., Tajwar, F., Kumar, A., Yao, H., Liang, P., y Finn, C. (2023). Surgical fine-tuning improves adaptation to distribution shifts. </w:t>
      </w:r>
      <w:r w:rsidDel="00000000" w:rsidR="00000000" w:rsidRPr="00000000">
        <w:rPr>
          <w:i w:val="1"/>
          <w:iCs w:val="1"/>
          <w:smallCaps w:val="0"/>
          <w:strike w:val="0"/>
          <w:u w:val="none"/>
          <w:shd w:fill="auto" w:val="clear"/>
          <w:vertAlign w:val="baseline"/>
          <w:rtl w:val="0"/>
        </w:rPr>
        <w:t xml:space="preserve">International Conference on Learning Representations</w:t>
      </w:r>
      <w:r w:rsidDel="00000000" w:rsidR="00000000" w:rsidRPr="00000000">
        <w:rPr>
          <w:i w:val="0"/>
          <w:iCs w:val="0"/>
          <w:smallCaps w:val="0"/>
          <w:strike w:val="0"/>
          <w:u w:val="none"/>
          <w:shd w:fill="auto" w:val="clear"/>
          <w:vertAlign w:val="baseline"/>
          <w:rtl w:val="0"/>
        </w:rPr>
        <w:t xml:space="preserve">. </w:t>
      </w:r>
      <w:hyperlink r:id="rId75">
        <w:r w:rsidDel="00000000" w:rsidR="00000000" w:rsidRPr="00000000">
          <w:rPr>
            <w:i w:val="0"/>
            <w:iCs w:val="0"/>
            <w:smallCaps w:val="0"/>
            <w:strike w:val="0"/>
            <w:u w:val="none"/>
            <w:shd w:fill="auto" w:val="clear"/>
            <w:vertAlign w:val="baseline"/>
            <w:rtl w:val="0"/>
          </w:rPr>
          <w:t xml:space="preserve">https://iclr.cc/virtual/2023/poster/12230</w:t>
        </w:r>
      </w:hyperlink>
      <w:r w:rsidDel="00000000" w:rsidR="00000000" w:rsidRPr="00000000">
        <w:rPr>
          <w:rtl w:val="0"/>
        </w:rPr>
      </w:r>
    </w:p>
    <w:p w:rsidR="00000000" w:rsidDel="00000000" w:rsidP="00000000" w:rsidRDefault="00000000" w:rsidRPr="00000000" w14:paraId="000003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Ley 19.587. (1972). </w:t>
      </w:r>
      <w:r w:rsidDel="00000000" w:rsidR="00000000" w:rsidRPr="00000000">
        <w:rPr>
          <w:i w:val="1"/>
          <w:iCs w:val="1"/>
          <w:smallCaps w:val="0"/>
          <w:strike w:val="0"/>
          <w:u w:val="none"/>
          <w:shd w:fill="auto" w:val="clear"/>
          <w:vertAlign w:val="baseline"/>
          <w:rtl w:val="0"/>
        </w:rPr>
        <w:t xml:space="preserve">Higiene y seguridad en el trabajo</w:t>
      </w:r>
      <w:r w:rsidDel="00000000" w:rsidR="00000000" w:rsidRPr="00000000">
        <w:rPr>
          <w:i w:val="0"/>
          <w:iCs w:val="0"/>
          <w:smallCaps w:val="0"/>
          <w:strike w:val="0"/>
          <w:u w:val="none"/>
          <w:shd w:fill="auto" w:val="clear"/>
          <w:vertAlign w:val="baseline"/>
          <w:rtl w:val="0"/>
        </w:rPr>
        <w:t xml:space="preserve">. Infoleg. </w:t>
      </w:r>
      <w:hyperlink r:id="rId76">
        <w:r w:rsidDel="00000000" w:rsidR="00000000" w:rsidRPr="00000000">
          <w:rPr>
            <w:i w:val="0"/>
            <w:iCs w:val="0"/>
            <w:smallCaps w:val="0"/>
            <w:strike w:val="0"/>
            <w:u w:val="none"/>
            <w:shd w:fill="auto" w:val="clear"/>
            <w:vertAlign w:val="baseline"/>
            <w:rtl w:val="0"/>
          </w:rPr>
          <w:t xml:space="preserve">https://servicios.infoleg.gob.ar/infolegInternet/anexos/15000-19999/17612/norma.htm</w:t>
        </w:r>
      </w:hyperlink>
      <w:r w:rsidDel="00000000" w:rsidR="00000000" w:rsidRPr="00000000">
        <w:rPr>
          <w:rtl w:val="0"/>
        </w:rPr>
      </w:r>
    </w:p>
    <w:p w:rsidR="00000000" w:rsidDel="00000000" w:rsidP="00000000" w:rsidRDefault="00000000" w:rsidRPr="00000000" w14:paraId="000003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L. H., Zhang, P., Zhang, H., Yang, J., Li, C., Zhong, Y., Wang, L., Yuan, L., Zhang, L., Hwang, J.-N., Chang, K.-W., </w:t>
      </w:r>
      <w:del w:id="9085" w:author="Claude" w:date="2026-09-09T12:00:00Z">
        <w:r w:rsidDel="00000000" w:rsidR="00000000" w:rsidRPr="00000000">
          <w:rPr>
            <w:i w:val="0"/>
            <w:iCs w:val="0"/>
            <w:smallCaps w:val="0"/>
            <w:strike w:val="0"/>
            <w:u w:val="none"/>
            <w:shd w:fill="auto" w:val="clear"/>
            <w:vertAlign w:val="baseline"/>
            <w:rtl w:val="0"/>
          </w:rPr>
          <w:delText xml:space="preserve">y Gao, J. (2022). Grounded language-image pre-training. En </w:delText>
        </w:r>
      </w:del>
      <w:del w:id="9086" w:author="Claude" w:date="2026-09-09T12:00:00Z">
        <w:r w:rsidDel="00000000" w:rsidR="00000000" w:rsidRPr="00000000">
          <w:rPr>
            <w:i w:val="1"/>
            <w:iCs w:val="1"/>
            <w:smallCaps w:val="0"/>
            <w:strike w:val="0"/>
            <w:u w:val="none"/>
            <w:shd w:fill="auto" w:val="clear"/>
            <w:vertAlign w:val="baseline"/>
            <w:rtl w:val="0"/>
          </w:rPr>
          <w:delText xml:space="preserve">Proceedings of the IEEE/CVF Conference on Computer Vision and Pattern Recognition</w:delText>
        </w:r>
      </w:del>
      <w:del w:id="9087" w:author="Claude" w:date="2026-09-09T12:00:00Z">
        <w:r w:rsidDel="00000000" w:rsidR="00000000" w:rsidRPr="00000000">
          <w:rPr>
            <w:i w:val="0"/>
            <w:iCs w:val="0"/>
            <w:smallCaps w:val="0"/>
            <w:strike w:val="0"/>
            <w:u w:val="none"/>
            <w:shd w:fill="auto" w:val="clear"/>
            <w:vertAlign w:val="baseline"/>
            <w:rtl w:val="0"/>
          </w:rPr>
          <w:delText xml:space="preserve"> (pp. 10965–10975). </w:delText>
        </w:r>
      </w:del>
      <w:hyperlink r:id="rId77">
        <w:del w:id="9088" w:author="Claude" w:date="2026-09-09T12:00:00Z">
          <w:r w:rsidDel="00000000" w:rsidR="00000000" w:rsidRPr="00000000">
            <w:rPr>
              <w:i w:val="0"/>
              <w:iCs w:val="0"/>
              <w:smallCaps w:val="0"/>
              <w:strike w:val="0"/>
              <w:u w:val="none"/>
              <w:shd w:fill="auto" w:val="clear"/>
              <w:vertAlign w:val="baseline"/>
              <w:rtl w:val="0"/>
            </w:rPr>
            <w:delText xml:space="preserve">https://openaccess.thecvf.com/content/CVPR2022/html/Li_Grounded_Language-Image_Pre-Training_CVPR_2022_paper.html</w:delText>
          </w:r>
        </w:del>
        <w:ins w:id="9089" w:author="Claude" w:date="2026-09-09T12:00:00Z">
          <w:r>
            <w:rPr>
              <w:rtl w:val="0"/>
            </w:rPr>
            <w:t xml:space="preserve">y Gao, J. </w:t>
          </w:r>
          <w:commentRangeStart w:id="17"/>
          <w:r>
            <w:rPr>
              <w:rtl w:val="0"/>
            </w:rPr>
            <w:t xml:space="preserve">(2021). Grounded language-image pre-training</w:t>
          </w:r>
          <w:commentRangeEnd w:id="17"/>
          <w:r>
            <w:rPr>
              <w:rtl w:val="0"/>
            </w:rPr>
            <w:commentReference w:id="17"/>
          </w:r>
          <w:r>
            <w:rPr>
              <w:rtl w:val="0"/>
            </w:rPr>
            <w:t xml:space="preserve"> (arXiv:2112.03857). arXiv. https://doi.org/10.48550/arXiv.2112.03857</w:t>
          </w:r>
        </w:ins>
      </w:hyperlink>
      <w:r w:rsidDel="00000000" w:rsidR="00000000" w:rsidRPr="00000000">
        <w:rPr>
          <w:rtl w:val="0"/>
        </w:rPr>
      </w:r>
    </w:p>
    <w:p w:rsidR="00000000" w:rsidDel="00000000" w:rsidP="00000000" w:rsidRDefault="00000000" w:rsidRPr="00000000" w14:paraId="000003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S., Danelljan, M., Ding, H., Huang, T. E., y Yu, F. (2022). Tracking every thing in the wild. En </w:t>
      </w:r>
      <w:r w:rsidDel="00000000" w:rsidR="00000000" w:rsidRPr="00000000">
        <w:rPr>
          <w:i w:val="1"/>
          <w:iCs w:val="1"/>
          <w:smallCaps w:val="0"/>
          <w:strike w:val="0"/>
          <w:u w:val="none"/>
          <w:shd w:fill="auto" w:val="clear"/>
          <w:vertAlign w:val="baseline"/>
          <w:rtl w:val="0"/>
        </w:rPr>
        <w:t xml:space="preserve">Computer Vision – ECCV 2022</w:t>
      </w:r>
      <w:r w:rsidDel="00000000" w:rsidR="00000000" w:rsidRPr="00000000">
        <w:rPr>
          <w:i w:val="0"/>
          <w:iCs w:val="0"/>
          <w:smallCaps w:val="0"/>
          <w:strike w:val="0"/>
          <w:u w:val="none"/>
          <w:shd w:fill="auto" w:val="clear"/>
          <w:vertAlign w:val="baseline"/>
          <w:rtl w:val="0"/>
        </w:rPr>
        <w:t xml:space="preserve">. Springer. </w:t>
      </w:r>
      <w:hyperlink r:id="rId78">
        <w:r w:rsidDel="00000000" w:rsidR="00000000" w:rsidRPr="00000000">
          <w:rPr>
            <w:i w:val="0"/>
            <w:iCs w:val="0"/>
            <w:smallCaps w:val="0"/>
            <w:strike w:val="0"/>
            <w:u w:val="none"/>
            <w:shd w:fill="auto" w:val="clear"/>
            <w:vertAlign w:val="baseline"/>
            <w:rtl w:val="0"/>
          </w:rPr>
          <w:t xml:space="preserve">https://doi.org/10.1007/978-3-031-20047-2_29</w:t>
        </w:r>
      </w:hyperlink>
      <w:r w:rsidDel="00000000" w:rsidR="00000000" w:rsidRPr="00000000">
        <w:rPr>
          <w:rtl w:val="0"/>
        </w:rPr>
      </w:r>
    </w:p>
    <w:p w:rsidR="00000000" w:rsidDel="00000000" w:rsidP="00000000" w:rsidRDefault="00000000" w:rsidRPr="00000000" w14:paraId="000003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S., Fischer, T., Ke, L., Ding, H., Danelljan, M., y Yu, F. (2023). OVTrack: Open-Vocabulary Multiple Object Tracking. </w:t>
      </w:r>
      <w:r w:rsidDel="00000000" w:rsidR="00000000" w:rsidRPr="00000000">
        <w:rPr>
          <w:i w:val="1"/>
          <w:iCs w:val="1"/>
          <w:smallCaps w:val="0"/>
          <w:strike w:val="0"/>
          <w:u w:val="none"/>
          <w:shd w:fill="auto" w:val="clear"/>
          <w:vertAlign w:val="baseline"/>
          <w:rtl w:val="0"/>
        </w:rPr>
        <w:t xml:space="preserve">2023 IEEE/CVF Conference on Computer Vision and Pattern Recognition (CVPR)</w:t>
      </w:r>
      <w:r w:rsidDel="00000000" w:rsidR="00000000" w:rsidRPr="00000000">
        <w:rPr>
          <w:i w:val="0"/>
          <w:iCs w:val="0"/>
          <w:smallCaps w:val="0"/>
          <w:strike w:val="0"/>
          <w:u w:val="none"/>
          <w:shd w:fill="auto" w:val="clear"/>
          <w:vertAlign w:val="baseline"/>
          <w:rtl w:val="0"/>
        </w:rPr>
        <w:t xml:space="preserve">, 5567–5577. </w:t>
      </w:r>
      <w:hyperlink r:id="rId79">
        <w:r w:rsidDel="00000000" w:rsidR="00000000" w:rsidRPr="00000000">
          <w:rPr>
            <w:i w:val="0"/>
            <w:iCs w:val="0"/>
            <w:smallCaps w:val="0"/>
            <w:strike w:val="0"/>
            <w:u w:val="none"/>
            <w:shd w:fill="auto" w:val="clear"/>
            <w:vertAlign w:val="baseline"/>
            <w:rtl w:val="0"/>
          </w:rPr>
          <w:t xml:space="preserve">https://doi.org/10.1109/CVPR52729.2023.00539</w:t>
        </w:r>
      </w:hyperlink>
      <w:r w:rsidDel="00000000" w:rsidR="00000000" w:rsidRPr="00000000">
        <w:rPr>
          <w:rtl w:val="0"/>
        </w:rPr>
      </w:r>
    </w:p>
    <w:p w:rsidR="00000000" w:rsidDel="00000000" w:rsidP="00000000" w:rsidRDefault="00000000" w:rsidRPr="00000000" w14:paraId="000003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S., Ren, H., Xie, X., y Cao, Y. (2025). A Review of Multi‐Object Tracking in Recent Times. IET Computer Vision, 19(1), e70010. </w:t>
      </w:r>
      <w:hyperlink r:id="rId80">
        <w:r w:rsidDel="00000000" w:rsidR="00000000" w:rsidRPr="00000000">
          <w:rPr>
            <w:i w:val="0"/>
            <w:iCs w:val="0"/>
            <w:smallCaps w:val="0"/>
            <w:strike w:val="0"/>
            <w:u w:val="none"/>
            <w:shd w:fill="auto" w:val="clear"/>
            <w:vertAlign w:val="baseline"/>
            <w:rtl w:val="0"/>
          </w:rPr>
          <w:t xml:space="preserve">https://doi.org/10.1049/cvi2.70010</w:t>
        </w:r>
      </w:hyperlink>
      <w:r w:rsidDel="00000000" w:rsidR="00000000" w:rsidRPr="00000000">
        <w:rPr>
          <w:rtl w:val="0"/>
        </w:rPr>
      </w:r>
    </w:p>
    <w:p w:rsidR="00000000" w:rsidDel="00000000" w:rsidP="00000000" w:rsidRDefault="00000000" w:rsidRPr="00000000" w14:paraId="000003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X., Cho, B., y Xiao, Y. (2022). Balancing Latency and Accuracy on Deep Video Analytics at the Edge. </w:t>
      </w:r>
      <w:r w:rsidDel="00000000" w:rsidR="00000000" w:rsidRPr="00000000">
        <w:rPr>
          <w:i w:val="1"/>
          <w:iCs w:val="1"/>
          <w:smallCaps w:val="0"/>
          <w:strike w:val="0"/>
          <w:u w:val="none"/>
          <w:shd w:fill="auto" w:val="clear"/>
          <w:vertAlign w:val="baseline"/>
          <w:rtl w:val="0"/>
        </w:rPr>
        <w:t xml:space="preserve">2022 IEEE 19th Annual Consumer Communications y Networking Conference (CCNC)</w:t>
      </w:r>
      <w:r w:rsidDel="00000000" w:rsidR="00000000" w:rsidRPr="00000000">
        <w:rPr>
          <w:i w:val="0"/>
          <w:iCs w:val="0"/>
          <w:smallCaps w:val="0"/>
          <w:strike w:val="0"/>
          <w:u w:val="none"/>
          <w:shd w:fill="auto" w:val="clear"/>
          <w:vertAlign w:val="baseline"/>
          <w:rtl w:val="0"/>
        </w:rPr>
        <w:t xml:space="preserve">, 299–306. </w:t>
      </w:r>
      <w:hyperlink r:id="rId81">
        <w:r w:rsidDel="00000000" w:rsidR="00000000" w:rsidRPr="00000000">
          <w:rPr>
            <w:i w:val="0"/>
            <w:iCs w:val="0"/>
            <w:smallCaps w:val="0"/>
            <w:strike w:val="0"/>
            <w:u w:val="none"/>
            <w:shd w:fill="auto" w:val="clear"/>
            <w:vertAlign w:val="baseline"/>
            <w:rtl w:val="0"/>
          </w:rPr>
          <w:t xml:space="preserve">https://doi.org/10.1109/CCNC49033.2022.9700636</w:t>
        </w:r>
      </w:hyperlink>
      <w:r w:rsidDel="00000000" w:rsidR="00000000" w:rsidRPr="00000000">
        <w:rPr>
          <w:rtl w:val="0"/>
        </w:rPr>
      </w:r>
    </w:p>
    <w:p w:rsidR="00000000" w:rsidDel="00000000" w:rsidP="00000000" w:rsidRDefault="00000000" w:rsidRPr="00000000" w14:paraId="000003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Liang, H., y Han, R. (2024). OVT-B: A new large-scale benchmark for open-vocabulary multi-object tracking. En </w:t>
      </w:r>
      <w:r w:rsidDel="00000000" w:rsidR="00000000" w:rsidRPr="00000000">
        <w:rPr>
          <w:i w:val="1"/>
          <w:iCs w:val="1"/>
          <w:smallCaps w:val="0"/>
          <w:strike w:val="0"/>
          <w:u w:val="none"/>
          <w:shd w:fill="auto" w:val="clear"/>
          <w:vertAlign w:val="baseline"/>
          <w:rtl w:val="0"/>
        </w:rPr>
        <w:t xml:space="preserve">Advances in Neural Information Processing Systems</w:t>
      </w:r>
      <w:r w:rsidDel="00000000" w:rsidR="00000000" w:rsidRPr="00000000">
        <w:rPr>
          <w:i w:val="0"/>
          <w:iCs w:val="0"/>
          <w:smallCaps w:val="0"/>
          <w:strike w:val="0"/>
          <w:u w:val="none"/>
          <w:shd w:fill="auto" w:val="clear"/>
          <w:vertAlign w:val="baseline"/>
          <w:rtl w:val="0"/>
        </w:rPr>
        <w:t xml:space="preserve"> (Vol. 37). </w:t>
      </w:r>
      <w:hyperlink r:id="rId82">
        <w:r w:rsidDel="00000000" w:rsidR="00000000" w:rsidRPr="00000000">
          <w:rPr>
            <w:i w:val="0"/>
            <w:iCs w:val="0"/>
            <w:smallCaps w:val="0"/>
            <w:strike w:val="0"/>
            <w:u w:val="none"/>
            <w:shd w:fill="auto" w:val="clear"/>
            <w:vertAlign w:val="baseline"/>
            <w:rtl w:val="0"/>
          </w:rPr>
          <w:t xml:space="preserve">https://proceedings.neurips.cc/paper_files/paper/2024/hash/1adeeac24ce6168e20bcee85645720e9-Abstract-Datasets_and_Benchmarks_Track.html</w:t>
        </w:r>
      </w:hyperlink>
      <w:r w:rsidDel="00000000" w:rsidR="00000000" w:rsidRPr="00000000">
        <w:rPr>
          <w:rtl w:val="0"/>
        </w:rPr>
      </w:r>
    </w:p>
    <w:p w:rsidR="00000000" w:rsidDel="00000000" w:rsidP="00000000" w:rsidRDefault="00000000" w:rsidRPr="00000000" w14:paraId="000003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Lin, T.-Y., Maire, M., Belongie, S., Hays, J., Perona, P., Ramanan, D., Dollar, P. y Zitnick, C. L. (2014). </w:t>
      </w:r>
      <w:r w:rsidDel="00000000" w:rsidR="00000000" w:rsidRPr="00000000">
        <w:rPr>
          <w:i w:val="1"/>
          <w:iCs w:val="1"/>
          <w:smallCaps w:val="0"/>
          <w:strike w:val="0"/>
          <w:u w:val="none"/>
          <w:shd w:fill="auto" w:val="clear"/>
          <w:vertAlign w:val="baseline"/>
          <w:rtl w:val="0"/>
        </w:rPr>
        <w:t xml:space="preserve">Microsoft COCO: Common objects in context</w:t>
      </w:r>
      <w:r w:rsidDel="00000000" w:rsidR="00000000" w:rsidRPr="00000000">
        <w:rPr>
          <w:i w:val="0"/>
          <w:iCs w:val="0"/>
          <w:smallCaps w:val="0"/>
          <w:strike w:val="0"/>
          <w:u w:val="none"/>
          <w:shd w:fill="auto" w:val="clear"/>
          <w:vertAlign w:val="baseline"/>
          <w:rtl w:val="0"/>
        </w:rPr>
        <w:t xml:space="preserve">. En D. Fleet, T. Pajdla, B. Schiele y T. Tuytelaars (Eds.), Computer Vision - ECCV 2014 (Vol. 8693, pp. 740-755). Springer. </w:t>
      </w:r>
      <w:hyperlink r:id="rId83">
        <w:r w:rsidDel="00000000" w:rsidR="00000000" w:rsidRPr="00000000">
          <w:rPr>
            <w:i w:val="0"/>
            <w:iCs w:val="0"/>
            <w:smallCaps w:val="0"/>
            <w:strike w:val="0"/>
            <w:u w:val="none"/>
            <w:shd w:fill="auto" w:val="clear"/>
            <w:vertAlign w:val="baseline"/>
            <w:rtl w:val="0"/>
          </w:rPr>
          <w:t xml:space="preserve">https://doi.org/10.1007/978-3-319-10602-1_48</w:t>
        </w:r>
      </w:hyperlink>
      <w:r w:rsidDel="00000000" w:rsidR="00000000" w:rsidRPr="00000000">
        <w:rPr>
          <w:rtl w:val="0"/>
        </w:rPr>
      </w:r>
    </w:p>
    <w:p w:rsidR="00000000" w:rsidDel="00000000" w:rsidP="00000000" w:rsidRDefault="00000000" w:rsidRPr="00000000" w14:paraId="000003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Liu, S., Zeng, Z., Ren, T., Li, F., Zhang, H., Yang, J., Jiang, Q., Li, C., Yang, J., Su, H., Zhu, J., y Zhang, L. (2024). </w:t>
      </w:r>
      <w:r w:rsidDel="00000000" w:rsidR="00000000" w:rsidRPr="00000000">
        <w:rPr>
          <w:i w:val="1"/>
          <w:iCs w:val="1"/>
          <w:smallCaps w:val="0"/>
          <w:strike w:val="0"/>
          <w:u w:val="none"/>
          <w:shd w:fill="auto" w:val="clear"/>
          <w:vertAlign w:val="baseline"/>
          <w:rtl w:val="0"/>
        </w:rPr>
        <w:t xml:space="preserve">Grounding DINO: Marrying DINO with grounded pre-training for open-set object detection</w:t>
      </w:r>
      <w:r w:rsidDel="00000000" w:rsidR="00000000" w:rsidRPr="00000000">
        <w:rPr>
          <w:i w:val="0"/>
          <w:iCs w:val="0"/>
          <w:smallCaps w:val="0"/>
          <w:strike w:val="0"/>
          <w:u w:val="none"/>
          <w:shd w:fill="auto" w:val="clear"/>
          <w:vertAlign w:val="baseline"/>
          <w:rtl w:val="0"/>
        </w:rPr>
        <w:t xml:space="preserve">. In Computer Vision - ECCV 2024 (pp. 38-55). Springer. </w:t>
      </w:r>
      <w:hyperlink r:id="rId84">
        <w:r w:rsidDel="00000000" w:rsidR="00000000" w:rsidRPr="00000000">
          <w:rPr>
            <w:i w:val="0"/>
            <w:iCs w:val="0"/>
            <w:smallCaps w:val="0"/>
            <w:strike w:val="0"/>
            <w:u w:val="none"/>
            <w:shd w:fill="auto" w:val="clear"/>
            <w:vertAlign w:val="baseline"/>
            <w:rtl w:val="0"/>
          </w:rPr>
          <w:t xml:space="preserve">https://doi.org/10.1007/978-3-031-72970-6_3</w:t>
        </w:r>
      </w:hyperlink>
      <w:r w:rsidDel="00000000" w:rsidR="00000000" w:rsidRPr="00000000">
        <w:rPr>
          <w:rtl w:val="0"/>
        </w:rPr>
      </w:r>
    </w:p>
    <w:p w:rsidR="00000000" w:rsidDel="00000000" w:rsidP="00000000" w:rsidRDefault="00000000" w:rsidRPr="00000000" w14:paraId="000003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Luiten, J., Os̆ep, A., Dendorfer, P., Torr, P., Geiger, A., Leal-Taixé, L., y Leibe, B. (2021). HOTA: A Higher Order Metric for Evaluating Multi-object Tracking. </w:t>
      </w:r>
      <w:r w:rsidDel="00000000" w:rsidR="00000000" w:rsidRPr="00000000">
        <w:rPr>
          <w:i w:val="1"/>
          <w:iCs w:val="1"/>
          <w:smallCaps w:val="0"/>
          <w:strike w:val="0"/>
          <w:u w:val="none"/>
          <w:shd w:fill="auto" w:val="clear"/>
          <w:vertAlign w:val="baseline"/>
          <w:rtl w:val="0"/>
        </w:rPr>
        <w:t xml:space="preserve">International Journal of Computer Vision, 129</w:t>
      </w:r>
      <w:r w:rsidDel="00000000" w:rsidR="00000000" w:rsidRPr="00000000">
        <w:rPr>
          <w:i w:val="0"/>
          <w:iCs w:val="0"/>
          <w:smallCaps w:val="0"/>
          <w:strike w:val="0"/>
          <w:u w:val="none"/>
          <w:shd w:fill="auto" w:val="clear"/>
          <w:vertAlign w:val="baseline"/>
          <w:rtl w:val="0"/>
        </w:rPr>
        <w:t xml:space="preserve">(2), 548–578. </w:t>
      </w:r>
      <w:hyperlink r:id="rId85">
        <w:r w:rsidDel="00000000" w:rsidR="00000000" w:rsidRPr="00000000">
          <w:rPr>
            <w:i w:val="0"/>
            <w:iCs w:val="0"/>
            <w:smallCaps w:val="0"/>
            <w:strike w:val="0"/>
            <w:u w:val="none"/>
            <w:shd w:fill="auto" w:val="clear"/>
            <w:vertAlign w:val="baseline"/>
            <w:rtl w:val="0"/>
          </w:rPr>
          <w:t xml:space="preserve">https://doi.org/10.1007/s11263-020-01375-2</w:t>
        </w:r>
      </w:hyperlink>
      <w:r w:rsidDel="00000000" w:rsidR="00000000" w:rsidRPr="00000000">
        <w:rPr>
          <w:rtl w:val="0"/>
        </w:rPr>
      </w:r>
    </w:p>
    <w:p w:rsidR="00000000" w:rsidDel="00000000" w:rsidP="00000000" w:rsidRDefault="00000000" w:rsidRPr="00000000" w14:paraId="000003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Luo, W., Xing, J., Milan, A., Zhang, X., Liu, W., y Kim, T.-K. (2021). Multiple object tracking: A literature review. </w:t>
      </w:r>
      <w:r w:rsidDel="00000000" w:rsidR="00000000" w:rsidRPr="00000000">
        <w:rPr>
          <w:i w:val="1"/>
          <w:iCs w:val="1"/>
          <w:smallCaps w:val="0"/>
          <w:strike w:val="0"/>
          <w:u w:val="none"/>
          <w:shd w:fill="auto" w:val="clear"/>
          <w:vertAlign w:val="baseline"/>
          <w:rtl w:val="0"/>
        </w:rPr>
        <w:t xml:space="preserve">Artificial Intelligence, 293</w:t>
      </w:r>
      <w:r w:rsidDel="00000000" w:rsidR="00000000" w:rsidRPr="00000000">
        <w:rPr>
          <w:i w:val="0"/>
          <w:iCs w:val="0"/>
          <w:smallCaps w:val="0"/>
          <w:strike w:val="0"/>
          <w:u w:val="none"/>
          <w:shd w:fill="auto" w:val="clear"/>
          <w:vertAlign w:val="baseline"/>
          <w:rtl w:val="0"/>
        </w:rPr>
        <w:t xml:space="preserve">, 103448. </w:t>
      </w:r>
      <w:hyperlink r:id="rId86">
        <w:r w:rsidDel="00000000" w:rsidR="00000000" w:rsidRPr="00000000">
          <w:rPr>
            <w:i w:val="0"/>
            <w:iCs w:val="0"/>
            <w:smallCaps w:val="0"/>
            <w:strike w:val="0"/>
            <w:u w:val="none"/>
            <w:shd w:fill="auto" w:val="clear"/>
            <w:vertAlign w:val="baseline"/>
            <w:rtl w:val="0"/>
          </w:rPr>
          <w:t xml:space="preserve">https://doi.org/10.1016/j.artint.2020.103448</w:t>
        </w:r>
      </w:hyperlink>
      <w:r w:rsidDel="00000000" w:rsidR="00000000" w:rsidRPr="00000000">
        <w:rPr>
          <w:rtl w:val="0"/>
        </w:rPr>
      </w:r>
    </w:p>
    <w:p w:rsidR="00000000" w:rsidDel="00000000" w:rsidP="00000000" w:rsidRDefault="00000000" w:rsidRPr="00000000" w14:paraId="000003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Luxonis. (s. f.). </w:t>
      </w:r>
      <w:r w:rsidDel="00000000" w:rsidR="00000000" w:rsidRPr="00000000">
        <w:rPr>
          <w:i w:val="1"/>
          <w:iCs w:val="1"/>
          <w:smallCaps w:val="0"/>
          <w:strike w:val="0"/>
          <w:u w:val="none"/>
          <w:shd w:fill="auto" w:val="clear"/>
          <w:vertAlign w:val="baseline"/>
          <w:rtl w:val="0"/>
        </w:rPr>
        <w:t xml:space="preserve">OAK-D Pro PoE [Documentación de hardware]</w:t>
      </w:r>
      <w:r w:rsidDel="00000000" w:rsidR="00000000" w:rsidRPr="00000000">
        <w:rPr>
          <w:i w:val="0"/>
          <w:iCs w:val="0"/>
          <w:smallCaps w:val="0"/>
          <w:strike w:val="0"/>
          <w:u w:val="none"/>
          <w:shd w:fill="auto" w:val="clear"/>
          <w:vertAlign w:val="baseline"/>
          <w:rtl w:val="0"/>
        </w:rPr>
        <w:t xml:space="preserve">. Luxonis Docs. </w:t>
      </w:r>
      <w:hyperlink r:id="rId87">
        <w:r w:rsidDel="00000000" w:rsidR="00000000" w:rsidRPr="00000000">
          <w:rPr>
            <w:i w:val="0"/>
            <w:iCs w:val="0"/>
            <w:smallCaps w:val="0"/>
            <w:strike w:val="0"/>
            <w:u w:val="none"/>
            <w:shd w:fill="auto" w:val="clear"/>
            <w:vertAlign w:val="baseline"/>
            <w:rtl w:val="0"/>
          </w:rPr>
          <w:t xml:space="preserve">https://docs.luxonis.com/hardware/products/OAK-D%20Pro%20PoE</w:t>
        </w:r>
      </w:hyperlink>
      <w:r w:rsidDel="00000000" w:rsidR="00000000" w:rsidRPr="00000000">
        <w:rPr>
          <w:rtl w:val="0"/>
        </w:rPr>
      </w:r>
    </w:p>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ns w:id="9124" w:author="Claude" w:date="2026-09-09T12:00:00Z"/>
          <w:i w:val="0"/>
          <w:iCs w:val="0"/>
          <w:smallCaps w:val="0"/>
          <w:strike w:val="0"/>
          <w:u w:val="none"/>
          <w:shd w:fill="auto" w:val="clear"/>
          <w:vertAlign w:val="baseline"/>
        </w:rPr>
      </w:pPr>
      <w:commentRangeStart w:id="19"/>
      <w:ins w:id="9125" w:author="Claude" w:date="2026-09-09T12:00:00Z">
        <w:r>
          <w:rPr>
            <w:rtl w:val="0"/>
          </w:rPr>
          <w:t xml:space="preserve">May, W. (2017). HTTP live streaming (R. Pantos, Ed.; RFC 8216). RFC Editor. https://doi.org/10.17487/RFC8216</w:t>
        </w:r>
      </w:ins>
      <w:commentRangeEnd w:id="19"/>
      <w:r>
        <w:rPr>
          <w:rtl w:val="0"/>
        </w:rPr>
        <w:commentReference w:id="19"/>
      </w:r>
    </w:p>
    <w:p w:rsidR="00000000" w:rsidDel="00000000" w:rsidP="00000000" w:rsidRDefault="00000000" w:rsidRPr="00000000" w14:paraId="000003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Microsoft. (2024, junio). </w:t>
      </w:r>
      <w:r w:rsidDel="00000000" w:rsidR="00000000" w:rsidRPr="00000000">
        <w:rPr>
          <w:i w:val="1"/>
          <w:iCs w:val="1"/>
          <w:smallCaps w:val="0"/>
          <w:strike w:val="0"/>
          <w:u w:val="none"/>
          <w:shd w:fill="auto" w:val="clear"/>
          <w:vertAlign w:val="baseline"/>
          <w:rtl w:val="0"/>
        </w:rPr>
        <w:t xml:space="preserve">Florence-2-large</w:t>
      </w:r>
      <w:r w:rsidDel="00000000" w:rsidR="00000000" w:rsidRPr="00000000">
        <w:rPr>
          <w:i w:val="0"/>
          <w:iCs w:val="0"/>
          <w:smallCaps w:val="0"/>
          <w:strike w:val="0"/>
          <w:u w:val="none"/>
          <w:shd w:fill="auto" w:val="clear"/>
          <w:vertAlign w:val="baseline"/>
          <w:rtl w:val="0"/>
        </w:rPr>
        <w:t xml:space="preserve">. Hugging Face. </w:t>
      </w:r>
      <w:hyperlink r:id="rId88">
        <w:r w:rsidDel="00000000" w:rsidR="00000000" w:rsidRPr="00000000">
          <w:rPr>
            <w:i w:val="0"/>
            <w:iCs w:val="0"/>
            <w:smallCaps w:val="0"/>
            <w:strike w:val="0"/>
            <w:u w:val="none"/>
            <w:shd w:fill="auto" w:val="clear"/>
            <w:vertAlign w:val="baseline"/>
            <w:rtl w:val="0"/>
          </w:rPr>
          <w:t xml:space="preserve">https://huggingface.co/microsoft/Florence-2-large</w:t>
        </w:r>
      </w:hyperlink>
      <w:r w:rsidDel="00000000" w:rsidR="00000000" w:rsidRPr="00000000">
        <w:rPr>
          <w:rtl w:val="0"/>
        </w:rPr>
      </w:r>
    </w:p>
    <w:p w:rsidR="00000000" w:rsidDel="00000000" w:rsidP="00000000" w:rsidRDefault="00000000" w:rsidRPr="00000000" w14:paraId="000003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Milan, A., Leal-Taixe, L., Reid, I., Roth, S., y Schindler, K. (2016). </w:t>
      </w:r>
      <w:r w:rsidDel="00000000" w:rsidR="00000000" w:rsidRPr="00000000">
        <w:rPr>
          <w:i w:val="1"/>
          <w:iCs w:val="1"/>
          <w:smallCaps w:val="0"/>
          <w:strike w:val="0"/>
          <w:u w:val="none"/>
          <w:shd w:fill="auto" w:val="clear"/>
          <w:vertAlign w:val="baseline"/>
          <w:rtl w:val="0"/>
        </w:rPr>
        <w:t xml:space="preserve">MOT16: A Benchmark for Multi-Object Tracking</w:t>
      </w:r>
      <w:r w:rsidDel="00000000" w:rsidR="00000000" w:rsidRPr="00000000">
        <w:rPr>
          <w:i w:val="0"/>
          <w:iCs w:val="0"/>
          <w:smallCaps w:val="0"/>
          <w:strike w:val="0"/>
          <w:u w:val="none"/>
          <w:shd w:fill="auto" w:val="clear"/>
          <w:vertAlign w:val="baseline"/>
          <w:rtl w:val="0"/>
        </w:rPr>
        <w:t xml:space="preserve"> (arXiv:1603.00831). arXiv. </w:t>
      </w:r>
      <w:hyperlink r:id="rId89">
        <w:r w:rsidDel="00000000" w:rsidR="00000000" w:rsidRPr="00000000">
          <w:rPr>
            <w:i w:val="0"/>
            <w:iCs w:val="0"/>
            <w:smallCaps w:val="0"/>
            <w:strike w:val="0"/>
            <w:u w:val="none"/>
            <w:shd w:fill="auto" w:val="clear"/>
            <w:vertAlign w:val="baseline"/>
            <w:rtl w:val="0"/>
          </w:rPr>
          <w:t xml:space="preserve">https://doi.org/10.48550/arXiv.1603.00831</w:t>
        </w:r>
      </w:hyperlink>
      <w:r w:rsidDel="00000000" w:rsidR="00000000" w:rsidRPr="00000000">
        <w:rPr>
          <w:rtl w:val="0"/>
        </w:rPr>
      </w:r>
    </w:p>
    <w:p w:rsidR="00000000" w:rsidDel="00000000" w:rsidP="00000000" w:rsidRDefault="00000000" w:rsidRPr="00000000" w14:paraId="000003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Minderer, M., Gritsenko, A., Stone, A., Neumann, M., Weissenborn, D., Dosovitskiy, A., Mahendran, A., Arnab, A., Dehghani, M., Shen, Z., Wang, X., Zhai, X., Kipf, T., y Houlsby, N. (2022). </w:t>
      </w:r>
      <w:r w:rsidDel="00000000" w:rsidR="00000000" w:rsidRPr="00000000">
        <w:rPr>
          <w:i w:val="1"/>
          <w:iCs w:val="1"/>
          <w:smallCaps w:val="0"/>
          <w:strike w:val="0"/>
          <w:u w:val="none"/>
          <w:shd w:fill="auto" w:val="clear"/>
          <w:vertAlign w:val="baseline"/>
          <w:rtl w:val="0"/>
        </w:rPr>
        <w:t xml:space="preserve">Simple open-vocabulary object detection with vision transformers</w:t>
      </w:r>
      <w:r w:rsidDel="00000000" w:rsidR="00000000" w:rsidRPr="00000000">
        <w:rPr>
          <w:i w:val="0"/>
          <w:iCs w:val="0"/>
          <w:smallCaps w:val="0"/>
          <w:strike w:val="0"/>
          <w:u w:val="none"/>
          <w:shd w:fill="auto" w:val="clear"/>
          <w:vertAlign w:val="baseline"/>
          <w:rtl w:val="0"/>
        </w:rPr>
        <w:t xml:space="preserve">. In Computer Vision – ECCV 2022 (pp. 728–755). Springer. </w:t>
      </w:r>
      <w:hyperlink r:id="rId90">
        <w:r w:rsidDel="00000000" w:rsidR="00000000" w:rsidRPr="00000000">
          <w:rPr>
            <w:i w:val="0"/>
            <w:iCs w:val="0"/>
            <w:smallCaps w:val="0"/>
            <w:strike w:val="0"/>
            <w:u w:val="none"/>
            <w:shd w:fill="auto" w:val="clear"/>
            <w:vertAlign w:val="baseline"/>
            <w:rtl w:val="0"/>
          </w:rPr>
          <w:t xml:space="preserve">https://doi.org/10.1007/978-3-031-20080-9_42</w:t>
        </w:r>
      </w:hyperlink>
      <w:r w:rsidDel="00000000" w:rsidR="00000000" w:rsidRPr="00000000">
        <w:rPr>
          <w:rtl w:val="0"/>
        </w:rPr>
      </w:r>
    </w:p>
    <w:p w:rsidR="00000000" w:rsidDel="00000000" w:rsidP="00000000" w:rsidRDefault="00000000" w:rsidRPr="00000000" w14:paraId="000003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Minderer, M., Gritsenko, A., y Houlsby, N. (2023). Scaling open-vocabulary object detection. En </w:t>
      </w:r>
      <w:r w:rsidDel="00000000" w:rsidR="00000000" w:rsidRPr="00000000">
        <w:rPr>
          <w:i w:val="1"/>
          <w:iCs w:val="1"/>
          <w:smallCaps w:val="0"/>
          <w:strike w:val="0"/>
          <w:u w:val="none"/>
          <w:shd w:fill="auto" w:val="clear"/>
          <w:vertAlign w:val="baseline"/>
          <w:rtl w:val="0"/>
        </w:rPr>
        <w:t xml:space="preserve">Advances in Neural Information Processing Systems</w:t>
      </w:r>
      <w:r w:rsidDel="00000000" w:rsidR="00000000" w:rsidRPr="00000000">
        <w:rPr>
          <w:i w:val="0"/>
          <w:iCs w:val="0"/>
          <w:smallCaps w:val="0"/>
          <w:strike w:val="0"/>
          <w:u w:val="none"/>
          <w:shd w:fill="auto" w:val="clear"/>
          <w:vertAlign w:val="baseline"/>
          <w:rtl w:val="0"/>
        </w:rPr>
        <w:t xml:space="preserve"> (Vol. 36). </w:t>
      </w:r>
      <w:hyperlink r:id="rId91">
        <w:r w:rsidDel="00000000" w:rsidR="00000000" w:rsidRPr="00000000">
          <w:rPr>
            <w:i w:val="0"/>
            <w:iCs w:val="0"/>
            <w:smallCaps w:val="0"/>
            <w:strike w:val="0"/>
            <w:u w:val="none"/>
            <w:shd w:fill="auto" w:val="clear"/>
            <w:vertAlign w:val="baseline"/>
            <w:rtl w:val="0"/>
          </w:rPr>
          <w:t xml:space="preserve">https://proceedings.neurips.cc/paper_files/paper/2023/hash/e6d58fc68c0f3c36ae6e0e64478a69c0-Abstract-Conference.html</w:t>
        </w:r>
      </w:hyperlink>
      <w:r w:rsidDel="00000000" w:rsidR="00000000" w:rsidRPr="00000000">
        <w:rPr>
          <w:rtl w:val="0"/>
        </w:rPr>
      </w:r>
    </w:p>
    <w:p w:rsidR="00000000" w:rsidDel="00000000" w:rsidP="00000000" w:rsidRDefault="00000000" w:rsidRPr="00000000" w14:paraId="000003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MOCS. (2024). </w:t>
      </w:r>
      <w:r w:rsidDel="00000000" w:rsidR="00000000" w:rsidRPr="00000000">
        <w:rPr>
          <w:i w:val="1"/>
          <w:iCs w:val="1"/>
          <w:smallCaps w:val="0"/>
          <w:strike w:val="0"/>
          <w:u w:val="none"/>
          <w:shd w:fill="auto" w:val="clear"/>
          <w:vertAlign w:val="baseline"/>
          <w:rtl w:val="0"/>
        </w:rPr>
        <w:t xml:space="preserve">MOCS</w:t>
      </w:r>
      <w:r w:rsidDel="00000000" w:rsidR="00000000" w:rsidRPr="00000000">
        <w:rPr>
          <w:i w:val="0"/>
          <w:iCs w:val="0"/>
          <w:smallCaps w:val="0"/>
          <w:strike w:val="0"/>
          <w:u w:val="none"/>
          <w:shd w:fill="auto" w:val="clear"/>
          <w:vertAlign w:val="baseline"/>
          <w:rtl w:val="0"/>
        </w:rPr>
        <w:t xml:space="preserve"> [Conjunto de datos]. Roboflow Universe. </w:t>
      </w:r>
      <w:hyperlink r:id="rId92">
        <w:r w:rsidDel="00000000" w:rsidR="00000000" w:rsidRPr="00000000">
          <w:rPr>
            <w:i w:val="0"/>
            <w:iCs w:val="0"/>
            <w:smallCaps w:val="0"/>
            <w:strike w:val="0"/>
            <w:u w:val="none"/>
            <w:shd w:fill="auto" w:val="clear"/>
            <w:vertAlign w:val="baseline"/>
            <w:rtl w:val="0"/>
          </w:rPr>
          <w:t xml:space="preserve">https://universe.roboflow.com/mocs/mocs-bowib</w:t>
        </w:r>
      </w:hyperlink>
      <w:r w:rsidDel="00000000" w:rsidR="00000000" w:rsidRPr="00000000">
        <w:rPr>
          <w:rtl w:val="0"/>
        </w:rPr>
      </w:r>
    </w:p>
    <w:p w:rsidR="00000000" w:rsidDel="00000000" w:rsidP="00000000" w:rsidRDefault="00000000" w:rsidRPr="00000000" w14:paraId="000003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(2022, marzo). </w:t>
      </w:r>
      <w:r w:rsidDel="00000000" w:rsidR="00000000" w:rsidRPr="00000000">
        <w:rPr>
          <w:i w:val="1"/>
          <w:iCs w:val="1"/>
          <w:smallCaps w:val="0"/>
          <w:strike w:val="0"/>
          <w:u w:val="none"/>
          <w:shd w:fill="auto" w:val="clear"/>
          <w:vertAlign w:val="baseline"/>
          <w:rtl w:val="0"/>
        </w:rPr>
        <w:t xml:space="preserve">NVIDIA A30 data sheet</w:t>
      </w:r>
      <w:r w:rsidDel="00000000" w:rsidR="00000000" w:rsidRPr="00000000">
        <w:rPr>
          <w:i w:val="0"/>
          <w:iCs w:val="0"/>
          <w:smallCaps w:val="0"/>
          <w:strike w:val="0"/>
          <w:u w:val="none"/>
          <w:shd w:fill="auto" w:val="clear"/>
          <w:vertAlign w:val="baseline"/>
          <w:rtl w:val="0"/>
        </w:rPr>
        <w:t xml:space="preserve">. </w:t>
      </w:r>
      <w:hyperlink r:id="rId93">
        <w:r w:rsidDel="00000000" w:rsidR="00000000" w:rsidRPr="00000000">
          <w:rPr>
            <w:i w:val="0"/>
            <w:iCs w:val="0"/>
            <w:smallCaps w:val="0"/>
            <w:strike w:val="0"/>
            <w:u w:val="none"/>
            <w:shd w:fill="auto" w:val="clear"/>
            <w:vertAlign w:val="baseline"/>
            <w:rtl w:val="0"/>
          </w:rPr>
          <w:t xml:space="preserve">https://www.nvidia.com/content/dam/en-zz/Solutions/data-center/products/a30-gpu/pdf/a30-datasheet.pdf</w:t>
        </w:r>
      </w:hyperlink>
      <w:r w:rsidDel="00000000" w:rsidR="00000000" w:rsidRPr="00000000">
        <w:rPr>
          <w:rtl w:val="0"/>
        </w:rPr>
      </w:r>
    </w:p>
    <w:p w:rsidR="00000000" w:rsidDel="00000000" w:rsidP="00000000" w:rsidRDefault="00000000" w:rsidRPr="00000000" w14:paraId="000003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(2024). </w:t>
      </w:r>
      <w:r w:rsidDel="00000000" w:rsidR="00000000" w:rsidRPr="00000000">
        <w:rPr>
          <w:i w:val="1"/>
          <w:iCs w:val="1"/>
          <w:smallCaps w:val="0"/>
          <w:strike w:val="0"/>
          <w:u w:val="none"/>
          <w:shd w:fill="auto" w:val="clear"/>
          <w:vertAlign w:val="baseline"/>
          <w:rtl w:val="0"/>
        </w:rPr>
        <w:t xml:space="preserve">DeepStream SDK 8.0 for NVIDIA dGPU/X86 and Jetson—DeepStream documentation</w:t>
      </w:r>
      <w:r w:rsidDel="00000000" w:rsidR="00000000" w:rsidRPr="00000000">
        <w:rPr>
          <w:i w:val="0"/>
          <w:iCs w:val="0"/>
          <w:smallCaps w:val="0"/>
          <w:strike w:val="0"/>
          <w:u w:val="none"/>
          <w:shd w:fill="auto" w:val="clear"/>
          <w:vertAlign w:val="baseline"/>
          <w:rtl w:val="0"/>
        </w:rPr>
        <w:t xml:space="preserve">. </w:t>
      </w:r>
      <w:hyperlink r:id="rId94">
        <w:r w:rsidDel="00000000" w:rsidR="00000000" w:rsidRPr="00000000">
          <w:rPr>
            <w:i w:val="0"/>
            <w:iCs w:val="0"/>
            <w:smallCaps w:val="0"/>
            <w:strike w:val="0"/>
            <w:u w:val="none"/>
            <w:shd w:fill="auto" w:val="clear"/>
            <w:vertAlign w:val="baseline"/>
            <w:rtl w:val="0"/>
          </w:rPr>
          <w:t xml:space="preserve">https://docs.nvidia.com/metropolis/deepstream/dev-guide/text/DS_Release_notes.html</w:t>
        </w:r>
      </w:hyperlink>
      <w:r w:rsidDel="00000000" w:rsidR="00000000" w:rsidRPr="00000000">
        <w:rPr>
          <w:rtl w:val="0"/>
        </w:rPr>
      </w:r>
    </w:p>
    <w:p w:rsidR="00000000" w:rsidDel="00000000" w:rsidP="00000000" w:rsidRDefault="00000000" w:rsidRPr="00000000" w14:paraId="000003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(2026a). </w:t>
      </w:r>
      <w:r w:rsidDel="00000000" w:rsidR="00000000" w:rsidRPr="00000000">
        <w:rPr>
          <w:i w:val="1"/>
          <w:iCs w:val="1"/>
          <w:smallCaps w:val="0"/>
          <w:strike w:val="0"/>
          <w:u w:val="none"/>
          <w:shd w:fill="auto" w:val="clear"/>
          <w:vertAlign w:val="baseline"/>
          <w:rtl w:val="0"/>
        </w:rPr>
        <w:t xml:space="preserve">DeepStream on WSL</w:t>
      </w:r>
      <w:r w:rsidDel="00000000" w:rsidR="00000000" w:rsidRPr="00000000">
        <w:rPr>
          <w:i w:val="0"/>
          <w:iCs w:val="0"/>
          <w:smallCaps w:val="0"/>
          <w:strike w:val="0"/>
          <w:u w:val="none"/>
          <w:shd w:fill="auto" w:val="clear"/>
          <w:vertAlign w:val="baseline"/>
          <w:rtl w:val="0"/>
        </w:rPr>
        <w:t xml:space="preserve">. </w:t>
      </w:r>
      <w:hyperlink r:id="rId95">
        <w:r w:rsidDel="00000000" w:rsidR="00000000" w:rsidRPr="00000000">
          <w:rPr>
            <w:i w:val="0"/>
            <w:iCs w:val="0"/>
            <w:smallCaps w:val="0"/>
            <w:strike w:val="0"/>
            <w:u w:val="none"/>
            <w:shd w:fill="auto" w:val="clear"/>
            <w:vertAlign w:val="baseline"/>
            <w:rtl w:val="0"/>
          </w:rPr>
          <w:t xml:space="preserve">https://docs.nvidia.com/metropolis/deepstream/dev-guide/text/DS_on_WSL2.html</w:t>
        </w:r>
      </w:hyperlink>
      <w:r w:rsidDel="00000000" w:rsidR="00000000" w:rsidRPr="00000000">
        <w:rPr>
          <w:rtl w:val="0"/>
        </w:rPr>
      </w:r>
    </w:p>
    <w:p w:rsidR="00000000" w:rsidDel="00000000" w:rsidP="00000000" w:rsidRDefault="00000000" w:rsidRPr="00000000" w14:paraId="000003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(2026b). </w:t>
      </w:r>
      <w:r w:rsidDel="00000000" w:rsidR="00000000" w:rsidRPr="00000000">
        <w:rPr>
          <w:i w:val="1"/>
          <w:iCs w:val="1"/>
          <w:smallCaps w:val="0"/>
          <w:strike w:val="0"/>
          <w:u w:val="none"/>
          <w:shd w:fill="auto" w:val="clear"/>
          <w:vertAlign w:val="baseline"/>
          <w:rtl w:val="0"/>
        </w:rPr>
        <w:t xml:space="preserve">Installing TensorRT</w:t>
      </w:r>
      <w:r w:rsidDel="00000000" w:rsidR="00000000" w:rsidRPr="00000000">
        <w:rPr>
          <w:i w:val="0"/>
          <w:iCs w:val="0"/>
          <w:smallCaps w:val="0"/>
          <w:strike w:val="0"/>
          <w:u w:val="none"/>
          <w:shd w:fill="auto" w:val="clear"/>
          <w:vertAlign w:val="baseline"/>
          <w:rtl w:val="0"/>
        </w:rPr>
        <w:t xml:space="preserve">. </w:t>
      </w:r>
      <w:hyperlink r:id="rId96">
        <w:r w:rsidDel="00000000" w:rsidR="00000000" w:rsidRPr="00000000">
          <w:rPr>
            <w:i w:val="0"/>
            <w:iCs w:val="0"/>
            <w:smallCaps w:val="0"/>
            <w:strike w:val="0"/>
            <w:u w:val="none"/>
            <w:shd w:fill="auto" w:val="clear"/>
            <w:vertAlign w:val="baseline"/>
            <w:rtl w:val="0"/>
          </w:rPr>
          <w:t xml:space="preserve">https://docs.nvidia.com/deeplearning/tensorrt/latest/installing-tensorrt/installing.html</w:t>
        </w:r>
      </w:hyperlink>
      <w:r w:rsidDel="00000000" w:rsidR="00000000" w:rsidRPr="00000000">
        <w:rPr>
          <w:rtl w:val="0"/>
        </w:rPr>
      </w:r>
    </w:p>
    <w:p w:rsidR="00000000" w:rsidDel="00000000" w:rsidP="00000000" w:rsidRDefault="00000000" w:rsidRPr="00000000" w14:paraId="000003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(s. f.-a). </w:t>
      </w:r>
      <w:r w:rsidDel="00000000" w:rsidR="00000000" w:rsidRPr="00000000">
        <w:rPr>
          <w:i w:val="1"/>
          <w:iCs w:val="1"/>
          <w:smallCaps w:val="0"/>
          <w:strike w:val="0"/>
          <w:u w:val="none"/>
          <w:shd w:fill="auto" w:val="clear"/>
          <w:vertAlign w:val="baseline"/>
          <w:rtl w:val="0"/>
        </w:rPr>
        <w:t xml:space="preserve">Compare GeForce RTX laptops</w:t>
      </w:r>
      <w:r w:rsidDel="00000000" w:rsidR="00000000" w:rsidRPr="00000000">
        <w:rPr>
          <w:i w:val="0"/>
          <w:iCs w:val="0"/>
          <w:smallCaps w:val="0"/>
          <w:strike w:val="0"/>
          <w:u w:val="none"/>
          <w:shd w:fill="auto" w:val="clear"/>
          <w:vertAlign w:val="baseline"/>
          <w:rtl w:val="0"/>
        </w:rPr>
        <w:t xml:space="preserve">. </w:t>
      </w:r>
      <w:hyperlink r:id="rId97">
        <w:r w:rsidDel="00000000" w:rsidR="00000000" w:rsidRPr="00000000">
          <w:rPr>
            <w:i w:val="0"/>
            <w:iCs w:val="0"/>
            <w:smallCaps w:val="0"/>
            <w:strike w:val="0"/>
            <w:u w:val="none"/>
            <w:shd w:fill="auto" w:val="clear"/>
            <w:vertAlign w:val="baseline"/>
            <w:rtl w:val="0"/>
          </w:rPr>
          <w:t xml:space="preserve">https://www.nvidia.com/en-us/geforce/laptops/compare/</w:t>
        </w:r>
      </w:hyperlink>
      <w:r w:rsidDel="00000000" w:rsidR="00000000" w:rsidRPr="00000000">
        <w:rPr>
          <w:rtl w:val="0"/>
        </w:rPr>
      </w:r>
    </w:p>
    <w:p w:rsidR="00000000" w:rsidDel="00000000" w:rsidP="00000000" w:rsidRDefault="00000000" w:rsidRPr="00000000" w14:paraId="000003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del w:id="9107" w:author="Claude" w:date="2026-09-09T12:00:00Z">
        <w:r w:rsidDel="00000000" w:rsidR="00000000" w:rsidRPr="00000000">
          <w:rPr>
            <w:i w:val="0"/>
            <w:iCs w:val="0"/>
            <w:smallCaps w:val="0"/>
            <w:strike w:val="0"/>
            <w:u w:val="none"/>
            <w:shd w:fill="auto" w:val="clear"/>
            <w:vertAlign w:val="baseline"/>
            <w:rtl w:val="0"/>
          </w:rPr>
          <w:delText xml:space="preserve">NVIDIA. (s. f.-b). </w:delText>
        </w:r>
      </w:del>
      <w:del w:id="9108" w:author="Claude" w:date="2026-09-09T12:00:00Z">
        <w:r w:rsidDel="00000000" w:rsidR="00000000" w:rsidRPr="00000000">
          <w:rPr>
            <w:i w:val="1"/>
            <w:iCs w:val="1"/>
            <w:smallCaps w:val="0"/>
            <w:strike w:val="0"/>
            <w:u w:val="none"/>
            <w:shd w:fill="auto" w:val="clear"/>
            <w:vertAlign w:val="baseline"/>
            <w:rtl w:val="0"/>
          </w:rPr>
          <w:delText xml:space="preserve">Grounding DINO</w:delText>
        </w:r>
      </w:del>
      <w:del w:id="9109" w:author="Claude" w:date="2026-09-09T12:00:00Z">
        <w:r w:rsidDel="00000000" w:rsidR="00000000" w:rsidRPr="00000000">
          <w:rPr>
            <w:i w:val="0"/>
            <w:iCs w:val="0"/>
            <w:smallCaps w:val="0"/>
            <w:strike w:val="0"/>
            <w:u w:val="none"/>
            <w:shd w:fill="auto" w:val="clear"/>
            <w:vertAlign w:val="baseline"/>
            <w:rtl w:val="0"/>
          </w:rPr>
          <w:delText xml:space="preserve">.</w:delText>
        </w:r>
      </w:del>
      <w:ins w:id="9110" w:author="Claude" w:date="2026-09-09T12:00:00Z">
        <w:commentRangeStart w:id="18"/>
        <w:r>
          <w:rPr>
            <w:rtl w:val="0"/>
          </w:rPr>
          <w:t xml:space="preserve">NVIDIA. (s. f.-g). Grounding DINO.</w:t>
        </w:r>
        <w:commentRangeEnd w:id="18"/>
        <w:r>
          <w:rPr>
            <w:rtl w:val="0"/>
          </w:rPr>
          <w:commentReference w:id="18"/>
        </w:r>
      </w:ins>
      <w:r w:rsidDel="00000000" w:rsidR="00000000" w:rsidRPr="00000000">
        <w:rPr>
          <w:i w:val="0"/>
          <w:iCs w:val="0"/>
          <w:smallCaps w:val="0"/>
          <w:strike w:val="0"/>
          <w:u w:val="none"/>
          <w:shd w:fill="auto" w:val="clear"/>
          <w:vertAlign w:val="baseline"/>
          <w:rtl w:val="0"/>
        </w:rPr>
        <w:t xml:space="preserve"> NVIDIA TAO Toolkit Documentation. Recuperado el 27 de agosto de 2026, de </w:t>
      </w:r>
      <w:hyperlink r:id="rId98">
        <w:r w:rsidDel="00000000" w:rsidR="00000000" w:rsidRPr="00000000">
          <w:rPr>
            <w:i w:val="0"/>
            <w:iCs w:val="0"/>
            <w:smallCaps w:val="0"/>
            <w:strike w:val="0"/>
            <w:u w:val="none"/>
            <w:shd w:fill="auto" w:val="clear"/>
            <w:vertAlign w:val="baseline"/>
            <w:rtl w:val="0"/>
          </w:rPr>
          <w:t xml:space="preserve">https://docs.nvidia.com/tao/tao-toolkit/latest/text/cv_finetuning/pytorch/object_detection/grounding_dino.html</w:t>
        </w:r>
      </w:hyperlink>
      <w:r w:rsidDel="00000000" w:rsidR="00000000" w:rsidRPr="00000000">
        <w:rPr>
          <w:rtl w:val="0"/>
        </w:rPr>
      </w:r>
    </w:p>
    <w:p w:rsidR="00000000" w:rsidDel="00000000" w:rsidP="00000000" w:rsidRDefault="00000000" w:rsidRPr="00000000" w14:paraId="000003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del w:id="9111" w:author="Claude" w:date="2026-09-09T12:00:00Z">
        <w:r w:rsidDel="00000000" w:rsidR="00000000" w:rsidRPr="00000000">
          <w:rPr>
            <w:i w:val="0"/>
            <w:iCs w:val="0"/>
            <w:smallCaps w:val="0"/>
            <w:strike w:val="0"/>
            <w:u w:val="none"/>
            <w:shd w:fill="auto" w:val="clear"/>
            <w:vertAlign w:val="baseline"/>
            <w:rtl w:val="0"/>
          </w:rPr>
          <w:delText xml:space="preserve">NVIDIA. (s. f.-c). </w:delText>
        </w:r>
      </w:del>
      <w:del w:id="9112" w:author="Claude" w:date="2026-09-09T12:00:00Z">
        <w:r w:rsidDel="00000000" w:rsidR="00000000" w:rsidRPr="00000000">
          <w:rPr>
            <w:i w:val="1"/>
            <w:iCs w:val="1"/>
            <w:smallCaps w:val="0"/>
            <w:strike w:val="0"/>
            <w:u w:val="none"/>
            <w:shd w:fill="auto" w:val="clear"/>
            <w:vertAlign w:val="baseline"/>
            <w:rtl w:val="0"/>
          </w:rPr>
          <w:delText xml:space="preserve">NVIDIA Triton Inference Server</w:delText>
        </w:r>
      </w:del>
      <w:del w:id="9113" w:author="Claude" w:date="2026-09-09T12:00:00Z">
        <w:r w:rsidDel="00000000" w:rsidR="00000000" w:rsidRPr="00000000">
          <w:rPr>
            <w:i w:val="0"/>
            <w:iCs w:val="0"/>
            <w:smallCaps w:val="0"/>
            <w:strike w:val="0"/>
            <w:u w:val="none"/>
            <w:shd w:fill="auto" w:val="clear"/>
            <w:vertAlign w:val="baseline"/>
            <w:rtl w:val="0"/>
          </w:rPr>
          <w:delText xml:space="preserve">.</w:delText>
        </w:r>
      </w:del>
      <w:ins w:id="9114" w:author="Claude" w:date="2026-09-09T12:00:00Z">
        <w:r>
          <w:rPr>
            <w:rtl w:val="0"/>
          </w:rPr>
          <w:t xml:space="preserve">NVIDIA. (s. f.-h). NVIDIA Triton Inference Server.</w:t>
        </w:r>
      </w:ins>
      <w:r w:rsidDel="00000000" w:rsidR="00000000" w:rsidRPr="00000000">
        <w:rPr>
          <w:i w:val="0"/>
          <w:iCs w:val="0"/>
          <w:smallCaps w:val="0"/>
          <w:strike w:val="0"/>
          <w:u w:val="none"/>
          <w:shd w:fill="auto" w:val="clear"/>
          <w:vertAlign w:val="baseline"/>
          <w:rtl w:val="0"/>
        </w:rPr>
        <w:t xml:space="preserve"> Recuperado el 27 de agosto de 2026, de </w:t>
      </w:r>
      <w:hyperlink r:id="rId99">
        <w:r w:rsidDel="00000000" w:rsidR="00000000" w:rsidRPr="00000000">
          <w:rPr>
            <w:i w:val="0"/>
            <w:iCs w:val="0"/>
            <w:smallCaps w:val="0"/>
            <w:strike w:val="0"/>
            <w:u w:val="none"/>
            <w:shd w:fill="auto" w:val="clear"/>
            <w:vertAlign w:val="baseline"/>
            <w:rtl w:val="0"/>
          </w:rPr>
          <w:t xml:space="preserve">https://docs.nvidia.com/deeplearning/triton-inference-server/user-guide/docs/index.html</w:t>
        </w:r>
      </w:hyperlink>
      <w:r w:rsidDel="00000000" w:rsidR="00000000" w:rsidRPr="00000000">
        <w:rPr>
          <w:rtl w:val="0"/>
        </w:rPr>
      </w:r>
    </w:p>
    <w:p w:rsidR="00000000" w:rsidDel="00000000" w:rsidP="00000000" w:rsidRDefault="00000000" w:rsidRPr="00000000" w14:paraId="000003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del w:id="9115" w:author="Claude" w:date="2026-09-09T12:00:00Z">
        <w:r w:rsidDel="00000000" w:rsidR="00000000" w:rsidRPr="00000000">
          <w:rPr>
            <w:i w:val="0"/>
            <w:iCs w:val="0"/>
            <w:smallCaps w:val="0"/>
            <w:strike w:val="0"/>
            <w:u w:val="none"/>
            <w:shd w:fill="auto" w:val="clear"/>
            <w:vertAlign w:val="baseline"/>
            <w:rtl w:val="0"/>
          </w:rPr>
          <w:delText xml:space="preserve">NVIDIA. (s. f.-d). </w:delText>
        </w:r>
      </w:del>
      <w:del w:id="9116" w:author="Claude" w:date="2026-09-09T12:00:00Z">
        <w:r w:rsidDel="00000000" w:rsidR="00000000" w:rsidRPr="00000000">
          <w:rPr>
            <w:i w:val="1"/>
            <w:iCs w:val="1"/>
            <w:smallCaps w:val="0"/>
            <w:strike w:val="0"/>
            <w:u w:val="none"/>
            <w:shd w:fill="auto" w:val="clear"/>
            <w:vertAlign w:val="baseline"/>
            <w:rtl w:val="0"/>
          </w:rPr>
          <w:delText xml:space="preserve">NVIDIA Video Codec SDK</w:delText>
        </w:r>
      </w:del>
      <w:del w:id="9117" w:author="Claude" w:date="2026-09-09T12:00:00Z">
        <w:r w:rsidDel="00000000" w:rsidR="00000000" w:rsidRPr="00000000">
          <w:rPr>
            <w:i w:val="0"/>
            <w:iCs w:val="0"/>
            <w:smallCaps w:val="0"/>
            <w:strike w:val="0"/>
            <w:u w:val="none"/>
            <w:shd w:fill="auto" w:val="clear"/>
            <w:vertAlign w:val="baseline"/>
            <w:rtl w:val="0"/>
          </w:rPr>
          <w:delText xml:space="preserve">.</w:delText>
        </w:r>
      </w:del>
      <w:ins w:id="9118" w:author="Claude" w:date="2026-09-09T12:00:00Z">
        <w:r>
          <w:rPr>
            <w:rtl w:val="0"/>
          </w:rPr>
          <w:t xml:space="preserve">NVIDIA Corporation. (s. f.-b). NVIDIA Video Codec SDK.</w:t>
        </w:r>
      </w:ins>
      <w:r w:rsidDel="00000000" w:rsidR="00000000" w:rsidRPr="00000000">
        <w:rPr>
          <w:i w:val="0"/>
          <w:iCs w:val="0"/>
          <w:smallCaps w:val="0"/>
          <w:strike w:val="0"/>
          <w:u w:val="none"/>
          <w:shd w:fill="auto" w:val="clear"/>
          <w:vertAlign w:val="baseline"/>
          <w:rtl w:val="0"/>
        </w:rPr>
        <w:t xml:space="preserve"> </w:t>
      </w:r>
      <w:hyperlink r:id="rId100">
        <w:r w:rsidDel="00000000" w:rsidR="00000000" w:rsidRPr="00000000">
          <w:rPr>
            <w:i w:val="0"/>
            <w:iCs w:val="0"/>
            <w:smallCaps w:val="0"/>
            <w:strike w:val="0"/>
            <w:u w:val="none"/>
            <w:shd w:fill="auto" w:val="clear"/>
            <w:vertAlign w:val="baseline"/>
            <w:rtl w:val="0"/>
          </w:rPr>
          <w:t xml:space="preserve">https://developer.nvidia.com/video-codec-sdk</w:t>
        </w:r>
      </w:hyperlink>
      <w:r w:rsidDel="00000000" w:rsidR="00000000" w:rsidRPr="00000000">
        <w:rPr>
          <w:rtl w:val="0"/>
        </w:rPr>
      </w:r>
    </w:p>
    <w:p w:rsidR="00000000" w:rsidDel="00000000" w:rsidP="00000000" w:rsidRDefault="00000000" w:rsidRPr="00000000" w14:paraId="000003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OASIS. (2019). </w:t>
      </w:r>
      <w:r w:rsidDel="00000000" w:rsidR="00000000" w:rsidRPr="00000000">
        <w:rPr>
          <w:i w:val="1"/>
          <w:iCs w:val="1"/>
          <w:smallCaps w:val="0"/>
          <w:strike w:val="0"/>
          <w:u w:val="none"/>
          <w:shd w:fill="auto" w:val="clear"/>
          <w:vertAlign w:val="baseline"/>
          <w:rtl w:val="0"/>
        </w:rPr>
        <w:t xml:space="preserve">MQTT Version 5.0</w:t>
      </w:r>
      <w:r w:rsidDel="00000000" w:rsidR="00000000" w:rsidRPr="00000000">
        <w:rPr>
          <w:i w:val="0"/>
          <w:iCs w:val="0"/>
          <w:smallCaps w:val="0"/>
          <w:strike w:val="0"/>
          <w:u w:val="none"/>
          <w:shd w:fill="auto" w:val="clear"/>
          <w:vertAlign w:val="baseline"/>
          <w:rtl w:val="0"/>
        </w:rPr>
        <w:t xml:space="preserve">. OASIS Standard. </w:t>
      </w:r>
      <w:hyperlink r:id="rId101">
        <w:r w:rsidDel="00000000" w:rsidR="00000000" w:rsidRPr="00000000">
          <w:rPr>
            <w:i w:val="0"/>
            <w:iCs w:val="0"/>
            <w:smallCaps w:val="0"/>
            <w:strike w:val="0"/>
            <w:u w:val="none"/>
            <w:shd w:fill="auto" w:val="clear"/>
            <w:vertAlign w:val="baseline"/>
            <w:rtl w:val="0"/>
          </w:rPr>
          <w:t xml:space="preserve">https://docs.oasis-open.org/mqtt/mqtt/v5.0/os/mqtt-v5.0-os.html</w:t>
        </w:r>
      </w:hyperlink>
      <w:r w:rsidDel="00000000" w:rsidR="00000000" w:rsidRPr="00000000">
        <w:rPr>
          <w:rtl w:val="0"/>
        </w:rPr>
      </w:r>
    </w:p>
    <w:p w:rsidR="00000000" w:rsidDel="00000000" w:rsidP="00000000" w:rsidRDefault="00000000" w:rsidRPr="00000000" w14:paraId="000003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ONNX Runtime. (s. f.). </w:t>
      </w:r>
      <w:r w:rsidDel="00000000" w:rsidR="00000000" w:rsidRPr="00000000">
        <w:rPr>
          <w:i w:val="1"/>
          <w:iCs w:val="1"/>
          <w:smallCaps w:val="0"/>
          <w:strike w:val="0"/>
          <w:u w:val="none"/>
          <w:shd w:fill="auto" w:val="clear"/>
          <w:vertAlign w:val="baseline"/>
          <w:rtl w:val="0"/>
        </w:rPr>
        <w:t xml:space="preserve">CUDA Execution Provider</w:t>
      </w:r>
      <w:r w:rsidDel="00000000" w:rsidR="00000000" w:rsidRPr="00000000">
        <w:rPr>
          <w:i w:val="0"/>
          <w:iCs w:val="0"/>
          <w:smallCaps w:val="0"/>
          <w:strike w:val="0"/>
          <w:u w:val="none"/>
          <w:shd w:fill="auto" w:val="clear"/>
          <w:vertAlign w:val="baseline"/>
          <w:rtl w:val="0"/>
        </w:rPr>
        <w:t xml:space="preserve">. </w:t>
      </w:r>
      <w:hyperlink r:id="rId102">
        <w:r w:rsidDel="00000000" w:rsidR="00000000" w:rsidRPr="00000000">
          <w:rPr>
            <w:i w:val="0"/>
            <w:iCs w:val="0"/>
            <w:smallCaps w:val="0"/>
            <w:strike w:val="0"/>
            <w:u w:val="none"/>
            <w:shd w:fill="auto" w:val="clear"/>
            <w:vertAlign w:val="baseline"/>
            <w:rtl w:val="0"/>
          </w:rPr>
          <w:t xml:space="preserve">https://onnxruntime.ai/docs/execution-providers/CUDA-ExecutionProvider.html</w:t>
        </w:r>
      </w:hyperlink>
      <w:r w:rsidDel="00000000" w:rsidR="00000000" w:rsidRPr="00000000">
        <w:rPr>
          <w:rtl w:val="0"/>
        </w:rPr>
      </w:r>
    </w:p>
    <w:p w:rsidR="00000000" w:rsidDel="00000000" w:rsidP="00000000" w:rsidRDefault="00000000" w:rsidRPr="00000000" w14:paraId="000003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ONVIF. (2019). </w:t>
      </w:r>
      <w:r w:rsidDel="00000000" w:rsidR="00000000" w:rsidRPr="00000000">
        <w:rPr>
          <w:i w:val="1"/>
          <w:iCs w:val="1"/>
          <w:smallCaps w:val="0"/>
          <w:strike w:val="0"/>
          <w:u w:val="none"/>
          <w:shd w:fill="auto" w:val="clear"/>
          <w:vertAlign w:val="baseline"/>
          <w:rtl w:val="0"/>
        </w:rPr>
        <w:t xml:space="preserve">ONVIF Profile S Specification (ONVIF Profile S)</w:t>
      </w:r>
      <w:r w:rsidDel="00000000" w:rsidR="00000000" w:rsidRPr="00000000">
        <w:rPr>
          <w:i w:val="0"/>
          <w:iCs w:val="0"/>
          <w:smallCaps w:val="0"/>
          <w:strike w:val="0"/>
          <w:u w:val="none"/>
          <w:shd w:fill="auto" w:val="clear"/>
          <w:vertAlign w:val="baseline"/>
          <w:rtl w:val="0"/>
        </w:rPr>
        <w:t xml:space="preserve">. ONVIF. </w:t>
      </w:r>
      <w:hyperlink r:id="rId103">
        <w:r w:rsidDel="00000000" w:rsidR="00000000" w:rsidRPr="00000000">
          <w:rPr>
            <w:i w:val="0"/>
            <w:iCs w:val="0"/>
            <w:smallCaps w:val="0"/>
            <w:strike w:val="0"/>
            <w:u w:val="none"/>
            <w:shd w:fill="auto" w:val="clear"/>
            <w:vertAlign w:val="baseline"/>
            <w:rtl w:val="0"/>
          </w:rPr>
          <w:t xml:space="preserve">https://www.onvif.org/wp-content/uploads/2019/12/ONVIF_Profile_-S_Specification_v1-3.pdf</w:t>
        </w:r>
      </w:hyperlink>
      <w:r w:rsidDel="00000000" w:rsidR="00000000" w:rsidRPr="00000000">
        <w:rPr>
          <w:rtl w:val="0"/>
        </w:rPr>
      </w:r>
    </w:p>
    <w:p w:rsidR="00000000" w:rsidDel="00000000" w:rsidP="00000000" w:rsidRDefault="00000000" w:rsidRPr="00000000" w14:paraId="000003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OpenMMLab. (s. f.). </w:t>
      </w:r>
      <w:r w:rsidDel="00000000" w:rsidR="00000000" w:rsidRPr="00000000">
        <w:rPr>
          <w:i w:val="1"/>
          <w:iCs w:val="1"/>
          <w:smallCaps w:val="0"/>
          <w:strike w:val="0"/>
          <w:u w:val="none"/>
          <w:shd w:fill="auto" w:val="clear"/>
          <w:vertAlign w:val="baseline"/>
          <w:rtl w:val="0"/>
        </w:rPr>
        <w:t xml:space="preserve">MMDetection: License</w:t>
      </w:r>
      <w:r w:rsidDel="00000000" w:rsidR="00000000" w:rsidRPr="00000000">
        <w:rPr>
          <w:i w:val="0"/>
          <w:iCs w:val="0"/>
          <w:smallCaps w:val="0"/>
          <w:strike w:val="0"/>
          <w:u w:val="none"/>
          <w:shd w:fill="auto" w:val="clear"/>
          <w:vertAlign w:val="baseline"/>
          <w:rtl w:val="0"/>
        </w:rPr>
        <w:t xml:space="preserve"> [Licencia de software]. GitHub. Recuperado el 8 de septiembre de 2026, de </w:t>
      </w:r>
      <w:hyperlink r:id="rId104">
        <w:r w:rsidDel="00000000" w:rsidR="00000000" w:rsidRPr="00000000">
          <w:rPr>
            <w:i w:val="0"/>
            <w:iCs w:val="0"/>
            <w:smallCaps w:val="0"/>
            <w:strike w:val="0"/>
            <w:u w:val="none"/>
            <w:shd w:fill="auto" w:val="clear"/>
            <w:vertAlign w:val="baseline"/>
            <w:rtl w:val="0"/>
          </w:rPr>
          <w:t xml:space="preserve">https://github.com/open-mmlab/mmdetection/blob/main/LICENSE</w:t>
        </w:r>
      </w:hyperlink>
      <w:r w:rsidDel="00000000" w:rsidR="00000000" w:rsidRPr="00000000">
        <w:rPr>
          <w:rtl w:val="0"/>
        </w:rPr>
      </w:r>
    </w:p>
    <w:p w:rsidR="00000000" w:rsidDel="00000000" w:rsidP="00000000" w:rsidRDefault="00000000" w:rsidRPr="00000000" w14:paraId="000003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Organisation for Economic Co-operation and Development. (2019, mayo 1). </w:t>
      </w:r>
      <w:r w:rsidDel="00000000" w:rsidR="00000000" w:rsidRPr="00000000">
        <w:rPr>
          <w:i w:val="1"/>
          <w:iCs w:val="1"/>
          <w:smallCaps w:val="0"/>
          <w:strike w:val="0"/>
          <w:u w:val="none"/>
          <w:shd w:fill="auto" w:val="clear"/>
          <w:vertAlign w:val="baseline"/>
          <w:rtl w:val="0"/>
        </w:rPr>
        <w:t xml:space="preserve">OECD AI Principles overview</w:t>
      </w:r>
      <w:r w:rsidDel="00000000" w:rsidR="00000000" w:rsidRPr="00000000">
        <w:rPr>
          <w:i w:val="0"/>
          <w:iCs w:val="0"/>
          <w:smallCaps w:val="0"/>
          <w:strike w:val="0"/>
          <w:u w:val="none"/>
          <w:shd w:fill="auto" w:val="clear"/>
          <w:vertAlign w:val="baseline"/>
          <w:rtl w:val="0"/>
        </w:rPr>
        <w:t xml:space="preserve">. OECD. </w:t>
      </w:r>
      <w:hyperlink r:id="rId105">
        <w:r w:rsidDel="00000000" w:rsidR="00000000" w:rsidRPr="00000000">
          <w:rPr>
            <w:i w:val="0"/>
            <w:iCs w:val="0"/>
            <w:smallCaps w:val="0"/>
            <w:strike w:val="0"/>
            <w:u w:val="none"/>
            <w:shd w:fill="auto" w:val="clear"/>
            <w:vertAlign w:val="baseline"/>
            <w:rtl w:val="0"/>
          </w:rPr>
          <w:t xml:space="preserve">https://oecd.ai/en/ai-principles</w:t>
        </w:r>
      </w:hyperlink>
      <w:r w:rsidDel="00000000" w:rsidR="00000000" w:rsidRPr="00000000">
        <w:rPr>
          <w:rtl w:val="0"/>
        </w:rPr>
      </w:r>
    </w:p>
    <w:p w:rsidR="00000000" w:rsidDel="00000000" w:rsidP="00000000" w:rsidRDefault="00000000" w:rsidRPr="00000000" w14:paraId="000003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Otgonbold, M.-E., Gochoo, M., Alnajjar, F. S., Ali, L., Tan, T.-H., Hsieh, J.-W., y Chen, P.-Y. (2022). SHEL5K: An extended dataset and benchmarking for safety helmet detection. </w:t>
      </w:r>
      <w:r w:rsidDel="00000000" w:rsidR="00000000" w:rsidRPr="00000000">
        <w:rPr>
          <w:i w:val="1"/>
          <w:iCs w:val="1"/>
          <w:smallCaps w:val="0"/>
          <w:strike w:val="0"/>
          <w:u w:val="none"/>
          <w:shd w:fill="auto" w:val="clear"/>
          <w:vertAlign w:val="baseline"/>
          <w:rtl w:val="0"/>
        </w:rPr>
        <w:t xml:space="preserve">Sensors, 22</w:t>
      </w:r>
      <w:r w:rsidDel="00000000" w:rsidR="00000000" w:rsidRPr="00000000">
        <w:rPr>
          <w:i w:val="0"/>
          <w:iCs w:val="0"/>
          <w:smallCaps w:val="0"/>
          <w:strike w:val="0"/>
          <w:u w:val="none"/>
          <w:shd w:fill="auto" w:val="clear"/>
          <w:vertAlign w:val="baseline"/>
          <w:rtl w:val="0"/>
        </w:rPr>
        <w:t xml:space="preserve">(6), 2315. </w:t>
      </w:r>
      <w:hyperlink r:id="rId106">
        <w:r w:rsidDel="00000000" w:rsidR="00000000" w:rsidRPr="00000000">
          <w:rPr>
            <w:i w:val="0"/>
            <w:iCs w:val="0"/>
            <w:smallCaps w:val="0"/>
            <w:strike w:val="0"/>
            <w:u w:val="none"/>
            <w:shd w:fill="auto" w:val="clear"/>
            <w:vertAlign w:val="baseline"/>
            <w:rtl w:val="0"/>
          </w:rPr>
          <w:t xml:space="preserve">https://doi.org/10.3390/s22062315</w:t>
        </w:r>
      </w:hyperlink>
      <w:r w:rsidDel="00000000" w:rsidR="00000000" w:rsidRPr="00000000">
        <w:rPr>
          <w:rtl w:val="0"/>
        </w:rPr>
      </w:r>
    </w:p>
    <w:p w:rsidR="00000000" w:rsidDel="00000000" w:rsidP="00000000" w:rsidRDefault="00000000" w:rsidRPr="00000000" w14:paraId="000003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Pantos, R. (2025). </w:t>
      </w:r>
      <w:r w:rsidDel="00000000" w:rsidR="00000000" w:rsidRPr="00000000">
        <w:rPr>
          <w:i w:val="1"/>
          <w:iCs w:val="1"/>
          <w:smallCaps w:val="0"/>
          <w:strike w:val="0"/>
          <w:u w:val="none"/>
          <w:shd w:fill="auto" w:val="clear"/>
          <w:vertAlign w:val="baseline"/>
          <w:rtl w:val="0"/>
        </w:rPr>
        <w:t xml:space="preserve">HTTP Live Streaming 2nd Edition (Internet-Draft)</w:t>
      </w:r>
      <w:r w:rsidDel="00000000" w:rsidR="00000000" w:rsidRPr="00000000">
        <w:rPr>
          <w:i w:val="0"/>
          <w:iCs w:val="0"/>
          <w:smallCaps w:val="0"/>
          <w:strike w:val="0"/>
          <w:u w:val="none"/>
          <w:shd w:fill="auto" w:val="clear"/>
          <w:vertAlign w:val="baseline"/>
          <w:rtl w:val="0"/>
        </w:rPr>
        <w:t xml:space="preserve">. Internet Engineering Task Force. </w:t>
      </w:r>
      <w:hyperlink r:id="rId107">
        <w:r w:rsidDel="00000000" w:rsidR="00000000" w:rsidRPr="00000000">
          <w:rPr>
            <w:i w:val="0"/>
            <w:iCs w:val="0"/>
            <w:smallCaps w:val="0"/>
            <w:strike w:val="0"/>
            <w:u w:val="none"/>
            <w:shd w:fill="auto" w:val="clear"/>
            <w:vertAlign w:val="baseline"/>
            <w:rtl w:val="0"/>
          </w:rPr>
          <w:t xml:space="preserve">https://datatracker.ietf.org/doc/draft-pantos-hls-rfc8216bis/18/</w:t>
        </w:r>
      </w:hyperlink>
      <w:r w:rsidDel="00000000" w:rsidR="00000000" w:rsidRPr="00000000">
        <w:rPr>
          <w:rtl w:val="0"/>
        </w:rPr>
      </w:r>
    </w:p>
    <w:p w:rsidR="00000000" w:rsidDel="00000000" w:rsidP="00000000" w:rsidRDefault="00000000" w:rsidRPr="00000000" w14:paraId="000003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del w:id="9123" w:author="Claude" w:date="2026-09-09T12:00:00Z"/>
          <w:i w:val="0"/>
          <w:iCs w:val="0"/>
          <w:smallCaps w:val="0"/>
          <w:strike w:val="0"/>
          <w:u w:val="none"/>
          <w:shd w:fill="auto" w:val="clear"/>
          <w:vertAlign w:val="baseline"/>
        </w:rPr>
      </w:pPr>
      <w:del w:id="9119" w:author="Claude" w:date="2026-09-09T12:00:00Z">
        <w:r w:rsidDel="00000000" w:rsidR="00000000" w:rsidRPr="00000000">
          <w:rPr>
            <w:i w:val="0"/>
            <w:iCs w:val="0"/>
            <w:smallCaps w:val="0"/>
            <w:strike w:val="0"/>
            <w:u w:val="none"/>
            <w:shd w:fill="auto" w:val="clear"/>
            <w:vertAlign w:val="baseline"/>
            <w:rtl w:val="0"/>
          </w:rPr>
          <w:delText xml:space="preserve">Pantos, R. (Ed.), y May, W. (2017). </w:delText>
        </w:r>
      </w:del>
      <w:del w:id="9120" w:author="Claude" w:date="2026-09-09T12:00:00Z">
        <w:r w:rsidDel="00000000" w:rsidR="00000000" w:rsidRPr="00000000">
          <w:rPr>
            <w:i w:val="1"/>
            <w:iCs w:val="1"/>
            <w:smallCaps w:val="0"/>
            <w:strike w:val="0"/>
            <w:u w:val="none"/>
            <w:shd w:fill="auto" w:val="clear"/>
            <w:vertAlign w:val="baseline"/>
            <w:rtl w:val="0"/>
          </w:rPr>
          <w:delText xml:space="preserve">HTTP live streaming</w:delText>
        </w:r>
      </w:del>
      <w:del w:id="9121" w:author="Claude" w:date="2026-09-09T12:00:00Z">
        <w:r w:rsidDel="00000000" w:rsidR="00000000" w:rsidRPr="00000000">
          <w:rPr>
            <w:i w:val="0"/>
            <w:iCs w:val="0"/>
            <w:smallCaps w:val="0"/>
            <w:strike w:val="0"/>
            <w:u w:val="none"/>
            <w:shd w:fill="auto" w:val="clear"/>
            <w:vertAlign w:val="baseline"/>
            <w:rtl w:val="0"/>
          </w:rPr>
          <w:delText xml:space="preserve"> (RFC 8216). RFC Editor. </w:delText>
        </w:r>
      </w:del>
      <w:hyperlink r:id="rId108">
        <w:del w:id="9122" w:author="Claude" w:date="2026-09-09T12:00:00Z">
          <w:r w:rsidDel="00000000" w:rsidR="00000000" w:rsidRPr="00000000">
            <w:rPr>
              <w:i w:val="0"/>
              <w:iCs w:val="0"/>
              <w:smallCaps w:val="0"/>
              <w:strike w:val="0"/>
              <w:u w:val="none"/>
              <w:shd w:fill="auto" w:val="clear"/>
              <w:vertAlign w:val="baseline"/>
              <w:rtl w:val="0"/>
            </w:rPr>
            <w:delText xml:space="preserve">https://doi.org/10.17487/RFC8216</w:delText>
          </w:r>
        </w:del>
      </w:hyperlink>
      <w:r w:rsidDel="00000000" w:rsidR="00000000" w:rsidRPr="00000000">
        <w:rPr>
          <w:rtl w:val="0"/>
        </w:rPr>
      </w:r>
    </w:p>
    <w:p w:rsidR="00000000" w:rsidDel="00000000" w:rsidP="00000000" w:rsidRDefault="00000000" w:rsidRPr="00000000" w14:paraId="000003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Parmar, H., y Thornburgh, M. (2012). </w:t>
      </w:r>
      <w:r w:rsidDel="00000000" w:rsidR="00000000" w:rsidRPr="00000000">
        <w:rPr>
          <w:i w:val="1"/>
          <w:iCs w:val="1"/>
          <w:smallCaps w:val="0"/>
          <w:strike w:val="0"/>
          <w:u w:val="none"/>
          <w:shd w:fill="auto" w:val="clear"/>
          <w:vertAlign w:val="baseline"/>
          <w:rtl w:val="0"/>
        </w:rPr>
        <w:t xml:space="preserve">Adobe’s Real Time Messaging Protocol</w:t>
      </w:r>
      <w:r w:rsidDel="00000000" w:rsidR="00000000" w:rsidRPr="00000000">
        <w:rPr>
          <w:i w:val="0"/>
          <w:iCs w:val="0"/>
          <w:smallCaps w:val="0"/>
          <w:strike w:val="0"/>
          <w:u w:val="none"/>
          <w:shd w:fill="auto" w:val="clear"/>
          <w:vertAlign w:val="baseline"/>
          <w:rtl w:val="0"/>
        </w:rPr>
        <w:t xml:space="preserve">. Adobe. </w:t>
      </w:r>
      <w:hyperlink r:id="rId109">
        <w:r w:rsidDel="00000000" w:rsidR="00000000" w:rsidRPr="00000000">
          <w:rPr>
            <w:i w:val="0"/>
            <w:iCs w:val="0"/>
            <w:smallCaps w:val="0"/>
            <w:strike w:val="0"/>
            <w:u w:val="none"/>
            <w:shd w:fill="auto" w:val="clear"/>
            <w:vertAlign w:val="baseline"/>
            <w:rtl w:val="0"/>
          </w:rPr>
          <w:t xml:space="preserve">https://ptacts.uspto.gov/ptacts/public-informations/petitions/1557060/download-documents?artifactId=CX29dwexemvGTAgu1npsGb4QtKzyjACHSNYXLhjJp5m1SpQS4AAf-3A</w:t>
        </w:r>
      </w:hyperlink>
      <w:r w:rsidDel="00000000" w:rsidR="00000000" w:rsidRPr="00000000">
        <w:rPr>
          <w:rtl w:val="0"/>
        </w:rPr>
      </w:r>
    </w:p>
    <w:p w:rsidR="00000000" w:rsidDel="00000000" w:rsidP="00000000" w:rsidRDefault="00000000" w:rsidRPr="00000000" w14:paraId="000003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Radford, A., Kim, J. W., Hallacy, C., Ramesh, A., Goh, G., Agarwal, S., Sastry, G., Askell, A., Mishkin, P., Clark, J., Krueger, G., y Sutskever, I. (2021). Learning transferable visual models from natural language supervision. En </w:t>
      </w:r>
      <w:r w:rsidDel="00000000" w:rsidR="00000000" w:rsidRPr="00000000">
        <w:rPr>
          <w:i w:val="1"/>
          <w:iCs w:val="1"/>
          <w:smallCaps w:val="0"/>
          <w:strike w:val="0"/>
          <w:u w:val="none"/>
          <w:shd w:fill="auto" w:val="clear"/>
          <w:vertAlign w:val="baseline"/>
          <w:rtl w:val="0"/>
        </w:rPr>
        <w:t xml:space="preserve">Proceedings of the 38th International Conference on Machine Learning</w:t>
      </w:r>
      <w:r w:rsidDel="00000000" w:rsidR="00000000" w:rsidRPr="00000000">
        <w:rPr>
          <w:i w:val="0"/>
          <w:iCs w:val="0"/>
          <w:smallCaps w:val="0"/>
          <w:strike w:val="0"/>
          <w:u w:val="none"/>
          <w:shd w:fill="auto" w:val="clear"/>
          <w:vertAlign w:val="baseline"/>
          <w:rtl w:val="0"/>
        </w:rPr>
        <w:t xml:space="preserve"> (Vol. 139, pp. 8748–8763). PMLR. </w:t>
      </w:r>
      <w:hyperlink r:id="rId110">
        <w:r w:rsidDel="00000000" w:rsidR="00000000" w:rsidRPr="00000000">
          <w:rPr>
            <w:i w:val="0"/>
            <w:iCs w:val="0"/>
            <w:smallCaps w:val="0"/>
            <w:strike w:val="0"/>
            <w:u w:val="none"/>
            <w:shd w:fill="auto" w:val="clear"/>
            <w:vertAlign w:val="baseline"/>
            <w:rtl w:val="0"/>
          </w:rPr>
          <w:t xml:space="preserve">https://proceedings.mlr.press/v139/radford21a.html</w:t>
        </w:r>
      </w:hyperlink>
      <w:r w:rsidDel="00000000" w:rsidR="00000000" w:rsidRPr="00000000">
        <w:rPr>
          <w:rtl w:val="0"/>
        </w:rPr>
      </w:r>
    </w:p>
    <w:p w:rsidR="00000000" w:rsidDel="00000000" w:rsidP="00000000" w:rsidRDefault="00000000" w:rsidRPr="00000000" w14:paraId="000003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Rasaee, H., Koleilat, T., y Rivaz, H. (2025). Grounding DINO-US-SAM: Text-Prompted Multi-Organ Segmentation in Ultrasound with LoRA-Tuned Vision-Language Models. </w:t>
      </w:r>
      <w:r w:rsidDel="00000000" w:rsidR="00000000" w:rsidRPr="00000000">
        <w:rPr>
          <w:i w:val="1"/>
          <w:iCs w:val="1"/>
          <w:smallCaps w:val="0"/>
          <w:strike w:val="0"/>
          <w:u w:val="none"/>
          <w:shd w:fill="auto" w:val="clear"/>
          <w:vertAlign w:val="baseline"/>
          <w:rtl w:val="0"/>
        </w:rPr>
        <w:t xml:space="preserve">IEEE Transactions on Ultrasonics, Ferroelectrics, and Frequency Control, 72</w:t>
      </w:r>
      <w:r w:rsidDel="00000000" w:rsidR="00000000" w:rsidRPr="00000000">
        <w:rPr>
          <w:i w:val="0"/>
          <w:iCs w:val="0"/>
          <w:smallCaps w:val="0"/>
          <w:strike w:val="0"/>
          <w:u w:val="none"/>
          <w:shd w:fill="auto" w:val="clear"/>
          <w:vertAlign w:val="baseline"/>
          <w:rtl w:val="0"/>
        </w:rPr>
        <w:t xml:space="preserve">(10), 1414-1425. </w:t>
      </w:r>
      <w:hyperlink r:id="rId111">
        <w:r w:rsidDel="00000000" w:rsidR="00000000" w:rsidRPr="00000000">
          <w:rPr>
            <w:i w:val="0"/>
            <w:iCs w:val="0"/>
            <w:smallCaps w:val="0"/>
            <w:strike w:val="0"/>
            <w:u w:val="none"/>
            <w:shd w:fill="auto" w:val="clear"/>
            <w:vertAlign w:val="baseline"/>
            <w:rtl w:val="0"/>
          </w:rPr>
          <w:t xml:space="preserve">https://doi.org/10.1109/TUFFC.2025.3605285</w:t>
        </w:r>
      </w:hyperlink>
      <w:r w:rsidDel="00000000" w:rsidR="00000000" w:rsidRPr="00000000">
        <w:rPr>
          <w:rtl w:val="0"/>
        </w:rPr>
      </w:r>
    </w:p>
    <w:p w:rsidR="00000000" w:rsidDel="00000000" w:rsidP="00000000" w:rsidRDefault="00000000" w:rsidRPr="00000000" w14:paraId="000003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Ren, T., Chen, Y., Jiang, Q., Zeng, Z., Xiong, Y., Liu, W., Ma, Z., Shen, J., Gao, Y., Jiang, X., Chen, X., Song, Z., Zhang, Y., Huang, H., Gao, H., Liu, S., Zhang, H., Li, F., Yu, K., y Zhang, L. (2024). </w:t>
      </w:r>
      <w:r w:rsidDel="00000000" w:rsidR="00000000" w:rsidRPr="00000000">
        <w:rPr>
          <w:i w:val="1"/>
          <w:iCs w:val="1"/>
          <w:smallCaps w:val="0"/>
          <w:strike w:val="0"/>
          <w:u w:val="none"/>
          <w:shd w:fill="auto" w:val="clear"/>
          <w:vertAlign w:val="baseline"/>
          <w:rtl w:val="0"/>
        </w:rPr>
        <w:t xml:space="preserve">DINO-X: A unified vision model for open-world object detection and understanding</w:t>
      </w:r>
      <w:r w:rsidDel="00000000" w:rsidR="00000000" w:rsidRPr="00000000">
        <w:rPr>
          <w:i w:val="0"/>
          <w:iCs w:val="0"/>
          <w:smallCaps w:val="0"/>
          <w:strike w:val="0"/>
          <w:u w:val="none"/>
          <w:shd w:fill="auto" w:val="clear"/>
          <w:vertAlign w:val="baseline"/>
          <w:rtl w:val="0"/>
        </w:rPr>
        <w:t xml:space="preserve"> (arXiv:2411.14347). arXiv. </w:t>
      </w:r>
      <w:hyperlink r:id="rId112">
        <w:r w:rsidDel="00000000" w:rsidR="00000000" w:rsidRPr="00000000">
          <w:rPr>
            <w:i w:val="0"/>
            <w:iCs w:val="0"/>
            <w:smallCaps w:val="0"/>
            <w:strike w:val="0"/>
            <w:u w:val="none"/>
            <w:shd w:fill="auto" w:val="clear"/>
            <w:vertAlign w:val="baseline"/>
            <w:rtl w:val="0"/>
          </w:rPr>
          <w:t xml:space="preserve">https://doi.org/10.48550/arXiv.2411.14347</w:t>
        </w:r>
      </w:hyperlink>
      <w:r w:rsidDel="00000000" w:rsidR="00000000" w:rsidRPr="00000000">
        <w:rPr>
          <w:rtl w:val="0"/>
        </w:rPr>
      </w:r>
    </w:p>
    <w:p w:rsidR="00000000" w:rsidDel="00000000" w:rsidP="00000000" w:rsidRDefault="00000000" w:rsidRPr="00000000" w14:paraId="000003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Ren, T., Jiang, Q., Liu, S., Zeng, Z., Liu, W., Gao, H., Huang, H., Ma, Z., Jiang, X., Chen, Y., Xiong, Y., Zhang, H., Li, F., Tang, P., Yu, K., y Zhang, L. (2024). </w:t>
      </w:r>
      <w:r w:rsidDel="00000000" w:rsidR="00000000" w:rsidRPr="00000000">
        <w:rPr>
          <w:i w:val="1"/>
          <w:iCs w:val="1"/>
          <w:smallCaps w:val="0"/>
          <w:strike w:val="0"/>
          <w:u w:val="none"/>
          <w:shd w:fill="auto" w:val="clear"/>
          <w:vertAlign w:val="baseline"/>
          <w:rtl w:val="0"/>
        </w:rPr>
        <w:t xml:space="preserve">Grounding DINO 1.5: Advance the “Edge” of Open-Set Object Detection (Versión 2). arXiv</w:t>
      </w:r>
      <w:r w:rsidDel="00000000" w:rsidR="00000000" w:rsidRPr="00000000">
        <w:rPr>
          <w:i w:val="0"/>
          <w:iCs w:val="0"/>
          <w:smallCaps w:val="0"/>
          <w:strike w:val="0"/>
          <w:u w:val="none"/>
          <w:shd w:fill="auto" w:val="clear"/>
          <w:vertAlign w:val="baseline"/>
          <w:rtl w:val="0"/>
        </w:rPr>
        <w:t xml:space="preserve">. </w:t>
      </w:r>
      <w:hyperlink r:id="rId113">
        <w:r w:rsidDel="00000000" w:rsidR="00000000" w:rsidRPr="00000000">
          <w:rPr>
            <w:i w:val="0"/>
            <w:iCs w:val="0"/>
            <w:smallCaps w:val="0"/>
            <w:strike w:val="0"/>
            <w:u w:val="none"/>
            <w:shd w:fill="auto" w:val="clear"/>
            <w:vertAlign w:val="baseline"/>
            <w:rtl w:val="0"/>
          </w:rPr>
          <w:t xml:space="preserve">https://doi.org/10.48550/ARXIV.2405.10300</w:t>
        </w:r>
      </w:hyperlink>
      <w:r w:rsidDel="00000000" w:rsidR="00000000" w:rsidRPr="00000000">
        <w:rPr>
          <w:rtl w:val="0"/>
        </w:rPr>
      </w:r>
    </w:p>
    <w:p w:rsidR="00000000" w:rsidDel="00000000" w:rsidP="00000000" w:rsidRDefault="00000000" w:rsidRPr="00000000" w14:paraId="000003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Ren, T., Liu, S., Zeng, A., Lin, J., Li, K., Cao, H., Chen, J., Huang, X., Chen, Y., Yan, F., Zeng, Z., Zhang, H., Li, F., Yang, J., Li, H., Jiang, Q., y Zhang, L. (2024). </w:t>
      </w:r>
      <w:r w:rsidDel="00000000" w:rsidR="00000000" w:rsidRPr="00000000">
        <w:rPr>
          <w:i w:val="1"/>
          <w:iCs w:val="1"/>
          <w:smallCaps w:val="0"/>
          <w:strike w:val="0"/>
          <w:u w:val="none"/>
          <w:shd w:fill="auto" w:val="clear"/>
          <w:vertAlign w:val="baseline"/>
          <w:rtl w:val="0"/>
        </w:rPr>
        <w:t xml:space="preserve">Grounded SAM: Assembling Open-World Models for Diverse Visual Tasks</w:t>
      </w:r>
      <w:r w:rsidDel="00000000" w:rsidR="00000000" w:rsidRPr="00000000">
        <w:rPr>
          <w:i w:val="0"/>
          <w:iCs w:val="0"/>
          <w:smallCaps w:val="0"/>
          <w:strike w:val="0"/>
          <w:u w:val="none"/>
          <w:shd w:fill="auto" w:val="clear"/>
          <w:vertAlign w:val="baseline"/>
          <w:rtl w:val="0"/>
        </w:rPr>
        <w:t xml:space="preserve"> (arXiv:2401.14159). arXiv. </w:t>
      </w:r>
      <w:hyperlink r:id="rId114">
        <w:r w:rsidDel="00000000" w:rsidR="00000000" w:rsidRPr="00000000">
          <w:rPr>
            <w:i w:val="0"/>
            <w:iCs w:val="0"/>
            <w:smallCaps w:val="0"/>
            <w:strike w:val="0"/>
            <w:u w:val="none"/>
            <w:shd w:fill="auto" w:val="clear"/>
            <w:vertAlign w:val="baseline"/>
            <w:rtl w:val="0"/>
          </w:rPr>
          <w:t xml:space="preserve">https://doi.org/10.48550/arXiv.2401.14159</w:t>
        </w:r>
      </w:hyperlink>
      <w:r w:rsidDel="00000000" w:rsidR="00000000" w:rsidRPr="00000000">
        <w:rPr>
          <w:rtl w:val="0"/>
        </w:rPr>
      </w:r>
    </w:p>
    <w:p w:rsidR="00000000" w:rsidDel="00000000" w:rsidP="00000000" w:rsidRDefault="00000000" w:rsidRPr="00000000" w14:paraId="000003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Ristani, E., Solera, F., Zou, R., Cucchiara, R., y Tomasi, C. (2016). </w:t>
      </w:r>
      <w:r w:rsidDel="00000000" w:rsidR="00000000" w:rsidRPr="00000000">
        <w:rPr>
          <w:i w:val="1"/>
          <w:iCs w:val="1"/>
          <w:smallCaps w:val="0"/>
          <w:strike w:val="0"/>
          <w:u w:val="none"/>
          <w:shd w:fill="auto" w:val="clear"/>
          <w:vertAlign w:val="baseline"/>
          <w:rtl w:val="0"/>
        </w:rPr>
        <w:t xml:space="preserve">Performance Measures and a Data Set for Multi-target, Multi-camera Tracking</w:t>
      </w:r>
      <w:r w:rsidDel="00000000" w:rsidR="00000000" w:rsidRPr="00000000">
        <w:rPr>
          <w:i w:val="0"/>
          <w:iCs w:val="0"/>
          <w:smallCaps w:val="0"/>
          <w:strike w:val="0"/>
          <w:u w:val="none"/>
          <w:shd w:fill="auto" w:val="clear"/>
          <w:vertAlign w:val="baseline"/>
          <w:rtl w:val="0"/>
        </w:rPr>
        <w:t xml:space="preserve">. En G. Hua y H. Jégou (Eds.), Computer Vision – ECCV 2016 Workshops (Vol. 9914, pp. 17–35). Springer International Publishing. </w:t>
      </w:r>
      <w:hyperlink r:id="rId115">
        <w:r w:rsidDel="00000000" w:rsidR="00000000" w:rsidRPr="00000000">
          <w:rPr>
            <w:i w:val="0"/>
            <w:iCs w:val="0"/>
            <w:smallCaps w:val="0"/>
            <w:strike w:val="0"/>
            <w:u w:val="none"/>
            <w:shd w:fill="auto" w:val="clear"/>
            <w:vertAlign w:val="baseline"/>
            <w:rtl w:val="0"/>
          </w:rPr>
          <w:t xml:space="preserve">https://doi.org/10.1007/978-3-319-48881-3_2</w:t>
        </w:r>
      </w:hyperlink>
      <w:r w:rsidDel="00000000" w:rsidR="00000000" w:rsidRPr="00000000">
        <w:rPr>
          <w:rtl w:val="0"/>
        </w:rPr>
      </w:r>
    </w:p>
    <w:p w:rsidR="00000000" w:rsidDel="00000000" w:rsidP="00000000" w:rsidRDefault="00000000" w:rsidRPr="00000000" w14:paraId="000003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 Universe Projects. (2026). </w:t>
      </w:r>
      <w:r w:rsidDel="00000000" w:rsidR="00000000" w:rsidRPr="00000000">
        <w:rPr>
          <w:i w:val="1"/>
          <w:iCs w:val="1"/>
          <w:smallCaps w:val="0"/>
          <w:strike w:val="0"/>
          <w:u w:val="none"/>
          <w:shd w:fill="auto" w:val="clear"/>
          <w:vertAlign w:val="baseline"/>
          <w:rtl w:val="0"/>
        </w:rPr>
        <w:t xml:space="preserve">Construction site safety</w:t>
      </w:r>
      <w:r w:rsidDel="00000000" w:rsidR="00000000" w:rsidRPr="00000000">
        <w:rPr>
          <w:i w:val="0"/>
          <w:iCs w:val="0"/>
          <w:smallCaps w:val="0"/>
          <w:strike w:val="0"/>
          <w:u w:val="none"/>
          <w:shd w:fill="auto" w:val="clear"/>
          <w:vertAlign w:val="baseline"/>
          <w:rtl w:val="0"/>
        </w:rPr>
        <w:t xml:space="preserve"> [Conjunto de datos]. Roboflow Universe. </w:t>
      </w:r>
      <w:hyperlink r:id="rId116">
        <w:r w:rsidDel="00000000" w:rsidR="00000000" w:rsidRPr="00000000">
          <w:rPr>
            <w:i w:val="0"/>
            <w:iCs w:val="0"/>
            <w:smallCaps w:val="0"/>
            <w:strike w:val="0"/>
            <w:u w:val="none"/>
            <w:shd w:fill="auto" w:val="clear"/>
            <w:vertAlign w:val="baseline"/>
            <w:rtl w:val="0"/>
          </w:rPr>
          <w:t xml:space="preserve">https://universe.roboflow.com/roboflow-universe-projects/construction-site-safety</w:t>
        </w:r>
      </w:hyperlink>
      <w:r w:rsidDel="00000000" w:rsidR="00000000" w:rsidRPr="00000000">
        <w:rPr>
          <w:rtl w:val="0"/>
        </w:rPr>
      </w:r>
    </w:p>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ns w:id="9126" w:author="Claude" w:date="2026-09-09T12:00:00Z"/>
          <w:i w:val="0"/>
          <w:iCs w:val="0"/>
          <w:smallCaps w:val="0"/>
          <w:strike w:val="0"/>
          <w:u w:val="none"/>
          <w:shd w:fill="auto" w:val="clear"/>
          <w:vertAlign w:val="baseline"/>
        </w:rPr>
      </w:pPr>
      <w:commentRangeStart w:id="20"/>
      <w:ins w:id="9127" w:author="Claude" w:date="2026-09-09T12:00:00Z">
        <w:r>
          <w:rPr>
            <w:rtl w:val="0"/>
          </w:rPr>
          <w:t xml:space="preserve">Roy (Whalen), S. (2024, julio 18). RTMP vs. RTSP: Which protocol should you choose? (Update). Wowza Media Systems. https://www.wowza.com/blog/rtmp-vs-rtsp-which-protocol-should-you-choose</w:t>
        </w:r>
      </w:ins>
      <w:commentRangeEnd w:id="20"/>
      <w:r>
        <w:rPr>
          <w:rtl w:val="0"/>
        </w:rPr>
        <w:commentReference w:id="20"/>
      </w:r>
    </w:p>
    <w:p w:rsidR="00000000" w:rsidDel="00000000" w:rsidP="00000000" w:rsidRDefault="00000000" w:rsidRPr="00000000" w14:paraId="000003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Satyanarayanan, M. (2017). The Emergence of Edge Computing. </w:t>
      </w:r>
      <w:r w:rsidDel="00000000" w:rsidR="00000000" w:rsidRPr="00000000">
        <w:rPr>
          <w:i w:val="1"/>
          <w:iCs w:val="1"/>
          <w:smallCaps w:val="0"/>
          <w:strike w:val="0"/>
          <w:u w:val="none"/>
          <w:shd w:fill="auto" w:val="clear"/>
          <w:vertAlign w:val="baseline"/>
          <w:rtl w:val="0"/>
        </w:rPr>
        <w:t xml:space="preserve">Computer, 50</w:t>
      </w:r>
      <w:r w:rsidDel="00000000" w:rsidR="00000000" w:rsidRPr="00000000">
        <w:rPr>
          <w:i w:val="0"/>
          <w:iCs w:val="0"/>
          <w:smallCaps w:val="0"/>
          <w:strike w:val="0"/>
          <w:u w:val="none"/>
          <w:shd w:fill="auto" w:val="clear"/>
          <w:vertAlign w:val="baseline"/>
          <w:rtl w:val="0"/>
        </w:rPr>
        <w:t xml:space="preserve">(1), 30–39. </w:t>
      </w:r>
      <w:hyperlink r:id="rId117">
        <w:r w:rsidDel="00000000" w:rsidR="00000000" w:rsidRPr="00000000">
          <w:rPr>
            <w:i w:val="0"/>
            <w:iCs w:val="0"/>
            <w:smallCaps w:val="0"/>
            <w:strike w:val="0"/>
            <w:u w:val="none"/>
            <w:shd w:fill="auto" w:val="clear"/>
            <w:vertAlign w:val="baseline"/>
            <w:rtl w:val="0"/>
          </w:rPr>
          <w:t xml:space="preserve">https://doi.org/10.1109/MC.2017.9</w:t>
        </w:r>
      </w:hyperlink>
      <w:r w:rsidDel="00000000" w:rsidR="00000000" w:rsidRPr="00000000">
        <w:rPr>
          <w:rtl w:val="0"/>
        </w:rPr>
      </w:r>
    </w:p>
    <w:p w:rsidR="00000000" w:rsidDel="00000000" w:rsidP="00000000" w:rsidRDefault="00000000" w:rsidRPr="00000000" w14:paraId="000003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Schulzrinne, H., Casner, S., Frederick, R., y Jacobson, V. (2003). </w:t>
      </w:r>
      <w:r w:rsidDel="00000000" w:rsidR="00000000" w:rsidRPr="00000000">
        <w:rPr>
          <w:i w:val="1"/>
          <w:iCs w:val="1"/>
          <w:smallCaps w:val="0"/>
          <w:strike w:val="0"/>
          <w:u w:val="none"/>
          <w:shd w:fill="auto" w:val="clear"/>
          <w:vertAlign w:val="baseline"/>
          <w:rtl w:val="0"/>
        </w:rPr>
        <w:t xml:space="preserve">RTP: A Transport Protocol for Real-Time Applications (RFC 3550)</w:t>
      </w:r>
      <w:r w:rsidDel="00000000" w:rsidR="00000000" w:rsidRPr="00000000">
        <w:rPr>
          <w:i w:val="0"/>
          <w:iCs w:val="0"/>
          <w:smallCaps w:val="0"/>
          <w:strike w:val="0"/>
          <w:u w:val="none"/>
          <w:shd w:fill="auto" w:val="clear"/>
          <w:vertAlign w:val="baseline"/>
          <w:rtl w:val="0"/>
        </w:rPr>
        <w:t xml:space="preserve">. RFC Editor. </w:t>
      </w:r>
      <w:hyperlink r:id="rId118">
        <w:r w:rsidDel="00000000" w:rsidR="00000000" w:rsidRPr="00000000">
          <w:rPr>
            <w:i w:val="0"/>
            <w:iCs w:val="0"/>
            <w:smallCaps w:val="0"/>
            <w:strike w:val="0"/>
            <w:u w:val="none"/>
            <w:shd w:fill="auto" w:val="clear"/>
            <w:vertAlign w:val="baseline"/>
            <w:rtl w:val="0"/>
          </w:rPr>
          <w:t xml:space="preserve">https://doi.org/10.17487/rfc3550</w:t>
        </w:r>
      </w:hyperlink>
      <w:r w:rsidDel="00000000" w:rsidR="00000000" w:rsidRPr="00000000">
        <w:rPr>
          <w:rtl w:val="0"/>
        </w:rPr>
      </w:r>
    </w:p>
    <w:p w:rsidR="00000000" w:rsidDel="00000000" w:rsidP="00000000" w:rsidRDefault="00000000" w:rsidRPr="00000000" w14:paraId="000003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Schulzrinne, H., Rao, A., Lanphier, R., y Westerlund, M. (2016). </w:t>
      </w:r>
      <w:r w:rsidDel="00000000" w:rsidR="00000000" w:rsidRPr="00000000">
        <w:rPr>
          <w:i w:val="1"/>
          <w:iCs w:val="1"/>
          <w:smallCaps w:val="0"/>
          <w:strike w:val="0"/>
          <w:u w:val="none"/>
          <w:shd w:fill="auto" w:val="clear"/>
          <w:vertAlign w:val="baseline"/>
          <w:rtl w:val="0"/>
        </w:rPr>
        <w:t xml:space="preserve">Real-Time Streaming Protocol Version 2.0 (M</w:t>
      </w:r>
      <w:r w:rsidDel="00000000" w:rsidR="00000000" w:rsidRPr="00000000">
        <w:rPr>
          <w:i w:val="0"/>
          <w:iCs w:val="0"/>
          <w:smallCaps w:val="0"/>
          <w:strike w:val="0"/>
          <w:u w:val="none"/>
          <w:shd w:fill="auto" w:val="clear"/>
          <w:vertAlign w:val="baseline"/>
          <w:rtl w:val="0"/>
        </w:rPr>
        <w:t xml:space="preserve">. Stiemerling, Ed.; RFC 7826). RFC Editor. </w:t>
      </w:r>
      <w:hyperlink r:id="rId119">
        <w:r w:rsidDel="00000000" w:rsidR="00000000" w:rsidRPr="00000000">
          <w:rPr>
            <w:i w:val="0"/>
            <w:iCs w:val="0"/>
            <w:smallCaps w:val="0"/>
            <w:strike w:val="0"/>
            <w:u w:val="none"/>
            <w:shd w:fill="auto" w:val="clear"/>
            <w:vertAlign w:val="baseline"/>
            <w:rtl w:val="0"/>
          </w:rPr>
          <w:t xml:space="preserve">https://doi.org/10.17487/RFC7826</w:t>
        </w:r>
      </w:hyperlink>
      <w:r w:rsidDel="00000000" w:rsidR="00000000" w:rsidRPr="00000000">
        <w:rPr>
          <w:rtl w:val="0"/>
        </w:rPr>
      </w:r>
    </w:p>
    <w:p w:rsidR="00000000" w:rsidDel="00000000" w:rsidP="00000000" w:rsidRDefault="00000000" w:rsidRPr="00000000" w14:paraId="000003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Schulzrinne, H., Rao, A., y Lanphier, R. (1998). </w:t>
      </w:r>
      <w:r w:rsidDel="00000000" w:rsidR="00000000" w:rsidRPr="00000000">
        <w:rPr>
          <w:i w:val="1"/>
          <w:iCs w:val="1"/>
          <w:smallCaps w:val="0"/>
          <w:strike w:val="0"/>
          <w:u w:val="none"/>
          <w:shd w:fill="auto" w:val="clear"/>
          <w:vertAlign w:val="baseline"/>
          <w:rtl w:val="0"/>
        </w:rPr>
        <w:t xml:space="preserve">Real Time Streaming Protocol (RTSP) (RFC 2326)</w:t>
      </w:r>
      <w:r w:rsidDel="00000000" w:rsidR="00000000" w:rsidRPr="00000000">
        <w:rPr>
          <w:i w:val="0"/>
          <w:iCs w:val="0"/>
          <w:smallCaps w:val="0"/>
          <w:strike w:val="0"/>
          <w:u w:val="none"/>
          <w:shd w:fill="auto" w:val="clear"/>
          <w:vertAlign w:val="baseline"/>
          <w:rtl w:val="0"/>
        </w:rPr>
        <w:t xml:space="preserve">. RFC Editor. </w:t>
      </w:r>
      <w:hyperlink r:id="rId120">
        <w:r w:rsidDel="00000000" w:rsidR="00000000" w:rsidRPr="00000000">
          <w:rPr>
            <w:i w:val="0"/>
            <w:iCs w:val="0"/>
            <w:smallCaps w:val="0"/>
            <w:strike w:val="0"/>
            <w:u w:val="none"/>
            <w:shd w:fill="auto" w:val="clear"/>
            <w:vertAlign w:val="baseline"/>
            <w:rtl w:val="0"/>
          </w:rPr>
          <w:t xml:space="preserve">https://doi.org/10.17487/rfc2326</w:t>
        </w:r>
      </w:hyperlink>
      <w:r w:rsidDel="00000000" w:rsidR="00000000" w:rsidRPr="00000000">
        <w:rPr>
          <w:rtl w:val="0"/>
        </w:rPr>
      </w:r>
    </w:p>
    <w:p w:rsidR="00000000" w:rsidDel="00000000" w:rsidP="00000000" w:rsidRDefault="00000000" w:rsidRPr="00000000" w14:paraId="000003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Sharabayko, M. P., Sharabayko, M. A., Dube, J., Kim, J., y Kim, J. (2024). </w:t>
      </w:r>
      <w:r w:rsidDel="00000000" w:rsidR="00000000" w:rsidRPr="00000000">
        <w:rPr>
          <w:i w:val="1"/>
          <w:iCs w:val="1"/>
          <w:smallCaps w:val="0"/>
          <w:strike w:val="0"/>
          <w:u w:val="none"/>
          <w:shd w:fill="auto" w:val="clear"/>
          <w:vertAlign w:val="baseline"/>
          <w:rtl w:val="0"/>
        </w:rPr>
        <w:t xml:space="preserve">The SRT Protocol (Internet-Draft (working copy))</w:t>
      </w:r>
      <w:r w:rsidDel="00000000" w:rsidR="00000000" w:rsidRPr="00000000">
        <w:rPr>
          <w:i w:val="0"/>
          <w:iCs w:val="0"/>
          <w:smallCaps w:val="0"/>
          <w:strike w:val="0"/>
          <w:u w:val="none"/>
          <w:shd w:fill="auto" w:val="clear"/>
          <w:vertAlign w:val="baseline"/>
          <w:rtl w:val="0"/>
        </w:rPr>
        <w:t xml:space="preserve">. Internet Engineering Task Force. </w:t>
      </w:r>
      <w:hyperlink r:id="rId121">
        <w:r w:rsidDel="00000000" w:rsidR="00000000" w:rsidRPr="00000000">
          <w:rPr>
            <w:i w:val="0"/>
            <w:iCs w:val="0"/>
            <w:smallCaps w:val="0"/>
            <w:strike w:val="0"/>
            <w:u w:val="none"/>
            <w:shd w:fill="auto" w:val="clear"/>
            <w:vertAlign w:val="baseline"/>
            <w:rtl w:val="0"/>
          </w:rPr>
          <w:t xml:space="preserve">https://haivision.github.io/srt-rfc/draft-sharabayko-srt.html</w:t>
        </w:r>
      </w:hyperlink>
      <w:r w:rsidDel="00000000" w:rsidR="00000000" w:rsidRPr="00000000">
        <w:rPr>
          <w:rtl w:val="0"/>
        </w:rPr>
      </w:r>
    </w:p>
    <w:p w:rsidR="00000000" w:rsidDel="00000000" w:rsidP="00000000" w:rsidRDefault="00000000" w:rsidRPr="00000000" w14:paraId="000003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Sharma, P., Ding, N., Goodman, S., y Soricut, R. (2018). Conceptual captions: A cleaned, hypernymed, image alt-text dataset for automatic image captioning. En </w:t>
      </w:r>
      <w:r w:rsidDel="00000000" w:rsidR="00000000" w:rsidRPr="00000000">
        <w:rPr>
          <w:i w:val="1"/>
          <w:iCs w:val="1"/>
          <w:smallCaps w:val="0"/>
          <w:strike w:val="0"/>
          <w:u w:val="none"/>
          <w:shd w:fill="auto" w:val="clear"/>
          <w:vertAlign w:val="baseline"/>
          <w:rtl w:val="0"/>
        </w:rPr>
        <w:t xml:space="preserve">Proceedings of the 56th Annual Meeting of the Association for Computational Linguistics</w:t>
      </w:r>
      <w:r w:rsidDel="00000000" w:rsidR="00000000" w:rsidRPr="00000000">
        <w:rPr>
          <w:i w:val="0"/>
          <w:iCs w:val="0"/>
          <w:smallCaps w:val="0"/>
          <w:strike w:val="0"/>
          <w:u w:val="none"/>
          <w:shd w:fill="auto" w:val="clear"/>
          <w:vertAlign w:val="baseline"/>
          <w:rtl w:val="0"/>
        </w:rPr>
        <w:t xml:space="preserve"> (pp. 2556–2565). </w:t>
      </w:r>
      <w:hyperlink r:id="rId122">
        <w:r w:rsidDel="00000000" w:rsidR="00000000" w:rsidRPr="00000000">
          <w:rPr>
            <w:i w:val="0"/>
            <w:iCs w:val="0"/>
            <w:smallCaps w:val="0"/>
            <w:strike w:val="0"/>
            <w:u w:val="none"/>
            <w:shd w:fill="auto" w:val="clear"/>
            <w:vertAlign w:val="baseline"/>
            <w:rtl w:val="0"/>
          </w:rPr>
          <w:t xml:space="preserve">https://doi.org/10.18653/v1/P18-1238</w:t>
        </w:r>
      </w:hyperlink>
      <w:r w:rsidDel="00000000" w:rsidR="00000000" w:rsidRPr="00000000">
        <w:rPr>
          <w:rtl w:val="0"/>
        </w:rPr>
      </w:r>
    </w:p>
    <w:p w:rsidR="00000000" w:rsidDel="00000000" w:rsidP="00000000" w:rsidRDefault="00000000" w:rsidRPr="00000000" w14:paraId="000003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Shen, Y., Fu, C., Chen, P., Zhang, M., Li, K., Sun, X., Wu, Y., Lin, S., </w:t>
      </w:r>
      <w:del w:id="9095" w:author="Claude" w:date="2026-09-09T12:00:00Z">
        <w:r w:rsidDel="00000000" w:rsidR="00000000" w:rsidRPr="00000000">
          <w:rPr>
            <w:i w:val="0"/>
            <w:iCs w:val="0"/>
            <w:smallCaps w:val="0"/>
            <w:strike w:val="0"/>
            <w:u w:val="none"/>
            <w:shd w:fill="auto" w:val="clear"/>
            <w:vertAlign w:val="baseline"/>
            <w:rtl w:val="0"/>
          </w:rPr>
          <w:delText xml:space="preserve">y Ji, R. (2024). Aligning and prompting everything all at once for universal visual perception. En </w:delText>
        </w:r>
      </w:del>
      <w:del w:id="9096" w:author="Claude" w:date="2026-09-09T12:00:00Z">
        <w:r w:rsidDel="00000000" w:rsidR="00000000" w:rsidRPr="00000000">
          <w:rPr>
            <w:i w:val="1"/>
            <w:iCs w:val="1"/>
            <w:smallCaps w:val="0"/>
            <w:strike w:val="0"/>
            <w:u w:val="none"/>
            <w:shd w:fill="auto" w:val="clear"/>
            <w:vertAlign w:val="baseline"/>
            <w:rtl w:val="0"/>
          </w:rPr>
          <w:delText xml:space="preserve">Proceedings of the IEEE/CVF Conference on Computer Vision and Pattern Recognition</w:delText>
        </w:r>
      </w:del>
      <w:del w:id="9097" w:author="Claude" w:date="2026-09-09T12:00:00Z">
        <w:r w:rsidDel="00000000" w:rsidR="00000000" w:rsidRPr="00000000">
          <w:rPr>
            <w:i w:val="0"/>
            <w:iCs w:val="0"/>
            <w:smallCaps w:val="0"/>
            <w:strike w:val="0"/>
            <w:u w:val="none"/>
            <w:shd w:fill="auto" w:val="clear"/>
            <w:vertAlign w:val="baseline"/>
            <w:rtl w:val="0"/>
          </w:rPr>
          <w:delText xml:space="preserve"> (pp. 13193–13203). </w:delText>
        </w:r>
      </w:del>
      <w:hyperlink r:id="rId123">
        <w:del w:id="9098" w:author="Claude" w:date="2026-09-09T12:00:00Z">
          <w:r w:rsidDel="00000000" w:rsidR="00000000" w:rsidRPr="00000000">
            <w:rPr>
              <w:i w:val="0"/>
              <w:iCs w:val="0"/>
              <w:smallCaps w:val="0"/>
              <w:strike w:val="0"/>
              <w:u w:val="none"/>
              <w:shd w:fill="auto" w:val="clear"/>
              <w:vertAlign w:val="baseline"/>
              <w:rtl w:val="0"/>
            </w:rPr>
            <w:delText xml:space="preserve">https://openaccess.thecvf.com/content/CVPR2024/html/Shen_Aligning_and_Prompting_Everything_All_at_Once_for_Universal_Visual_CVPR_2024_paper.html</w:delText>
          </w:r>
        </w:del>
        <w:ins w:id="9099" w:author="Claude" w:date="2026-09-09T12:00:00Z">
          <w:r>
            <w:rPr>
              <w:rtl w:val="0"/>
            </w:rPr>
            <w:t xml:space="preserve">y Ji, R. (2023). Aligning and prompting everything all at once for universal visual perception (arXiv:2312.02153). arXiv. https://doi.org/10.48550/arXiv.2312.02153</w:t>
          </w:r>
        </w:ins>
      </w:hyperlink>
      <w:r w:rsidDel="00000000" w:rsidR="00000000" w:rsidRPr="00000000">
        <w:rPr>
          <w:rtl w:val="0"/>
        </w:rPr>
      </w:r>
    </w:p>
    <w:p w:rsidR="00000000" w:rsidDel="00000000" w:rsidP="00000000" w:rsidRDefault="00000000" w:rsidRPr="00000000" w14:paraId="000003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Shi, W., Cao, J., Zhang, Q., Li, Y., y Xu, L. (2016). Edge Computing: Vision and Challenges. </w:t>
      </w:r>
      <w:r w:rsidDel="00000000" w:rsidR="00000000" w:rsidRPr="00000000">
        <w:rPr>
          <w:i w:val="1"/>
          <w:iCs w:val="1"/>
          <w:smallCaps w:val="0"/>
          <w:strike w:val="0"/>
          <w:u w:val="none"/>
          <w:shd w:fill="auto" w:val="clear"/>
          <w:vertAlign w:val="baseline"/>
          <w:rtl w:val="0"/>
        </w:rPr>
        <w:t xml:space="preserve">IEEE Internet of Things Journal, 3</w:t>
      </w:r>
      <w:r w:rsidDel="00000000" w:rsidR="00000000" w:rsidRPr="00000000">
        <w:rPr>
          <w:i w:val="0"/>
          <w:iCs w:val="0"/>
          <w:smallCaps w:val="0"/>
          <w:strike w:val="0"/>
          <w:u w:val="none"/>
          <w:shd w:fill="auto" w:val="clear"/>
          <w:vertAlign w:val="baseline"/>
          <w:rtl w:val="0"/>
        </w:rPr>
        <w:t xml:space="preserve">(5), 637–646. </w:t>
      </w:r>
      <w:hyperlink r:id="rId124">
        <w:r w:rsidDel="00000000" w:rsidR="00000000" w:rsidRPr="00000000">
          <w:rPr>
            <w:i w:val="0"/>
            <w:iCs w:val="0"/>
            <w:smallCaps w:val="0"/>
            <w:strike w:val="0"/>
            <w:u w:val="none"/>
            <w:shd w:fill="auto" w:val="clear"/>
            <w:vertAlign w:val="baseline"/>
            <w:rtl w:val="0"/>
          </w:rPr>
          <w:t xml:space="preserve">https://doi.org/10.1109/JIOT.2016.2579198</w:t>
        </w:r>
      </w:hyperlink>
      <w:r w:rsidDel="00000000" w:rsidR="00000000" w:rsidRPr="00000000">
        <w:rPr>
          <w:rtl w:val="0"/>
        </w:rPr>
      </w:r>
    </w:p>
    <w:p w:rsidR="00000000" w:rsidDel="00000000" w:rsidP="00000000" w:rsidRDefault="00000000" w:rsidRPr="00000000" w14:paraId="000003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SiaBar. (2024). </w:t>
      </w:r>
      <w:r w:rsidDel="00000000" w:rsidR="00000000" w:rsidRPr="00000000">
        <w:rPr>
          <w:i w:val="1"/>
          <w:iCs w:val="1"/>
          <w:smallCaps w:val="0"/>
          <w:strike w:val="0"/>
          <w:u w:val="none"/>
          <w:shd w:fill="auto" w:val="clear"/>
          <w:vertAlign w:val="baseline"/>
          <w:rtl w:val="0"/>
        </w:rPr>
        <w:t xml:space="preserve">PPE dataset for workplace safety</w:t>
      </w:r>
      <w:r w:rsidDel="00000000" w:rsidR="00000000" w:rsidRPr="00000000">
        <w:rPr>
          <w:i w:val="0"/>
          <w:iCs w:val="0"/>
          <w:smallCaps w:val="0"/>
          <w:strike w:val="0"/>
          <w:u w:val="none"/>
          <w:shd w:fill="auto" w:val="clear"/>
          <w:vertAlign w:val="baseline"/>
          <w:rtl w:val="0"/>
        </w:rPr>
        <w:t xml:space="preserve"> [Conjunto de datos]. Roboflow Universe. </w:t>
      </w:r>
      <w:hyperlink r:id="rId125">
        <w:r w:rsidDel="00000000" w:rsidR="00000000" w:rsidRPr="00000000">
          <w:rPr>
            <w:i w:val="0"/>
            <w:iCs w:val="0"/>
            <w:smallCaps w:val="0"/>
            <w:strike w:val="0"/>
            <w:u w:val="none"/>
            <w:shd w:fill="auto" w:val="clear"/>
            <w:vertAlign w:val="baseline"/>
            <w:rtl w:val="0"/>
          </w:rPr>
          <w:t xml:space="preserve">https://universe.roboflow.com/siabar/ppe-dataset-for-workplace-safety</w:t>
        </w:r>
      </w:hyperlink>
      <w:r w:rsidDel="00000000" w:rsidR="00000000" w:rsidRPr="00000000">
        <w:rPr>
          <w:rtl w:val="0"/>
        </w:rPr>
      </w:r>
    </w:p>
    <w:p w:rsidR="00000000" w:rsidDel="00000000" w:rsidP="00000000" w:rsidRDefault="00000000" w:rsidRPr="00000000" w14:paraId="000003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Sonono, T. (2019). </w:t>
      </w:r>
      <w:r w:rsidDel="00000000" w:rsidR="00000000" w:rsidRPr="00000000">
        <w:rPr>
          <w:i w:val="1"/>
          <w:iCs w:val="1"/>
          <w:smallCaps w:val="0"/>
          <w:strike w:val="0"/>
          <w:u w:val="none"/>
          <w:shd w:fill="auto" w:val="clear"/>
          <w:vertAlign w:val="baseline"/>
          <w:rtl w:val="0"/>
        </w:rPr>
        <w:t xml:space="preserve">Interoperable Retransmission Protocols with Low Latency and Constrained Delay: A Performance Evaluation of RIST and SRT [Tesis de maestría, KTH Royal Institute of Technology]</w:t>
      </w:r>
      <w:r w:rsidDel="00000000" w:rsidR="00000000" w:rsidRPr="00000000">
        <w:rPr>
          <w:i w:val="0"/>
          <w:iCs w:val="0"/>
          <w:smallCaps w:val="0"/>
          <w:strike w:val="0"/>
          <w:u w:val="none"/>
          <w:shd w:fill="auto" w:val="clear"/>
          <w:vertAlign w:val="baseline"/>
          <w:rtl w:val="0"/>
        </w:rPr>
        <w:t xml:space="preserve">. </w:t>
      </w:r>
      <w:hyperlink r:id="rId126">
        <w:r w:rsidDel="00000000" w:rsidR="00000000" w:rsidRPr="00000000">
          <w:rPr>
            <w:i w:val="0"/>
            <w:iCs w:val="0"/>
            <w:smallCaps w:val="0"/>
            <w:strike w:val="0"/>
            <w:u w:val="none"/>
            <w:shd w:fill="auto" w:val="clear"/>
            <w:vertAlign w:val="baseline"/>
            <w:rtl w:val="0"/>
          </w:rPr>
          <w:t xml:space="preserve">https://www.diva-portal.org/smash/get/diva2:1335907/FULLTEXT01.pdf</w:t>
        </w:r>
      </w:hyperlink>
      <w:r w:rsidDel="00000000" w:rsidR="00000000" w:rsidRPr="00000000">
        <w:rPr>
          <w:rtl w:val="0"/>
        </w:rPr>
      </w:r>
    </w:p>
    <w:p w:rsidR="00000000" w:rsidDel="00000000" w:rsidP="00000000" w:rsidRDefault="00000000" w:rsidRPr="00000000" w14:paraId="000003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Thrush, T., Jiang, R., Bartolo, M., Singh, A., Williams, A., Kiela, D., y Ross, C. (2022). Winoground: Probing vision and language models for visio-linguistic compositionality.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5238–5248). </w:t>
      </w:r>
      <w:hyperlink r:id="rId127">
        <w:r w:rsidDel="00000000" w:rsidR="00000000" w:rsidRPr="00000000">
          <w:rPr>
            <w:i w:val="0"/>
            <w:iCs w:val="0"/>
            <w:smallCaps w:val="0"/>
            <w:strike w:val="0"/>
            <w:u w:val="none"/>
            <w:shd w:fill="auto" w:val="clear"/>
            <w:vertAlign w:val="baseline"/>
            <w:rtl w:val="0"/>
          </w:rPr>
          <w:t xml:space="preserve">https://openaccess.thecvf.com/content/CVPR2022/html/Thrush_Winoground_Probing_Vision_and_Language_Models_for_Visio-Linguistic_Compositionality_CVPR_2022_paper.html</w:t>
        </w:r>
      </w:hyperlink>
      <w:r w:rsidDel="00000000" w:rsidR="00000000" w:rsidRPr="00000000">
        <w:rPr>
          <w:rtl w:val="0"/>
        </w:rPr>
      </w:r>
    </w:p>
    <w:p w:rsidR="00000000" w:rsidDel="00000000" w:rsidP="00000000" w:rsidRDefault="00000000" w:rsidRPr="00000000" w14:paraId="000003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THU-MIG. (2025). </w:t>
      </w:r>
      <w:r w:rsidDel="00000000" w:rsidR="00000000" w:rsidRPr="00000000">
        <w:rPr>
          <w:i w:val="1"/>
          <w:iCs w:val="1"/>
          <w:smallCaps w:val="0"/>
          <w:strike w:val="0"/>
          <w:u w:val="none"/>
          <w:shd w:fill="auto" w:val="clear"/>
          <w:vertAlign w:val="baseline"/>
          <w:rtl w:val="0"/>
        </w:rPr>
        <w:t xml:space="preserve">THU-MIG / yoloe: YOLOE: Real-Time Seeing Anything</w:t>
      </w:r>
      <w:r w:rsidDel="00000000" w:rsidR="00000000" w:rsidRPr="00000000">
        <w:rPr>
          <w:i w:val="0"/>
          <w:iCs w:val="0"/>
          <w:smallCaps w:val="0"/>
          <w:strike w:val="0"/>
          <w:u w:val="none"/>
          <w:shd w:fill="auto" w:val="clear"/>
          <w:vertAlign w:val="baseline"/>
          <w:rtl w:val="0"/>
        </w:rPr>
        <w:t xml:space="preserve">. GitHub. </w:t>
      </w:r>
      <w:hyperlink r:id="rId128">
        <w:r w:rsidDel="00000000" w:rsidR="00000000" w:rsidRPr="00000000">
          <w:rPr>
            <w:i w:val="0"/>
            <w:iCs w:val="0"/>
            <w:smallCaps w:val="0"/>
            <w:strike w:val="0"/>
            <w:u w:val="none"/>
            <w:shd w:fill="auto" w:val="clear"/>
            <w:vertAlign w:val="baseline"/>
            <w:rtl w:val="0"/>
          </w:rPr>
          <w:t xml:space="preserve">https://github.com/THU-MIG/yoloe</w:t>
        </w:r>
      </w:hyperlink>
      <w:r w:rsidDel="00000000" w:rsidR="00000000" w:rsidRPr="00000000">
        <w:rPr>
          <w:rtl w:val="0"/>
        </w:rPr>
      </w:r>
    </w:p>
    <w:p w:rsidR="00000000" w:rsidDel="00000000" w:rsidP="00000000" w:rsidRDefault="00000000" w:rsidRPr="00000000" w14:paraId="000003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Ucar, A., Ro, S., Satwika, S., Gayathri, P. Y., y Balsha, M. G. (2025). </w:t>
      </w:r>
      <w:r w:rsidDel="00000000" w:rsidR="00000000" w:rsidRPr="00000000">
        <w:rPr>
          <w:i w:val="1"/>
          <w:iCs w:val="1"/>
          <w:smallCaps w:val="0"/>
          <w:strike w:val="0"/>
          <w:u w:val="none"/>
          <w:shd w:fill="auto" w:val="clear"/>
          <w:vertAlign w:val="baseline"/>
          <w:rtl w:val="0"/>
        </w:rPr>
        <w:t xml:space="preserve">Fine-Tuning Florence2 for Enhanced Object Detection in Un-constructed Environments: Vision-Language Model Approach</w:t>
      </w:r>
      <w:r w:rsidDel="00000000" w:rsidR="00000000" w:rsidRPr="00000000">
        <w:rPr>
          <w:i w:val="0"/>
          <w:iCs w:val="0"/>
          <w:smallCaps w:val="0"/>
          <w:strike w:val="0"/>
          <w:u w:val="none"/>
          <w:shd w:fill="auto" w:val="clear"/>
          <w:vertAlign w:val="baseline"/>
          <w:rtl w:val="0"/>
        </w:rPr>
        <w:t xml:space="preserve"> (arXiv:2503.04918). arXiv. </w:t>
      </w:r>
      <w:hyperlink r:id="rId129">
        <w:r w:rsidDel="00000000" w:rsidR="00000000" w:rsidRPr="00000000">
          <w:rPr>
            <w:i w:val="0"/>
            <w:iCs w:val="0"/>
            <w:smallCaps w:val="0"/>
            <w:strike w:val="0"/>
            <w:u w:val="none"/>
            <w:shd w:fill="auto" w:val="clear"/>
            <w:vertAlign w:val="baseline"/>
            <w:rtl w:val="0"/>
          </w:rPr>
          <w:t xml:space="preserve">https://doi.org/10.48550/arXiv.2503.04918</w:t>
        </w:r>
      </w:hyperlink>
      <w:r w:rsidDel="00000000" w:rsidR="00000000" w:rsidRPr="00000000">
        <w:rPr>
          <w:rtl w:val="0"/>
        </w:rPr>
      </w:r>
    </w:p>
    <w:p w:rsidR="00000000" w:rsidDel="00000000" w:rsidP="00000000" w:rsidRDefault="00000000" w:rsidRPr="00000000" w14:paraId="000003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Ultralytics. (2026). </w:t>
      </w:r>
      <w:r w:rsidDel="00000000" w:rsidR="00000000" w:rsidRPr="00000000">
        <w:rPr>
          <w:i w:val="1"/>
          <w:iCs w:val="1"/>
          <w:smallCaps w:val="0"/>
          <w:strike w:val="0"/>
          <w:u w:val="none"/>
          <w:shd w:fill="auto" w:val="clear"/>
          <w:vertAlign w:val="baseline"/>
          <w:rtl w:val="0"/>
        </w:rPr>
        <w:t xml:space="preserve">Ultralytics YOLO26</w:t>
      </w:r>
      <w:r w:rsidDel="00000000" w:rsidR="00000000" w:rsidRPr="00000000">
        <w:rPr>
          <w:i w:val="0"/>
          <w:iCs w:val="0"/>
          <w:smallCaps w:val="0"/>
          <w:strike w:val="0"/>
          <w:u w:val="none"/>
          <w:shd w:fill="auto" w:val="clear"/>
          <w:vertAlign w:val="baseline"/>
          <w:rtl w:val="0"/>
        </w:rPr>
        <w:t xml:space="preserve">. </w:t>
      </w:r>
      <w:hyperlink r:id="rId130">
        <w:r w:rsidDel="00000000" w:rsidR="00000000" w:rsidRPr="00000000">
          <w:rPr>
            <w:i w:val="0"/>
            <w:iCs w:val="0"/>
            <w:smallCaps w:val="0"/>
            <w:strike w:val="0"/>
            <w:u w:val="none"/>
            <w:shd w:fill="auto" w:val="clear"/>
            <w:vertAlign w:val="baseline"/>
            <w:rtl w:val="0"/>
          </w:rPr>
          <w:t xml:space="preserve">https://docs.ultralytics.com/models/yolo26/</w:t>
        </w:r>
      </w:hyperlink>
      <w:r w:rsidDel="00000000" w:rsidR="00000000" w:rsidRPr="00000000">
        <w:rPr>
          <w:rtl w:val="0"/>
        </w:rPr>
      </w:r>
    </w:p>
    <w:p w:rsidR="00000000" w:rsidDel="00000000" w:rsidP="00000000" w:rsidRDefault="00000000" w:rsidRPr="00000000" w14:paraId="000003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Ultralytics. (s. f.). </w:t>
      </w:r>
      <w:r w:rsidDel="00000000" w:rsidR="00000000" w:rsidRPr="00000000">
        <w:rPr>
          <w:i w:val="1"/>
          <w:iCs w:val="1"/>
          <w:smallCaps w:val="0"/>
          <w:strike w:val="0"/>
          <w:u w:val="none"/>
          <w:shd w:fill="auto" w:val="clear"/>
          <w:vertAlign w:val="baseline"/>
          <w:rtl w:val="0"/>
        </w:rPr>
        <w:t xml:space="preserve">Ultralytics: License</w:t>
      </w:r>
      <w:r w:rsidDel="00000000" w:rsidR="00000000" w:rsidRPr="00000000">
        <w:rPr>
          <w:i w:val="0"/>
          <w:iCs w:val="0"/>
          <w:smallCaps w:val="0"/>
          <w:strike w:val="0"/>
          <w:u w:val="none"/>
          <w:shd w:fill="auto" w:val="clear"/>
          <w:vertAlign w:val="baseline"/>
          <w:rtl w:val="0"/>
        </w:rPr>
        <w:t xml:space="preserve"> [Licencia de software]. GitHub. Recuperado el 8 de septiembre de 2026, de </w:t>
      </w:r>
      <w:hyperlink r:id="rId131">
        <w:r w:rsidDel="00000000" w:rsidR="00000000" w:rsidRPr="00000000">
          <w:rPr>
            <w:i w:val="0"/>
            <w:iCs w:val="0"/>
            <w:smallCaps w:val="0"/>
            <w:strike w:val="0"/>
            <w:u w:val="none"/>
            <w:shd w:fill="auto" w:val="clear"/>
            <w:vertAlign w:val="baseline"/>
            <w:rtl w:val="0"/>
          </w:rPr>
          <w:t xml:space="preserve">https://github.com/ultralytics/ultralytics/blob/main/LICENSE</w:t>
        </w:r>
      </w:hyperlink>
      <w:r w:rsidDel="00000000" w:rsidR="00000000" w:rsidRPr="00000000">
        <w:rPr>
          <w:rtl w:val="0"/>
        </w:rPr>
      </w:r>
    </w:p>
    <w:p w:rsidR="00000000" w:rsidDel="00000000" w:rsidP="00000000" w:rsidRDefault="00000000" w:rsidRPr="00000000" w14:paraId="000003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UNESCO. (2021). </w:t>
      </w:r>
      <w:r w:rsidDel="00000000" w:rsidR="00000000" w:rsidRPr="00000000">
        <w:rPr>
          <w:i w:val="1"/>
          <w:iCs w:val="1"/>
          <w:smallCaps w:val="0"/>
          <w:strike w:val="0"/>
          <w:u w:val="none"/>
          <w:shd w:fill="auto" w:val="clear"/>
          <w:vertAlign w:val="baseline"/>
          <w:rtl w:val="0"/>
        </w:rPr>
        <w:t xml:space="preserve">Recommendation on the ethics of artificial intelligence</w:t>
      </w:r>
      <w:r w:rsidDel="00000000" w:rsidR="00000000" w:rsidRPr="00000000">
        <w:rPr>
          <w:i w:val="0"/>
          <w:iCs w:val="0"/>
          <w:smallCaps w:val="0"/>
          <w:strike w:val="0"/>
          <w:u w:val="none"/>
          <w:shd w:fill="auto" w:val="clear"/>
          <w:vertAlign w:val="baseline"/>
          <w:rtl w:val="0"/>
        </w:rPr>
        <w:t xml:space="preserve">. </w:t>
      </w:r>
      <w:hyperlink r:id="rId132">
        <w:r w:rsidDel="00000000" w:rsidR="00000000" w:rsidRPr="00000000">
          <w:rPr>
            <w:i w:val="0"/>
            <w:iCs w:val="0"/>
            <w:smallCaps w:val="0"/>
            <w:strike w:val="0"/>
            <w:u w:val="none"/>
            <w:shd w:fill="auto" w:val="clear"/>
            <w:vertAlign w:val="baseline"/>
            <w:rtl w:val="0"/>
          </w:rPr>
          <w:t xml:space="preserve">https://unesdoc.unesco.org/ark:/48223/pf0000380455</w:t>
        </w:r>
      </w:hyperlink>
      <w:r w:rsidDel="00000000" w:rsidR="00000000" w:rsidRPr="00000000">
        <w:rPr>
          <w:rtl w:val="0"/>
        </w:rPr>
      </w:r>
    </w:p>
    <w:p w:rsidR="00000000" w:rsidDel="00000000" w:rsidP="00000000" w:rsidRDefault="00000000" w:rsidRPr="00000000" w14:paraId="000003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Video Services Forum. (2020). </w:t>
      </w:r>
      <w:r w:rsidDel="00000000" w:rsidR="00000000" w:rsidRPr="00000000">
        <w:rPr>
          <w:i w:val="1"/>
          <w:iCs w:val="1"/>
          <w:smallCaps w:val="0"/>
          <w:strike w:val="0"/>
          <w:u w:val="none"/>
          <w:shd w:fill="auto" w:val="clear"/>
          <w:vertAlign w:val="baseline"/>
          <w:rtl w:val="0"/>
        </w:rPr>
        <w:t xml:space="preserve">Reliable Internet Stream Transport (RIST) protocol specification – Simple profile</w:t>
      </w:r>
      <w:r w:rsidDel="00000000" w:rsidR="00000000" w:rsidRPr="00000000">
        <w:rPr>
          <w:i w:val="0"/>
          <w:iCs w:val="0"/>
          <w:smallCaps w:val="0"/>
          <w:strike w:val="0"/>
          <w:u w:val="none"/>
          <w:shd w:fill="auto" w:val="clear"/>
          <w:vertAlign w:val="baseline"/>
          <w:rtl w:val="0"/>
        </w:rPr>
        <w:t xml:space="preserve">. Video Services Forum. </w:t>
      </w:r>
      <w:hyperlink r:id="rId133">
        <w:r w:rsidDel="00000000" w:rsidR="00000000" w:rsidRPr="00000000">
          <w:rPr>
            <w:i w:val="0"/>
            <w:iCs w:val="0"/>
            <w:smallCaps w:val="0"/>
            <w:strike w:val="0"/>
            <w:u w:val="none"/>
            <w:shd w:fill="auto" w:val="clear"/>
            <w:vertAlign w:val="baseline"/>
            <w:rtl w:val="0"/>
          </w:rPr>
          <w:t xml:space="preserve">https://static.vsf.tv/download/technical_recommendations/VSF_TR-06-1_2020_06_25.pdf</w:t>
        </w:r>
      </w:hyperlink>
      <w:r w:rsidDel="00000000" w:rsidR="00000000" w:rsidRPr="00000000">
        <w:rPr>
          <w:rtl w:val="0"/>
        </w:rPr>
      </w:r>
    </w:p>
    <w:p w:rsidR="00000000" w:rsidDel="00000000" w:rsidP="00000000" w:rsidRDefault="00000000" w:rsidRPr="00000000" w14:paraId="000003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Video Services Forum. (2024). </w:t>
      </w:r>
      <w:r w:rsidDel="00000000" w:rsidR="00000000" w:rsidRPr="00000000">
        <w:rPr>
          <w:i w:val="1"/>
          <w:iCs w:val="1"/>
          <w:smallCaps w:val="0"/>
          <w:strike w:val="0"/>
          <w:u w:val="none"/>
          <w:shd w:fill="auto" w:val="clear"/>
          <w:vertAlign w:val="baseline"/>
          <w:rtl w:val="0"/>
        </w:rPr>
        <w:t xml:space="preserve">Reliable Internet Stream Transport (RIST) Protocol Specification – Main Profile</w:t>
      </w:r>
      <w:r w:rsidDel="00000000" w:rsidR="00000000" w:rsidRPr="00000000">
        <w:rPr>
          <w:i w:val="0"/>
          <w:iCs w:val="0"/>
          <w:smallCaps w:val="0"/>
          <w:strike w:val="0"/>
          <w:u w:val="none"/>
          <w:shd w:fill="auto" w:val="clear"/>
          <w:vertAlign w:val="baseline"/>
          <w:rtl w:val="0"/>
        </w:rPr>
        <w:t xml:space="preserve">. Video Services Forum. </w:t>
      </w:r>
      <w:hyperlink r:id="rId134">
        <w:r w:rsidDel="00000000" w:rsidR="00000000" w:rsidRPr="00000000">
          <w:rPr>
            <w:i w:val="0"/>
            <w:iCs w:val="0"/>
            <w:smallCaps w:val="0"/>
            <w:strike w:val="0"/>
            <w:u w:val="none"/>
            <w:shd w:fill="auto" w:val="clear"/>
            <w:vertAlign w:val="baseline"/>
            <w:rtl w:val="0"/>
          </w:rPr>
          <w:t xml:space="preserve">https://static.vsf.tv/download/technical_recommendations/VSF_TR-06-2_2024_06_12.pdf</w:t>
        </w:r>
      </w:hyperlink>
      <w:r w:rsidDel="00000000" w:rsidR="00000000" w:rsidRPr="00000000">
        <w:rPr>
          <w:rtl w:val="0"/>
        </w:rPr>
      </w:r>
    </w:p>
    <w:p w:rsidR="00000000" w:rsidDel="00000000" w:rsidP="00000000" w:rsidRDefault="00000000" w:rsidRPr="00000000" w14:paraId="000003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Wang, A., Liu, L., Chen, H., Lin, Z., Han, J., y Ding, G. (2025). YOLOE: Real-time seeing anything. En </w:t>
      </w:r>
      <w:r w:rsidDel="00000000" w:rsidR="00000000" w:rsidRPr="00000000">
        <w:rPr>
          <w:i w:val="1"/>
          <w:iCs w:val="1"/>
          <w:smallCaps w:val="0"/>
          <w:strike w:val="0"/>
          <w:u w:val="none"/>
          <w:shd w:fill="auto" w:val="clear"/>
          <w:vertAlign w:val="baseline"/>
          <w:rtl w:val="0"/>
        </w:rPr>
        <w:t xml:space="preserve">Proceedings of the IEEE/CVF International Conference on Computer Vision</w:t>
      </w:r>
      <w:r w:rsidDel="00000000" w:rsidR="00000000" w:rsidRPr="00000000">
        <w:rPr>
          <w:i w:val="0"/>
          <w:iCs w:val="0"/>
          <w:smallCaps w:val="0"/>
          <w:strike w:val="0"/>
          <w:u w:val="none"/>
          <w:shd w:fill="auto" w:val="clear"/>
          <w:vertAlign w:val="baseline"/>
          <w:rtl w:val="0"/>
        </w:rPr>
        <w:t xml:space="preserve"> (pp. 24591–24602). </w:t>
      </w:r>
      <w:hyperlink r:id="rId135">
        <w:r w:rsidDel="00000000" w:rsidR="00000000" w:rsidRPr="00000000">
          <w:rPr>
            <w:i w:val="0"/>
            <w:iCs w:val="0"/>
            <w:smallCaps w:val="0"/>
            <w:strike w:val="0"/>
            <w:u w:val="none"/>
            <w:shd w:fill="auto" w:val="clear"/>
            <w:vertAlign w:val="baseline"/>
            <w:rtl w:val="0"/>
          </w:rPr>
          <w:t xml:space="preserve">https://openaccess.thecvf.com/content/ICCV2025/html/Wang_YOLOE_Real-Time_Seeing_Anything_ICCV_2025_paper.html</w:t>
        </w:r>
      </w:hyperlink>
      <w:r w:rsidDel="00000000" w:rsidR="00000000" w:rsidRPr="00000000">
        <w:rPr>
          <w:rtl w:val="0"/>
        </w:rPr>
      </w:r>
    </w:p>
    <w:p w:rsidR="00000000" w:rsidDel="00000000" w:rsidP="00000000" w:rsidRDefault="00000000" w:rsidRPr="00000000" w14:paraId="000003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Wang, H., Ren, P., Jie, Z., Dong, X., Feng, C., Qian, Y., Ma, L., Jiang, D., Wang, Y., Lan, X., y Liang, X. (2024). </w:t>
      </w:r>
      <w:r w:rsidDel="00000000" w:rsidR="00000000" w:rsidRPr="00000000">
        <w:rPr>
          <w:i w:val="1"/>
          <w:iCs w:val="1"/>
          <w:smallCaps w:val="0"/>
          <w:strike w:val="0"/>
          <w:u w:val="none"/>
          <w:shd w:fill="auto" w:val="clear"/>
          <w:vertAlign w:val="baseline"/>
          <w:rtl w:val="0"/>
        </w:rPr>
        <w:t xml:space="preserve">OV-DINO: Unified open-vocabulary detection with language-aware selective fusion</w:t>
      </w:r>
      <w:r w:rsidDel="00000000" w:rsidR="00000000" w:rsidRPr="00000000">
        <w:rPr>
          <w:i w:val="0"/>
          <w:iCs w:val="0"/>
          <w:smallCaps w:val="0"/>
          <w:strike w:val="0"/>
          <w:u w:val="none"/>
          <w:shd w:fill="auto" w:val="clear"/>
          <w:vertAlign w:val="baseline"/>
          <w:rtl w:val="0"/>
        </w:rPr>
        <w:t xml:space="preserve"> (arXiv:2407.07844). arXiv. </w:t>
      </w:r>
      <w:hyperlink r:id="rId136">
        <w:r w:rsidDel="00000000" w:rsidR="00000000" w:rsidRPr="00000000">
          <w:rPr>
            <w:i w:val="0"/>
            <w:iCs w:val="0"/>
            <w:smallCaps w:val="0"/>
            <w:strike w:val="0"/>
            <w:u w:val="none"/>
            <w:shd w:fill="auto" w:val="clear"/>
            <w:vertAlign w:val="baseline"/>
            <w:rtl w:val="0"/>
          </w:rPr>
          <w:t xml:space="preserve">https://doi.org/10.48550/arXiv.2407.07844</w:t>
        </w:r>
      </w:hyperlink>
      <w:r w:rsidDel="00000000" w:rsidR="00000000" w:rsidRPr="00000000">
        <w:rPr>
          <w:rtl w:val="0"/>
        </w:rPr>
      </w:r>
    </w:p>
    <w:p w:rsidR="00000000" w:rsidDel="00000000" w:rsidP="00000000" w:rsidRDefault="00000000" w:rsidRPr="00000000" w14:paraId="000003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Wang, H., Zhang, X., Chen, H., Xu, Y., y Ma, Z. (2022). Inferring End-to-End Latency in Live Videos. </w:t>
      </w:r>
      <w:r w:rsidDel="00000000" w:rsidR="00000000" w:rsidRPr="00000000">
        <w:rPr>
          <w:i w:val="1"/>
          <w:iCs w:val="1"/>
          <w:smallCaps w:val="0"/>
          <w:strike w:val="0"/>
          <w:u w:val="none"/>
          <w:shd w:fill="auto" w:val="clear"/>
          <w:vertAlign w:val="baseline"/>
          <w:rtl w:val="0"/>
        </w:rPr>
        <w:t xml:space="preserve">IEEE Transactions on Broadcasting, 68</w:t>
      </w:r>
      <w:r w:rsidDel="00000000" w:rsidR="00000000" w:rsidRPr="00000000">
        <w:rPr>
          <w:i w:val="0"/>
          <w:iCs w:val="0"/>
          <w:smallCaps w:val="0"/>
          <w:strike w:val="0"/>
          <w:u w:val="none"/>
          <w:shd w:fill="auto" w:val="clear"/>
          <w:vertAlign w:val="baseline"/>
          <w:rtl w:val="0"/>
        </w:rPr>
        <w:t xml:space="preserve">(2), 517–529. </w:t>
      </w:r>
      <w:hyperlink r:id="rId137">
        <w:r w:rsidDel="00000000" w:rsidR="00000000" w:rsidRPr="00000000">
          <w:rPr>
            <w:i w:val="0"/>
            <w:iCs w:val="0"/>
            <w:smallCaps w:val="0"/>
            <w:strike w:val="0"/>
            <w:u w:val="none"/>
            <w:shd w:fill="auto" w:val="clear"/>
            <w:vertAlign w:val="baseline"/>
            <w:rtl w:val="0"/>
          </w:rPr>
          <w:t xml:space="preserve">https://doi.org/10.1109/TBC.2021.3071060</w:t>
        </w:r>
      </w:hyperlink>
      <w:r w:rsidDel="00000000" w:rsidR="00000000" w:rsidRPr="00000000">
        <w:rPr>
          <w:rtl w:val="0"/>
        </w:rPr>
      </w:r>
    </w:p>
    <w:p w:rsidR="00000000" w:rsidDel="00000000" w:rsidP="00000000" w:rsidRDefault="00000000" w:rsidRPr="00000000" w14:paraId="000003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Wang, Z., Wu, Y., Yang, L., Thirunavukarasu, A., Evison, C., y Zhao, Y. (2021). Fast personal protective equipment detection for real construction sites using deep learning approaches. </w:t>
      </w:r>
      <w:r w:rsidDel="00000000" w:rsidR="00000000" w:rsidRPr="00000000">
        <w:rPr>
          <w:i w:val="1"/>
          <w:iCs w:val="1"/>
          <w:smallCaps w:val="0"/>
          <w:strike w:val="0"/>
          <w:u w:val="none"/>
          <w:shd w:fill="auto" w:val="clear"/>
          <w:vertAlign w:val="baseline"/>
          <w:rtl w:val="0"/>
        </w:rPr>
        <w:t xml:space="preserve">Sensors, 21</w:t>
      </w:r>
      <w:r w:rsidDel="00000000" w:rsidR="00000000" w:rsidRPr="00000000">
        <w:rPr>
          <w:i w:val="0"/>
          <w:iCs w:val="0"/>
          <w:smallCaps w:val="0"/>
          <w:strike w:val="0"/>
          <w:u w:val="none"/>
          <w:shd w:fill="auto" w:val="clear"/>
          <w:vertAlign w:val="baseline"/>
          <w:rtl w:val="0"/>
        </w:rPr>
        <w:t xml:space="preserve">(10), 3478. </w:t>
      </w:r>
      <w:hyperlink r:id="rId138">
        <w:r w:rsidDel="00000000" w:rsidR="00000000" w:rsidRPr="00000000">
          <w:rPr>
            <w:i w:val="0"/>
            <w:iCs w:val="0"/>
            <w:smallCaps w:val="0"/>
            <w:strike w:val="0"/>
            <w:u w:val="none"/>
            <w:shd w:fill="auto" w:val="clear"/>
            <w:vertAlign w:val="baseline"/>
            <w:rtl w:val="0"/>
          </w:rPr>
          <w:t xml:space="preserve">https://doi.org/10.3390/s21103478</w:t>
        </w:r>
      </w:hyperlink>
      <w:r w:rsidDel="00000000" w:rsidR="00000000" w:rsidRPr="00000000">
        <w:rPr>
          <w:rtl w:val="0"/>
        </w:rPr>
      </w:r>
    </w:p>
    <w:p w:rsidR="00000000" w:rsidDel="00000000" w:rsidP="00000000" w:rsidRDefault="00000000" w:rsidRPr="00000000" w14:paraId="000003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Wojke, N., Bewley, A., y Paulus, D. (2017). Simple online and realtime tracking with a deep association metric. </w:t>
      </w:r>
      <w:r w:rsidDel="00000000" w:rsidR="00000000" w:rsidRPr="00000000">
        <w:rPr>
          <w:i w:val="1"/>
          <w:iCs w:val="1"/>
          <w:smallCaps w:val="0"/>
          <w:strike w:val="0"/>
          <w:u w:val="none"/>
          <w:shd w:fill="auto" w:val="clear"/>
          <w:vertAlign w:val="baseline"/>
          <w:rtl w:val="0"/>
        </w:rPr>
        <w:t xml:space="preserve">2017 IEEE International Conference on Image Processing (ICIP)</w:t>
      </w:r>
      <w:r w:rsidDel="00000000" w:rsidR="00000000" w:rsidRPr="00000000">
        <w:rPr>
          <w:i w:val="0"/>
          <w:iCs w:val="0"/>
          <w:smallCaps w:val="0"/>
          <w:strike w:val="0"/>
          <w:u w:val="none"/>
          <w:shd w:fill="auto" w:val="clear"/>
          <w:vertAlign w:val="baseline"/>
          <w:rtl w:val="0"/>
        </w:rPr>
        <w:t xml:space="preserve">, 3645–3649. </w:t>
      </w:r>
      <w:hyperlink r:id="rId139">
        <w:r w:rsidDel="00000000" w:rsidR="00000000" w:rsidRPr="00000000">
          <w:rPr>
            <w:i w:val="0"/>
            <w:iCs w:val="0"/>
            <w:smallCaps w:val="0"/>
            <w:strike w:val="0"/>
            <w:u w:val="none"/>
            <w:shd w:fill="auto" w:val="clear"/>
            <w:vertAlign w:val="baseline"/>
            <w:rtl w:val="0"/>
          </w:rPr>
          <w:t xml:space="preserve">https://doi.org/10.1109/ICIP.2017.8296962</w:t>
        </w:r>
      </w:hyperlink>
      <w:r w:rsidDel="00000000" w:rsidR="00000000" w:rsidRPr="00000000">
        <w:rPr>
          <w:rtl w:val="0"/>
        </w:rPr>
      </w:r>
    </w:p>
    <w:p w:rsidR="00000000" w:rsidDel="00000000" w:rsidP="00000000" w:rsidRDefault="00000000" w:rsidRPr="00000000" w14:paraId="000003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World Wide Web Consortium. (2025). </w:t>
      </w:r>
      <w:r w:rsidDel="00000000" w:rsidR="00000000" w:rsidRPr="00000000">
        <w:rPr>
          <w:i w:val="1"/>
          <w:iCs w:val="1"/>
          <w:smallCaps w:val="0"/>
          <w:strike w:val="0"/>
          <w:u w:val="none"/>
          <w:shd w:fill="auto" w:val="clear"/>
          <w:vertAlign w:val="baseline"/>
          <w:rtl w:val="0"/>
        </w:rPr>
        <w:t xml:space="preserve">WebRTC: Real-Time Communication in Browsers (W3C Recommendation)</w:t>
      </w:r>
      <w:r w:rsidDel="00000000" w:rsidR="00000000" w:rsidRPr="00000000">
        <w:rPr>
          <w:i w:val="0"/>
          <w:iCs w:val="0"/>
          <w:smallCaps w:val="0"/>
          <w:strike w:val="0"/>
          <w:u w:val="none"/>
          <w:shd w:fill="auto" w:val="clear"/>
          <w:vertAlign w:val="baseline"/>
          <w:rtl w:val="0"/>
        </w:rPr>
        <w:t xml:space="preserve">. World Wide Web Consortium. </w:t>
      </w:r>
      <w:hyperlink r:id="rId140">
        <w:r w:rsidDel="00000000" w:rsidR="00000000" w:rsidRPr="00000000">
          <w:rPr>
            <w:i w:val="0"/>
            <w:iCs w:val="0"/>
            <w:smallCaps w:val="0"/>
            <w:strike w:val="0"/>
            <w:u w:val="none"/>
            <w:shd w:fill="auto" w:val="clear"/>
            <w:vertAlign w:val="baseline"/>
            <w:rtl w:val="0"/>
          </w:rPr>
          <w:t xml:space="preserve">https://www.w3.org/TR/webrtc/</w:t>
        </w:r>
      </w:hyperlink>
      <w:r w:rsidDel="00000000" w:rsidR="00000000" w:rsidRPr="00000000">
        <w:rPr>
          <w:rtl w:val="0"/>
        </w:rPr>
      </w:r>
    </w:p>
    <w:p w:rsidR="00000000" w:rsidDel="00000000" w:rsidP="00000000" w:rsidRDefault="00000000" w:rsidRPr="00000000" w14:paraId="000003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Xiao, B., Wu, H., Xu, W., Dai, X., Hu, H., Lu, Y., Zeng, M., Liu, C., y Yuan, L. (2024). Florence-2: Advancing a unified representation for a variety of vision tasks.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4818–4829). </w:t>
      </w:r>
      <w:hyperlink r:id="rId141">
        <w:r w:rsidDel="00000000" w:rsidR="00000000" w:rsidRPr="00000000">
          <w:rPr>
            <w:i w:val="0"/>
            <w:iCs w:val="0"/>
            <w:smallCaps w:val="0"/>
            <w:strike w:val="0"/>
            <w:u w:val="none"/>
            <w:shd w:fill="auto" w:val="clear"/>
            <w:vertAlign w:val="baseline"/>
            <w:rtl w:val="0"/>
          </w:rPr>
          <w:t xml:space="preserve">https://doi.org/10.1109/CVPR52733.2024.00461</w:t>
        </w:r>
      </w:hyperlink>
      <w:r w:rsidDel="00000000" w:rsidR="00000000" w:rsidRPr="00000000">
        <w:rPr>
          <w:rtl w:val="0"/>
        </w:rPr>
      </w:r>
    </w:p>
    <w:p w:rsidR="00000000" w:rsidDel="00000000" w:rsidP="00000000" w:rsidRDefault="00000000" w:rsidRPr="00000000" w14:paraId="000003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Xuehui, A., Li, Z., Zuguang, L., Chengzhi, W., Pengfei, L., y Zhiwei, L. (2021). Dataset and benchmark for detecting moving objects in construction sites. </w:t>
      </w:r>
      <w:r w:rsidDel="00000000" w:rsidR="00000000" w:rsidRPr="00000000">
        <w:rPr>
          <w:i w:val="1"/>
          <w:iCs w:val="1"/>
          <w:smallCaps w:val="0"/>
          <w:strike w:val="0"/>
          <w:u w:val="none"/>
          <w:shd w:fill="auto" w:val="clear"/>
          <w:vertAlign w:val="baseline"/>
          <w:rtl w:val="0"/>
        </w:rPr>
        <w:t xml:space="preserve">Automation in Construction, 122</w:t>
      </w:r>
      <w:r w:rsidDel="00000000" w:rsidR="00000000" w:rsidRPr="00000000">
        <w:rPr>
          <w:i w:val="0"/>
          <w:iCs w:val="0"/>
          <w:smallCaps w:val="0"/>
          <w:strike w:val="0"/>
          <w:u w:val="none"/>
          <w:shd w:fill="auto" w:val="clear"/>
          <w:vertAlign w:val="baseline"/>
          <w:rtl w:val="0"/>
        </w:rPr>
        <w:t xml:space="preserve">, 103482. </w:t>
      </w:r>
      <w:hyperlink r:id="rId142">
        <w:r w:rsidDel="00000000" w:rsidR="00000000" w:rsidRPr="00000000">
          <w:rPr>
            <w:i w:val="0"/>
            <w:iCs w:val="0"/>
            <w:smallCaps w:val="0"/>
            <w:strike w:val="0"/>
            <w:u w:val="none"/>
            <w:shd w:fill="auto" w:val="clear"/>
            <w:vertAlign w:val="baseline"/>
            <w:rtl w:val="0"/>
          </w:rPr>
          <w:t xml:space="preserve">https://doi.org/10.1016/j.autcon.2020.103482</w:t>
        </w:r>
      </w:hyperlink>
      <w:r w:rsidDel="00000000" w:rsidR="00000000" w:rsidRPr="00000000">
        <w:rPr>
          <w:rtl w:val="0"/>
        </w:rPr>
      </w:r>
    </w:p>
    <w:p w:rsidR="00000000" w:rsidDel="00000000" w:rsidP="00000000" w:rsidRDefault="00000000" w:rsidRPr="00000000" w14:paraId="000003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Yao, L., Han, J., Wen, Y., Liang, X., Xu, D., Zhang, W., Li, Z., Xu, C., y Xu, H. (2022). DetCLIP: Dictionary-enriched visual-concept paralleled pre-training for open-world detection. En </w:t>
      </w:r>
      <w:r w:rsidDel="00000000" w:rsidR="00000000" w:rsidRPr="00000000">
        <w:rPr>
          <w:i w:val="1"/>
          <w:iCs w:val="1"/>
          <w:smallCaps w:val="0"/>
          <w:strike w:val="0"/>
          <w:u w:val="none"/>
          <w:shd w:fill="auto" w:val="clear"/>
          <w:vertAlign w:val="baseline"/>
          <w:rtl w:val="0"/>
        </w:rPr>
        <w:t xml:space="preserve">Advances in Neural Information Processing Systems</w:t>
      </w:r>
      <w:r w:rsidDel="00000000" w:rsidR="00000000" w:rsidRPr="00000000">
        <w:rPr>
          <w:i w:val="0"/>
          <w:iCs w:val="0"/>
          <w:smallCaps w:val="0"/>
          <w:strike w:val="0"/>
          <w:u w:val="none"/>
          <w:shd w:fill="auto" w:val="clear"/>
          <w:vertAlign w:val="baseline"/>
          <w:rtl w:val="0"/>
        </w:rPr>
        <w:t xml:space="preserve"> (Vol. 35). </w:t>
      </w:r>
      <w:hyperlink r:id="rId143">
        <w:r w:rsidDel="00000000" w:rsidR="00000000" w:rsidRPr="00000000">
          <w:rPr>
            <w:i w:val="0"/>
            <w:iCs w:val="0"/>
            <w:smallCaps w:val="0"/>
            <w:strike w:val="0"/>
            <w:u w:val="none"/>
            <w:shd w:fill="auto" w:val="clear"/>
            <w:vertAlign w:val="baseline"/>
            <w:rtl w:val="0"/>
          </w:rPr>
          <w:t xml:space="preserve">https://proceedings.neurips.cc/paper_files/paper/2022/hash/3ba960559212691be13fa81d9e5e0047-Abstract-Conference.html</w:t>
        </w:r>
      </w:hyperlink>
      <w:r w:rsidDel="00000000" w:rsidR="00000000" w:rsidRPr="00000000">
        <w:rPr>
          <w:rtl w:val="0"/>
        </w:rPr>
      </w:r>
    </w:p>
    <w:p w:rsidR="00000000" w:rsidDel="00000000" w:rsidP="00000000" w:rsidRDefault="00000000" w:rsidRPr="00000000" w14:paraId="000003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Yao, L., Pi, R., Han, J., Liang, X., Xu, H., Zhang, W., Li, Z., y Xu, D. (2024). DetCLIPv3: Towards versatile generative open-vocabulary object detection.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27391–27401). </w:t>
      </w:r>
      <w:hyperlink r:id="rId144">
        <w:r w:rsidDel="00000000" w:rsidR="00000000" w:rsidRPr="00000000">
          <w:rPr>
            <w:i w:val="0"/>
            <w:iCs w:val="0"/>
            <w:smallCaps w:val="0"/>
            <w:strike w:val="0"/>
            <w:u w:val="none"/>
            <w:shd w:fill="auto" w:val="clear"/>
            <w:vertAlign w:val="baseline"/>
            <w:rtl w:val="0"/>
          </w:rPr>
          <w:t xml:space="preserve">https://openaccess.thecvf.com/content/CVPR2024/html/Yao_DetCLIPv3_Towards_Versatile_Generative_Open-vocabulary_Object_Detection_CVPR_2024_paper.html</w:t>
        </w:r>
      </w:hyperlink>
      <w:r w:rsidDel="00000000" w:rsidR="00000000" w:rsidRPr="00000000">
        <w:rPr>
          <w:rtl w:val="0"/>
        </w:rPr>
      </w:r>
    </w:p>
    <w:p w:rsidR="00000000" w:rsidDel="00000000" w:rsidP="00000000" w:rsidRDefault="00000000" w:rsidRPr="00000000" w14:paraId="000003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Yao, Y., Liu, P., Zhao, T., Zhang, Q., Liao, J., Fang, C., Lee, K., y Wang, Q. (2024). How to evaluate the generalization of detection? A benchmark for comprehensive open-vocabulary detection. </w:t>
      </w:r>
      <w:r w:rsidDel="00000000" w:rsidR="00000000" w:rsidRPr="00000000">
        <w:rPr>
          <w:i w:val="1"/>
          <w:iCs w:val="1"/>
          <w:smallCaps w:val="0"/>
          <w:strike w:val="0"/>
          <w:u w:val="none"/>
          <w:shd w:fill="auto" w:val="clear"/>
          <w:vertAlign w:val="baseline"/>
          <w:rtl w:val="0"/>
        </w:rPr>
        <w:t xml:space="preserve">Proceedings of the AAAI Conference on Artificial Intelligence, 38</w:t>
      </w:r>
      <w:r w:rsidDel="00000000" w:rsidR="00000000" w:rsidRPr="00000000">
        <w:rPr>
          <w:i w:val="0"/>
          <w:iCs w:val="0"/>
          <w:smallCaps w:val="0"/>
          <w:strike w:val="0"/>
          <w:u w:val="none"/>
          <w:shd w:fill="auto" w:val="clear"/>
          <w:vertAlign w:val="baseline"/>
          <w:rtl w:val="0"/>
        </w:rPr>
        <w:t xml:space="preserve">(7), 6630-6638. </w:t>
      </w:r>
      <w:hyperlink r:id="rId145">
        <w:r w:rsidDel="00000000" w:rsidR="00000000" w:rsidRPr="00000000">
          <w:rPr>
            <w:i w:val="0"/>
            <w:iCs w:val="0"/>
            <w:smallCaps w:val="0"/>
            <w:strike w:val="0"/>
            <w:u w:val="none"/>
            <w:shd w:fill="auto" w:val="clear"/>
            <w:vertAlign w:val="baseline"/>
            <w:rtl w:val="0"/>
          </w:rPr>
          <w:t xml:space="preserve">https://doi.org/10.1609/aaai.v38i7.28485</w:t>
        </w:r>
      </w:hyperlink>
      <w:r w:rsidDel="00000000" w:rsidR="00000000" w:rsidRPr="00000000">
        <w:rPr>
          <w:rtl w:val="0"/>
        </w:rPr>
      </w:r>
    </w:p>
    <w:p w:rsidR="00000000" w:rsidDel="00000000" w:rsidP="00000000" w:rsidRDefault="00000000" w:rsidRPr="00000000" w14:paraId="000003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Yousefpour, A., Fung, C., Nguyen, T., Kadiyala, K., Jalali, F., Niakanlahiji, A., Kong, J., y Jue, J. P. (2019). All one needs to know about fog computing and related edge computing paradigms: A complete survey. </w:t>
      </w:r>
      <w:r w:rsidDel="00000000" w:rsidR="00000000" w:rsidRPr="00000000">
        <w:rPr>
          <w:i w:val="1"/>
          <w:iCs w:val="1"/>
          <w:smallCaps w:val="0"/>
          <w:strike w:val="0"/>
          <w:u w:val="none"/>
          <w:shd w:fill="auto" w:val="clear"/>
          <w:vertAlign w:val="baseline"/>
          <w:rtl w:val="0"/>
        </w:rPr>
        <w:t xml:space="preserve">Journal of Systems Architecture, 98</w:t>
      </w:r>
      <w:r w:rsidDel="00000000" w:rsidR="00000000" w:rsidRPr="00000000">
        <w:rPr>
          <w:i w:val="0"/>
          <w:iCs w:val="0"/>
          <w:smallCaps w:val="0"/>
          <w:strike w:val="0"/>
          <w:u w:val="none"/>
          <w:shd w:fill="auto" w:val="clear"/>
          <w:vertAlign w:val="baseline"/>
          <w:rtl w:val="0"/>
        </w:rPr>
        <w:t xml:space="preserve">, 289–330. </w:t>
      </w:r>
      <w:hyperlink r:id="rId146">
        <w:r w:rsidDel="00000000" w:rsidR="00000000" w:rsidRPr="00000000">
          <w:rPr>
            <w:i w:val="0"/>
            <w:iCs w:val="0"/>
            <w:smallCaps w:val="0"/>
            <w:strike w:val="0"/>
            <w:u w:val="none"/>
            <w:shd w:fill="auto" w:val="clear"/>
            <w:vertAlign w:val="baseline"/>
            <w:rtl w:val="0"/>
          </w:rPr>
          <w:t xml:space="preserve">https://doi.org/10.1016/j.sysarc.2019.02.009</w:t>
        </w:r>
      </w:hyperlink>
      <w:r w:rsidDel="00000000" w:rsidR="00000000" w:rsidRPr="00000000">
        <w:rPr>
          <w:rtl w:val="0"/>
        </w:rPr>
      </w:r>
    </w:p>
    <w:p w:rsidR="00000000" w:rsidDel="00000000" w:rsidP="00000000" w:rsidRDefault="00000000" w:rsidRPr="00000000" w14:paraId="000003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Yuksekgonul, M., Bianchi, F., Kalluri, P., Jurafsky, D., y Zou, J. (2023). </w:t>
      </w:r>
      <w:r w:rsidDel="00000000" w:rsidR="00000000" w:rsidRPr="00000000">
        <w:rPr>
          <w:i w:val="1"/>
          <w:iCs w:val="1"/>
          <w:smallCaps w:val="0"/>
          <w:strike w:val="0"/>
          <w:u w:val="none"/>
          <w:shd w:fill="auto" w:val="clear"/>
          <w:vertAlign w:val="baseline"/>
          <w:rtl w:val="0"/>
        </w:rPr>
        <w:t xml:space="preserve">When and why vision-language models behave like bags-of-words, and what to do about it? International Conference on Learning Representations</w:t>
      </w:r>
      <w:r w:rsidDel="00000000" w:rsidR="00000000" w:rsidRPr="00000000">
        <w:rPr>
          <w:i w:val="0"/>
          <w:iCs w:val="0"/>
          <w:smallCaps w:val="0"/>
          <w:strike w:val="0"/>
          <w:u w:val="none"/>
          <w:shd w:fill="auto" w:val="clear"/>
          <w:vertAlign w:val="baseline"/>
          <w:rtl w:val="0"/>
        </w:rPr>
        <w:t xml:space="preserve">. </w:t>
      </w:r>
      <w:hyperlink r:id="rId147">
        <w:r w:rsidDel="00000000" w:rsidR="00000000" w:rsidRPr="00000000">
          <w:rPr>
            <w:i w:val="0"/>
            <w:iCs w:val="0"/>
            <w:smallCaps w:val="0"/>
            <w:strike w:val="0"/>
            <w:u w:val="none"/>
            <w:shd w:fill="auto" w:val="clear"/>
            <w:vertAlign w:val="baseline"/>
            <w:rtl w:val="0"/>
          </w:rPr>
          <w:t xml:space="preserve">https://arxiv.org/abs/2210.01936</w:t>
        </w:r>
      </w:hyperlink>
      <w:r w:rsidDel="00000000" w:rsidR="00000000" w:rsidRPr="00000000">
        <w:rPr>
          <w:rtl w:val="0"/>
        </w:rPr>
      </w:r>
    </w:p>
    <w:p w:rsidR="00000000" w:rsidDel="00000000" w:rsidP="00000000" w:rsidRDefault="00000000" w:rsidRPr="00000000" w14:paraId="000003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Zang, Y., Li, W., Zhou, K., Huang, C., y Loy, C. C. (2022). Open-vocabulary DETR with conditional matching. En </w:t>
      </w:r>
      <w:r w:rsidDel="00000000" w:rsidR="00000000" w:rsidRPr="00000000">
        <w:rPr>
          <w:i w:val="1"/>
          <w:iCs w:val="1"/>
          <w:smallCaps w:val="0"/>
          <w:strike w:val="0"/>
          <w:u w:val="none"/>
          <w:shd w:fill="auto" w:val="clear"/>
          <w:vertAlign w:val="baseline"/>
          <w:rtl w:val="0"/>
        </w:rPr>
        <w:t xml:space="preserve">Computer Vision – ECCV 2022</w:t>
      </w:r>
      <w:r w:rsidDel="00000000" w:rsidR="00000000" w:rsidRPr="00000000">
        <w:rPr>
          <w:i w:val="0"/>
          <w:iCs w:val="0"/>
          <w:smallCaps w:val="0"/>
          <w:strike w:val="0"/>
          <w:u w:val="none"/>
          <w:shd w:fill="auto" w:val="clear"/>
          <w:vertAlign w:val="baseline"/>
          <w:rtl w:val="0"/>
        </w:rPr>
        <w:t xml:space="preserve">. Springer. </w:t>
      </w:r>
      <w:hyperlink r:id="rId148">
        <w:r w:rsidDel="00000000" w:rsidR="00000000" w:rsidRPr="00000000">
          <w:rPr>
            <w:i w:val="0"/>
            <w:iCs w:val="0"/>
            <w:smallCaps w:val="0"/>
            <w:strike w:val="0"/>
            <w:u w:val="none"/>
            <w:shd w:fill="auto" w:val="clear"/>
            <w:vertAlign w:val="baseline"/>
            <w:rtl w:val="0"/>
          </w:rPr>
          <w:t xml:space="preserve">https://www.ecva.net/papers/eccv_2022/papers_ECCV/html/1248_ECCV_2022_paper.php</w:t>
        </w:r>
      </w:hyperlink>
      <w:r w:rsidDel="00000000" w:rsidR="00000000" w:rsidRPr="00000000">
        <w:rPr>
          <w:rtl w:val="0"/>
        </w:rPr>
      </w:r>
    </w:p>
    <w:p w:rsidR="00000000" w:rsidDel="00000000" w:rsidP="00000000" w:rsidRDefault="00000000" w:rsidRPr="00000000" w14:paraId="000003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Zareian, A., Rosa, K. D., Hu, D. H., y Chang, S.-F. (2021). Open-vocabulary object detection using captions.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14393–14402). </w:t>
      </w:r>
      <w:hyperlink r:id="rId149">
        <w:r w:rsidDel="00000000" w:rsidR="00000000" w:rsidRPr="00000000">
          <w:rPr>
            <w:i w:val="0"/>
            <w:iCs w:val="0"/>
            <w:smallCaps w:val="0"/>
            <w:strike w:val="0"/>
            <w:u w:val="none"/>
            <w:shd w:fill="auto" w:val="clear"/>
            <w:vertAlign w:val="baseline"/>
            <w:rtl w:val="0"/>
          </w:rPr>
          <w:t xml:space="preserve">https://openaccess.thecvf.com/content/CVPR2021/html/Zareian_Open-Vocabulary_Object_Detection_Using_Captions_CVPR_2021_paper.html</w:t>
        </w:r>
      </w:hyperlink>
      <w:r w:rsidDel="00000000" w:rsidR="00000000" w:rsidRPr="00000000">
        <w:rPr>
          <w:rtl w:val="0"/>
        </w:rPr>
      </w:r>
    </w:p>
    <w:p w:rsidR="00000000" w:rsidDel="00000000" w:rsidP="00000000" w:rsidRDefault="00000000" w:rsidRPr="00000000" w14:paraId="000003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Zhang, H., Zhang, P., Hu, X., Chen, Y.-C., Li, L. H., Dai, X., Wang, L., Yuan, L., Hwang, J.-N., y Gao, J. (2022). GLIPv2: Unifying localization and vision-language understanding. En </w:t>
      </w:r>
      <w:r w:rsidDel="00000000" w:rsidR="00000000" w:rsidRPr="00000000">
        <w:rPr>
          <w:i w:val="1"/>
          <w:iCs w:val="1"/>
          <w:smallCaps w:val="0"/>
          <w:strike w:val="0"/>
          <w:u w:val="none"/>
          <w:shd w:fill="auto" w:val="clear"/>
          <w:vertAlign w:val="baseline"/>
          <w:rtl w:val="0"/>
        </w:rPr>
        <w:t xml:space="preserve">Advances in Neural Information Processing Systems</w:t>
      </w:r>
      <w:r w:rsidDel="00000000" w:rsidR="00000000" w:rsidRPr="00000000">
        <w:rPr>
          <w:i w:val="0"/>
          <w:iCs w:val="0"/>
          <w:smallCaps w:val="0"/>
          <w:strike w:val="0"/>
          <w:u w:val="none"/>
          <w:shd w:fill="auto" w:val="clear"/>
          <w:vertAlign w:val="baseline"/>
          <w:rtl w:val="0"/>
        </w:rPr>
        <w:t xml:space="preserve"> (Vol. 35). </w:t>
      </w:r>
      <w:hyperlink r:id="rId150">
        <w:r w:rsidDel="00000000" w:rsidR="00000000" w:rsidRPr="00000000">
          <w:rPr>
            <w:i w:val="0"/>
            <w:iCs w:val="0"/>
            <w:smallCaps w:val="0"/>
            <w:strike w:val="0"/>
            <w:u w:val="none"/>
            <w:shd w:fill="auto" w:val="clear"/>
            <w:vertAlign w:val="baseline"/>
            <w:rtl w:val="0"/>
          </w:rPr>
          <w:t xml:space="preserve">https://proceedings.neurips.cc/paper_files/paper/2022/hash/ea370419760b421ce12e3082eb2ae1a8-Abstract-Conference.html</w:t>
        </w:r>
      </w:hyperlink>
      <w:r w:rsidDel="00000000" w:rsidR="00000000" w:rsidRPr="00000000">
        <w:rPr>
          <w:rtl w:val="0"/>
        </w:rPr>
      </w:r>
    </w:p>
    <w:p w:rsidR="00000000" w:rsidDel="00000000" w:rsidP="00000000" w:rsidRDefault="00000000" w:rsidRPr="00000000" w14:paraId="000003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Zhang, Y., Sun, P., Jiang, Y., Yu, D., Weng, F., Yuan, Z., Luo, P., Liu, W., y Wang, X. (2022). </w:t>
      </w:r>
      <w:r w:rsidDel="00000000" w:rsidR="00000000" w:rsidRPr="00000000">
        <w:rPr>
          <w:i w:val="1"/>
          <w:iCs w:val="1"/>
          <w:smallCaps w:val="0"/>
          <w:strike w:val="0"/>
          <w:u w:val="none"/>
          <w:shd w:fill="auto" w:val="clear"/>
          <w:vertAlign w:val="baseline"/>
          <w:rtl w:val="0"/>
        </w:rPr>
        <w:t xml:space="preserve">ByteTrack: Multi-object Tracking by Associating Every Detection Box</w:t>
      </w:r>
      <w:r w:rsidDel="00000000" w:rsidR="00000000" w:rsidRPr="00000000">
        <w:rPr>
          <w:i w:val="0"/>
          <w:iCs w:val="0"/>
          <w:smallCaps w:val="0"/>
          <w:strike w:val="0"/>
          <w:u w:val="none"/>
          <w:shd w:fill="auto" w:val="clear"/>
          <w:vertAlign w:val="baseline"/>
          <w:rtl w:val="0"/>
        </w:rPr>
        <w:t xml:space="preserve">. En S. Avidan, G. Brostow, M. Cissé, G. M. Farinella, y T. Hassner (Eds.), Computer Vision – ECCV 2022 (Vol. 13682, pp. 1–21). Springer Nature Switzerland. </w:t>
      </w:r>
      <w:hyperlink r:id="rId151">
        <w:r w:rsidDel="00000000" w:rsidR="00000000" w:rsidRPr="00000000">
          <w:rPr>
            <w:i w:val="0"/>
            <w:iCs w:val="0"/>
            <w:smallCaps w:val="0"/>
            <w:strike w:val="0"/>
            <w:u w:val="none"/>
            <w:shd w:fill="auto" w:val="clear"/>
            <w:vertAlign w:val="baseline"/>
            <w:rtl w:val="0"/>
          </w:rPr>
          <w:t xml:space="preserve">https://doi.org/10.1007/978-3-031-20047-2_1</w:t>
        </w:r>
      </w:hyperlink>
      <w:r w:rsidDel="00000000" w:rsidR="00000000" w:rsidRPr="00000000">
        <w:rPr>
          <w:rtl w:val="0"/>
        </w:rPr>
      </w:r>
    </w:p>
    <w:p w:rsidR="00000000" w:rsidDel="00000000" w:rsidP="00000000" w:rsidRDefault="00000000" w:rsidRPr="00000000" w14:paraId="000003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Zhao, T., Liu, P., He, X., Zhang, L., y Lee, K. (2024). </w:t>
      </w:r>
      <w:r w:rsidDel="00000000" w:rsidR="00000000" w:rsidRPr="00000000">
        <w:rPr>
          <w:i w:val="1"/>
          <w:iCs w:val="1"/>
          <w:smallCaps w:val="0"/>
          <w:strike w:val="0"/>
          <w:u w:val="none"/>
          <w:shd w:fill="auto" w:val="clear"/>
          <w:vertAlign w:val="baseline"/>
          <w:rtl w:val="0"/>
        </w:rPr>
        <w:t xml:space="preserve">Real-time Transformer-based Open-Vocabulary Detection with Efficient Fusion Head</w:t>
      </w:r>
      <w:r w:rsidDel="00000000" w:rsidR="00000000" w:rsidRPr="00000000">
        <w:rPr>
          <w:i w:val="0"/>
          <w:iCs w:val="0"/>
          <w:smallCaps w:val="0"/>
          <w:strike w:val="0"/>
          <w:u w:val="none"/>
          <w:shd w:fill="auto" w:val="clear"/>
          <w:vertAlign w:val="baseline"/>
          <w:rtl w:val="0"/>
        </w:rPr>
        <w:t xml:space="preserve"> (arXiv:2403.06892). arXiv. </w:t>
      </w:r>
      <w:hyperlink r:id="rId152">
        <w:r w:rsidDel="00000000" w:rsidR="00000000" w:rsidRPr="00000000">
          <w:rPr>
            <w:i w:val="0"/>
            <w:iCs w:val="0"/>
            <w:smallCaps w:val="0"/>
            <w:strike w:val="0"/>
            <w:u w:val="none"/>
            <w:shd w:fill="auto" w:val="clear"/>
            <w:vertAlign w:val="baseline"/>
            <w:rtl w:val="0"/>
          </w:rPr>
          <w:t xml:space="preserve">https://doi.org/10.48550/arXiv.2403.06892</w:t>
        </w:r>
      </w:hyperlink>
      <w:r w:rsidDel="00000000" w:rsidR="00000000" w:rsidRPr="00000000">
        <w:rPr>
          <w:rtl w:val="0"/>
        </w:rPr>
      </w:r>
    </w:p>
    <w:p w:rsidR="00000000" w:rsidDel="00000000" w:rsidP="00000000" w:rsidRDefault="00000000" w:rsidRPr="00000000" w14:paraId="000003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Zhao, X., Chen, Y., Xu, S., Li, X., Wang, X., Li, Y., y Huang, H. (2024). </w:t>
      </w:r>
      <w:r w:rsidDel="00000000" w:rsidR="00000000" w:rsidRPr="00000000">
        <w:rPr>
          <w:i w:val="1"/>
          <w:iCs w:val="1"/>
          <w:smallCaps w:val="0"/>
          <w:strike w:val="0"/>
          <w:u w:val="none"/>
          <w:shd w:fill="auto" w:val="clear"/>
          <w:vertAlign w:val="baseline"/>
          <w:rtl w:val="0"/>
        </w:rPr>
        <w:t xml:space="preserve">An Open and Comprehensive Pipeline for Unified Object Grounding and Detection</w:t>
      </w:r>
      <w:r w:rsidDel="00000000" w:rsidR="00000000" w:rsidRPr="00000000">
        <w:rPr>
          <w:i w:val="0"/>
          <w:iCs w:val="0"/>
          <w:smallCaps w:val="0"/>
          <w:strike w:val="0"/>
          <w:u w:val="none"/>
          <w:shd w:fill="auto" w:val="clear"/>
          <w:vertAlign w:val="baseline"/>
          <w:rtl w:val="0"/>
        </w:rPr>
        <w:t xml:space="preserve"> (arXiv:2401.02361). arXiv. </w:t>
      </w:r>
      <w:hyperlink r:id="rId153">
        <w:r w:rsidDel="00000000" w:rsidR="00000000" w:rsidRPr="00000000">
          <w:rPr>
            <w:i w:val="0"/>
            <w:iCs w:val="0"/>
            <w:smallCaps w:val="0"/>
            <w:strike w:val="0"/>
            <w:u w:val="none"/>
            <w:shd w:fill="auto" w:val="clear"/>
            <w:vertAlign w:val="baseline"/>
            <w:rtl w:val="0"/>
          </w:rPr>
          <w:t xml:space="preserve">https://doi.org/10.48550/arXiv.2401.02361</w:t>
        </w:r>
      </w:hyperlink>
      <w:r w:rsidDel="00000000" w:rsidR="00000000" w:rsidRPr="00000000">
        <w:rPr>
          <w:rtl w:val="0"/>
        </w:rPr>
      </w:r>
    </w:p>
    <w:p w:rsidR="00000000" w:rsidDel="00000000" w:rsidP="00000000" w:rsidRDefault="00000000" w:rsidRPr="00000000" w14:paraId="000003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Zhou, K., Yang, J., Loy, C. C., y Liu, Z. (2022a). Conditional Prompt Learning for Vision-Language Models. </w:t>
      </w:r>
      <w:r w:rsidDel="00000000" w:rsidR="00000000" w:rsidRPr="00000000">
        <w:rPr>
          <w:i w:val="1"/>
          <w:iCs w:val="1"/>
          <w:smallCaps w:val="0"/>
          <w:strike w:val="0"/>
          <w:u w:val="none"/>
          <w:shd w:fill="auto" w:val="clear"/>
          <w:vertAlign w:val="baseline"/>
          <w:rtl w:val="0"/>
        </w:rPr>
        <w:t xml:space="preserve">IEEE/CVF Conference on Computer Vision and Pattern Recognition (CVPR 2022)</w:t>
      </w:r>
      <w:r w:rsidDel="00000000" w:rsidR="00000000" w:rsidRPr="00000000">
        <w:rPr>
          <w:i w:val="0"/>
          <w:iCs w:val="0"/>
          <w:smallCaps w:val="0"/>
          <w:strike w:val="0"/>
          <w:u w:val="none"/>
          <w:shd w:fill="auto" w:val="clear"/>
          <w:vertAlign w:val="baseline"/>
          <w:rtl w:val="0"/>
        </w:rPr>
        <w:t xml:space="preserve">. </w:t>
      </w:r>
      <w:hyperlink r:id="rId154">
        <w:r w:rsidDel="00000000" w:rsidR="00000000" w:rsidRPr="00000000">
          <w:rPr>
            <w:i w:val="0"/>
            <w:iCs w:val="0"/>
            <w:smallCaps w:val="0"/>
            <w:strike w:val="0"/>
            <w:u w:val="none"/>
            <w:shd w:fill="auto" w:val="clear"/>
            <w:vertAlign w:val="baseline"/>
            <w:rtl w:val="0"/>
          </w:rPr>
          <w:t xml:space="preserve">https://www.computer.org/csdl/proceedings-article/cvpr/2022/694600q6795/1H0OnmbArsY</w:t>
        </w:r>
      </w:hyperlink>
      <w:r w:rsidDel="00000000" w:rsidR="00000000" w:rsidRPr="00000000">
        <w:rPr>
          <w:rtl w:val="0"/>
        </w:rPr>
      </w:r>
    </w:p>
    <w:p w:rsidR="00000000" w:rsidDel="00000000" w:rsidP="00000000" w:rsidRDefault="00000000" w:rsidRPr="00000000" w14:paraId="000003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Zhou, K., Yang, J., Loy, C. C., y Liu, Z. (2022b). Learning to Prompt for Vision-Language Models. </w:t>
      </w:r>
      <w:r w:rsidDel="00000000" w:rsidR="00000000" w:rsidRPr="00000000">
        <w:rPr>
          <w:i w:val="1"/>
          <w:iCs w:val="1"/>
          <w:smallCaps w:val="0"/>
          <w:strike w:val="0"/>
          <w:u w:val="none"/>
          <w:shd w:fill="auto" w:val="clear"/>
          <w:vertAlign w:val="baseline"/>
          <w:rtl w:val="0"/>
        </w:rPr>
        <w:t xml:space="preserve">International Journal of Computer Vision, 130</w:t>
      </w:r>
      <w:r w:rsidDel="00000000" w:rsidR="00000000" w:rsidRPr="00000000">
        <w:rPr>
          <w:i w:val="0"/>
          <w:iCs w:val="0"/>
          <w:smallCaps w:val="0"/>
          <w:strike w:val="0"/>
          <w:u w:val="none"/>
          <w:shd w:fill="auto" w:val="clear"/>
          <w:vertAlign w:val="baseline"/>
          <w:rtl w:val="0"/>
        </w:rPr>
        <w:t xml:space="preserve">(9), 2337–2348. </w:t>
      </w:r>
      <w:hyperlink r:id="rId155">
        <w:r w:rsidDel="00000000" w:rsidR="00000000" w:rsidRPr="00000000">
          <w:rPr>
            <w:i w:val="0"/>
            <w:iCs w:val="0"/>
            <w:smallCaps w:val="0"/>
            <w:strike w:val="0"/>
            <w:u w:val="none"/>
            <w:shd w:fill="auto" w:val="clear"/>
            <w:vertAlign w:val="baseline"/>
            <w:rtl w:val="0"/>
          </w:rPr>
          <w:t xml:space="preserve">https://doi.org/10.1007/s11263-022-01653-1</w:t>
        </w:r>
      </w:hyperlink>
      <w:r w:rsidDel="00000000" w:rsidR="00000000" w:rsidRPr="00000000">
        <w:rPr>
          <w:rtl w:val="0"/>
        </w:rPr>
      </w:r>
    </w:p>
    <w:p w:rsidR="00000000" w:rsidDel="00000000" w:rsidP="00000000" w:rsidRDefault="00000000" w:rsidRPr="00000000" w14:paraId="000003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Zhou, X., Girdhar, R., Joulin, A., Krähenbühl, P., y Misra, I. (2022). Detecting twenty-thousand classes using image-level supervision. En </w:t>
      </w:r>
      <w:r w:rsidDel="00000000" w:rsidR="00000000" w:rsidRPr="00000000">
        <w:rPr>
          <w:i w:val="1"/>
          <w:iCs w:val="1"/>
          <w:smallCaps w:val="0"/>
          <w:strike w:val="0"/>
          <w:u w:val="none"/>
          <w:shd w:fill="auto" w:val="clear"/>
          <w:vertAlign w:val="baseline"/>
          <w:rtl w:val="0"/>
        </w:rPr>
        <w:t xml:space="preserve">Computer Vision – ECCV 2022</w:t>
      </w:r>
      <w:r w:rsidDel="00000000" w:rsidR="00000000" w:rsidRPr="00000000">
        <w:rPr>
          <w:i w:val="0"/>
          <w:iCs w:val="0"/>
          <w:smallCaps w:val="0"/>
          <w:strike w:val="0"/>
          <w:u w:val="none"/>
          <w:shd w:fill="auto" w:val="clear"/>
          <w:vertAlign w:val="baseline"/>
          <w:rtl w:val="0"/>
        </w:rPr>
        <w:t xml:space="preserve">. Springer. </w:t>
      </w:r>
      <w:hyperlink r:id="rId156">
        <w:r w:rsidDel="00000000" w:rsidR="00000000" w:rsidRPr="00000000">
          <w:rPr>
            <w:i w:val="0"/>
            <w:iCs w:val="0"/>
            <w:smallCaps w:val="0"/>
            <w:strike w:val="0"/>
            <w:u w:val="none"/>
            <w:shd w:fill="auto" w:val="clear"/>
            <w:vertAlign w:val="baseline"/>
            <w:rtl w:val="0"/>
          </w:rPr>
          <w:t xml:space="preserve">https://www.ecva.net/papers/eccv_2022/papers_ECCV/html/2557_ECCV_2022_paper.php</w:t>
        </w:r>
      </w:hyperlink>
      <w:r w:rsidDel="00000000" w:rsidR="00000000" w:rsidRPr="00000000">
        <w:rPr>
          <w:rtl w:val="0"/>
        </w:rPr>
      </w:r>
    </w:p>
    <w:p w:rsidR="00000000" w:rsidDel="00000000" w:rsidP="00000000" w:rsidRDefault="00000000" w:rsidRPr="00000000" w14:paraId="000003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Zou, X., Dou, Z.-Y., Yang, J., Gan, Z., Li, L., Li, C., Dai, X., Behl, H., Wang, J., Yuan, L., Peng, N., Wang, L., Lee, Y. J., y Gao, J. (2023). Generalized decoding for pixel, image, and language.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15116–15127). </w:t>
      </w:r>
      <w:hyperlink r:id="rId157">
        <w:r w:rsidDel="00000000" w:rsidR="00000000" w:rsidRPr="00000000">
          <w:rPr>
            <w:i w:val="0"/>
            <w:iCs w:val="0"/>
            <w:smallCaps w:val="0"/>
            <w:strike w:val="0"/>
            <w:u w:val="none"/>
            <w:shd w:fill="auto" w:val="clear"/>
            <w:vertAlign w:val="baseline"/>
            <w:rtl w:val="0"/>
          </w:rPr>
          <w:t xml:space="preserve">https://openaccess.thecvf.com/content/CVPR2023/html/Zou_Generalized_Decoding_for_Pixel_Image_and_Language_CVPR_2023_paper.html</w:t>
        </w:r>
      </w:hyperlink>
      <w:r w:rsidDel="00000000" w:rsidR="00000000" w:rsidRPr="00000000">
        <w:rPr>
          <w:rtl w:val="0"/>
        </w:rPr>
      </w:r>
    </w:p>
    <w:p w:rsidR="00000000" w:rsidDel="00000000" w:rsidP="00000000" w:rsidRDefault="00000000" w:rsidRPr="00000000" w14:paraId="000003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Zou, Z., Chen, K., Shi, Z., Guo, Y., y Ye, J. (2023). Object Detection in 20 Years: A Survey. </w:t>
      </w:r>
      <w:r w:rsidDel="00000000" w:rsidR="00000000" w:rsidRPr="00000000">
        <w:rPr>
          <w:i w:val="1"/>
          <w:iCs w:val="1"/>
          <w:smallCaps w:val="0"/>
          <w:strike w:val="0"/>
          <w:u w:val="none"/>
          <w:shd w:fill="auto" w:val="clear"/>
          <w:vertAlign w:val="baseline"/>
          <w:rtl w:val="0"/>
        </w:rPr>
        <w:t xml:space="preserve">Proceedings of the IEEE, 111</w:t>
      </w:r>
      <w:r w:rsidDel="00000000" w:rsidR="00000000" w:rsidRPr="00000000">
        <w:rPr>
          <w:i w:val="0"/>
          <w:iCs w:val="0"/>
          <w:smallCaps w:val="0"/>
          <w:strike w:val="0"/>
          <w:u w:val="none"/>
          <w:shd w:fill="auto" w:val="clear"/>
          <w:vertAlign w:val="baseline"/>
          <w:rtl w:val="0"/>
        </w:rPr>
        <w:t xml:space="preserve">(3), 257–276. </w:t>
      </w:r>
      <w:hyperlink r:id="rId158">
        <w:r w:rsidDel="00000000" w:rsidR="00000000" w:rsidRPr="00000000">
          <w:rPr>
            <w:i w:val="0"/>
            <w:iCs w:val="0"/>
            <w:smallCaps w:val="0"/>
            <w:strike w:val="0"/>
            <w:u w:val="none"/>
            <w:shd w:fill="auto" w:val="clear"/>
            <w:vertAlign w:val="baseline"/>
            <w:rtl w:val="0"/>
          </w:rPr>
          <w:t xml:space="preserve">https://doi.org/10.1109/JPROC.2023.3238524</w:t>
        </w:r>
      </w:hyperlink>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7" w:date="2026-09-09T01:09:07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se de qué es, si va en el anexo o se coló de algún otro lado</w:t>
      </w:r>
    </w:p>
  </w:comment>
  <w:comment w:author="Matias Lautaro Carrizo" w:id="0" w:date="2026-09-08T23:01:04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medio al vicio esto, habla de como organizamos el documento, pero eso ya es cosa nuestra</w:t>
      </w:r>
    </w:p>
  </w:comment>
  <w:comment w:author="Simon Llamosas" w:id="1" w:date="2026-09-09T01:58:54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suma</w:t>
      </w:r>
    </w:p>
  </w:comment>
  <w:comment w:author="Matias Lautaro Carrizo" w:id="2" w:date="2026-09-08T23:35:05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w:t>
      </w:r>
    </w:p>
  </w:comment>
  <w:comment w:author="Matias Lautaro Carrizo" w:id="3" w:date="2026-09-08T23:35:11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se que es</w:t>
      </w:r>
    </w:p>
  </w:comment>
  <w:comment w:author="Matias Lautaro Carrizo" w:id="4" w:date="2026-09-08T23:35:15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palabra rancia</w:t>
      </w:r>
    </w:p>
  </w:comment>
  <w:comment w:author="Simon Llamosas" w:id="5" w:date="2026-09-09T02:15:18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llamarlas de otra forma, no hay contexto de que son</w:t>
      </w:r>
    </w:p>
  </w:comment>
  <w:comment w:author="Simon Llamosas" w:id="6" w:date="2026-09-09T02:15:18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llamarlas de otra forma, no hay contexto de que son</w:t>
      </w:r>
    </w:p>
  </w:comment>
  <w:comment w:id="8" w:author="Claude" w:initials="C" w:date="2026-09-09T12:00:00Z">
    <w:p w14:paraId="C0000008">
      <w:pPr>
        <w:rPr/>
      </w:pPr>
      <w:r>
        <w:rPr>
          <w:rtl w:val="0"/>
        </w:rPr>
        <w:t xml:space="preserve">Responde el hilo de Matías («habla de como organizamos el documento, pero eso ya es cosa nuestra») y tu «si, no suma». Se dan de baja las dos oraciones sobre el repositorio documental. Estaban porque el contrato de la etapa (AJ-6.04) pedía declarar que `docs/` es un repo propio con remoto y respaldo, pero eso describe cómo trabajó el equipo, no la plataforma evaluada. Las dos oraciones que quedan hablan del software y sostienen el título de la subsección junto con la mención del repositorio documental del primer párrafo. Si rechazás la baja, el párrafo vuelve entero.</w:t>
      </w:r>
      <w:r>
        <w:rPr>
          <w:rtl w:val="0"/>
        </w:rPr>
        <w:annotationRef/>
      </w:r>
    </w:p>
  </w:comment>
  <w:comment w:id="9" w:author="Claude" w:initials="C" w:date="2026-09-09T12:00:00Z">
    <w:p w14:paraId="C0000009">
      <w:pPr>
        <w:rPr/>
      </w:pPr>
      <w:r>
        <w:rPr>
          <w:rtl w:val="0"/>
        </w:rPr>
        <w:t xml:space="preserve">Responde el hilo «pero palabra rancia». «Contenedorización» sale una sola vez en las tres secciones y el resto del documento ya dice «empaquetado», así que el cambio también unifica el término. El contenido del párrafo no se toca porque coincide con el estado real verificado: el compose de los 13 servicios valida, y los builds y el smoke integral no se corrieron.</w:t>
      </w:r>
      <w:r>
        <w:rPr>
          <w:rtl w:val="0"/>
        </w:rPr>
        <w:annotationRef/>
      </w:r>
    </w:p>
  </w:comment>
  <w:comment w:id="10" w:author="Claude" w:initials="C" w:date="2026-09-09T12:00:00Z">
    <w:p w14:paraId="C000000A">
      <w:pPr>
        <w:rPr/>
      </w:pPr>
      <w:r>
        <w:rPr>
          <w:rtl w:val="0"/>
        </w:rPr>
        <w:t xml:space="preserve">La lista de la v1.0 traía esta obra DOS veces, como preprint de 2025 y como artículo de 2026, y acá se citaba la de 2026 mientras §15/16 cita la de 2025. Se quita la entrada duplicada y queda 2025, que es la que citan §15/16 y el material cerrado de la Etapa 1. Si preferís la versión publicada, hay que cambiar también las dos citas de §15/16 (ver el comentario de la lista de Referencias).</w:t>
      </w:r>
      <w:r>
        <w:rPr>
          <w:rtl w:val="0"/>
        </w:rPr>
        <w:annotationRef/>
      </w:r>
    </w:p>
  </w:comment>
  <w:comment w:id="11" w:author="Claude" w:initials="C" w:date="2026-09-09T12:00:00Z">
    <w:p w14:paraId="C000000B">
      <w:pPr>
        <w:rPr/>
      </w:pPr>
      <w:r>
        <w:rPr>
          <w:rtl w:val="0"/>
        </w:rPr>
        <w:t xml:space="preserve">Nota de lectura del pase, no hay nada que decidir acá. Esta oración es la que gobierna la compresión de §18.2 a §18.4: las cifras que quedan son las que SON la conclusión (el par 0,930 contra 0,789, el veto de precisión 0,146 contra el umbral 0,5, la reducción de retención del 71,3 %). Las series completas, los denominadores repetidos y los conteos de contexto se remiten a las Tablas 61 a 65 de §17.5, que es donde viven. §18.2 a §18.4 traían 6 cifras cada 100 palabras, más que el propio §17.5, que tiene 4,8.</w:t>
      </w:r>
      <w:r>
        <w:rPr>
          <w:rtl w:val="0"/>
        </w:rPr>
        <w:annotationRef/>
      </w:r>
    </w:p>
  </w:comment>
  <w:comment w:id="12" w:author="Claude" w:initials="C" w:date="2026-09-09T12:00:00Z">
    <w:p w14:paraId="C000000C">
      <w:pPr>
        <w:rPr/>
      </w:pPr>
      <w:r>
        <w:rPr>
          <w:rtl w:val="0"/>
        </w:rPr>
        <w:t xml:space="preserve">El par 0,930 contra 0,789 estaba escrito dos veces con las mismas palabras, acá y en 18.1, donde es la evidencia principal. Se remite en lugar de repetirlo. Si preferís que §18.3 se lea sola, rechazá la sugerencia y vuelven las cifras.</w:t>
      </w:r>
      <w:r>
        <w:rPr>
          <w:rtl w:val="0"/>
        </w:rPr>
        <w:annotationRef/>
      </w:r>
    </w:p>
  </w:comment>
  <w:comment w:id="13" w:author="Claude" w:initials="C" w:date="2026-09-09T12:00:00Z">
    <w:p w14:paraId="C000000D">
      <w:pPr>
        <w:rPr/>
      </w:pPr>
      <w:r>
        <w:rPr>
          <w:rtl w:val="0"/>
        </w:rPr>
        <w:t xml:space="preserve">Responde el hilo «llamarlas de otra forma, no hay contexto de que son». Verificado: ni §17.4 ni §17.5 usan las etiquetas T1, T2 y T3 —cero menciones en las dos—, y nombran los tramos como «la escalera de tres tramos», «el primer tramo entrenó sólo la proyección de clases» y «el ajuste de mayor capacidad». En §18.5 se pasa a esos nombres, que además ya aparecen en el párrafo siguiente. Las etiquetas T1/T2/T3 son de los documentos de operación, no del informe.</w:t>
      </w:r>
      <w:r>
        <w:rPr>
          <w:rtl w:val="0"/>
        </w:rPr>
        <w:annotationRef/>
      </w:r>
    </w:p>
  </w:comment>
  <w:comment w:id="14" w:author="Claude" w:initials="C" w:date="2026-09-09T12:00:00Z">
    <w:p w14:paraId="C000000E">
      <w:pPr>
        <w:rPr/>
      </w:pPr>
      <w:r>
        <w:rPr>
          <w:rtl w:val="0"/>
        </w:rPr>
        <w:t xml:space="preserve">Responde el hilo «esto no se de qué es, si va en el anexo o se coló de algún otro lado». Sí va acá: es la cadena de reproducción que pide el contrato de la etapa (AJ-6.02), y es lo que hace auditable el capítulo de resultados. Lo que faltaba era la oración que dice de qué material habla y que abre las tres secuencias que siguen (banco de imágenes, banco temporal y comandos). Sin ella el párrafo arrancaba en el aire.</w:t>
      </w:r>
      <w:r>
        <w:rPr>
          <w:rtl w:val="0"/>
        </w:rPr>
        <w:annotationRef/>
      </w:r>
    </w:p>
  </w:comment>
  <w:comment w:id="15" w:author="Claude" w:initials="C" w:date="2026-09-09T12:00:00Z">
    <w:p w14:paraId="C000000F">
      <w:pPr>
        <w:rPr/>
      </w:pPr>
      <w:r>
        <w:rPr>
          <w:rtl w:val="0"/>
        </w:rPr>
        <w:t xml:space="preserve">El límite del empaquetado estaba escrito tres veces en el documento, en 17.6.4, en 18.6 y acá. Queda enunciado una vez y las otras dos remiten. La versión larga de este párrafo repetía además el «byte a byte» de 17.6.3.</w:t>
      </w:r>
      <w:r>
        <w:rPr>
          <w:rtl w:val="0"/>
        </w:rPr>
        <w:annotationRef/>
      </w:r>
    </w:p>
  </w:comment>
  <w:comment w:id="16" w:author="Claude" w:initials="C" w:date="2026-09-09T12:00:00Z">
    <w:p w14:paraId="C0000010">
      <w:pPr>
        <w:rPr/>
      </w:pPr>
      <w:r>
        <w:rPr>
          <w:rtl w:val="0"/>
        </w:rPr>
        <w:t xml:space="preserve">Los dos años vuelven a lo que dice esta misma nota en el material cerrado de la Etapa 1, de donde la tabla es copia fila a fila. Es la contrapartida del cambio en la lista de Referencias.</w:t>
      </w:r>
      <w:r>
        <w:rPr>
          <w:rtl w:val="0"/>
        </w:rPr>
        <w:annotationRef/>
      </w:r>
    </w:p>
  </w:comment>
  <w:comment w:id="17" w:author="Claude" w:initials="C" w:date="2026-09-09T12:00:00Z">
    <w:p w14:paraId="C0000011">
      <w:pPr>
        <w:rPr/>
      </w:pPr>
      <w:r>
        <w:rPr>
          <w:rtl w:val="0"/>
        </w:rPr>
        <w:t xml:space="preserve">Las citas del informe tienen que resolver contra esta lista, y §15/16, §17.1 y la nota de la Tabla A.1 —material ya cerrado, que este documento no puede editar— citan el año del preprint. La v1.0 actualizó tres obras a su versión publicada (esta, ViLD de Gu y otros, y APE de Shen y otros): es una mejora real, porque sube la proporción de fuentes arbitradas, pero deja las citas colgando. Se vuelve al año citado. Si querés la versión publicada, hay que cambiar en la integración estas citas: «L. H. Li et al., 2021» en §15/16 y en la nota de la Tabla A.1, «Shen et al., 2023» en las dos mismas, «Gu et al., 2021» en §17.1 y en el Anexo C, y «Chen y Zou (2025)» dos veces en §15/16. Con este pase, las citas de §15, §16, §17.3, §17.4, §17.5 y de este documento resuelven todas contra la lista. Queda una que no, y es anterior a la Etapa 6: §17.1 cita «Axis Communications AB, s. f.» mientras la entrada —y §15/16— dicen 2015. Esa cita hay que corregirla en §17.1 al integrar; la entrada es la correcta, porque el informe técnico tiene año y número de documento.</w:t>
      </w:r>
      <w:r>
        <w:rPr>
          <w:rtl w:val="0"/>
        </w:rPr>
        <w:annotationRef/>
      </w:r>
    </w:p>
  </w:comment>
  <w:comment w:id="18" w:author="Claude" w:initials="C" w:date="2026-09-09T12:00:00Z">
    <w:p w14:paraId="C0000012">
      <w:pPr>
        <w:rPr/>
      </w:pPr>
      <w:r>
        <w:rPr>
          <w:rtl w:val="0"/>
        </w:rPr>
        <w:t xml:space="preserve">§15/16 cita «NVIDIA, s. f.-g» para esta ficha y «NVIDIA, s. f.-h» para Triton, y §17.1 cita «NVIDIA Corporation, s. f.-b» para el Video Codec SDK. La v1.0 unificó las tres bajo NVIDIA con sufijos de la a a la d, lo que dejó esas citas sin entrada. Se devuelven las etiquetas citadas. Quedan huecos en la secuencia de sufijos, que es la herencia de haber podado las entradas huérfanas de esa autoría. Cerrar los huecos exige renumerar y cambiar cuatro citas en §15/16 y §17.1, y eso es trabajo de integración, no de esta sección.</w:t>
      </w:r>
      <w:r>
        <w:rPr>
          <w:rtl w:val="0"/>
        </w:rPr>
        <w:annotationRef/>
      </w:r>
    </w:p>
  </w:comment>
  <w:comment w:id="19" w:author="Claude" w:initials="C" w:date="2026-09-09T12:00:00Z">
    <w:p w14:paraId="C0000013">
      <w:pPr>
        <w:rPr/>
      </w:pPr>
      <w:r>
        <w:rPr>
          <w:rtl w:val="0"/>
        </w:rPr>
        <w:t xml:space="preserve">§15/16 cita «May (2017)» y la v1.0 había re-alfabetizado la entrada bajo Pantos, donde nadie la busca. Vuelve a su lugar, con la forma del listado de la Etapa 1. La entrada de Pantos (2025), que es otra obra y §15/16 también cita, se queda donde está.</w:t>
      </w:r>
      <w:r>
        <w:rPr>
          <w:rtl w:val="0"/>
        </w:rPr>
        <w:annotationRef/>
      </w:r>
    </w:p>
  </w:comment>
  <w:comment w:id="20" w:author="Claude" w:initials="C" w:date="2026-09-09T12:00:00Z">
    <w:p w14:paraId="C0000014">
      <w:pPr>
        <w:rPr/>
      </w:pPr>
      <w:r>
        <w:rPr>
          <w:rtl w:val="0"/>
        </w:rPr>
        <w:t xml:space="preserve">Alta que repone una baja: §15/16 cita «Roy (2024)» en la enumeración de fuentes de protocolos de streaming, y la poda de entradas huérfanas de la v1.0 se la llevó. Es la única de las bajas que estaba citada por una sección viva. Verifiqué las 149 entradas contra las citas de §15, §16, §17.1, §17.3, §17.4, §17.5 y de este documento.</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79" w15:done="0"/>
  <w15:commentEx w15:paraId="0000037A" w15:done="0"/>
  <w15:commentEx w15:paraId="0000037B" w15:paraIdParent="0000037A" w15:done="0"/>
  <w15:commentEx w15:paraId="0000037C" w15:done="0"/>
  <w15:commentEx w15:paraId="0000037D" w15:paraIdParent="0000037C" w15:done="0"/>
  <w15:commentEx w15:paraId="0000037E" w15:paraIdParent="0000037C" w15:done="0"/>
  <w15:commentEx w15:paraId="0000037F" w15:done="0"/>
  <w15:commentEx w15:paraId="00000380" w15:done="0"/>
  <w15:commentEx w15:paraId="C0000008" w15:done="0"/>
  <w15:commentEx w15:paraId="C0000009" w15:done="0"/>
  <w15:commentEx w15:paraId="C000000A" w15:done="0"/>
  <w15:commentEx w15:paraId="C000000B" w15:done="0"/>
  <w15:commentEx w15:paraId="C000000C" w15:done="0"/>
  <w15:commentEx w15:paraId="C000000D" w15:done="0"/>
  <w15:commentEx w15:paraId="C000000E" w15:done="0"/>
  <w15:commentEx w15:paraId="C000000F" w15:done="0"/>
  <w15:commentEx w15:paraId="C0000010" w15:done="0"/>
  <w15:commentEx w15:paraId="C0000011" w15:done="0"/>
  <w15:commentEx w15:paraId="C0000012" w15:done="0"/>
  <w15:commentEx w15:paraId="C0000013" w15:done="0"/>
  <w15:commentEx w15:paraId="C00000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table" w:styleId="aff6" w:customStyle="1">
    <w:basedOn w:val="TableNormal"/>
    <w:tblPr>
      <w:tblStyleRowBandSize w:val="1"/>
      <w:tblStyleColBandSize w:val="1"/>
      <w:tblCellMar>
        <w:top w:w="0.0" w:type="dxa"/>
        <w:left w:w="115.0" w:type="dxa"/>
        <w:bottom w:w="0.0" w:type="dxa"/>
        <w:right w:w="115.0" w:type="dxa"/>
      </w:tblCellMar>
    </w:tblPr>
  </w:style>
  <w:style w:type="table" w:styleId="a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8" w:customStyle="1">
    <w:basedOn w:val="TableNormal"/>
    <w:tblPr>
      <w:tblStyleRowBandSize w:val="1"/>
      <w:tblStyleColBandSize w:val="1"/>
      <w:tblCellMar>
        <w:top w:w="0.0" w:type="dxa"/>
        <w:left w:w="115.0" w:type="dxa"/>
        <w:bottom w:w="0.0" w:type="dxa"/>
        <w:right w:w="115.0" w:type="dxa"/>
      </w:tblCellMar>
    </w:tblPr>
  </w:style>
  <w:style w:type="table" w:styleId="aff9" w:customStyle="1">
    <w:basedOn w:val="TableNormal"/>
    <w:tblPr>
      <w:tblStyleRowBandSize w:val="1"/>
      <w:tblStyleColBandSize w:val="1"/>
      <w:tblCellMar>
        <w:top w:w="0.0" w:type="dxa"/>
        <w:left w:w="115.0" w:type="dxa"/>
        <w:bottom w:w="0.0" w:type="dxa"/>
        <w:right w:w="115.0" w:type="dxa"/>
      </w:tblCellMar>
    </w:tblPr>
  </w:style>
  <w:style w:type="table" w:styleId="affa" w:customStyle="1">
    <w:basedOn w:val="TableNormal"/>
    <w:tblPr>
      <w:tblStyleRowBandSize w:val="1"/>
      <w:tblStyleColBandSize w:val="1"/>
      <w:tblCellMar>
        <w:top w:w="0.0" w:type="dxa"/>
        <w:left w:w="115.0" w:type="dxa"/>
        <w:bottom w:w="0.0" w:type="dxa"/>
        <w:right w:w="115.0" w:type="dxa"/>
      </w:tblCellMar>
    </w:tblPr>
  </w:style>
  <w:style w:type="table" w:styleId="affb" w:customStyle="1">
    <w:basedOn w:val="TableNormal"/>
    <w:tblPr>
      <w:tblStyleRowBandSize w:val="1"/>
      <w:tblStyleColBandSize w:val="1"/>
      <w:tblCellMar>
        <w:top w:w="0.0" w:type="dxa"/>
        <w:left w:w="115.0" w:type="dxa"/>
        <w:bottom w:w="0.0" w:type="dxa"/>
        <w:right w:w="115.0" w:type="dxa"/>
      </w:tblCellMar>
    </w:tblPr>
  </w:style>
  <w:style w:type="table" w:styleId="affc" w:customStyle="1">
    <w:basedOn w:val="TableNormal"/>
    <w:tblPr>
      <w:tblStyleRowBandSize w:val="1"/>
      <w:tblStyleColBandSize w:val="1"/>
      <w:tblCellMar>
        <w:top w:w="0.0" w:type="dxa"/>
        <w:left w:w="115.0" w:type="dxa"/>
        <w:bottom w:w="0.0" w:type="dxa"/>
        <w:right w:w="115.0" w:type="dxa"/>
      </w:tblCellMar>
    </w:tblPr>
  </w:style>
  <w:style w:type="table" w:styleId="affd" w:customStyle="1">
    <w:basedOn w:val="TableNormal"/>
    <w:tblPr>
      <w:tblStyleRowBandSize w:val="1"/>
      <w:tblStyleColBandSize w:val="1"/>
      <w:tblCellMar>
        <w:top w:w="0.0" w:type="dxa"/>
        <w:left w:w="115.0" w:type="dxa"/>
        <w:bottom w:w="0.0" w:type="dxa"/>
        <w:right w:w="115.0" w:type="dxa"/>
      </w:tblCellMar>
    </w:tblPr>
  </w:style>
  <w:style w:type="table" w:styleId="affe" w:customStyle="1">
    <w:basedOn w:val="TableNormal"/>
    <w:tblPr>
      <w:tblStyleRowBandSize w:val="1"/>
      <w:tblStyleColBandSize w:val="1"/>
      <w:tblCellMar>
        <w:top w:w="0.0" w:type="dxa"/>
        <w:left w:w="115.0" w:type="dxa"/>
        <w:bottom w:w="0.0" w:type="dxa"/>
        <w:right w:w="115.0" w:type="dxa"/>
      </w:tblCellMar>
    </w:tblPr>
  </w:style>
  <w:style w:type="table" w:styleId="afff" w:customStyle="1">
    <w:basedOn w:val="TableNormal"/>
    <w:tblPr>
      <w:tblStyleRowBandSize w:val="1"/>
      <w:tblStyleColBandSize w:val="1"/>
      <w:tblCellMar>
        <w:top w:w="0.0" w:type="dxa"/>
        <w:left w:w="115.0" w:type="dxa"/>
        <w:bottom w:w="0.0" w:type="dxa"/>
        <w:right w:w="115.0" w:type="dxa"/>
      </w:tblCellMar>
    </w:tblPr>
  </w:style>
  <w:style w:type="table" w:styleId="afff0" w:customStyle="1">
    <w:basedOn w:val="TableNormal"/>
    <w:tblPr>
      <w:tblStyleRowBandSize w:val="1"/>
      <w:tblStyleColBandSize w:val="1"/>
      <w:tblCellMar>
        <w:top w:w="0.0" w:type="dxa"/>
        <w:left w:w="115.0" w:type="dxa"/>
        <w:bottom w:w="0.0" w:type="dxa"/>
        <w:right w:w="115.0" w:type="dxa"/>
      </w:tblCellMar>
    </w:tblPr>
  </w:style>
  <w:style w:type="table" w:styleId="afff1" w:customStyle="1">
    <w:basedOn w:val="TableNormal"/>
    <w:tblPr>
      <w:tblStyleRowBandSize w:val="1"/>
      <w:tblStyleColBandSize w:val="1"/>
      <w:tblCellMar>
        <w:top w:w="0.0" w:type="dxa"/>
        <w:left w:w="115.0" w:type="dxa"/>
        <w:bottom w:w="0.0" w:type="dxa"/>
        <w:right w:w="115.0" w:type="dxa"/>
      </w:tblCellMar>
    </w:tblPr>
  </w:style>
  <w:style w:type="table" w:styleId="afff2" w:customStyle="1">
    <w:basedOn w:val="TableNormal"/>
    <w:tblPr>
      <w:tblStyleRowBandSize w:val="1"/>
      <w:tblStyleColBandSize w:val="1"/>
      <w:tblCellMar>
        <w:top w:w="0.0" w:type="dxa"/>
        <w:left w:w="115.0" w:type="dxa"/>
        <w:bottom w:w="0.0" w:type="dxa"/>
        <w:right w:w="115.0" w:type="dxa"/>
      </w:tblCellMar>
    </w:tblPr>
  </w:style>
  <w:style w:type="table" w:styleId="afff3" w:customStyle="1">
    <w:basedOn w:val="TableNormal"/>
    <w:tblPr>
      <w:tblStyleRowBandSize w:val="1"/>
      <w:tblStyleColBandSize w:val="1"/>
    </w:tblPr>
  </w:style>
  <w:style w:type="table" w:styleId="af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7" w:customStyle="1">
    <w:basedOn w:val="TableNormal"/>
    <w:tblPr>
      <w:tblStyleRowBandSize w:val="1"/>
      <w:tblStyleColBandSize w:val="1"/>
      <w:tblCellMar>
        <w:top w:w="0.0" w:type="dxa"/>
        <w:left w:w="115.0" w:type="dxa"/>
        <w:bottom w:w="0.0" w:type="dxa"/>
        <w:right w:w="115.0" w:type="dxa"/>
      </w:tblCellMar>
    </w:tblPr>
  </w:style>
  <w:style w:type="table" w:styleId="af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9" w:customStyle="1">
    <w:basedOn w:val="TableNormal"/>
    <w:tblPr>
      <w:tblStyleRowBandSize w:val="1"/>
      <w:tblStyleColBandSize w:val="1"/>
      <w:tblCellMar>
        <w:top w:w="0.0" w:type="dxa"/>
        <w:left w:w="115.0" w:type="dxa"/>
        <w:bottom w:w="0.0" w:type="dxa"/>
        <w:right w:w="115.0" w:type="dxa"/>
      </w:tblCellMar>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d" w:customStyle="1">
    <w:basedOn w:val="TableNormal"/>
    <w:tblPr>
      <w:tblStyleRowBandSize w:val="1"/>
      <w:tblStyleColBandSize w:val="1"/>
      <w:tblCellMar>
        <w:top w:w="0.0" w:type="dxa"/>
        <w:left w:w="115.0" w:type="dxa"/>
        <w:bottom w:w="0.0" w:type="dxa"/>
        <w:right w:w="115.0" w:type="dxa"/>
      </w:tblCellMar>
    </w:tblPr>
  </w:style>
  <w:style w:type="table" w:styleId="afffe" w:customStyle="1">
    <w:basedOn w:val="TableNormal"/>
    <w:tblPr>
      <w:tblStyleRowBandSize w:val="1"/>
      <w:tblStyleColBandSize w:val="1"/>
      <w:tblCellMar>
        <w:top w:w="0.0" w:type="dxa"/>
        <w:left w:w="115.0" w:type="dxa"/>
        <w:bottom w:w="0.0" w:type="dxa"/>
        <w:right w:w="115.0" w:type="dxa"/>
      </w:tblCellMar>
    </w:tblPr>
  </w:style>
  <w:style w:type="table" w:styleId="affff" w:customStyle="1">
    <w:basedOn w:val="TableNormal"/>
    <w:tblPr>
      <w:tblStyleRowBandSize w:val="1"/>
      <w:tblStyleColBandSize w:val="1"/>
      <w:tblCellMar>
        <w:top w:w="0.0" w:type="dxa"/>
        <w:left w:w="115.0" w:type="dxa"/>
        <w:bottom w:w="0.0" w:type="dxa"/>
        <w:right w:w="115.0" w:type="dxa"/>
      </w:tblCellMar>
    </w:tblPr>
  </w:style>
  <w:style w:type="table" w:styleId="affff0" w:customStyle="1">
    <w:basedOn w:val="TableNormal"/>
    <w:tblPr>
      <w:tblStyleRowBandSize w:val="1"/>
      <w:tblStyleColBandSize w:val="1"/>
      <w:tblCellMar>
        <w:top w:w="0.0" w:type="dxa"/>
        <w:left w:w="115.0" w:type="dxa"/>
        <w:bottom w:w="0.0" w:type="dxa"/>
        <w:right w:w="115.0" w:type="dxa"/>
      </w:tblCellMar>
    </w:tblPr>
  </w:style>
  <w:style w:type="table" w:styleId="affff1" w:customStyle="1">
    <w:basedOn w:val="TableNormal"/>
    <w:tblPr>
      <w:tblStyleRowBandSize w:val="1"/>
      <w:tblStyleColBandSize w:val="1"/>
      <w:tblCellMar>
        <w:top w:w="0.0" w:type="dxa"/>
        <w:left w:w="115.0" w:type="dxa"/>
        <w:bottom w:w="0.0" w:type="dxa"/>
        <w:right w:w="115.0" w:type="dxa"/>
      </w:tblCellMar>
    </w:tblPr>
  </w:style>
  <w:style w:type="table" w:styleId="affff2" w:customStyle="1">
    <w:basedOn w:val="TableNormal"/>
    <w:tblPr>
      <w:tblStyleRowBandSize w:val="1"/>
      <w:tblStyleColBandSize w:val="1"/>
      <w:tblCellMar>
        <w:top w:w="0.0" w:type="dxa"/>
        <w:left w:w="115.0" w:type="dxa"/>
        <w:bottom w:w="0.0" w:type="dxa"/>
        <w:right w:w="115.0" w:type="dxa"/>
      </w:tblCellMar>
    </w:tblPr>
  </w:style>
  <w:style w:type="table" w:styleId="affff3" w:customStyle="1">
    <w:basedOn w:val="TableNormal"/>
    <w:tblPr>
      <w:tblStyleRowBandSize w:val="1"/>
      <w:tblStyleColBandSize w:val="1"/>
      <w:tblCellMar>
        <w:top w:w="0.0" w:type="dxa"/>
        <w:left w:w="115.0" w:type="dxa"/>
        <w:bottom w:w="0.0" w:type="dxa"/>
        <w:right w:w="115.0" w:type="dxa"/>
      </w:tblCellMar>
    </w:tblPr>
  </w:style>
  <w:style w:type="table" w:styleId="affff4" w:customStyle="1">
    <w:basedOn w:val="TableNormal"/>
    <w:tblPr>
      <w:tblStyleRowBandSize w:val="1"/>
      <w:tblStyleColBandSize w:val="1"/>
      <w:tblCellMar>
        <w:top w:w="0.0" w:type="dxa"/>
        <w:left w:w="115.0" w:type="dxa"/>
        <w:bottom w:w="0.0" w:type="dxa"/>
        <w:right w:w="115.0" w:type="dxa"/>
      </w:tblCellMar>
    </w:tblPr>
  </w:style>
  <w:style w:type="table" w:styleId="affff5" w:customStyle="1">
    <w:basedOn w:val="TableNormal"/>
    <w:tblPr>
      <w:tblStyleRowBandSize w:val="1"/>
      <w:tblStyleColBandSize w:val="1"/>
      <w:tblCellMar>
        <w:top w:w="0.0" w:type="dxa"/>
        <w:left w:w="115.0" w:type="dxa"/>
        <w:bottom w:w="0.0" w:type="dxa"/>
        <w:right w:w="115.0" w:type="dxa"/>
      </w:tblCellMar>
    </w:tblPr>
  </w:style>
  <w:style w:type="table" w:styleId="affff6" w:customStyle="1">
    <w:basedOn w:val="TableNormal"/>
    <w:tblPr>
      <w:tblStyleRowBandSize w:val="1"/>
      <w:tblStyleColBandSize w:val="1"/>
      <w:tblCellMar>
        <w:top w:w="0.0" w:type="dxa"/>
        <w:left w:w="115.0" w:type="dxa"/>
        <w:bottom w:w="0.0" w:type="dxa"/>
        <w:right w:w="115.0" w:type="dxa"/>
      </w:tblCellMar>
    </w:tblPr>
  </w:style>
  <w:style w:type="table" w:styleId="affff7" w:customStyle="1">
    <w:basedOn w:val="TableNormal"/>
    <w:tblPr>
      <w:tblStyleRowBandSize w:val="1"/>
      <w:tblStyleColBandSize w:val="1"/>
      <w:tblCellMar>
        <w:top w:w="0.0" w:type="dxa"/>
        <w:left w:w="115.0" w:type="dxa"/>
        <w:bottom w:w="0.0" w:type="dxa"/>
        <w:right w:w="115.0" w:type="dxa"/>
      </w:tblCellMar>
    </w:tblPr>
  </w:style>
  <w:style w:type="table" w:styleId="affff8" w:customStyle="1">
    <w:basedOn w:val="TableNormal"/>
    <w:tblPr>
      <w:tblStyleRowBandSize w:val="1"/>
      <w:tblStyleColBandSize w:val="1"/>
      <w:tblCellMar>
        <w:top w:w="0.0" w:type="dxa"/>
        <w:left w:w="115.0" w:type="dxa"/>
        <w:bottom w:w="0.0" w:type="dxa"/>
        <w:right w:w="115.0" w:type="dxa"/>
      </w:tblCellMar>
    </w:tblPr>
  </w:style>
  <w:style w:type="table" w:styleId="affff9" w:customStyle="1">
    <w:basedOn w:val="TableNormal"/>
    <w:tblPr>
      <w:tblStyleRowBandSize w:val="1"/>
      <w:tblStyleColBandSize w:val="1"/>
      <w:tblCellMar>
        <w:top w:w="0.0" w:type="dxa"/>
        <w:left w:w="115.0" w:type="dxa"/>
        <w:bottom w:w="0.0" w:type="dxa"/>
        <w:right w:w="115.0" w:type="dxa"/>
      </w:tblCellMar>
    </w:tblPr>
  </w:style>
  <w:style w:type="table" w:styleId="affffa" w:customStyle="1">
    <w:basedOn w:val="TableNormal"/>
    <w:tblPr>
      <w:tblStyleRowBandSize w:val="1"/>
      <w:tblStyleColBandSize w:val="1"/>
      <w:tblCellMar>
        <w:top w:w="0.0" w:type="dxa"/>
        <w:left w:w="115.0" w:type="dxa"/>
        <w:bottom w:w="0.0" w:type="dxa"/>
        <w:right w:w="115.0" w:type="dxa"/>
      </w:tblCellMar>
    </w:tblPr>
  </w:style>
  <w:style w:type="table" w:styleId="affffb" w:customStyle="1">
    <w:basedOn w:val="TableNormal"/>
    <w:tblPr>
      <w:tblStyleRowBandSize w:val="1"/>
      <w:tblStyleColBandSize w:val="1"/>
      <w:tblCellMar>
        <w:top w:w="0.0" w:type="dxa"/>
        <w:left w:w="115.0" w:type="dxa"/>
        <w:bottom w:w="0.0" w:type="dxa"/>
        <w:right w:w="115.0" w:type="dxa"/>
      </w:tblCellMar>
    </w:tblPr>
  </w:style>
  <w:style w:type="table" w:styleId="affffc" w:customStyle="1">
    <w:basedOn w:val="TableNormal"/>
    <w:tblPr>
      <w:tblStyleRowBandSize w:val="1"/>
      <w:tblStyleColBandSize w:val="1"/>
      <w:tblCellMar>
        <w:top w:w="0.0" w:type="dxa"/>
        <w:left w:w="115.0" w:type="dxa"/>
        <w:bottom w:w="0.0" w:type="dxa"/>
        <w:right w:w="115.0" w:type="dxa"/>
      </w:tblCellMar>
    </w:tblPr>
  </w:style>
  <w:style w:type="table" w:styleId="affffd" w:customStyle="1">
    <w:basedOn w:val="TableNormal"/>
    <w:tblPr>
      <w:tblStyleRowBandSize w:val="1"/>
      <w:tblStyleColBandSize w:val="1"/>
      <w:tblCellMar>
        <w:top w:w="0.0" w:type="dxa"/>
        <w:left w:w="115.0" w:type="dxa"/>
        <w:bottom w:w="0.0" w:type="dxa"/>
        <w:right w:w="115.0" w:type="dxa"/>
      </w:tblCellMar>
    </w:tblPr>
  </w:style>
  <w:style w:type="table" w:styleId="affffe" w:customStyle="1">
    <w:basedOn w:val="TableNormal"/>
    <w:tblPr>
      <w:tblStyleRowBandSize w:val="1"/>
      <w:tblStyleColBandSize w:val="1"/>
      <w:tblCellMar>
        <w:top w:w="0.0" w:type="dxa"/>
        <w:left w:w="115.0" w:type="dxa"/>
        <w:bottom w:w="0.0" w:type="dxa"/>
        <w:right w:w="115.0" w:type="dxa"/>
      </w:tblCellMar>
    </w:tblPr>
  </w:style>
  <w:style w:type="table" w:styleId="afffff" w:customStyle="1">
    <w:basedOn w:val="TableNormal"/>
    <w:tblPr>
      <w:tblStyleRowBandSize w:val="1"/>
      <w:tblStyleColBandSize w:val="1"/>
      <w:tblCellMar>
        <w:top w:w="0.0" w:type="dxa"/>
        <w:left w:w="115.0" w:type="dxa"/>
        <w:bottom w:w="0.0" w:type="dxa"/>
        <w:right w:w="115.0" w:type="dxa"/>
      </w:tblCellMar>
    </w:tblPr>
  </w:style>
  <w:style w:type="table" w:styleId="afffff0" w:customStyle="1">
    <w:basedOn w:val="TableNormal"/>
    <w:tblPr>
      <w:tblStyleRowBandSize w:val="1"/>
      <w:tblStyleColBandSize w:val="1"/>
      <w:tblCellMar>
        <w:top w:w="0.0" w:type="dxa"/>
        <w:left w:w="115.0" w:type="dxa"/>
        <w:bottom w:w="0.0" w:type="dxa"/>
        <w:right w:w="115.0" w:type="dxa"/>
      </w:tblCellMar>
    </w:tblPr>
  </w:style>
  <w:style w:type="table" w:styleId="afffff1" w:customStyle="1">
    <w:basedOn w:val="TableNormal"/>
    <w:tblPr>
      <w:tblStyleRowBandSize w:val="1"/>
      <w:tblStyleColBandSize w:val="1"/>
      <w:tblCellMar>
        <w:top w:w="0.0" w:type="dxa"/>
        <w:left w:w="115.0" w:type="dxa"/>
        <w:bottom w:w="0.0" w:type="dxa"/>
        <w:right w:w="115.0" w:type="dxa"/>
      </w:tblCellMar>
    </w:tblPr>
  </w:style>
  <w:style w:type="paragraph" w:styleId="Descripcin">
    <w:name w:val="caption"/>
    <w:basedOn w:val="Normal"/>
    <w:next w:val="Normal"/>
    <w:uiPriority w:val="35"/>
    <w:unhideWhenUsed w:val="1"/>
    <w:qFormat w:val="1"/>
    <w:rsid w:val="006E25AA"/>
    <w:pPr>
      <w:spacing w:line="360" w:lineRule="auto"/>
    </w:pPr>
    <w:rPr>
      <w:b w:val="1"/>
      <w:i w:val="1"/>
      <w:iCs w:val="1"/>
      <w:color w:val="000000" w:themeColor="text1"/>
      <w:szCs w:val="18"/>
    </w:rPr>
  </w:style>
  <w:style w:type="paragraph" w:styleId="TtuloTDC">
    <w:name w:val="TOC Heading"/>
    <w:basedOn w:val="Ttulo1"/>
    <w:next w:val="Normal"/>
    <w:uiPriority w:val="39"/>
    <w:unhideWhenUsed w:val="1"/>
    <w:qFormat w:val="1"/>
    <w:rsid w:val="00DA2E3C"/>
    <w:pPr>
      <w:spacing w:before="240" w:line="259" w:lineRule="auto"/>
      <w:outlineLvl w:val="9"/>
    </w:pPr>
    <w:rPr>
      <w:rFonts w:asciiTheme="majorHAnsi" w:cstheme="majorBidi" w:eastAsiaTheme="majorEastAsia" w:hAnsiTheme="majorHAnsi"/>
      <w:b w:val="0"/>
      <w:bCs w:val="0"/>
      <w:color w:val="365f91" w:themeColor="accent1" w:themeShade="0000BF"/>
      <w:sz w:val="32"/>
      <w:szCs w:val="32"/>
      <w:lang w:val="es-AR"/>
    </w:rPr>
  </w:style>
  <w:style w:type="paragraph" w:styleId="TDC1">
    <w:name w:val="toc 1"/>
    <w:basedOn w:val="Normal"/>
    <w:next w:val="Normal"/>
    <w:autoRedefine w:val="1"/>
    <w:uiPriority w:val="39"/>
    <w:unhideWhenUsed w:val="1"/>
    <w:rsid w:val="00DA2E3C"/>
    <w:pPr>
      <w:spacing w:after="100"/>
    </w:pPr>
  </w:style>
  <w:style w:type="paragraph" w:styleId="TDC2">
    <w:name w:val="toc 2"/>
    <w:basedOn w:val="Normal"/>
    <w:next w:val="Normal"/>
    <w:autoRedefine w:val="1"/>
    <w:uiPriority w:val="39"/>
    <w:unhideWhenUsed w:val="1"/>
    <w:rsid w:val="00DA2E3C"/>
    <w:pPr>
      <w:spacing w:after="100"/>
      <w:ind w:left="240"/>
    </w:pPr>
  </w:style>
  <w:style w:type="paragraph" w:styleId="TDC3">
    <w:name w:val="toc 3"/>
    <w:basedOn w:val="Normal"/>
    <w:next w:val="Normal"/>
    <w:autoRedefine w:val="1"/>
    <w:uiPriority w:val="39"/>
    <w:unhideWhenUsed w:val="1"/>
    <w:rsid w:val="00DA2E3C"/>
    <w:pPr>
      <w:spacing w:after="100"/>
      <w:ind w:left="480"/>
    </w:pPr>
  </w:style>
  <w:style w:type="paragraph" w:styleId="TDC4">
    <w:name w:val="toc 4"/>
    <w:basedOn w:val="Normal"/>
    <w:next w:val="Normal"/>
    <w:autoRedefine w:val="1"/>
    <w:uiPriority w:val="39"/>
    <w:unhideWhenUsed w:val="1"/>
    <w:rsid w:val="00DA2E3C"/>
    <w:pPr>
      <w:spacing w:after="100" w:line="278" w:lineRule="auto"/>
      <w:ind w:left="720"/>
    </w:pPr>
    <w:rPr>
      <w:rFonts w:asciiTheme="minorHAnsi" w:cstheme="minorBidi" w:eastAsiaTheme="minorEastAsia" w:hAnsiTheme="minorHAnsi"/>
      <w:kern w:val="2"/>
      <w:lang w:val="es-AR"/>
    </w:rPr>
  </w:style>
  <w:style w:type="paragraph" w:styleId="TDC5">
    <w:name w:val="toc 5"/>
    <w:basedOn w:val="Normal"/>
    <w:next w:val="Normal"/>
    <w:autoRedefine w:val="1"/>
    <w:uiPriority w:val="39"/>
    <w:unhideWhenUsed w:val="1"/>
    <w:rsid w:val="00DA2E3C"/>
    <w:pPr>
      <w:spacing w:after="100" w:line="278" w:lineRule="auto"/>
      <w:ind w:left="960"/>
    </w:pPr>
    <w:rPr>
      <w:rFonts w:asciiTheme="minorHAnsi" w:cstheme="minorBidi" w:eastAsiaTheme="minorEastAsia" w:hAnsiTheme="minorHAnsi"/>
      <w:kern w:val="2"/>
      <w:lang w:val="es-AR"/>
    </w:rPr>
  </w:style>
  <w:style w:type="paragraph" w:styleId="TDC6">
    <w:name w:val="toc 6"/>
    <w:basedOn w:val="Normal"/>
    <w:next w:val="Normal"/>
    <w:autoRedefine w:val="1"/>
    <w:uiPriority w:val="39"/>
    <w:unhideWhenUsed w:val="1"/>
    <w:rsid w:val="00DA2E3C"/>
    <w:pPr>
      <w:spacing w:after="100" w:line="278" w:lineRule="auto"/>
      <w:ind w:left="1200"/>
    </w:pPr>
    <w:rPr>
      <w:rFonts w:asciiTheme="minorHAnsi" w:cstheme="minorBidi" w:eastAsiaTheme="minorEastAsia" w:hAnsiTheme="minorHAnsi"/>
      <w:kern w:val="2"/>
      <w:lang w:val="es-AR"/>
    </w:rPr>
  </w:style>
  <w:style w:type="paragraph" w:styleId="TDC7">
    <w:name w:val="toc 7"/>
    <w:basedOn w:val="Normal"/>
    <w:next w:val="Normal"/>
    <w:autoRedefine w:val="1"/>
    <w:uiPriority w:val="39"/>
    <w:unhideWhenUsed w:val="1"/>
    <w:rsid w:val="00DA2E3C"/>
    <w:pPr>
      <w:spacing w:after="100" w:line="278" w:lineRule="auto"/>
      <w:ind w:left="1440"/>
    </w:pPr>
    <w:rPr>
      <w:rFonts w:asciiTheme="minorHAnsi" w:cstheme="minorBidi" w:eastAsiaTheme="minorEastAsia" w:hAnsiTheme="minorHAnsi"/>
      <w:kern w:val="2"/>
      <w:lang w:val="es-AR"/>
    </w:rPr>
  </w:style>
  <w:style w:type="paragraph" w:styleId="TDC8">
    <w:name w:val="toc 8"/>
    <w:basedOn w:val="Normal"/>
    <w:next w:val="Normal"/>
    <w:autoRedefine w:val="1"/>
    <w:uiPriority w:val="39"/>
    <w:unhideWhenUsed w:val="1"/>
    <w:rsid w:val="00DA2E3C"/>
    <w:pPr>
      <w:spacing w:after="100" w:line="278" w:lineRule="auto"/>
      <w:ind w:left="1680"/>
    </w:pPr>
    <w:rPr>
      <w:rFonts w:asciiTheme="minorHAnsi" w:cstheme="minorBidi" w:eastAsiaTheme="minorEastAsia" w:hAnsiTheme="minorHAnsi"/>
      <w:kern w:val="2"/>
      <w:lang w:val="es-AR"/>
    </w:rPr>
  </w:style>
  <w:style w:type="paragraph" w:styleId="TDC9">
    <w:name w:val="toc 9"/>
    <w:basedOn w:val="Normal"/>
    <w:next w:val="Normal"/>
    <w:autoRedefine w:val="1"/>
    <w:uiPriority w:val="39"/>
    <w:unhideWhenUsed w:val="1"/>
    <w:rsid w:val="00DA2E3C"/>
    <w:pPr>
      <w:spacing w:after="100" w:line="278" w:lineRule="auto"/>
      <w:ind w:left="1920"/>
    </w:pPr>
    <w:rPr>
      <w:rFonts w:asciiTheme="minorHAnsi" w:cstheme="minorBidi" w:eastAsiaTheme="minorEastAsia" w:hAnsiTheme="minorHAnsi"/>
      <w:kern w:val="2"/>
      <w:lang w:val="es-AR"/>
    </w:rPr>
  </w:style>
  <w:style w:type="character" w:styleId="Hipervnculo">
    <w:name w:val="Hyperlink"/>
    <w:basedOn w:val="Fuentedeprrafopredeter"/>
    <w:uiPriority w:val="99"/>
    <w:unhideWhenUsed w:val="1"/>
    <w:rsid w:val="00DA2E3C"/>
    <w:rPr>
      <w:color w:val="0000ff" w:themeColor="hyperlink"/>
      <w:u w:val="single"/>
    </w:rPr>
  </w:style>
  <w:style w:type="character" w:styleId="Mencinsinresolver">
    <w:name w:val="Unresolved Mention"/>
    <w:basedOn w:val="Fuentedeprrafopredeter"/>
    <w:uiPriority w:val="99"/>
    <w:semiHidden w:val="1"/>
    <w:unhideWhenUsed w:val="1"/>
    <w:rsid w:val="00DA2E3C"/>
    <w:rPr>
      <w:color w:val="605e5c"/>
      <w:shd w:color="auto" w:fill="e1dfdd" w:val="clear"/>
    </w:rPr>
  </w:style>
  <w:style w:type="paragraph" w:styleId="Tabladeilustraciones">
    <w:name w:val="table of figures"/>
    <w:basedOn w:val="Normal"/>
    <w:next w:val="Normal"/>
    <w:uiPriority w:val="99"/>
    <w:unhideWhenUsed w:val="1"/>
    <w:rsid w:val="00DA2E3C"/>
  </w:style>
  <w:style w:type="paragraph" w:styleId="EOVRTCuerpo" w:customStyle="1">
    <w:name w:val="EOVRT Cuerpo"/>
    <w:basedOn w:val="Normal"/>
    <w:pPr>
      <w:keepNext w:val="0"/>
      <w:widowControl w:val="1"/>
      <w:spacing w:after="0" w:before="0" w:line="480" w:lineRule="auto"/>
      <w:ind w:left="0" w:firstLine="720"/>
    </w:pPr>
    <w:rPr>
      <w:rFonts w:ascii="Times New Roman" w:hAnsi="Times New Roman"/>
      <w:b w:val="0"/>
      <w:i w:val="0"/>
      <w:color w:val="000000"/>
      <w:sz w:val="24"/>
      <w:lang w:val="es-AR"/>
    </w:rPr>
  </w:style>
  <w:style w:type="paragraph" w:styleId="EOVRTTabla" w:customStyle="1">
    <w:name w:val="EOVRT Tabla"/>
    <w:basedOn w:val="Normal"/>
    <w:pPr>
      <w:keepNext w:val="0"/>
      <w:widowControl w:val="1"/>
      <w:spacing w:after="0" w:before="0" w:line="240" w:lineRule="auto"/>
      <w:ind w:left="0" w:firstLine="0"/>
    </w:pPr>
    <w:rPr>
      <w:rFonts w:ascii="Times New Roman" w:hAnsi="Times New Roman"/>
      <w:b w:val="0"/>
      <w:i w:val="0"/>
      <w:color w:val="000000"/>
      <w:sz w:val="24"/>
      <w:lang w:val="es-AR"/>
    </w:rPr>
  </w:style>
  <w:style w:type="paragraph" w:styleId="EOVRTCabeceratabla" w:customStyle="1">
    <w:name w:val="EOVRT Cabecera tabla"/>
    <w:basedOn w:val="EOVRTTabla"/>
    <w:pPr>
      <w:keepNext w:val="0"/>
      <w:widowControl w:val="1"/>
      <w:spacing w:after="0" w:before="0" w:line="240" w:lineRule="auto"/>
      <w:ind w:left="0" w:firstLine="0"/>
    </w:pPr>
    <w:rPr>
      <w:rFonts w:ascii="Times New Roman" w:hAnsi="Times New Roman"/>
      <w:b w:val="1"/>
      <w:i w:val="0"/>
      <w:color w:val="000000"/>
      <w:sz w:val="24"/>
      <w:lang w:val="es-AR"/>
    </w:rPr>
  </w:style>
  <w:style w:type="paragraph" w:styleId="EOVRTNúmerodetabla" w:customStyle="1">
    <w:name w:val="EOVRT Número de tabla"/>
    <w:basedOn w:val="Normal"/>
    <w:pPr>
      <w:keepNext w:val="1"/>
      <w:widowControl w:val="1"/>
      <w:spacing w:after="0" w:before="0" w:line="480" w:lineRule="auto"/>
      <w:ind w:left="0" w:firstLine="0"/>
    </w:pPr>
    <w:rPr>
      <w:rFonts w:ascii="Times New Roman" w:hAnsi="Times New Roman"/>
      <w:b w:val="1"/>
      <w:i w:val="0"/>
      <w:color w:val="000000"/>
      <w:sz w:val="24"/>
      <w:lang w:val="es-AR"/>
    </w:rPr>
  </w:style>
  <w:style w:type="paragraph" w:styleId="EOVRTTítulodetabla" w:customStyle="1">
    <w:name w:val="EOVRT Título de tabla"/>
    <w:basedOn w:val="Normal"/>
    <w:pPr>
      <w:keepNext w:val="1"/>
      <w:widowControl w:val="1"/>
      <w:spacing w:after="0" w:before="0" w:line="480" w:lineRule="auto"/>
      <w:ind w:left="0" w:firstLine="0"/>
    </w:pPr>
    <w:rPr>
      <w:rFonts w:ascii="Times New Roman" w:hAnsi="Times New Roman"/>
      <w:b w:val="0"/>
      <w:i w:val="1"/>
      <w:color w:val="000000"/>
      <w:sz w:val="24"/>
      <w:lang w:val="es-AR"/>
    </w:rPr>
  </w:style>
  <w:style w:type="paragraph" w:styleId="EOVRTNota" w:customStyle="1">
    <w:name w:val="EOVRT Nota"/>
    <w:basedOn w:val="Normal"/>
    <w:pPr>
      <w:keepNext w:val="0"/>
      <w:widowControl w:val="1"/>
      <w:spacing w:after="0" w:before="0" w:line="480" w:lineRule="auto"/>
      <w:ind w:left="0" w:firstLine="0"/>
    </w:pPr>
    <w:rPr>
      <w:rFonts w:ascii="Times New Roman" w:hAnsi="Times New Roman"/>
      <w:b w:val="0"/>
      <w:i w:val="0"/>
      <w:color w:val="000000"/>
      <w:sz w:val="24"/>
      <w:lang w:val="es-AR"/>
    </w:rPr>
  </w:style>
  <w:style w:type="paragraph" w:styleId="EOVRTReferencia" w:customStyle="1">
    <w:name w:val="EOVRT Referencia"/>
    <w:basedOn w:val="Normal"/>
    <w:pPr>
      <w:keepNext w:val="0"/>
      <w:keepLines w:val="1"/>
      <w:widowControl w:val="1"/>
      <w:spacing w:after="0" w:before="0" w:line="480" w:lineRule="auto"/>
      <w:ind w:left="720" w:hanging="720"/>
    </w:pPr>
    <w:rPr>
      <w:rFonts w:ascii="Times New Roman" w:hAnsi="Times New Roman"/>
      <w:b w:val="0"/>
      <w:i w:val="0"/>
      <w:color w:val="000000"/>
      <w:sz w:val="24"/>
      <w:lang w:val="es-AR"/>
    </w:rPr>
  </w:style>
  <w:style w:type="paragraph" w:styleId="EOVRTMarcador" w:customStyle="1">
    <w:name w:val="EOVRT Marcador"/>
    <w:basedOn w:val="Normal"/>
    <w:pPr>
      <w:keepNext w:val="0"/>
      <w:widowControl w:val="1"/>
      <w:spacing w:after="0" w:before="0" w:line="480" w:lineRule="auto"/>
      <w:ind w:left="0" w:firstLine="0"/>
    </w:pPr>
    <w:rPr>
      <w:rFonts w:ascii="Times New Roman" w:hAnsi="Times New Roman"/>
      <w:b w:val="1"/>
      <w:i w:val="0"/>
      <w:color w:val="000000"/>
      <w:sz w:val="24"/>
      <w:lang w:val="es-AR"/>
    </w:rPr>
  </w:style>
  <w:style w:type="character" w:styleId="EOVRTLiteral" w:customStyle="1">
    <w:name w:val="EOVRT Literal"/>
    <w:basedOn w:val="Fuentedeprrafopredeter"/>
    <w:rPr>
      <w:rFonts w:ascii="Consolas" w:hAnsi="Consolas"/>
      <w:sz w:val="22"/>
    </w:rPr>
  </w:style>
  <w:style w:type="character" w:styleId="EOVRTEnlace" w:customStyle="1">
    <w:name w:val="EOVRT Enlace"/>
    <w:basedOn w:val="Fuentedeprrafopredeter"/>
    <w:rPr>
      <w:color w:val="000000"/>
      <w:u w:val="none"/>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8550/arXiv.2410.12225" TargetMode="External"/><Relationship Id="rId42" Type="http://schemas.openxmlformats.org/officeDocument/2006/relationships/hyperlink" Target="https://doi.org/10.1145/2187671.2187677" TargetMode="External"/><Relationship Id="rId41" Type="http://schemas.openxmlformats.org/officeDocument/2006/relationships/hyperlink" Target="https://doi.org/10.1177/001316446002000104" TargetMode="External"/><Relationship Id="rId44" Type="http://schemas.openxmlformats.org/officeDocument/2006/relationships/hyperlink" Target="https://doi.org/10.1145/2702123.2702300" TargetMode="External"/><Relationship Id="rId43" Type="http://schemas.openxmlformats.org/officeDocument/2006/relationships/hyperlink" Target="https://dashif.org/docs/CR-Low-Latency-Live-r8.pdf" TargetMode="External"/><Relationship Id="rId46" Type="http://schemas.openxmlformats.org/officeDocument/2006/relationships/hyperlink" Target="https://doi.org/10.48550/arXiv.2003.09003" TargetMode="External"/><Relationship Id="rId45" Type="http://schemas.openxmlformats.org/officeDocument/2006/relationships/hyperlink" Target="https://servicios.infoleg.gob.ar/infolegInternet/anexos/35000-39999/38568/texact.htm" TargetMode="External"/><Relationship Id="rId107" Type="http://schemas.openxmlformats.org/officeDocument/2006/relationships/hyperlink" Target="https://datatracker.ietf.org/doc/draft-pantos-hls-rfc8216bis/18/" TargetMode="External"/><Relationship Id="rId106" Type="http://schemas.openxmlformats.org/officeDocument/2006/relationships/hyperlink" Target="https://doi.org/10.3390/s22062315" TargetMode="External"/><Relationship Id="rId105" Type="http://schemas.openxmlformats.org/officeDocument/2006/relationships/hyperlink" Target="https://oecd.ai/en/ai-principles" TargetMode="External"/><Relationship Id="rId104" Type="http://schemas.openxmlformats.org/officeDocument/2006/relationships/hyperlink" Target="https://github.com/open-mmlab/mmdetection/blob/main/LICENSE" TargetMode="External"/><Relationship Id="rId109" Type="http://schemas.openxmlformats.org/officeDocument/2006/relationships/hyperlink" Target="https://ptacts.uspto.gov/ptacts/public-informations/petitions/1557060/download-documents?artifactId=CX29dwexemvGTAgu1npsGb4QtKzyjACHSNYXLhjJp5m1SpQS4AAf-3A" TargetMode="External"/><Relationship Id="rId108" Type="http://schemas.openxmlformats.org/officeDocument/2006/relationships/hyperlink" Target="https://doi.org/10.17487/RFC8216" TargetMode="External"/><Relationship Id="rId48" Type="http://schemas.openxmlformats.org/officeDocument/2006/relationships/hyperlink" Target="https://doi.org/10.1109/CVPR52688.2022.01369" TargetMode="External"/><Relationship Id="rId47" Type="http://schemas.openxmlformats.org/officeDocument/2006/relationships/hyperlink" Target="https://doi.org/10.1007/s11042-023-17983-2" TargetMode="External"/><Relationship Id="rId49" Type="http://schemas.openxmlformats.org/officeDocument/2006/relationships/hyperlink" Target="https://www.edpb.europa.eu/our-work-tools/our-documents/guidelines/guidelines-32019-processing-personal-data-through-video_en" TargetMode="External"/><Relationship Id="rId103" Type="http://schemas.openxmlformats.org/officeDocument/2006/relationships/hyperlink" Target="https://www.onvif.org/wp-content/uploads/2019/12/ONVIF_Profile_-S_Specification_v1-3.pdf" TargetMode="External"/><Relationship Id="rId102" Type="http://schemas.openxmlformats.org/officeDocument/2006/relationships/hyperlink" Target="https://onnxruntime.ai/docs/execution-providers/CUDA-ExecutionProvider.html" TargetMode="External"/><Relationship Id="rId101" Type="http://schemas.openxmlformats.org/officeDocument/2006/relationships/hyperlink" Target="https://docs.oasis-open.org/mqtt/mqtt/v5.0/os/mqtt-v5.0-os.html" TargetMode="External"/><Relationship Id="rId100" Type="http://schemas.openxmlformats.org/officeDocument/2006/relationships/hyperlink" Target="https://developer.nvidia.com/video-codec-sdk" TargetMode="External"/><Relationship Id="rId31" Type="http://schemas.openxmlformats.org/officeDocument/2006/relationships/hyperlink" Target="https://doi.org/10.1109/CVPR52733.2024.02125" TargetMode="External"/><Relationship Id="rId30" Type="http://schemas.openxmlformats.org/officeDocument/2006/relationships/hyperlink" Target="https://doi.org/10.1109/ICIP.2016.7533003" TargetMode="External"/><Relationship Id="rId33" Type="http://schemas.openxmlformats.org/officeDocument/2006/relationships/hyperlink" Target="https://www.ecva.net/papers/eccv_2020/papers_ECCV/html/832_ECCV_2020_paper.php" TargetMode="External"/><Relationship Id="rId32" Type="http://schemas.openxmlformats.org/officeDocument/2006/relationships/hyperlink" Target="https://doi.org/10.1109/CVPR52729.2023.00934" TargetMode="External"/><Relationship Id="rId35" Type="http://schemas.openxmlformats.org/officeDocument/2006/relationships/hyperlink" Target="https://doi.org/10.1109/CVPR46437.2021.00356" TargetMode="External"/><Relationship Id="rId34" Type="http://schemas.openxmlformats.org/officeDocument/2006/relationships/hyperlink" Target="https://wiki.ccad.unc.edu.ar/infra/clusters.html"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1109/CVPR52733.2024.01599" TargetMode="External"/><Relationship Id="rId38" Type="http://schemas.openxmlformats.org/officeDocument/2006/relationships/hyperlink" Target="https://doi.org/10.1017/dce.2026.10044" TargetMode="External"/><Relationship Id="rId20" Type="http://schemas.openxmlformats.org/officeDocument/2006/relationships/hyperlink" Target="https://github.com/AILab-CVC/YOLO-World" TargetMode="External"/><Relationship Id="rId22" Type="http://schemas.openxmlformats.org/officeDocument/2006/relationships/hyperlink" Target="https://doi.org/10.1145/2749215.2749223" TargetMode="External"/><Relationship Id="rId21" Type="http://schemas.openxmlformats.org/officeDocument/2006/relationships/hyperlink" Target="https://doi.org/10.1145/2670386.2670389" TargetMode="External"/><Relationship Id="rId24" Type="http://schemas.openxmlformats.org/officeDocument/2006/relationships/hyperlink" Target="https://servicios.infoleg.gob.ar/infolegInternet/anexos/60000-64999/64790/texact.htm" TargetMode="External"/><Relationship Id="rId23" Type="http://schemas.openxmlformats.org/officeDocument/2006/relationships/hyperlink" Target="https://doi.org/10.1109/MC.2017.3641638" TargetMode="External"/><Relationship Id="rId129" Type="http://schemas.openxmlformats.org/officeDocument/2006/relationships/hyperlink" Target="https://doi.org/10.48550/arXiv.2503.04918" TargetMode="External"/><Relationship Id="rId128" Type="http://schemas.openxmlformats.org/officeDocument/2006/relationships/hyperlink" Target="https://github.com/THU-MIG/yoloe" TargetMode="External"/><Relationship Id="rId127" Type="http://schemas.openxmlformats.org/officeDocument/2006/relationships/hyperlink" Target="https://openaccess.thecvf.com/content/CVPR2022/html/Thrush_Winoground_Probing_Vision_and_Language_Models_for_Visio-Linguistic_Compositionality_CVPR_2022_paper.html" TargetMode="External"/><Relationship Id="rId126" Type="http://schemas.openxmlformats.org/officeDocument/2006/relationships/hyperlink" Target="https://www.diva-portal.org/smash/get/diva2:1335907/FULLTEXT01.pdf" TargetMode="External"/><Relationship Id="rId26" Type="http://schemas.openxmlformats.org/officeDocument/2006/relationships/hyperlink" Target="https://www.argentina.gob.ar/normativa/nacional/disposici%C3%B3n-10-2015-243335" TargetMode="External"/><Relationship Id="rId121" Type="http://schemas.openxmlformats.org/officeDocument/2006/relationships/hyperlink" Target="https://haivision.github.io/srt-rfc/draft-sharabayko-srt.html" TargetMode="External"/><Relationship Id="rId25" Type="http://schemas.openxmlformats.org/officeDocument/2006/relationships/hyperlink" Target="https://www.argentina.gob.ar/normativa/nacional/disposici%C3%B3n-11-2006-120120" TargetMode="External"/><Relationship Id="rId120" Type="http://schemas.openxmlformats.org/officeDocument/2006/relationships/hyperlink" Target="https://doi.org/10.17487/rfc2326" TargetMode="External"/><Relationship Id="rId28" Type="http://schemas.openxmlformats.org/officeDocument/2006/relationships/hyperlink" Target="https://doi.org/10.1109/TMM.2017.2726189" TargetMode="External"/><Relationship Id="rId27" Type="http://schemas.openxmlformats.org/officeDocument/2006/relationships/hyperlink" Target="https://www.axis.com/dam/public/9d/e4/5d/latency-in-live-network-video-surveillance-en-US-190945.pdf" TargetMode="External"/><Relationship Id="rId125" Type="http://schemas.openxmlformats.org/officeDocument/2006/relationships/hyperlink" Target="https://universe.roboflow.com/siabar/ppe-dataset-for-workplace-safety" TargetMode="External"/><Relationship Id="rId29" Type="http://schemas.openxmlformats.org/officeDocument/2006/relationships/hyperlink" Target="https://doi.org/10.1155/2008/246309" TargetMode="External"/><Relationship Id="rId124" Type="http://schemas.openxmlformats.org/officeDocument/2006/relationships/hyperlink" Target="https://doi.org/10.1109/JIOT.2016.2579198" TargetMode="External"/><Relationship Id="rId123" Type="http://schemas.openxmlformats.org/officeDocument/2006/relationships/hyperlink" Target="https://openaccess.thecvf.com/content/CVPR2024/html/Shen_Aligning_and_Prompting_Everything_All_at_Once_for_Universal_Visual_CVPR_2024_paper.html" TargetMode="External"/><Relationship Id="rId122" Type="http://schemas.openxmlformats.org/officeDocument/2006/relationships/hyperlink" Target="https://doi.org/10.18653/v1/P18-1238" TargetMode="External"/><Relationship Id="rId95" Type="http://schemas.openxmlformats.org/officeDocument/2006/relationships/hyperlink" Target="https://docs.nvidia.com/metropolis/deepstream/dev-guide/text/DS_on_WSL2.html" TargetMode="External"/><Relationship Id="rId94" Type="http://schemas.openxmlformats.org/officeDocument/2006/relationships/hyperlink" Target="https://docs.nvidia.com/metropolis/deepstream/dev-guide/text/DS_Release_notes.html" TargetMode="External"/><Relationship Id="rId97" Type="http://schemas.openxmlformats.org/officeDocument/2006/relationships/hyperlink" Target="https://www.nvidia.com/en-us/geforce/laptops/compare/" TargetMode="External"/><Relationship Id="rId96" Type="http://schemas.openxmlformats.org/officeDocument/2006/relationships/hyperlink" Target="https://docs.nvidia.com/deeplearning/tensorrt/latest/installing-tensorrt/installing.html" TargetMode="External"/><Relationship Id="rId11" Type="http://schemas.openxmlformats.org/officeDocument/2006/relationships/footer" Target="footer1.xml"/><Relationship Id="rId99" Type="http://schemas.openxmlformats.org/officeDocument/2006/relationships/hyperlink" Target="https://docs.nvidia.com/deeplearning/triton-inference-server/user-guide/docs/index.html" TargetMode="External"/><Relationship Id="rId10" Type="http://schemas.openxmlformats.org/officeDocument/2006/relationships/header" Target="header2.xml"/><Relationship Id="rId98" Type="http://schemas.openxmlformats.org/officeDocument/2006/relationships/hyperlink" Target="https://docs.nvidia.com/tao/tao-toolkit/latest/text/cv_finetuning/pytorch/object_detection/grounding_dino.html" TargetMode="External"/><Relationship Id="rId13" Type="http://schemas.openxmlformats.org/officeDocument/2006/relationships/hyperlink" Target="https://doi.org/10.22260/ISARC2025/0184" TargetMode="External"/><Relationship Id="rId12" Type="http://schemas.openxmlformats.org/officeDocument/2006/relationships/footer" Target="footer2.xml"/><Relationship Id="rId91" Type="http://schemas.openxmlformats.org/officeDocument/2006/relationships/hyperlink" Target="https://proceedings.neurips.cc/paper_files/paper/2023/hash/e6d58fc68c0f3c36ae6e0e64478a69c0-Abstract-Conference.html" TargetMode="External"/><Relationship Id="rId90" Type="http://schemas.openxmlformats.org/officeDocument/2006/relationships/hyperlink" Target="https://doi.org/10.1007/978-3-031-20080-9_42" TargetMode="External"/><Relationship Id="rId93" Type="http://schemas.openxmlformats.org/officeDocument/2006/relationships/hyperlink" Target="https://www.nvidia.com/content/dam/en-zz/Solutions/data-center/products/a30-gpu/pdf/a30-datasheet.pdf" TargetMode="External"/><Relationship Id="rId92" Type="http://schemas.openxmlformats.org/officeDocument/2006/relationships/hyperlink" Target="https://universe.roboflow.com/mocs/mocs-bowib" TargetMode="External"/><Relationship Id="rId118" Type="http://schemas.openxmlformats.org/officeDocument/2006/relationships/hyperlink" Target="https://doi.org/10.17487/rfc3550" TargetMode="External"/><Relationship Id="rId117" Type="http://schemas.openxmlformats.org/officeDocument/2006/relationships/hyperlink" Target="https://doi.org/10.1109/MC.2017.9" TargetMode="External"/><Relationship Id="rId116" Type="http://schemas.openxmlformats.org/officeDocument/2006/relationships/hyperlink" Target="https://universe.roboflow.com/roboflow-universe-projects/construction-site-safety" TargetMode="External"/><Relationship Id="rId115" Type="http://schemas.openxmlformats.org/officeDocument/2006/relationships/hyperlink" Target="https://doi.org/10.1007/978-3-319-48881-3_2" TargetMode="External"/><Relationship Id="rId119" Type="http://schemas.openxmlformats.org/officeDocument/2006/relationships/hyperlink" Target="https://doi.org/10.17487/RFC7826" TargetMode="External"/><Relationship Id="rId15" Type="http://schemas.openxmlformats.org/officeDocument/2006/relationships/hyperlink" Target="https://doi.org/10.48550/arXiv.2506.13457" TargetMode="External"/><Relationship Id="rId110" Type="http://schemas.openxmlformats.org/officeDocument/2006/relationships/hyperlink" Target="https://proceedings.mlr.press/v139/radford21a.html" TargetMode="External"/><Relationship Id="rId14" Type="http://schemas.openxmlformats.org/officeDocument/2006/relationships/hyperlink" Target="https://www.amd.com/en/products/processors/laptop/ryzen/8000-series/amd-ryzen-5-8645hs.html" TargetMode="External"/><Relationship Id="rId17" Type="http://schemas.openxmlformats.org/officeDocument/2006/relationships/hyperlink" Target="https://doi.org/10.48550/arXiv.2206.14651" TargetMode="External"/><Relationship Id="rId16" Type="http://schemas.openxmlformats.org/officeDocument/2006/relationships/hyperlink" Target="https://www.argentina.gob.ar/aaip/datospersonales/derechos" TargetMode="External"/><Relationship Id="rId19" Type="http://schemas.openxmlformats.org/officeDocument/2006/relationships/hyperlink" Target="https://doi.org/10.1109/TMM.2005.854472" TargetMode="External"/><Relationship Id="rId114" Type="http://schemas.openxmlformats.org/officeDocument/2006/relationships/hyperlink" Target="https://doi.org/10.48550/arXiv.2401.14159" TargetMode="External"/><Relationship Id="rId18" Type="http://schemas.openxmlformats.org/officeDocument/2006/relationships/hyperlink" Target="https://doi.org/10.1016/j.jnlssr.2024.09.002" TargetMode="External"/><Relationship Id="rId113" Type="http://schemas.openxmlformats.org/officeDocument/2006/relationships/hyperlink" Target="https://doi.org/10.48550/ARXIV.2405.10300" TargetMode="External"/><Relationship Id="rId112" Type="http://schemas.openxmlformats.org/officeDocument/2006/relationships/hyperlink" Target="https://doi.org/10.48550/arXiv.2411.14347" TargetMode="External"/><Relationship Id="rId111" Type="http://schemas.openxmlformats.org/officeDocument/2006/relationships/hyperlink" Target="https://doi.org/10.1109/TUFFC.2025.3605285" TargetMode="External"/><Relationship Id="rId84" Type="http://schemas.openxmlformats.org/officeDocument/2006/relationships/hyperlink" Target="https://doi.org/10.1007/978-3-031-72970-6_3" TargetMode="External"/><Relationship Id="rId83" Type="http://schemas.openxmlformats.org/officeDocument/2006/relationships/hyperlink" Target="https://doi.org/10.1007/978-3-319-10602-1_48" TargetMode="External"/><Relationship Id="rId86" Type="http://schemas.openxmlformats.org/officeDocument/2006/relationships/hyperlink" Target="https://doi.org/10.1016/j.artint.2020.103448" TargetMode="External"/><Relationship Id="rId85" Type="http://schemas.openxmlformats.org/officeDocument/2006/relationships/hyperlink" Target="https://doi.org/10.1007/s11263-020-01375-2" TargetMode="External"/><Relationship Id="rId88" Type="http://schemas.openxmlformats.org/officeDocument/2006/relationships/hyperlink" Target="https://huggingface.co/microsoft/Florence-2-large" TargetMode="External"/><Relationship Id="rId150" Type="http://schemas.openxmlformats.org/officeDocument/2006/relationships/hyperlink" Target="https://proceedings.neurips.cc/paper_files/paper/2022/hash/ea370419760b421ce12e3082eb2ae1a8-Abstract-Conference.html" TargetMode="External"/><Relationship Id="rId87" Type="http://schemas.openxmlformats.org/officeDocument/2006/relationships/hyperlink" Target="https://docs.luxonis.com/hardware/products/OAK-D%20Pro%20PoE" TargetMode="External"/><Relationship Id="rId89" Type="http://schemas.openxmlformats.org/officeDocument/2006/relationships/hyperlink" Target="https://doi.org/10.48550/arXiv.1603.00831" TargetMode="External"/><Relationship Id="rId80" Type="http://schemas.openxmlformats.org/officeDocument/2006/relationships/hyperlink" Target="https://doi.org/10.1049/cvi2.70010" TargetMode="External"/><Relationship Id="rId82" Type="http://schemas.openxmlformats.org/officeDocument/2006/relationships/hyperlink" Target="https://proceedings.neurips.cc/paper_files/paper/2024/hash/1adeeac24ce6168e20bcee85645720e9-Abstract-Datasets_and_Benchmarks_Track.html" TargetMode="External"/><Relationship Id="rId81" Type="http://schemas.openxmlformats.org/officeDocument/2006/relationships/hyperlink" Target="https://doi.org/10.1109/CCNC49033.2022.970063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openaccess.thecvf.com/content/CVPR2021/html/Zareian_Open-Vocabulary_Object_Detection_Using_Captions_CVPR_2021_paper.html" TargetMode="External"/><Relationship Id="rId4" Type="http://schemas.openxmlformats.org/officeDocument/2006/relationships/fontTable" Target="fontTable.xml"/><Relationship Id="rId148" Type="http://schemas.openxmlformats.org/officeDocument/2006/relationships/hyperlink" Target="https://www.ecva.net/papers/eccv_2022/papers_ECCV/html/1248_ECCV_2022_paper.php" TargetMode="External"/><Relationship Id="rId9" Type="http://schemas.openxmlformats.org/officeDocument/2006/relationships/header" Target="header1.xml"/><Relationship Id="rId143" Type="http://schemas.openxmlformats.org/officeDocument/2006/relationships/hyperlink" Target="https://proceedings.neurips.cc/paper_files/paper/2022/hash/3ba960559212691be13fa81d9e5e0047-Abstract-Conference.html" TargetMode="External"/><Relationship Id="rId142" Type="http://schemas.openxmlformats.org/officeDocument/2006/relationships/hyperlink" Target="https://doi.org/10.1016/j.autcon.2020.103482" TargetMode="External"/><Relationship Id="rId141" Type="http://schemas.openxmlformats.org/officeDocument/2006/relationships/hyperlink" Target="https://doi.org/10.1109/CVPR52733.2024.00461" TargetMode="External"/><Relationship Id="rId140" Type="http://schemas.openxmlformats.org/officeDocument/2006/relationships/hyperlink" Target="https://www.w3.org/TR/webrtc/" TargetMode="External"/><Relationship Id="rId5" Type="http://schemas.openxmlformats.org/officeDocument/2006/relationships/numbering" Target="numbering.xml"/><Relationship Id="rId147" Type="http://schemas.openxmlformats.org/officeDocument/2006/relationships/hyperlink" Target="https://arxiv.org/abs/2210.01936" TargetMode="External"/><Relationship Id="rId6" Type="http://schemas.openxmlformats.org/officeDocument/2006/relationships/styles" Target="styles.xml"/><Relationship Id="rId146" Type="http://schemas.openxmlformats.org/officeDocument/2006/relationships/hyperlink" Target="https://doi.org/10.1016/j.sysarc.2019.02.009" TargetMode="External"/><Relationship Id="rId7" Type="http://schemas.openxmlformats.org/officeDocument/2006/relationships/customXml" Target="../customXML/item1.xml"/><Relationship Id="rId145" Type="http://schemas.openxmlformats.org/officeDocument/2006/relationships/hyperlink" Target="https://doi.org/10.1609/aaai.v38i7.28485" TargetMode="External"/><Relationship Id="rId8" Type="http://schemas.microsoft.com/office/2011/relationships/commentsExtended" Target="commentsExtended.xml"/><Relationship Id="rId144" Type="http://schemas.openxmlformats.org/officeDocument/2006/relationships/hyperlink" Target="https://openaccess.thecvf.com/content/CVPR2024/html/Yao_DetCLIPv3_Towards_Versatile_Generative_Open-vocabulary_Object_Detection_CVPR_2024_paper.html" TargetMode="External"/><Relationship Id="rId73" Type="http://schemas.openxmlformats.org/officeDocument/2006/relationships/hyperlink" Target="https://doi.org/10.1109/JPROC.2014.2371999" TargetMode="External"/><Relationship Id="rId72" Type="http://schemas.openxmlformats.org/officeDocument/2006/relationships/hyperlink" Target="https://doi.org/10.1073/pnas.1611835114" TargetMode="External"/><Relationship Id="rId75" Type="http://schemas.openxmlformats.org/officeDocument/2006/relationships/hyperlink" Target="https://iclr.cc/virtual/2023/poster/12230" TargetMode="External"/><Relationship Id="rId74" Type="http://schemas.openxmlformats.org/officeDocument/2006/relationships/hyperlink" Target="https://iclr.cc/virtual/2022/oral/5946" TargetMode="External"/><Relationship Id="rId77" Type="http://schemas.openxmlformats.org/officeDocument/2006/relationships/hyperlink" Target="https://openaccess.thecvf.com/content/CVPR2022/html/Li_Grounded_Language-Image_Pre-Training_CVPR_2022_paper.html" TargetMode="External"/><Relationship Id="rId76" Type="http://schemas.openxmlformats.org/officeDocument/2006/relationships/hyperlink" Target="https://servicios.infoleg.gob.ar/infolegInternet/anexos/15000-19999/17612/norma.htm" TargetMode="External"/><Relationship Id="rId79" Type="http://schemas.openxmlformats.org/officeDocument/2006/relationships/hyperlink" Target="https://doi.org/10.1109/CVPR52729.2023.00539" TargetMode="External"/><Relationship Id="rId78" Type="http://schemas.openxmlformats.org/officeDocument/2006/relationships/hyperlink" Target="https://doi.org/10.1007/978-3-031-20047-2_29" TargetMode="External"/><Relationship Id="rId71" Type="http://schemas.openxmlformats.org/officeDocument/2006/relationships/hyperlink" Target="https://openaccess.thecvf.com/content/CVPR2023/html/Khattak_MaPLe_Multi-Modal_Prompt_Learning_CVPR_2023_paper.html" TargetMode="External"/><Relationship Id="rId70" Type="http://schemas.openxmlformats.org/officeDocument/2006/relationships/hyperlink" Target="https://doi.org/10.17487/RFC8445" TargetMode="External"/><Relationship Id="rId139" Type="http://schemas.openxmlformats.org/officeDocument/2006/relationships/hyperlink" Target="https://doi.org/10.1109/ICIP.2017.8296962" TargetMode="External"/><Relationship Id="rId138" Type="http://schemas.openxmlformats.org/officeDocument/2006/relationships/hyperlink" Target="https://doi.org/10.3390/s21103478" TargetMode="External"/><Relationship Id="rId137" Type="http://schemas.openxmlformats.org/officeDocument/2006/relationships/hyperlink" Target="https://doi.org/10.1109/TBC.2021.3071060" TargetMode="External"/><Relationship Id="rId132" Type="http://schemas.openxmlformats.org/officeDocument/2006/relationships/hyperlink" Target="https://unesdoc.unesco.org/ark:/48223/pf0000380455" TargetMode="External"/><Relationship Id="rId131" Type="http://schemas.openxmlformats.org/officeDocument/2006/relationships/hyperlink" Target="https://github.com/ultralytics/ultralytics/blob/main/LICENSE" TargetMode="External"/><Relationship Id="rId130" Type="http://schemas.openxmlformats.org/officeDocument/2006/relationships/hyperlink" Target="https://docs.ultralytics.com/models/yolo26/" TargetMode="External"/><Relationship Id="rId136" Type="http://schemas.openxmlformats.org/officeDocument/2006/relationships/hyperlink" Target="https://doi.org/10.48550/arXiv.2407.07844" TargetMode="External"/><Relationship Id="rId135" Type="http://schemas.openxmlformats.org/officeDocument/2006/relationships/hyperlink" Target="https://openaccess.thecvf.com/content/ICCV2025/html/Wang_YOLOE_Real-Time_Seeing_Anything_ICCV_2025_paper.html" TargetMode="External"/><Relationship Id="rId134" Type="http://schemas.openxmlformats.org/officeDocument/2006/relationships/hyperlink" Target="https://static.vsf.tv/download/technical_recommendations/VSF_TR-06-2_2024_06_12.pdf" TargetMode="External"/><Relationship Id="rId133" Type="http://schemas.openxmlformats.org/officeDocument/2006/relationships/hyperlink" Target="https://static.vsf.tv/download/technical_recommendations/VSF_TR-06-1_2020_06_25.pdf" TargetMode="External"/><Relationship Id="rId62" Type="http://schemas.openxmlformats.org/officeDocument/2006/relationships/hyperlink" Target="https://github.com/IDEA-Research/GroundingDINO" TargetMode="External"/><Relationship Id="rId61" Type="http://schemas.openxmlformats.org/officeDocument/2006/relationships/hyperlink" Target="https://github.com/IDEA-Research/Grounded-SAM-2" TargetMode="External"/><Relationship Id="rId64" Type="http://schemas.openxmlformats.org/officeDocument/2006/relationships/hyperlink" Target="https://doi.org/10.6028/NIST.SP.500-325" TargetMode="External"/><Relationship Id="rId63" Type="http://schemas.openxmlformats.org/officeDocument/2006/relationships/hyperlink" Target="https://huggingface.co/IDEA-Research/grounding-dino-tiny/blob/main/README.md" TargetMode="External"/><Relationship Id="rId66" Type="http://schemas.openxmlformats.org/officeDocument/2006/relationships/hyperlink" Target="https://www.iso.org/standard/42001" TargetMode="External"/><Relationship Id="rId65" Type="http://schemas.openxmlformats.org/officeDocument/2006/relationships/hyperlink" Target="https://www.iso.org/standard/63787.html" TargetMode="External"/><Relationship Id="rId68" Type="http://schemas.openxmlformats.org/officeDocument/2006/relationships/hyperlink" Target="https://doi.org/10.52202/079017-2401" TargetMode="External"/><Relationship Id="rId67" Type="http://schemas.openxmlformats.org/officeDocument/2006/relationships/hyperlink" Target="https://www.iso.org/standard/83314.html" TargetMode="External"/><Relationship Id="rId60" Type="http://schemas.openxmlformats.org/officeDocument/2006/relationships/hyperlink" Target="https://github.com/IDEA-Research/DINO-X-API" TargetMode="External"/><Relationship Id="rId69" Type="http://schemas.openxmlformats.org/officeDocument/2006/relationships/hyperlink" Target="https://doi.org/10.48550/arXiv.2403.14610" TargetMode="External"/><Relationship Id="rId51" Type="http://schemas.openxmlformats.org/officeDocument/2006/relationships/hyperlink" Target="https://openaccess.thecvf.com/content/CVPR2025/html/Fu_LLMDet_Learning_Strong_Open-Vocabulary_Object_Detectors_under_the_Supervision_of_CVPR_2025_paper.html" TargetMode="External"/><Relationship Id="rId50" Type="http://schemas.openxmlformats.org/officeDocument/2006/relationships/hyperlink" Target="https://doi.org/10.1007/s11263-009-0275-4" TargetMode="External"/><Relationship Id="rId53" Type="http://schemas.openxmlformats.org/officeDocument/2006/relationships/hyperlink" Target="https://doi.org/10.17632/9rcv8mm682.4" TargetMode="External"/><Relationship Id="rId52" Type="http://schemas.openxmlformats.org/officeDocument/2006/relationships/hyperlink" Target="https://doi.org/10.1145/2063176.2063196" TargetMode="External"/><Relationship Id="rId55" Type="http://schemas.openxmlformats.org/officeDocument/2006/relationships/hyperlink" Target="https://huggingface.co/google/owlv2-base-patch16-ensemble" TargetMode="External"/><Relationship Id="rId54" Type="http://schemas.openxmlformats.org/officeDocument/2006/relationships/hyperlink" Target="https://huggingface.co/google/owlvit-large-patch14" TargetMode="External"/><Relationship Id="rId57" Type="http://schemas.openxmlformats.org/officeDocument/2006/relationships/hyperlink" Target="https://openaccess.thecvf.com/content/CVPR_2019/html/Gupta_LVIS_A_Dataset_for_Large_Vocabulary_Instance_Segmentation_CVPR_2019_paper.html" TargetMode="External"/><Relationship Id="rId56" Type="http://schemas.openxmlformats.org/officeDocument/2006/relationships/hyperlink" Target="https://iclr.cc/virtual/2022/poster/6372" TargetMode="External"/><Relationship Id="rId59" Type="http://schemas.openxmlformats.org/officeDocument/2006/relationships/hyperlink" Target="https://www.hp.com/py-es/products/laptops/product-details/product-specifications/2102249493" TargetMode="External"/><Relationship Id="rId154" Type="http://schemas.openxmlformats.org/officeDocument/2006/relationships/hyperlink" Target="https://www.computer.org/csdl/proceedings-article/cvpr/2022/694600q6795/1H0OnmbArsY" TargetMode="External"/><Relationship Id="rId58" Type="http://schemas.openxmlformats.org/officeDocument/2006/relationships/hyperlink" Target="https://www.youtube.com/@HospitalConstruction" TargetMode="External"/><Relationship Id="rId153" Type="http://schemas.openxmlformats.org/officeDocument/2006/relationships/hyperlink" Target="https://doi.org/10.48550/arXiv.2401.02361" TargetMode="External"/><Relationship Id="rId152" Type="http://schemas.openxmlformats.org/officeDocument/2006/relationships/hyperlink" Target="https://doi.org/10.48550/arXiv.2403.06892" TargetMode="External"/><Relationship Id="rId151" Type="http://schemas.openxmlformats.org/officeDocument/2006/relationships/hyperlink" Target="https://doi.org/10.1007/978-3-031-20047-2_1" TargetMode="External"/><Relationship Id="rId158" Type="http://schemas.openxmlformats.org/officeDocument/2006/relationships/hyperlink" Target="https://doi.org/10.1109/JPROC.2023.3238524" TargetMode="External"/><Relationship Id="rId157" Type="http://schemas.openxmlformats.org/officeDocument/2006/relationships/hyperlink" Target="https://openaccess.thecvf.com/content/CVPR2023/html/Zou_Generalized_Decoding_for_Pixel_Image_and_Language_CVPR_2023_paper.html" TargetMode="External"/><Relationship Id="rId156" Type="http://schemas.openxmlformats.org/officeDocument/2006/relationships/hyperlink" Target="https://www.ecva.net/papers/eccv_2022/papers_ECCV/html/2557_ECCV_2022_paper.php" TargetMode="External"/><Relationship Id="rId155" Type="http://schemas.openxmlformats.org/officeDocument/2006/relationships/hyperlink" Target="https://doi.org/10.1007/s11263-022-0165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cauudFr5EsF46hNCad3T4ZDLg==">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2026-06-05T04:56:00Z</dcterms:created>
  <dc:creator>Matías Lautaro Carrizo; Gabriel Agustín Guillaumet; Simon Llamosas</dc:creator>
</cp:coreProperties>
</file>